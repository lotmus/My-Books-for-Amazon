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spacing w:before="200" w:after="120"/>
        <w:jc w:val="center"/>
      </w:pPr>
      <w:r>
        <w:rPr>
          <w:rFonts w:eastAsia="Georgia"/>
          <w:b/>
          <w:sz w:val="24"/>
        </w:rPr>
        <w:t>The Relativistic Investigation Bureau</w:t>
      </w:r>
    </w:p>
    <w:p w14:paraId="2A4A3B26" w14:textId="77777777" w:rsidR="00A1675C" w:rsidRDefault="00000000">
      <w:pPr>
        <w:spacing w:before="200" w:after="120"/>
        <w:jc w:val="center"/>
      </w:pPr>
      <w:r>
        <w:rPr>
          <w:rFonts w:eastAsia="Georgia"/>
          <w:b/>
          <w:sz w:val="24"/>
        </w:rPr>
        <w:t>The Murder That Hadn’t Happened Yet</w:t>
      </w:r>
    </w:p>
    <w:p w14:paraId="7CCBE31D" w14:textId="77777777" w:rsidR="00A1675C" w:rsidRDefault="00000000">
      <w:pPr>
        <w:spacing w:before="200" w:after="120"/>
        <w:jc w:val="center"/>
      </w:pPr>
      <w:r>
        <w:rPr>
          <w:rFonts w:eastAsia="Georgia"/>
          <w:b/>
          <w:sz w:val="24"/>
        </w:rPr>
        <w:t>Sven Gerald Rupertson — S.G.R.</w:t>
      </w:r>
    </w:p>
    <w:p w14:paraId="34D4C639" w14:textId="77777777" w:rsidR="00A1675C" w:rsidRDefault="00000000">
      <w:pPr>
        <w:spacing w:before="200" w:after="120"/>
        <w:jc w:val="center"/>
      </w:pPr>
      <w:r>
        <w:rPr>
          <w:rFonts w:eastAsia="Georgia"/>
          <w:b/>
          <w:sz w:val="24"/>
        </w:rPr>
        <w:t>Dealing with Special and General Relativity — S.G.R.</w:t>
      </w:r>
    </w:p>
    <w:p w14:paraId="61C547C1" w14:textId="77777777" w:rsidR="00A1675C" w:rsidRDefault="00000000">
      <w:pPr>
        <w:spacing w:before="240"/>
        <w:jc w:val="center"/>
      </w:pPr>
      <w:r>
        <w:rPr>
          <w:rFonts w:eastAsia="Georgia"/>
          <w:b/>
          <w:sz w:val="28"/>
        </w:rPr>
        <w:t>BOOK ONE</w:t>
      </w:r>
    </w:p>
    <w:p w14:paraId="25FC1B23" w14:textId="77777777" w:rsidR="00A1675C" w:rsidRDefault="00000000">
      <w:pPr>
        <w:ind w:firstLine="432"/>
      </w:pPr>
      <w:r>
        <w:rPr>
          <w:rFonts w:eastAsia="Georgia"/>
        </w:rPr>
        <w:t>The author is Sven Gerald Rupertson, allegedly.</w:t>
      </w:r>
    </w:p>
    <w:p w14:paraId="53A9E1DC" w14:textId="77777777" w:rsidR="00A1675C" w:rsidRDefault="00000000">
      <w:pPr>
        <w:spacing w:before="480" w:after="240"/>
        <w:jc w:val="center"/>
      </w:pPr>
      <w:r>
        <w:rPr>
          <w:rFonts w:eastAsia="Georgia"/>
          <w:b/>
          <w:sz w:val="32"/>
        </w:rPr>
        <w:t>Prologue</w:t>
      </w:r>
    </w:p>
    <w:p w14:paraId="374A8E16" w14:textId="77777777" w:rsidR="00A1675C" w:rsidRDefault="00000000">
      <w:pPr>
        <w:spacing w:before="240"/>
        <w:jc w:val="center"/>
      </w:pPr>
      <w:r>
        <w:rPr>
          <w:rFonts w:eastAsia="Georgia"/>
          <w:b/>
          <w:sz w:val="28"/>
        </w:rPr>
        <w:t>In Which the Universe Refuses to Behave</w:t>
      </w:r>
    </w:p>
    <w:p w14:paraId="4239C1AD" w14:textId="77777777" w:rsidR="00A1675C" w:rsidRDefault="00000000">
      <w:pPr>
        <w:ind w:firstLine="432"/>
      </w:pPr>
      <w:r>
        <w:rPr>
          <w:rFonts w:eastAsia="Georgia"/>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ind w:firstLine="432"/>
      </w:pPr>
      <w:r>
        <w:rPr>
          <w:rFonts w:eastAsia="Georgia"/>
        </w:rPr>
        <w:t>The time of death had been entered. The location had been entered. The victim had been identified.</w:t>
      </w:r>
    </w:p>
    <w:p w14:paraId="5B348B95" w14:textId="77777777" w:rsidR="00A1675C" w:rsidRDefault="00000000">
      <w:pPr>
        <w:ind w:firstLine="432"/>
      </w:pPr>
      <w:r>
        <w:rPr>
          <w:rFonts w:eastAsia="Georgia"/>
        </w:rPr>
        <w:t>The victim was Derek Gent. Derek was alive. He was also, regrettably, the sort of man who noticed discrepancies in official paperwork.</w:t>
      </w:r>
    </w:p>
    <w:p w14:paraId="09DBBE94" w14:textId="77777777" w:rsidR="00A1675C" w:rsidRDefault="00000000">
      <w:pPr>
        <w:ind w:firstLine="432"/>
      </w:pPr>
      <w:r>
        <w:rPr>
          <w:rFonts w:eastAsia="Georgia"/>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ind w:firstLine="432"/>
      </w:pPr>
      <w:r>
        <w:rPr>
          <w:rFonts w:eastAsia="Georgia"/>
        </w:rPr>
        <w:t>He checked the date. Then the time. Then the ancient clock.</w:t>
      </w:r>
    </w:p>
    <w:p w14:paraId="61ADA7E6" w14:textId="42496E23" w:rsidR="00A1675C" w:rsidRDefault="00000000">
      <w:pPr>
        <w:ind w:firstLine="432"/>
      </w:pPr>
      <w:r>
        <w:rPr>
          <w:rFonts w:eastAsia="Georgia"/>
        </w:rPr>
        <w:t>Then the clock again, because the first check had produced a result he found professionally inconvenient. 11:17. The mysterious clock had stopped.</w:t>
      </w:r>
    </w:p>
    <w:p w14:paraId="5E0EFC18" w14:textId="77777777" w:rsidR="00A1675C" w:rsidRDefault="00000000">
      <w:pPr>
        <w:ind w:firstLine="432"/>
      </w:pPr>
      <w:r>
        <w:rPr>
          <w:rFonts w:eastAsia="Georgia"/>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ind w:firstLine="432"/>
      </w:pPr>
      <w:r>
        <w:rPr>
          <w:rFonts w:eastAsia="Georgia"/>
        </w:rPr>
        <w:t>They are particularly suspicious of anything described as obvious. This suspicion has served the profession rather well. Newton discovered that falling objects obeyed laws.</w:t>
      </w:r>
    </w:p>
    <w:p w14:paraId="4F30A19D" w14:textId="77777777" w:rsidR="00A1675C" w:rsidRDefault="00000000">
      <w:pPr>
        <w:ind w:firstLine="432"/>
      </w:pPr>
      <w:r>
        <w:rPr>
          <w:rFonts w:eastAsia="Georgia"/>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ind w:firstLine="432"/>
      </w:pPr>
      <w:r>
        <w:rPr>
          <w:rFonts w:eastAsia="Georgia"/>
        </w:rPr>
        <w:t>It did not. Clocks could disagree about elapsed time without either old clock being broken. Distances could depend on the observer.</w:t>
      </w:r>
    </w:p>
    <w:p w14:paraId="0EBC828E" w14:textId="77777777" w:rsidR="00A1675C" w:rsidRDefault="00000000">
      <w:pPr>
        <w:ind w:firstLine="432"/>
      </w:pPr>
      <w:r>
        <w:rPr>
          <w:rFonts w:eastAsia="Georgia"/>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ind w:firstLine="432"/>
      </w:pPr>
      <w:r>
        <w:rPr>
          <w:rFonts w:eastAsia="Georgia"/>
        </w:rPr>
        <w:t>Curvature could reveal itself through the behaviour of neighbouring free-fall paths. And somewhere along the way, an ordinary cucumber became relevant. Nobody had intended this.</w:t>
      </w:r>
    </w:p>
    <w:p w14:paraId="3BCE0DB2" w14:textId="77777777" w:rsidR="00A1675C" w:rsidRDefault="00000000">
      <w:pPr>
        <w:ind w:firstLine="432"/>
      </w:pPr>
      <w:r>
        <w:rPr>
          <w:rFonts w:eastAsia="Georgia"/>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ind w:firstLine="432"/>
      </w:pPr>
      <w:r>
        <w:rPr>
          <w:rFonts w:eastAsia="Georgia"/>
        </w:rPr>
        <w:t>Nobody dreams of becoming a civil servant. Bureaus involve stationery, regulations, meetings, filing systems and the possibility that a perfectly respectable physical anomaly may be rejected because Form 17B was completed in black ink instead of blue. The Rlativistic Investigation Bureau existed because Derek Gent had begun asking questions.</w:t>
      </w:r>
    </w:p>
    <w:p w14:paraId="1B822367" w14:textId="09B14F03" w:rsidR="00A1675C" w:rsidRDefault="00000000">
      <w:pPr>
        <w:ind w:firstLine="432"/>
      </w:pPr>
      <w:r>
        <w:rPr>
          <w:rFonts w:eastAsia="Georgia"/>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ind w:firstLine="432"/>
      </w:pPr>
      <w:r>
        <w:rPr>
          <w:rFonts w:eastAsia="Georgia"/>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ind w:firstLine="432"/>
      </w:pPr>
      <w:r>
        <w:rPr>
          <w:rFonts w:eastAsia="Georgia"/>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ind w:firstLine="432"/>
      </w:pPr>
      <w:r>
        <w:rPr>
          <w:rFonts w:eastAsia="Georgia"/>
        </w:rPr>
        <w:t>Weinstein had never recovered. Then there was Sherlock. Sherlock was a dolphin.</w:t>
      </w:r>
    </w:p>
    <w:p w14:paraId="2DCBD6A0" w14:textId="77777777" w:rsidR="00A1675C" w:rsidRDefault="00000000">
      <w:pPr>
        <w:ind w:firstLine="432"/>
      </w:pPr>
      <w:r>
        <w:rPr>
          <w:rFonts w:eastAsia="Georgia"/>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ind w:firstLine="432"/>
      </w:pPr>
      <w:r>
        <w:rPr>
          <w:rFonts w:eastAsia="Georgia"/>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ind w:firstLine="432"/>
      </w:pPr>
      <w:r>
        <w:rPr>
          <w:rFonts w:eastAsia="Georgia"/>
        </w:rPr>
        <w:t>A future date. A murder that had not happened. And, eventually, a distant, mysterious train.</w:t>
      </w:r>
    </w:p>
    <w:p w14:paraId="0872D594" w14:textId="77777777" w:rsidR="00A1675C" w:rsidRDefault="00000000">
      <w:pPr>
        <w:ind w:firstLine="432"/>
      </w:pPr>
      <w:r>
        <w:rPr>
          <w:rFonts w:eastAsia="Georgia"/>
        </w:rPr>
        <w:t>There was only one sensible response. Investigate. Because if the universe has made a mistake, someone has to fill in the form.</w:t>
      </w:r>
    </w:p>
    <w:p w14:paraId="387840AB" w14:textId="77777777" w:rsidR="00A1675C" w:rsidRDefault="00000000">
      <w:pPr>
        <w:ind w:firstLine="432"/>
      </w:pPr>
      <w:r>
        <w:rPr>
          <w:rFonts w:eastAsia="Georgia"/>
        </w:rPr>
        <w:t>Preferably before 11:17.</w:t>
      </w:r>
    </w:p>
    <w:p w14:paraId="7855B8E8" w14:textId="77777777" w:rsidR="00A1675C" w:rsidRDefault="00000000">
      <w:pPr>
        <w:spacing w:before="480" w:after="240"/>
        <w:jc w:val="center"/>
      </w:pPr>
      <w:r>
        <w:rPr>
          <w:rFonts w:eastAsia="Georgia"/>
          <w:b/>
          <w:sz w:val="32"/>
        </w:rPr>
        <w:t>Chapter 1</w:t>
      </w:r>
    </w:p>
    <w:p w14:paraId="0BA3A5DA" w14:textId="77777777" w:rsidR="00A1675C" w:rsidRDefault="00000000">
      <w:pPr>
        <w:spacing w:before="200" w:after="120"/>
        <w:jc w:val="center"/>
      </w:pPr>
      <w:r>
        <w:rPr>
          <w:rFonts w:eastAsia="Georgia"/>
          <w:b/>
          <w:sz w:val="24"/>
        </w:rPr>
        <w:t>The Murder That Hadn't Happened Yet</w:t>
      </w:r>
    </w:p>
    <w:p w14:paraId="201E628E" w14:textId="77777777" w:rsidR="00A1675C" w:rsidRDefault="00000000">
      <w:pPr>
        <w:ind w:firstLine="432"/>
      </w:pPr>
      <w:r>
        <w:rPr>
          <w:rFonts w:eastAsia="Georgia"/>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ind w:firstLine="432"/>
      </w:pPr>
      <w:r>
        <w:rPr>
          <w:rFonts w:eastAsia="Georgia"/>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ind w:firstLine="432"/>
      </w:pPr>
      <w:r>
        <w:rPr>
          <w:rFonts w:eastAsia="Georgia"/>
        </w:rPr>
        <w:t>The message had come from the Derek Gent Relativistic Investigation Bureau. Derek stared intently at the screen. The Bureau was not supposed to send him emails.</w:t>
      </w:r>
    </w:p>
    <w:p w14:paraId="1EE61D0F" w14:textId="25D02235" w:rsidR="00A1675C" w:rsidRDefault="00000000">
      <w:pPr>
        <w:ind w:firstLine="432"/>
      </w:pPr>
      <w:r>
        <w:rPr>
          <w:rFonts w:eastAsia="Georgia"/>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ind w:firstLine="432"/>
      </w:pPr>
      <w:r>
        <w:rPr>
          <w:rFonts w:eastAsia="Georgia"/>
        </w:rPr>
        <w:t>This was partly because Derek liked unusual cases and partly because ordinary cases paid terribly. The sign on the frosted glass door read:</w:t>
      </w:r>
    </w:p>
    <w:p w14:paraId="737FE3A9" w14:textId="77777777" w:rsidR="00A1675C" w:rsidRDefault="00000000">
      <w:pPr>
        <w:spacing w:before="200" w:after="120"/>
        <w:jc w:val="center"/>
      </w:pPr>
      <w:r>
        <w:rPr>
          <w:rFonts w:eastAsia="Georgia"/>
          <w:b/>
          <w:sz w:val="24"/>
        </w:rPr>
        <w:t>DEREK GENT RELATIVISTIC INVESTIGATION BUREAU</w:t>
      </w:r>
    </w:p>
    <w:p w14:paraId="0C4DB71E" w14:textId="77777777" w:rsidR="00A1675C" w:rsidRDefault="00000000">
      <w:pPr>
        <w:ind w:firstLine="432"/>
      </w:pPr>
      <w:r>
        <w:rPr>
          <w:rFonts w:eastAsia="Georgia"/>
        </w:rPr>
        <w:t>Underneath, in smaller letters:</w:t>
      </w:r>
    </w:p>
    <w:p w14:paraId="1C76C2F5" w14:textId="77777777" w:rsidR="00A1675C" w:rsidRDefault="00000000">
      <w:pPr>
        <w:spacing w:before="200" w:after="120"/>
        <w:jc w:val="center"/>
      </w:pPr>
      <w:r>
        <w:rPr>
          <w:rFonts w:eastAsia="Georgia"/>
          <w:b/>
          <w:sz w:val="24"/>
        </w:rPr>
        <w:t>CAUSALITY, CHRONOLOGY &amp; OTHER INCONVENIENCES</w:t>
      </w:r>
    </w:p>
    <w:p w14:paraId="1321E84E" w14:textId="7F6BF1E2" w:rsidR="00A1675C" w:rsidRDefault="00000000">
      <w:pPr>
        <w:spacing w:before="40" w:after="120"/>
      </w:pPr>
      <w:r>
        <w:rPr>
          <w:rFonts w:eastAsia="Georgia"/>
        </w:rPr>
        <w:t>And underneath that, added by Penny several years earlier:</w:t>
      </w:r>
    </w:p>
    <w:p w14:paraId="16D9ADC3" w14:textId="77777777" w:rsidR="00A1675C" w:rsidRDefault="00000000">
      <w:pPr>
        <w:spacing w:before="200" w:after="120"/>
        <w:jc w:val="center"/>
      </w:pPr>
      <w:r>
        <w:rPr>
          <w:rFonts w:eastAsia="Georgia"/>
          <w:b/>
          <w:sz w:val="24"/>
        </w:rPr>
        <w:t>NO MURDERS BEFORE 10 A.M. WITHOUT AN APPOINTMENT</w:t>
      </w:r>
    </w:p>
    <w:p w14:paraId="37EBD8DF" w14:textId="7A3692DF" w:rsidR="00A1675C" w:rsidRDefault="00000000">
      <w:pPr>
        <w:ind w:firstLine="432"/>
      </w:pPr>
      <w:r>
        <w:rPr>
          <w:rFonts w:eastAsia="Georgia"/>
        </w:rPr>
        <w:t>Derek had objected. Penny had pointed out that they had never actually received a murder before ten.</w:t>
      </w:r>
    </w:p>
    <w:p w14:paraId="6DEBC457" w14:textId="77777777" w:rsidR="00A1675C" w:rsidRDefault="00000000">
      <w:pPr>
        <w:spacing w:before="40" w:after="120"/>
      </w:pPr>
      <w:r>
        <w:rPr>
          <w:rFonts w:eastAsia="Georgia"/>
        </w:rPr>
        <w:t>Derek had said that this was beside the point.</w:t>
      </w:r>
    </w:p>
    <w:p w14:paraId="08D83BF0" w14:textId="0BDE0C13" w:rsidR="00A1675C" w:rsidRDefault="003434B6">
      <w:pPr>
        <w:spacing w:before="40" w:after="120"/>
      </w:pPr>
      <w:r>
        <w:rPr>
          <w:rFonts w:eastAsia="Georgia"/>
        </w:rPr>
        <w:t>Penny had stated that was precisely the point.</w:t>
      </w:r>
    </w:p>
    <w:p w14:paraId="6A802340" w14:textId="77777777" w:rsidR="00A1675C" w:rsidRDefault="00000000">
      <w:pPr>
        <w:ind w:firstLine="432"/>
      </w:pPr>
      <w:r>
        <w:rPr>
          <w:rFonts w:eastAsia="Georgia"/>
        </w:rPr>
        <w:t>Derek had lost. He was now looking at an email from the Bureau. The subject line was:</w:t>
      </w:r>
    </w:p>
    <w:p w14:paraId="25F6CC44" w14:textId="77777777" w:rsidR="00E50E4A" w:rsidRDefault="00E50E4A" w:rsidP="00E50E4A">
      <w:pPr>
        <w:spacing w:before="200" w:after="120"/>
        <w:jc w:val="center"/>
      </w:pPr>
      <w:r>
        <w:rPr>
          <w:rFonts w:eastAsia="Georgia"/>
          <w:b/>
          <w:sz w:val="24"/>
        </w:rPr>
        <w:t>CASE UPDATE: DEREK GENT</w:t>
      </w:r>
    </w:p>
    <w:p w14:paraId="741E69D6" w14:textId="77777777" w:rsidR="00E50E4A" w:rsidRPr="00E50E4A" w:rsidRDefault="00E50E4A" w:rsidP="00E50E4A">
      <w:pPr>
        <w:ind w:firstLine="432"/>
        <w:rPr>
          <w:rFonts w:eastAsia="Georgia"/>
          <w:sz w:val="2"/>
          <w:szCs w:val="2"/>
        </w:rPr>
      </w:pPr>
      <w:r>
        <w:rPr>
          <w:rFonts w:eastAsia="Georgia"/>
        </w:rPr>
        <w:t xml:space="preserve">He opened it. </w:t>
      </w:r>
    </w:p>
    <w:p w14:paraId="5A317761" w14:textId="77777777" w:rsidR="00E50E4A" w:rsidRPr="00E50E4A" w:rsidRDefault="00E50E4A" w:rsidP="00E50E4A">
      <w:pPr>
        <w:ind w:firstLine="432"/>
        <w:rPr>
          <w:rFonts w:eastAsia="Georgia"/>
          <w:sz w:val="2"/>
          <w:szCs w:val="2"/>
        </w:rPr>
      </w:pPr>
    </w:p>
    <w:p w14:paraId="17DD5529"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Dear Mr Gent, </w:t>
      </w:r>
    </w:p>
    <w:p w14:paraId="08070D25" w14:textId="23CD5908"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We regret to inform you that you have been murdered.</w:t>
      </w:r>
    </w:p>
    <w:p w14:paraId="11900003" w14:textId="77777777"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The incident will occur tomorrow at 11:03 a.m. The perpetrator has been identified. It is you.</w:t>
      </w:r>
    </w:p>
    <w:p w14:paraId="4E1BD135"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Kind regards, </w:t>
      </w:r>
    </w:p>
    <w:p w14:paraId="54379EA4" w14:textId="1679A9F4"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Derek Gent</w:t>
      </w:r>
    </w:p>
    <w:p w14:paraId="2A6BD9EC" w14:textId="1C35BA45"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Relativistic Investigation Bureau. </w:t>
      </w:r>
    </w:p>
    <w:p w14:paraId="206D7FD2" w14:textId="77777777" w:rsidR="00E50E4A" w:rsidRPr="00E50E4A" w:rsidRDefault="00E50E4A" w:rsidP="00E50E4A">
      <w:pPr>
        <w:ind w:firstLine="432"/>
        <w:rPr>
          <w:rFonts w:eastAsia="Georgia"/>
          <w:sz w:val="6"/>
          <w:szCs w:val="6"/>
        </w:rPr>
      </w:pPr>
    </w:p>
    <w:p w14:paraId="5C5D3613" w14:textId="4DCF2FE7" w:rsidR="00E50E4A" w:rsidRDefault="00E50E4A" w:rsidP="00E50E4A">
      <w:pPr>
        <w:ind w:firstLine="432"/>
      </w:pPr>
      <w:r>
        <w:rPr>
          <w:rFonts w:eastAsia="Georgia"/>
        </w:rPr>
        <w:t>Derek carefully read it again.</w:t>
      </w:r>
    </w:p>
    <w:p w14:paraId="7EF05F93" w14:textId="77777777" w:rsidR="00E50E4A" w:rsidRDefault="00E50E4A" w:rsidP="00E50E4A">
      <w:pPr>
        <w:ind w:firstLine="432"/>
      </w:pPr>
      <w:r>
        <w:rPr>
          <w:rFonts w:eastAsia="Georgia"/>
        </w:rPr>
        <w:t>Then a third time. He glanced at the sender's address. It was correct.</w:t>
      </w:r>
    </w:p>
    <w:p w14:paraId="668F8116" w14:textId="77777777" w:rsidR="00E50E4A" w:rsidRDefault="00E50E4A" w:rsidP="00E50E4A">
      <w:pPr>
        <w:ind w:firstLine="432"/>
      </w:pPr>
      <w:r>
        <w:rPr>
          <w:rFonts w:eastAsia="Georgia"/>
        </w:rPr>
        <w:t>Then he</w:t>
      </w:r>
      <w:ins w:id="0" w:author="Lothar Musiol" w:date="2026-08-17T10:26:00Z" w16du:dateUtc="2026-08-17T17:26:00Z">
        <w:r>
          <w:rPr>
            <w:rFonts w:eastAsia="Georgia"/>
          </w:rPr>
          <w:t xml:space="preserve"> </w:t>
        </w:r>
      </w:ins>
      <w:r>
        <w:rPr>
          <w:rFonts w:eastAsia="Georgia"/>
        </w:rPr>
        <w:t>stared at the Bureau's computer. It was his computer.</w:t>
      </w:r>
    </w:p>
    <w:p w14:paraId="44B92D8A" w14:textId="77777777" w:rsidR="00E50E4A" w:rsidRPr="00E50E4A" w:rsidRDefault="00E50E4A" w:rsidP="00E50E4A">
      <w:pPr>
        <w:ind w:firstLine="432"/>
        <w:rPr>
          <w:rFonts w:eastAsia="Georgia"/>
        </w:rPr>
      </w:pPr>
      <w:r>
        <w:rPr>
          <w:rFonts w:eastAsia="Georgia"/>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ind w:firstLine="432"/>
        <w:rPr>
          <w:rFonts w:eastAsia="Georgia"/>
        </w:rPr>
      </w:pPr>
      <w:r>
        <w:rPr>
          <w:rFonts w:eastAsia="Georgia"/>
        </w:rPr>
        <w:t>The window was shut. The door was shut. Nothing quietly appeared to have been disturbed.</w:t>
      </w:r>
    </w:p>
    <w:p w14:paraId="2F2A0094" w14:textId="77777777" w:rsidR="00E50E4A" w:rsidRPr="00E50E4A" w:rsidRDefault="00E50E4A" w:rsidP="00E50E4A">
      <w:pPr>
        <w:ind w:firstLine="432"/>
        <w:rPr>
          <w:rFonts w:eastAsia="Georgia"/>
        </w:rPr>
      </w:pPr>
      <w:r>
        <w:rPr>
          <w:rFonts w:eastAsia="Georgia"/>
        </w:rPr>
        <w:t>Derek carefully gazed at the email again.</w:t>
      </w:r>
    </w:p>
    <w:p w14:paraId="7964FC10" w14:textId="77777777" w:rsidR="00E50E4A" w:rsidRPr="00E50E4A" w:rsidRDefault="00E50E4A" w:rsidP="00E50E4A">
      <w:pPr>
        <w:ind w:firstLine="432"/>
        <w:rPr>
          <w:rFonts w:eastAsia="Georgia"/>
        </w:rPr>
      </w:pPr>
      <w:r>
        <w:rPr>
          <w:rFonts w:eastAsia="Georgia"/>
        </w:rPr>
        <w:t>"That's inconvenient," he commented.</w:t>
      </w:r>
    </w:p>
    <w:p w14:paraId="3226EAE6" w14:textId="77777777" w:rsidR="00E50E4A" w:rsidRPr="00E50E4A" w:rsidRDefault="00E50E4A" w:rsidP="00E50E4A">
      <w:pPr>
        <w:ind w:firstLine="432"/>
        <w:rPr>
          <w:rFonts w:eastAsia="Georgia"/>
        </w:rPr>
      </w:pPr>
      <w:r>
        <w:rPr>
          <w:rFonts w:eastAsia="Georgia"/>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ind w:firstLine="432"/>
        <w:rPr>
          <w:rFonts w:eastAsia="Georgia"/>
        </w:rPr>
      </w:pPr>
      <w:r>
        <w:rPr>
          <w:rFonts w:eastAsia="Georgia"/>
        </w:rPr>
        <w:t xml:space="preserve">It made him considerably less useful when confronted with a sentence such as: "I have been murdered." </w:t>
      </w:r>
    </w:p>
    <w:p w14:paraId="21ABEA43" w14:textId="4700180A" w:rsidR="00E50E4A" w:rsidRDefault="00E50E4A" w:rsidP="00E50E4A">
      <w:r>
        <w:rPr>
          <w:rFonts w:eastAsia="Georgia"/>
        </w:rPr>
        <w:t>Trevor removed his glasses. "What?"</w:t>
      </w:r>
    </w:p>
    <w:p w14:paraId="5B46D4DE" w14:textId="77777777" w:rsidR="00E50E4A" w:rsidRDefault="00E50E4A" w:rsidP="00E50E4A">
      <w:pPr>
        <w:spacing w:before="40" w:after="120"/>
      </w:pPr>
      <w:r>
        <w:rPr>
          <w:rFonts w:eastAsia="Georgia"/>
        </w:rPr>
        <w:t>"I've been murdered."</w:t>
      </w:r>
    </w:p>
    <w:p w14:paraId="47614242" w14:textId="77777777" w:rsidR="00E50E4A" w:rsidRDefault="00E50E4A" w:rsidP="00E50E4A">
      <w:pPr>
        <w:spacing w:before="40" w:after="120"/>
      </w:pPr>
      <w:r>
        <w:rPr>
          <w:rFonts w:eastAsia="Georgia"/>
        </w:rPr>
        <w:t>"Recently?"</w:t>
      </w:r>
    </w:p>
    <w:p w14:paraId="7937B03F" w14:textId="77777777" w:rsidR="00E50E4A" w:rsidRDefault="00E50E4A" w:rsidP="00E50E4A">
      <w:pPr>
        <w:spacing w:before="40" w:after="120"/>
      </w:pPr>
      <w:r>
        <w:rPr>
          <w:rFonts w:eastAsia="Georgia"/>
        </w:rPr>
        <w:t>"Tomorrow."</w:t>
      </w:r>
    </w:p>
    <w:p w14:paraId="68714BA8" w14:textId="77777777" w:rsidR="00E50E4A" w:rsidRDefault="00E50E4A" w:rsidP="00E50E4A">
      <w:pPr>
        <w:ind w:firstLine="432"/>
      </w:pPr>
      <w:r>
        <w:rPr>
          <w:rFonts w:eastAsia="Georgia"/>
        </w:rPr>
        <w:t>Trevor stared at him.</w:t>
      </w:r>
    </w:p>
    <w:p w14:paraId="5D706617" w14:textId="77777777" w:rsidR="00E50E4A" w:rsidRDefault="00E50E4A" w:rsidP="00E50E4A">
      <w:pPr>
        <w:spacing w:before="40" w:after="120"/>
      </w:pPr>
      <w:r>
        <w:rPr>
          <w:rFonts w:eastAsia="Georgia"/>
        </w:rPr>
        <w:t>"Tomorrow?"</w:t>
      </w:r>
    </w:p>
    <w:p w14:paraId="3C095613" w14:textId="77777777" w:rsidR="00E50E4A" w:rsidRDefault="00E50E4A" w:rsidP="00E50E4A">
      <w:pPr>
        <w:spacing w:before="40" w:after="120"/>
      </w:pPr>
      <w:r>
        <w:rPr>
          <w:rFonts w:eastAsia="Georgia"/>
        </w:rPr>
        <w:t>"Yes."</w:t>
      </w:r>
    </w:p>
    <w:p w14:paraId="4D37E8F3" w14:textId="77777777" w:rsidR="00E50E4A" w:rsidRDefault="00E50E4A" w:rsidP="00E50E4A">
      <w:pPr>
        <w:ind w:firstLine="432"/>
      </w:pPr>
      <w:r>
        <w:rPr>
          <w:rFonts w:eastAsia="Georgia"/>
        </w:rPr>
        <w:t>Trevor considered this carefully.</w:t>
      </w:r>
    </w:p>
    <w:p w14:paraId="74F08824" w14:textId="77777777" w:rsidR="00E50E4A" w:rsidRDefault="00E50E4A" w:rsidP="00E50E4A">
      <w:pPr>
        <w:spacing w:before="40" w:after="120"/>
      </w:pPr>
      <w:r>
        <w:rPr>
          <w:rFonts w:eastAsia="Georgia"/>
        </w:rPr>
        <w:t>"You're telling me you've been murdered tomorrow?"</w:t>
      </w:r>
    </w:p>
    <w:p w14:paraId="4AA3D36D" w14:textId="77777777" w:rsidR="00E50E4A" w:rsidRDefault="00E50E4A" w:rsidP="00E50E4A">
      <w:pPr>
        <w:spacing w:before="40" w:after="120"/>
      </w:pPr>
      <w:r>
        <w:rPr>
          <w:rFonts w:eastAsia="Georgia"/>
        </w:rPr>
        <w:t>"Yes."</w:t>
      </w:r>
    </w:p>
    <w:p w14:paraId="09F2CA4D" w14:textId="77777777" w:rsidR="00E50E4A" w:rsidRDefault="00E50E4A" w:rsidP="00E50E4A">
      <w:pPr>
        <w:ind w:firstLine="432"/>
      </w:pPr>
      <w:r>
        <w:rPr>
          <w:rFonts w:eastAsia="Georgia"/>
        </w:rPr>
        <w:t>Trevor nodded.</w:t>
      </w:r>
    </w:p>
    <w:p w14:paraId="4247AD4F" w14:textId="77777777" w:rsidR="00E50E4A" w:rsidRDefault="00E50E4A" w:rsidP="00E50E4A">
      <w:pPr>
        <w:spacing w:before="40" w:after="120"/>
      </w:pPr>
      <w:r>
        <w:rPr>
          <w:rFonts w:eastAsia="Georgia"/>
        </w:rPr>
        <w:t>"Ah."</w:t>
      </w:r>
    </w:p>
    <w:p w14:paraId="52D09886" w14:textId="77777777" w:rsidR="00E50E4A" w:rsidRDefault="00E50E4A" w:rsidP="00E50E4A">
      <w:pPr>
        <w:ind w:firstLine="432"/>
      </w:pPr>
      <w:r>
        <w:rPr>
          <w:rFonts w:eastAsia="Georgia"/>
        </w:rPr>
        <w:t>Derek waited. Trevor put his glasses back on. Derek continued waiting.</w:t>
      </w:r>
    </w:p>
    <w:p w14:paraId="27782AF1" w14:textId="77777777" w:rsidR="00E50E4A" w:rsidRDefault="00E50E4A" w:rsidP="00E50E4A">
      <w:pPr>
        <w:spacing w:before="40" w:after="120"/>
      </w:pPr>
      <w:r>
        <w:rPr>
          <w:rFonts w:eastAsia="Georgia"/>
        </w:rPr>
        <w:t>"Why did you say 'ah'?"</w:t>
      </w:r>
    </w:p>
    <w:p w14:paraId="4814265C" w14:textId="77777777" w:rsidR="00E50E4A" w:rsidRDefault="00E50E4A" w:rsidP="00E50E4A">
      <w:pPr>
        <w:spacing w:before="40" w:after="120"/>
      </w:pPr>
      <w:r>
        <w:rPr>
          <w:rFonts w:eastAsia="Georgia"/>
        </w:rPr>
        <w:t>"I wasn't sure what else to say."</w:t>
      </w:r>
    </w:p>
    <w:p w14:paraId="481063D9" w14:textId="77777777" w:rsidR="00E50E4A" w:rsidRDefault="00E50E4A" w:rsidP="00E50E4A">
      <w:pPr>
        <w:spacing w:before="40" w:after="120"/>
      </w:pPr>
      <w:r>
        <w:rPr>
          <w:rFonts w:eastAsia="Georgia"/>
        </w:rPr>
        <w:t>"How about 'that's impossible'?"</w:t>
      </w:r>
    </w:p>
    <w:p w14:paraId="37D36029" w14:textId="77777777" w:rsidR="00E50E4A" w:rsidRDefault="00E50E4A" w:rsidP="00E50E4A">
      <w:pPr>
        <w:spacing w:before="40" w:after="120"/>
      </w:pPr>
      <w:r>
        <w:rPr>
          <w:rFonts w:eastAsia="Georgia"/>
        </w:rPr>
        <w:t>"I thought you'd already know that."</w:t>
      </w:r>
    </w:p>
    <w:p w14:paraId="431CE70D" w14:textId="77777777" w:rsidR="00E50E4A" w:rsidRDefault="00E50E4A" w:rsidP="00E50E4A">
      <w:pPr>
        <w:ind w:firstLine="432"/>
      </w:pPr>
      <w:r>
        <w:rPr>
          <w:rFonts w:eastAsia="Georgia"/>
        </w:rPr>
        <w:t>Derek peered at him.</w:t>
      </w:r>
    </w:p>
    <w:p w14:paraId="46D8B59D" w14:textId="77777777" w:rsidR="00E50E4A" w:rsidRDefault="00E50E4A" w:rsidP="00E50E4A">
      <w:pPr>
        <w:spacing w:before="40" w:after="120"/>
      </w:pPr>
      <w:r>
        <w:rPr>
          <w:rFonts w:eastAsia="Georgia"/>
        </w:rPr>
        <w:t>"Trevor, I have been working in this field for twenty-three years."</w:t>
      </w:r>
    </w:p>
    <w:p w14:paraId="02BC245A" w14:textId="77777777" w:rsidR="00E50E4A" w:rsidRDefault="00E50E4A" w:rsidP="00E50E4A">
      <w:pPr>
        <w:spacing w:before="40" w:after="120"/>
      </w:pPr>
      <w:r>
        <w:rPr>
          <w:rFonts w:eastAsia="Georgia"/>
        </w:rPr>
        <w:t>"Yes."</w:t>
      </w:r>
    </w:p>
    <w:p w14:paraId="06CB3BC8" w14:textId="77777777" w:rsidR="00E50E4A" w:rsidRDefault="00E50E4A" w:rsidP="00E50E4A">
      <w:pPr>
        <w:spacing w:before="40" w:after="120"/>
      </w:pPr>
      <w:r>
        <w:rPr>
          <w:rFonts w:eastAsia="Georgia"/>
        </w:rPr>
        <w:t>"I know the difference between something being impossible and something being highly inconvenient."</w:t>
      </w:r>
    </w:p>
    <w:p w14:paraId="3DC12C25" w14:textId="77777777" w:rsidR="00E50E4A" w:rsidRDefault="00E50E4A" w:rsidP="00E50E4A">
      <w:pPr>
        <w:spacing w:before="40" w:after="120"/>
      </w:pPr>
      <w:r>
        <w:rPr>
          <w:rFonts w:eastAsia="Georgia"/>
        </w:rPr>
        <w:t>"Which is this?"</w:t>
      </w:r>
    </w:p>
    <w:p w14:paraId="36C752A9" w14:textId="77777777" w:rsidR="00E50E4A" w:rsidRDefault="00E50E4A" w:rsidP="00E50E4A">
      <w:pPr>
        <w:ind w:firstLine="432"/>
      </w:pPr>
      <w:r>
        <w:rPr>
          <w:rFonts w:eastAsia="Georgia"/>
        </w:rPr>
        <w:t>Derek held up the screen.</w:t>
      </w:r>
    </w:p>
    <w:p w14:paraId="17BAF60A" w14:textId="77777777" w:rsidR="00E50E4A" w:rsidRDefault="00E50E4A" w:rsidP="00E50E4A">
      <w:pPr>
        <w:spacing w:before="40" w:after="120"/>
      </w:pPr>
      <w:r>
        <w:rPr>
          <w:rFonts w:eastAsia="Georgia"/>
        </w:rPr>
        <w:t>"I'm not sure yet."</w:t>
      </w:r>
    </w:p>
    <w:p w14:paraId="7A7D8C89" w14:textId="77777777" w:rsidR="00E50E4A" w:rsidRDefault="00E50E4A" w:rsidP="00E50E4A">
      <w:pPr>
        <w:ind w:firstLine="432"/>
      </w:pPr>
      <w:r>
        <w:rPr>
          <w:rFonts w:eastAsia="Georgia"/>
        </w:rPr>
        <w:t>Trevor stood.</w:t>
      </w:r>
    </w:p>
    <w:p w14:paraId="3D8558BC" w14:textId="77777777" w:rsidR="00E50E4A" w:rsidRDefault="00E50E4A" w:rsidP="00E50E4A">
      <w:pPr>
        <w:spacing w:before="40" w:after="120"/>
      </w:pPr>
      <w:r>
        <w:rPr>
          <w:rFonts w:eastAsia="Georgia"/>
        </w:rPr>
        <w:t>"Tea?"</w:t>
      </w:r>
    </w:p>
    <w:p w14:paraId="3FA9EC9A" w14:textId="77777777" w:rsidR="00E50E4A" w:rsidRDefault="00E50E4A" w:rsidP="00E50E4A">
      <w:pPr>
        <w:spacing w:before="40" w:after="120"/>
      </w:pPr>
      <w:r>
        <w:rPr>
          <w:rFonts w:eastAsia="Georgia"/>
        </w:rPr>
        <w:t>"Yes."</w:t>
      </w:r>
    </w:p>
    <w:p w14:paraId="74E6B4A5" w14:textId="77777777" w:rsidR="00E50E4A" w:rsidRDefault="00E50E4A" w:rsidP="00E50E4A">
      <w:pPr>
        <w:spacing w:before="40" w:after="120"/>
      </w:pPr>
      <w:r>
        <w:rPr>
          <w:rFonts w:eastAsia="Georgia"/>
        </w:rPr>
        <w:t>"Milk?"</w:t>
      </w:r>
    </w:p>
    <w:p w14:paraId="51AD22F0" w14:textId="77777777" w:rsidR="00E50E4A" w:rsidRDefault="00E50E4A" w:rsidP="00E50E4A">
      <w:pPr>
        <w:spacing w:before="40" w:after="120"/>
      </w:pPr>
      <w:r>
        <w:rPr>
          <w:rFonts w:eastAsia="Georgia"/>
        </w:rPr>
        <w:t>"No."</w:t>
      </w:r>
    </w:p>
    <w:p w14:paraId="7A223AE8" w14:textId="77777777" w:rsidR="00E50E4A" w:rsidRDefault="00E50E4A" w:rsidP="00E50E4A">
      <w:pPr>
        <w:spacing w:before="40" w:after="120"/>
      </w:pPr>
      <w:r>
        <w:rPr>
          <w:rFonts w:eastAsia="Georgia"/>
        </w:rPr>
        <w:t>"Sugar?"</w:t>
      </w:r>
    </w:p>
    <w:p w14:paraId="0E3AE1CD" w14:textId="77777777" w:rsidR="00E50E4A" w:rsidRDefault="00E50E4A" w:rsidP="00E50E4A">
      <w:pPr>
        <w:spacing w:before="40" w:after="120"/>
      </w:pPr>
      <w:r>
        <w:rPr>
          <w:rFonts w:eastAsia="Georgia"/>
        </w:rPr>
        <w:t>"One."</w:t>
      </w:r>
    </w:p>
    <w:p w14:paraId="03F53158" w14:textId="0DE5B2C4" w:rsidR="00E50E4A" w:rsidRDefault="00E50E4A" w:rsidP="00E50E4A">
      <w:pPr>
        <w:ind w:firstLine="432"/>
      </w:pPr>
      <w:r>
        <w:rPr>
          <w:rFonts w:eastAsia="Georgia"/>
        </w:rPr>
        <w:t>Trevor nodded and quietly walked toward the kitchen. Derek called after him.</w:t>
      </w:r>
    </w:p>
    <w:p w14:paraId="7072B576" w14:textId="77777777" w:rsidR="00E50E4A" w:rsidRDefault="00E50E4A" w:rsidP="00E50E4A">
      <w:pPr>
        <w:spacing w:before="40" w:after="120"/>
      </w:pPr>
      <w:r>
        <w:rPr>
          <w:rFonts w:eastAsia="Georgia"/>
        </w:rPr>
        <w:t>"Two."</w:t>
      </w:r>
    </w:p>
    <w:p w14:paraId="7BA86E6B" w14:textId="77777777" w:rsidR="00E50E4A" w:rsidRDefault="00E50E4A" w:rsidP="00E50E4A">
      <w:pPr>
        <w:ind w:firstLine="432"/>
      </w:pPr>
      <w:r>
        <w:rPr>
          <w:rFonts w:eastAsia="Georgia"/>
        </w:rPr>
        <w:t>Trevor stopped.</w:t>
      </w:r>
    </w:p>
    <w:p w14:paraId="07A0F723" w14:textId="77777777" w:rsidR="00E50E4A" w:rsidRDefault="00E50E4A" w:rsidP="00E50E4A">
      <w:pPr>
        <w:spacing w:before="40" w:after="120"/>
      </w:pPr>
      <w:r>
        <w:rPr>
          <w:rFonts w:eastAsia="Georgia"/>
        </w:rPr>
        <w:t>"Two?"</w:t>
      </w:r>
    </w:p>
    <w:p w14:paraId="45359B5C" w14:textId="77777777" w:rsidR="00E50E4A" w:rsidRDefault="00E50E4A" w:rsidP="00E50E4A">
      <w:pPr>
        <w:spacing w:before="40" w:after="120"/>
      </w:pPr>
      <w:r>
        <w:rPr>
          <w:rFonts w:eastAsia="Georgia"/>
        </w:rPr>
        <w:t>"Yes."</w:t>
      </w:r>
    </w:p>
    <w:p w14:paraId="3495E141" w14:textId="77777777" w:rsidR="00E50E4A" w:rsidRDefault="00E50E4A" w:rsidP="00E50E4A">
      <w:pPr>
        <w:ind w:firstLine="432"/>
      </w:pPr>
      <w:r>
        <w:rPr>
          <w:rFonts w:eastAsia="Georgia"/>
        </w:rPr>
        <w:t>Trevor continued. Derek watched him disappear. There was a knock at the door.</w:t>
      </w:r>
    </w:p>
    <w:p w14:paraId="74EF435E" w14:textId="7C9F2F0D" w:rsidR="00E50E4A" w:rsidRDefault="00E50E4A" w:rsidP="00E50E4A">
      <w:pPr>
        <w:ind w:firstLine="432"/>
      </w:pPr>
      <w:r>
        <w:rPr>
          <w:rFonts w:eastAsia="Georgia"/>
        </w:rPr>
        <w:t>Before Derek could answer, the door opened. It was Penny Gent, Derek's cousin.</w:t>
      </w:r>
    </w:p>
    <w:p w14:paraId="19F8554D" w14:textId="77777777" w:rsidR="00E50E4A" w:rsidRDefault="00E50E4A" w:rsidP="00E50E4A">
      <w:pPr>
        <w:ind w:firstLine="432"/>
      </w:pPr>
      <w:r>
        <w:rPr>
          <w:rFonts w:eastAsia="Georgia"/>
        </w:rPr>
        <w:t>She was also one of those people who</w:t>
      </w:r>
      <w:ins w:id="1" w:author="Lothar Musiol" w:date="2026-08-17T10:26:00Z" w16du:dateUtc="2026-08-17T17:26:00Z">
        <w:r>
          <w:rPr>
            <w:rFonts w:eastAsia="Georgia"/>
          </w:rPr>
          <w:t xml:space="preserve"> </w:t>
        </w:r>
      </w:ins>
      <w:r>
        <w:rPr>
          <w:rFonts w:eastAsia="Georgia"/>
        </w:rPr>
        <w:t>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ind w:firstLine="432"/>
      </w:pPr>
      <w:r>
        <w:rPr>
          <w:rFonts w:eastAsia="Georgia"/>
        </w:rPr>
        <w:t>She eyed Derek.</w:t>
      </w:r>
    </w:p>
    <w:p w14:paraId="347ED361" w14:textId="77777777" w:rsidR="00E50E4A" w:rsidRDefault="00E50E4A" w:rsidP="00E50E4A">
      <w:pPr>
        <w:spacing w:before="40" w:after="120"/>
      </w:pPr>
      <w:r>
        <w:rPr>
          <w:rFonts w:eastAsia="Georgia"/>
        </w:rPr>
        <w:t>"Morning."</w:t>
      </w:r>
    </w:p>
    <w:p w14:paraId="007FF10E" w14:textId="77777777" w:rsidR="00E50E4A" w:rsidRDefault="00E50E4A" w:rsidP="00E50E4A">
      <w:pPr>
        <w:spacing w:before="40" w:after="120"/>
      </w:pPr>
      <w:r>
        <w:rPr>
          <w:rFonts w:eastAsia="Georgia"/>
        </w:rPr>
        <w:t>"Morning."</w:t>
      </w:r>
    </w:p>
    <w:p w14:paraId="474F5E22" w14:textId="77777777" w:rsidR="00E50E4A" w:rsidRDefault="00E50E4A" w:rsidP="00E50E4A">
      <w:pPr>
        <w:ind w:firstLine="432"/>
      </w:pPr>
      <w:r>
        <w:rPr>
          <w:rFonts w:eastAsia="Georgia"/>
        </w:rPr>
        <w:t>She put her handbag down.</w:t>
      </w:r>
    </w:p>
    <w:p w14:paraId="4ADB1319" w14:textId="77777777" w:rsidR="00E50E4A" w:rsidRDefault="00E50E4A" w:rsidP="00E50E4A">
      <w:pPr>
        <w:spacing w:before="40" w:after="120"/>
      </w:pPr>
      <w:r>
        <w:rPr>
          <w:rFonts w:eastAsia="Georgia"/>
        </w:rPr>
        <w:t>"Why do you look like that?"</w:t>
      </w:r>
    </w:p>
    <w:p w14:paraId="517875BB" w14:textId="77777777" w:rsidR="00E50E4A" w:rsidRDefault="00E50E4A" w:rsidP="00E50E4A">
      <w:pPr>
        <w:spacing w:before="40" w:after="120"/>
      </w:pPr>
      <w:r>
        <w:rPr>
          <w:rFonts w:eastAsia="Georgia"/>
        </w:rPr>
        <w:t>"Like what?"</w:t>
      </w:r>
    </w:p>
    <w:p w14:paraId="154963FF" w14:textId="77777777" w:rsidR="00E50E4A" w:rsidRDefault="00E50E4A" w:rsidP="00E50E4A">
      <w:pPr>
        <w:spacing w:before="40" w:after="120"/>
      </w:pPr>
      <w:r>
        <w:rPr>
          <w:rFonts w:eastAsia="Georgia"/>
        </w:rPr>
        <w:t>"Like you've just discovered the Inland Revenue has found you."</w:t>
      </w:r>
    </w:p>
    <w:p w14:paraId="3B8DF80B" w14:textId="77777777" w:rsidR="00E50E4A" w:rsidRDefault="00E50E4A" w:rsidP="00E50E4A">
      <w:pPr>
        <w:spacing w:before="40" w:after="120"/>
      </w:pPr>
      <w:r>
        <w:rPr>
          <w:rFonts w:eastAsia="Georgia"/>
        </w:rPr>
        <w:t>"I've been murdered."</w:t>
      </w:r>
    </w:p>
    <w:p w14:paraId="50717FA2" w14:textId="496A1CEC" w:rsidR="00E50E4A" w:rsidRDefault="003434B6" w:rsidP="00E50E4A">
      <w:pPr>
        <w:ind w:firstLine="432"/>
      </w:pPr>
      <w:r>
        <w:rPr>
          <w:rFonts w:eastAsia="Georgia"/>
        </w:rPr>
        <w:t>Penny paused.</w:t>
      </w:r>
    </w:p>
    <w:p w14:paraId="2D3A4830" w14:textId="77777777" w:rsidR="00E50E4A" w:rsidRDefault="00E50E4A" w:rsidP="00E50E4A">
      <w:pPr>
        <w:spacing w:before="40" w:after="120"/>
      </w:pPr>
      <w:r>
        <w:rPr>
          <w:rFonts w:eastAsia="Georgia"/>
        </w:rPr>
        <w:t>"Already?"</w:t>
      </w:r>
    </w:p>
    <w:p w14:paraId="2FF02737" w14:textId="77777777" w:rsidR="00E50E4A" w:rsidRDefault="00E50E4A" w:rsidP="00E50E4A">
      <w:pPr>
        <w:spacing w:before="40" w:after="120"/>
      </w:pPr>
      <w:r>
        <w:rPr>
          <w:rFonts w:eastAsia="Georgia"/>
        </w:rPr>
        <w:t>"Apparently."</w:t>
      </w:r>
    </w:p>
    <w:p w14:paraId="2B1D314A" w14:textId="77777777" w:rsidR="00E50E4A" w:rsidRDefault="00E50E4A" w:rsidP="00E50E4A">
      <w:pPr>
        <w:spacing w:before="40" w:after="120"/>
      </w:pPr>
      <w:r>
        <w:rPr>
          <w:rFonts w:eastAsia="Georgia"/>
        </w:rPr>
        <w:t>"Who did it?"</w:t>
      </w:r>
    </w:p>
    <w:p w14:paraId="19F8A23A" w14:textId="77777777" w:rsidR="00E50E4A" w:rsidRDefault="00E50E4A" w:rsidP="00E50E4A">
      <w:pPr>
        <w:spacing w:before="40" w:after="120"/>
      </w:pPr>
      <w:r>
        <w:rPr>
          <w:rFonts w:eastAsia="Georgia"/>
        </w:rPr>
        <w:t>"I did."</w:t>
      </w:r>
    </w:p>
    <w:p w14:paraId="72744357" w14:textId="77777777" w:rsidR="00E50E4A" w:rsidRDefault="00E50E4A" w:rsidP="00E50E4A">
      <w:pPr>
        <w:ind w:firstLine="432"/>
      </w:pPr>
      <w:r>
        <w:rPr>
          <w:rFonts w:eastAsia="Georgia"/>
        </w:rPr>
        <w:t>She nodded.</w:t>
      </w:r>
    </w:p>
    <w:p w14:paraId="71484A40" w14:textId="77777777" w:rsidR="00E50E4A" w:rsidRDefault="00E50E4A" w:rsidP="00E50E4A">
      <w:pPr>
        <w:spacing w:before="40" w:after="120"/>
      </w:pPr>
      <w:r>
        <w:rPr>
          <w:rFonts w:eastAsia="Georgia"/>
        </w:rPr>
        <w:t>"Fair enough."</w:t>
      </w:r>
    </w:p>
    <w:p w14:paraId="7D557DF2" w14:textId="77777777" w:rsidR="00E50E4A" w:rsidRDefault="00E50E4A" w:rsidP="00E50E4A">
      <w:pPr>
        <w:ind w:firstLine="432"/>
      </w:pPr>
      <w:r>
        <w:rPr>
          <w:rFonts w:eastAsia="Georgia"/>
        </w:rPr>
        <w:t>Derek watched her.</w:t>
      </w:r>
    </w:p>
    <w:p w14:paraId="53CDA121" w14:textId="77777777" w:rsidR="00E50E4A" w:rsidRDefault="00E50E4A" w:rsidP="00E50E4A">
      <w:pPr>
        <w:spacing w:before="40" w:after="120"/>
      </w:pPr>
      <w:r>
        <w:rPr>
          <w:rFonts w:eastAsia="Georgia"/>
        </w:rPr>
        <w:t>"You're taking this remarkably well."</w:t>
      </w:r>
    </w:p>
    <w:p w14:paraId="12AB3E57" w14:textId="77777777" w:rsidR="00E50E4A" w:rsidRDefault="00E50E4A" w:rsidP="00E50E4A">
      <w:pPr>
        <w:spacing w:before="40" w:after="120"/>
      </w:pPr>
      <w:r>
        <w:rPr>
          <w:rFonts w:eastAsia="Georgia"/>
        </w:rPr>
        <w:t>"It's Tuesday."</w:t>
      </w:r>
    </w:p>
    <w:p w14:paraId="4E8350CB" w14:textId="77777777" w:rsidR="00E50E4A" w:rsidRDefault="00E50E4A" w:rsidP="00E50E4A">
      <w:pPr>
        <w:spacing w:before="40" w:after="120"/>
      </w:pPr>
      <w:r>
        <w:rPr>
          <w:rFonts w:eastAsia="Georgia"/>
        </w:rPr>
        <w:t>"That doesn't explain anything."</w:t>
      </w:r>
    </w:p>
    <w:p w14:paraId="1EBF56A3" w14:textId="77777777" w:rsidR="00E50E4A" w:rsidRDefault="00E50E4A" w:rsidP="00E50E4A">
      <w:pPr>
        <w:spacing w:before="40" w:after="120"/>
      </w:pPr>
      <w:r>
        <w:rPr>
          <w:rFonts w:eastAsia="Georgia"/>
        </w:rPr>
        <w:t>"It explains most things."</w:t>
      </w:r>
    </w:p>
    <w:p w14:paraId="2D6B6B5B" w14:textId="77777777" w:rsidR="00E50E4A" w:rsidRDefault="00E50E4A" w:rsidP="00E50E4A">
      <w:pPr>
        <w:ind w:firstLine="432"/>
      </w:pPr>
      <w:r>
        <w:rPr>
          <w:rFonts w:eastAsia="Georgia"/>
        </w:rPr>
        <w:t>She walked over to the computer.</w:t>
      </w:r>
    </w:p>
    <w:p w14:paraId="0D02481F" w14:textId="77777777" w:rsidR="00E50E4A" w:rsidRDefault="00E50E4A" w:rsidP="00E50E4A">
      <w:pPr>
        <w:spacing w:before="40" w:after="120"/>
      </w:pPr>
      <w:r>
        <w:rPr>
          <w:rFonts w:eastAsia="Georgia"/>
        </w:rPr>
        <w:t>"Show me."</w:t>
      </w:r>
    </w:p>
    <w:p w14:paraId="2B957A5F" w14:textId="051FD54F" w:rsidR="00E50E4A" w:rsidRDefault="00E50E4A" w:rsidP="00E50E4A">
      <w:pPr>
        <w:ind w:firstLine="432"/>
      </w:pPr>
      <w:r>
        <w:rPr>
          <w:rFonts w:eastAsia="Georgia"/>
        </w:rPr>
        <w:t>Derek turned the monitor toward her. Penny read the email. Her expression changed.</w:t>
      </w:r>
    </w:p>
    <w:p w14:paraId="20844F54" w14:textId="074BDF73" w:rsidR="00E50E4A" w:rsidRDefault="00E50E4A" w:rsidP="00E50E4A">
      <w:pPr>
        <w:ind w:firstLine="432"/>
      </w:pPr>
      <w:r>
        <w:rPr>
          <w:rFonts w:eastAsia="Georgia"/>
        </w:rPr>
        <w:t>Only slightly. Penny was clever. Very clever.</w:t>
      </w:r>
    </w:p>
    <w:p w14:paraId="0EE40191" w14:textId="038631BB" w:rsidR="00E50E4A" w:rsidRDefault="00E50E4A" w:rsidP="00E50E4A">
      <w:pPr>
        <w:ind w:firstLine="432"/>
      </w:pPr>
      <w:r>
        <w:rPr>
          <w:rFonts w:eastAsia="Georgia"/>
        </w:rP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spacing w:before="40" w:after="120"/>
      </w:pPr>
      <w:r>
        <w:rPr>
          <w:rFonts w:eastAsia="Georgia"/>
        </w:rPr>
        <w:t>"Tomorrow at eleven-oh-three."</w:t>
      </w:r>
    </w:p>
    <w:p w14:paraId="56E6F1A2" w14:textId="77777777" w:rsidR="00E50E4A" w:rsidRDefault="00E50E4A" w:rsidP="00E50E4A">
      <w:pPr>
        <w:spacing w:before="40" w:after="120"/>
      </w:pPr>
      <w:r>
        <w:rPr>
          <w:rFonts w:eastAsia="Georgia"/>
        </w:rPr>
        <w:t>"Yes."</w:t>
      </w:r>
    </w:p>
    <w:p w14:paraId="74D0B8ED" w14:textId="77777777" w:rsidR="00E50E4A" w:rsidRDefault="00E50E4A" w:rsidP="00E50E4A">
      <w:pPr>
        <w:spacing w:before="40" w:after="120"/>
      </w:pPr>
      <w:r>
        <w:rPr>
          <w:rFonts w:eastAsia="Georgia"/>
        </w:rPr>
        <w:t>"Not approximately eleven."</w:t>
      </w:r>
    </w:p>
    <w:p w14:paraId="06535D94" w14:textId="77777777" w:rsidR="00E50E4A" w:rsidRDefault="00E50E4A" w:rsidP="00E50E4A">
      <w:pPr>
        <w:spacing w:before="40" w:after="120"/>
      </w:pPr>
      <w:r>
        <w:rPr>
          <w:rFonts w:eastAsia="Georgia"/>
        </w:rPr>
        <w:t>"No."</w:t>
      </w:r>
    </w:p>
    <w:p w14:paraId="4739A572" w14:textId="77777777" w:rsidR="00E50E4A" w:rsidRDefault="00E50E4A" w:rsidP="00E50E4A">
      <w:pPr>
        <w:spacing w:before="40" w:after="120"/>
      </w:pPr>
      <w:r>
        <w:rPr>
          <w:rFonts w:eastAsia="Georgia"/>
        </w:rPr>
        <w:t>"Eleven-oh-three."</w:t>
      </w:r>
    </w:p>
    <w:p w14:paraId="098CE67A" w14:textId="77777777" w:rsidR="00E50E4A" w:rsidRDefault="00E50E4A" w:rsidP="00E50E4A">
      <w:pPr>
        <w:spacing w:before="40" w:after="120"/>
      </w:pPr>
      <w:r>
        <w:rPr>
          <w:rFonts w:eastAsia="Georgia"/>
        </w:rPr>
        <w:t>"Yes."</w:t>
      </w:r>
    </w:p>
    <w:p w14:paraId="7D72848C" w14:textId="77777777" w:rsidR="00E50E4A" w:rsidRDefault="00E50E4A" w:rsidP="00E50E4A">
      <w:pPr>
        <w:spacing w:before="40" w:after="120"/>
      </w:pPr>
      <w:r>
        <w:rPr>
          <w:rFonts w:eastAsia="Georgia"/>
        </w:rPr>
        <w:t>"That's very specific."</w:t>
      </w:r>
    </w:p>
    <w:p w14:paraId="2D53F1D6" w14:textId="77777777" w:rsidR="00E50E4A" w:rsidRDefault="00E50E4A" w:rsidP="00E50E4A">
      <w:pPr>
        <w:spacing w:before="40" w:after="120"/>
      </w:pPr>
      <w:r>
        <w:rPr>
          <w:rFonts w:eastAsia="Georgia"/>
        </w:rPr>
        <w:t>"I thought so."</w:t>
      </w:r>
    </w:p>
    <w:p w14:paraId="087165B4" w14:textId="77777777" w:rsidR="00E50E4A" w:rsidRDefault="00E50E4A" w:rsidP="00E50E4A">
      <w:pPr>
        <w:spacing w:before="40" w:after="120"/>
      </w:pPr>
      <w:r>
        <w:rPr>
          <w:rFonts w:eastAsia="Georgia"/>
        </w:rPr>
        <w:t>"And the murderer is you."</w:t>
      </w:r>
    </w:p>
    <w:p w14:paraId="01575E65" w14:textId="77777777" w:rsidR="00E50E4A" w:rsidRDefault="00E50E4A" w:rsidP="00E50E4A">
      <w:pPr>
        <w:spacing w:before="40" w:after="120"/>
      </w:pPr>
      <w:r>
        <w:rPr>
          <w:rFonts w:eastAsia="Georgia"/>
        </w:rPr>
        <w:t>"Apparently."</w:t>
      </w:r>
    </w:p>
    <w:p w14:paraId="0FCCFE6B" w14:textId="6B93888B" w:rsidR="00E50E4A" w:rsidRDefault="003434B6" w:rsidP="00E50E4A">
      <w:pPr>
        <w:ind w:firstLine="432"/>
      </w:pPr>
      <w:r>
        <w:rPr>
          <w:rFonts w:eastAsia="Georgia"/>
        </w:rPr>
        <w:t>Penny surveyed Derek.</w:t>
      </w:r>
    </w:p>
    <w:p w14:paraId="46490B6A" w14:textId="77777777" w:rsidR="00E50E4A" w:rsidRDefault="00E50E4A" w:rsidP="00E50E4A">
      <w:pPr>
        <w:spacing w:before="40" w:after="120"/>
      </w:pPr>
      <w:r>
        <w:rPr>
          <w:rFonts w:eastAsia="Georgia"/>
        </w:rPr>
        <w:t>"Are you planning to murder yourself?"</w:t>
      </w:r>
    </w:p>
    <w:p w14:paraId="7B47BDDB" w14:textId="77777777" w:rsidR="00E50E4A" w:rsidRDefault="00E50E4A" w:rsidP="00E50E4A">
      <w:pPr>
        <w:spacing w:before="40" w:after="120"/>
      </w:pPr>
      <w:r>
        <w:rPr>
          <w:rFonts w:eastAsia="Georgia"/>
        </w:rPr>
        <w:t>"Not consciously."</w:t>
      </w:r>
    </w:p>
    <w:p w14:paraId="0A4B62B6" w14:textId="77777777" w:rsidR="00E50E4A" w:rsidRDefault="00E50E4A" w:rsidP="00E50E4A">
      <w:pPr>
        <w:spacing w:before="40" w:after="120"/>
      </w:pPr>
      <w:r>
        <w:rPr>
          <w:rFonts w:eastAsia="Georgia"/>
        </w:rPr>
        <w:t>"Good."</w:t>
      </w:r>
    </w:p>
    <w:p w14:paraId="0916A62E" w14:textId="77777777" w:rsidR="00E50E4A" w:rsidRDefault="00E50E4A" w:rsidP="00E50E4A">
      <w:pPr>
        <w:ind w:firstLine="432"/>
      </w:pPr>
      <w:r>
        <w:rPr>
          <w:rFonts w:eastAsia="Georgia"/>
        </w:rPr>
        <w:t>She pulled out a chair.</w:t>
      </w:r>
    </w:p>
    <w:p w14:paraId="44F1DFD1" w14:textId="77777777" w:rsidR="00E50E4A" w:rsidRDefault="00E50E4A" w:rsidP="00E50E4A">
      <w:pPr>
        <w:spacing w:before="40" w:after="120"/>
      </w:pPr>
      <w:r>
        <w:rPr>
          <w:rFonts w:eastAsia="Georgia"/>
        </w:rPr>
        <w:t>"I'd hate to think you'd become predictable."</w:t>
      </w:r>
    </w:p>
    <w:p w14:paraId="0E243C1B" w14:textId="77777777" w:rsidR="00E50E4A" w:rsidRDefault="00E50E4A" w:rsidP="00E50E4A">
      <w:pPr>
        <w:ind w:firstLine="432"/>
      </w:pPr>
      <w:r>
        <w:t>He smiled lightly, somewhat against his own will</w:t>
      </w:r>
      <w:r>
        <w:rPr>
          <w:rFonts w:eastAsia="Georgia"/>
        </w:rPr>
        <w:t>. Trevor came back carrying three mugs.</w:t>
      </w:r>
    </w:p>
    <w:p w14:paraId="1F228FDB" w14:textId="77777777" w:rsidR="00E50E4A" w:rsidRDefault="00E50E4A" w:rsidP="00E50E4A">
      <w:pPr>
        <w:spacing w:before="40" w:after="120"/>
      </w:pPr>
      <w:r>
        <w:rPr>
          <w:rFonts w:eastAsia="Georgia"/>
        </w:rPr>
        <w:t>"Milk?"</w:t>
      </w:r>
    </w:p>
    <w:p w14:paraId="0BF5994E" w14:textId="77777777" w:rsidR="00E50E4A" w:rsidRDefault="00E50E4A" w:rsidP="00E50E4A">
      <w:pPr>
        <w:spacing w:before="40" w:after="120"/>
      </w:pPr>
      <w:r>
        <w:rPr>
          <w:rFonts w:eastAsia="Georgia"/>
        </w:rPr>
        <w:t>"None," Derek noted.</w:t>
      </w:r>
    </w:p>
    <w:p w14:paraId="68070985" w14:textId="560D9203" w:rsidR="00E50E4A" w:rsidRDefault="00E50E4A" w:rsidP="00E50E4A">
      <w:pPr>
        <w:spacing w:before="40" w:after="120"/>
      </w:pPr>
      <w:r>
        <w:rPr>
          <w:rFonts w:eastAsia="Georgia"/>
        </w:rPr>
        <w:t>"Two sugars," Penny observed.</w:t>
      </w:r>
    </w:p>
    <w:p w14:paraId="71051864" w14:textId="6D93450D" w:rsidR="00E50E4A" w:rsidRDefault="00E50E4A" w:rsidP="00E50E4A">
      <w:pPr>
        <w:ind w:firstLine="432"/>
      </w:pPr>
      <w:r>
        <w:rPr>
          <w:rFonts w:eastAsia="Georgia"/>
        </w:rPr>
        <w:t>Trevor handed Penny her mug.</w:t>
      </w:r>
    </w:p>
    <w:p w14:paraId="6B85B5CD" w14:textId="77777777" w:rsidR="00E50E4A" w:rsidRDefault="00E50E4A" w:rsidP="00E50E4A">
      <w:pPr>
        <w:spacing w:before="40" w:after="120"/>
      </w:pPr>
      <w:r>
        <w:rPr>
          <w:rFonts w:eastAsia="Georgia"/>
        </w:rPr>
        <w:t>"Thanks."</w:t>
      </w:r>
    </w:p>
    <w:p w14:paraId="039C74E2" w14:textId="3E0B04E0" w:rsidR="00E50E4A" w:rsidRDefault="00E50E4A" w:rsidP="00E50E4A">
      <w:pPr>
        <w:ind w:firstLine="432"/>
      </w:pPr>
      <w:r>
        <w:rPr>
          <w:rFonts w:eastAsia="Georgia"/>
        </w:rPr>
        <w:t>Then he handed Derek the other one. Derek took a sip before looking</w:t>
      </w:r>
      <w:ins w:id="2" w:author="Lothar Musiol" w:date="2026-08-17T10:26:00Z" w16du:dateUtc="2026-08-17T17:26:00Z">
        <w:r>
          <w:rPr>
            <w:rFonts w:eastAsia="Georgia"/>
          </w:rPr>
          <w:t xml:space="preserve"> </w:t>
        </w:r>
      </w:ins>
      <w:r>
        <w:rPr>
          <w:rFonts w:eastAsia="Georgia"/>
        </w:rPr>
        <w:t>sharply at Trevor.</w:t>
      </w:r>
    </w:p>
    <w:p w14:paraId="243CBBE0" w14:textId="77777777" w:rsidR="00E50E4A" w:rsidRDefault="00E50E4A" w:rsidP="00E50E4A">
      <w:pPr>
        <w:spacing w:before="40" w:after="120"/>
      </w:pPr>
      <w:r>
        <w:rPr>
          <w:rFonts w:eastAsia="Georgia"/>
        </w:rPr>
        <w:t>"Where's yours?"</w:t>
      </w:r>
    </w:p>
    <w:p w14:paraId="079C4AE8" w14:textId="77777777" w:rsidR="00A1675C" w:rsidRDefault="00000000">
      <w:pPr>
        <w:spacing w:before="40" w:after="120"/>
      </w:pPr>
      <w:r>
        <w:rPr>
          <w:rFonts w:eastAsia="Georgia"/>
        </w:rPr>
        <w:t>"I didn't make one."</w:t>
      </w:r>
    </w:p>
    <w:p w14:paraId="11F26D04" w14:textId="77777777" w:rsidR="00A1675C" w:rsidRDefault="00000000">
      <w:pPr>
        <w:spacing w:before="40" w:after="120"/>
      </w:pPr>
      <w:r>
        <w:rPr>
          <w:rFonts w:eastAsia="Georgia"/>
        </w:rPr>
        <w:t>"Why not?"</w:t>
      </w:r>
    </w:p>
    <w:p w14:paraId="1C4CF7EA" w14:textId="77777777" w:rsidR="00A1675C" w:rsidRDefault="00000000">
      <w:pPr>
        <w:spacing w:before="40" w:after="120"/>
      </w:pPr>
      <w:r>
        <w:rPr>
          <w:rFonts w:eastAsia="Georgia"/>
        </w:rPr>
        <w:t>"I thought there were only two of us."</w:t>
      </w:r>
    </w:p>
    <w:p w14:paraId="4FCF8E18" w14:textId="45FED117" w:rsidR="00A1675C" w:rsidRDefault="003434B6">
      <w:pPr>
        <w:ind w:firstLine="432"/>
      </w:pPr>
      <w:r>
        <w:rPr>
          <w:rFonts w:eastAsia="Georgia"/>
        </w:rPr>
        <w:t>Penny quietly looked at him. Trevor regarded Penny. Then at Derek.</w:t>
      </w:r>
    </w:p>
    <w:p w14:paraId="688B107F" w14:textId="77777777" w:rsidR="00A1675C" w:rsidRDefault="00000000">
      <w:pPr>
        <w:spacing w:before="40" w:after="120"/>
      </w:pPr>
      <w:r>
        <w:rPr>
          <w:rFonts w:eastAsia="Georgia"/>
        </w:rPr>
        <w:t>"Oh."</w:t>
      </w:r>
    </w:p>
    <w:p w14:paraId="3A04D9EA" w14:textId="5E771A74" w:rsidR="00A1675C" w:rsidRDefault="00000000">
      <w:pPr>
        <w:spacing w:before="40" w:after="120"/>
      </w:pPr>
      <w:r>
        <w:rPr>
          <w:rFonts w:eastAsia="Georgia"/>
        </w:rPr>
        <w:t>Derek sighed softly.</w:t>
      </w:r>
    </w:p>
    <w:p w14:paraId="6728B08F" w14:textId="77777777" w:rsidR="00A1675C" w:rsidRDefault="00000000">
      <w:pPr>
        <w:spacing w:before="40" w:after="120"/>
      </w:pPr>
      <w:r>
        <w:rPr>
          <w:rFonts w:eastAsia="Georgia"/>
        </w:rPr>
        <w:t>"Trevor."</w:t>
      </w:r>
    </w:p>
    <w:p w14:paraId="1F0A53E4" w14:textId="77777777" w:rsidR="00A1675C" w:rsidRDefault="00000000">
      <w:pPr>
        <w:spacing w:before="40" w:after="120"/>
      </w:pPr>
      <w:r>
        <w:rPr>
          <w:rFonts w:eastAsia="Georgia"/>
        </w:rPr>
        <w:t>"Yes?"</w:t>
      </w:r>
    </w:p>
    <w:p w14:paraId="6A41018E" w14:textId="658DD3C7" w:rsidR="00A1675C" w:rsidRDefault="00000000">
      <w:pPr>
        <w:spacing w:before="40" w:after="120"/>
      </w:pPr>
      <w:r>
        <w:rPr>
          <w:rFonts w:eastAsia="Georgia"/>
        </w:rPr>
        <w:t>"That's Penny."</w:t>
      </w:r>
    </w:p>
    <w:p w14:paraId="5AE59979" w14:textId="77777777" w:rsidR="00A1675C" w:rsidRDefault="00000000">
      <w:pPr>
        <w:spacing w:before="40" w:after="120"/>
      </w:pPr>
      <w:r>
        <w:rPr>
          <w:rFonts w:eastAsia="Georgia"/>
        </w:rPr>
        <w:t>"I know."</w:t>
      </w:r>
    </w:p>
    <w:p w14:paraId="353D9E95" w14:textId="77777777" w:rsidR="00A1675C" w:rsidRDefault="00000000">
      <w:pPr>
        <w:spacing w:before="40" w:after="120"/>
      </w:pPr>
      <w:r>
        <w:rPr>
          <w:rFonts w:eastAsia="Georgia"/>
        </w:rPr>
        <w:t>"My cousin."</w:t>
      </w:r>
    </w:p>
    <w:p w14:paraId="17F99BFD" w14:textId="77777777" w:rsidR="00A1675C" w:rsidRDefault="00000000">
      <w:pPr>
        <w:spacing w:before="40" w:after="120"/>
      </w:pPr>
      <w:r>
        <w:rPr>
          <w:rFonts w:eastAsia="Georgia"/>
        </w:rPr>
        <w:t>"I know."</w:t>
      </w:r>
    </w:p>
    <w:p w14:paraId="5DE1F4ED" w14:textId="77777777" w:rsidR="00A1675C" w:rsidRDefault="00000000">
      <w:pPr>
        <w:spacing w:before="40" w:after="120"/>
      </w:pPr>
      <w:r>
        <w:rPr>
          <w:rFonts w:eastAsia="Georgia"/>
        </w:rPr>
        <w:t>"She's been here for approximately ninety seconds."</w:t>
      </w:r>
    </w:p>
    <w:p w14:paraId="407E14E5" w14:textId="77777777" w:rsidR="00A1675C" w:rsidRDefault="00000000">
      <w:pPr>
        <w:spacing w:before="40" w:after="120"/>
      </w:pPr>
      <w:r>
        <w:rPr>
          <w:rFonts w:eastAsia="Georgia"/>
        </w:rPr>
        <w:t>"Yes."</w:t>
      </w:r>
    </w:p>
    <w:p w14:paraId="355B46C2" w14:textId="77777777" w:rsidR="00AD38A7" w:rsidRDefault="00AD38A7">
      <w:pPr>
        <w:spacing w:before="40" w:after="120"/>
        <w:rPr>
          <w:rFonts w:eastAsia="Georgia"/>
        </w:rPr>
      </w:pPr>
      <w:r>
        <w:rPr>
          <w:rFonts w:eastAsia="Georgia"/>
        </w:rPr>
        <w:t>“And yet somehow you’ve already forgotten that she exists,” countered Derek.</w:t>
      </w:r>
    </w:p>
    <w:p w14:paraId="1DD8E8A7" w14:textId="2832866A" w:rsidR="00A1675C" w:rsidRDefault="00000000">
      <w:pPr>
        <w:spacing w:before="40" w:after="120"/>
      </w:pPr>
      <w:r>
        <w:rPr>
          <w:rFonts w:eastAsia="Georgia"/>
        </w:rPr>
        <w:t>"I haven't forgotten she exists."</w:t>
      </w:r>
    </w:p>
    <w:p w14:paraId="25620897" w14:textId="77777777" w:rsidR="00A1675C" w:rsidRDefault="00000000">
      <w:pPr>
        <w:spacing w:before="40" w:after="120"/>
      </w:pPr>
      <w:r>
        <w:rPr>
          <w:rFonts w:eastAsia="Georgia"/>
        </w:rPr>
        <w:t>"You made two cups of tea."</w:t>
      </w:r>
    </w:p>
    <w:p w14:paraId="3CF04BFE" w14:textId="77777777" w:rsidR="00A1675C" w:rsidRDefault="00000000">
      <w:pPr>
        <w:spacing w:before="40" w:after="120"/>
      </w:pPr>
      <w:r>
        <w:rPr>
          <w:rFonts w:eastAsia="Georgia"/>
        </w:rPr>
        <w:t>"I thought you didn't want one."</w:t>
      </w:r>
    </w:p>
    <w:p w14:paraId="69A01F85" w14:textId="77777777" w:rsidR="00A1675C" w:rsidRDefault="00000000">
      <w:pPr>
        <w:spacing w:before="40" w:after="120"/>
      </w:pPr>
      <w:r>
        <w:rPr>
          <w:rFonts w:eastAsia="Georgia"/>
        </w:rPr>
        <w:t>"I have one."</w:t>
      </w:r>
    </w:p>
    <w:p w14:paraId="3EE61FC3" w14:textId="77777777" w:rsidR="00A1675C" w:rsidRDefault="00000000">
      <w:pPr>
        <w:ind w:firstLine="432"/>
      </w:pPr>
      <w:r>
        <w:rPr>
          <w:rFonts w:eastAsia="Georgia"/>
        </w:rPr>
        <w:t>Trevor stared silently at Derek's mug.</w:t>
      </w:r>
    </w:p>
    <w:p w14:paraId="1D5D4BA4" w14:textId="77777777" w:rsidR="00A1675C" w:rsidRDefault="00000000">
      <w:pPr>
        <w:spacing w:before="40" w:after="120"/>
      </w:pPr>
      <w:r>
        <w:rPr>
          <w:rFonts w:eastAsia="Georgia"/>
        </w:rPr>
        <w:t>"Right."</w:t>
      </w:r>
    </w:p>
    <w:p w14:paraId="6654DB24" w14:textId="6078DB65" w:rsidR="00A1675C" w:rsidRDefault="003434B6">
      <w:pPr>
        <w:spacing w:before="40" w:after="120"/>
      </w:pPr>
      <w:r>
        <w:rPr>
          <w:rFonts w:eastAsia="Georgia"/>
        </w:rPr>
        <w:t>Penny smiled, clearly amused. "Don't worry. He's usually this bright."</w:t>
      </w:r>
    </w:p>
    <w:p w14:paraId="6067DCD4" w14:textId="77777777" w:rsidR="00A1675C" w:rsidRDefault="00000000">
      <w:pPr>
        <w:spacing w:before="40" w:after="120"/>
      </w:pPr>
      <w:r>
        <w:rPr>
          <w:rFonts w:eastAsia="Georgia"/>
        </w:rPr>
        <w:t>"I'm sitting right here."</w:t>
      </w:r>
    </w:p>
    <w:p w14:paraId="0B8F8850" w14:textId="77777777" w:rsidR="00A1675C" w:rsidRDefault="00000000">
      <w:pPr>
        <w:spacing w:before="40" w:after="120"/>
      </w:pPr>
      <w:r>
        <w:rPr>
          <w:rFonts w:eastAsia="Georgia"/>
        </w:rPr>
        <w:t>"We know."</w:t>
      </w:r>
    </w:p>
    <w:p w14:paraId="1C6D09A1" w14:textId="77777777" w:rsidR="00A1675C" w:rsidRDefault="00000000" w:rsidP="00AD38A7">
      <w:r>
        <w:rPr>
          <w:rFonts w:eastAsia="Georgia"/>
        </w:rPr>
        <w:t>Derek carefully turned back to the computer. There was something bothering him. Not the murder.</w:t>
      </w:r>
    </w:p>
    <w:p w14:paraId="1E17318B" w14:textId="77777777" w:rsidR="00A1675C" w:rsidRDefault="00000000" w:rsidP="00AD38A7">
      <w:r>
        <w:rPr>
          <w:rFonts w:eastAsia="Georgia"/>
        </w:rPr>
        <w:t>The murder was, in some respects, straightforward. The date was the problem. He clicked the attachment.</w:t>
      </w:r>
    </w:p>
    <w:p w14:paraId="7AD462FB" w14:textId="77777777" w:rsidR="00A1675C" w:rsidRDefault="00000000" w:rsidP="00AD38A7">
      <w:r>
        <w:rPr>
          <w:rFonts w:eastAsia="Georgia"/>
        </w:rPr>
        <w:t>A photograph appeared. Derek stopped breathing for a moment. Trevor noticed.</w:t>
      </w:r>
    </w:p>
    <w:p w14:paraId="40E62DF2" w14:textId="77777777" w:rsidR="00A1675C" w:rsidRDefault="00000000">
      <w:pPr>
        <w:spacing w:before="40" w:after="120"/>
      </w:pPr>
      <w:r>
        <w:rPr>
          <w:rFonts w:eastAsia="Georgia"/>
        </w:rPr>
        <w:t>"What?"</w:t>
      </w:r>
    </w:p>
    <w:p w14:paraId="597D7301" w14:textId="34272013" w:rsidR="00A1675C" w:rsidRDefault="00000000" w:rsidP="00916DC5">
      <w:r>
        <w:rPr>
          <w:rFonts w:eastAsia="Georgia"/>
        </w:rPr>
        <w:t>Derek turned the monitor toward them. The strange photograph showed their office. Not a similar office.</w:t>
      </w:r>
    </w:p>
    <w:p w14:paraId="3CB1E240" w14:textId="77777777" w:rsidR="00A1675C" w:rsidRDefault="00000000" w:rsidP="00AD38A7">
      <w:r>
        <w:rPr>
          <w:rFonts w:eastAsia="Georgia"/>
        </w:rPr>
        <w:t>Not a room that resembled it. The actual room. The same battered desk.</w:t>
      </w:r>
    </w:p>
    <w:p w14:paraId="0F4198E1" w14:textId="77777777" w:rsidR="00A1675C" w:rsidRDefault="00000000" w:rsidP="00916DC5">
      <w:r>
        <w:rPr>
          <w:rFonts w:eastAsia="Georgia"/>
        </w:rPr>
        <w:t>The same green filing cabinet. The same window overlooking the street. The same framed photograph of Derek's grandfather standing beside a Morris Minor in 1964.</w:t>
      </w:r>
    </w:p>
    <w:p w14:paraId="6292AB3B" w14:textId="77777777" w:rsidR="00A1675C" w:rsidRDefault="00000000" w:rsidP="00916DC5">
      <w:r>
        <w:rPr>
          <w:rFonts w:eastAsia="Georgia"/>
        </w:rPr>
        <w:t>And on the floor, face-down beside the familiar desk, was Derek. There was blood on the back of his shirt. Trevor stared intently.</w:t>
      </w:r>
    </w:p>
    <w:p w14:paraId="2FBFD8D1" w14:textId="7A1E4860" w:rsidR="00A1675C" w:rsidRDefault="003434B6" w:rsidP="00916DC5">
      <w:r>
        <w:rPr>
          <w:rFonts w:eastAsia="Georgia"/>
        </w:rPr>
        <w:t>Penny leaned closer.</w:t>
      </w:r>
    </w:p>
    <w:p w14:paraId="6DED905B" w14:textId="77777777" w:rsidR="00A1675C" w:rsidRDefault="00000000">
      <w:pPr>
        <w:spacing w:before="40" w:after="120"/>
      </w:pPr>
      <w:r>
        <w:rPr>
          <w:rFonts w:eastAsia="Georgia"/>
        </w:rPr>
        <w:t>"That's you."</w:t>
      </w:r>
    </w:p>
    <w:p w14:paraId="4DC7E95F" w14:textId="77777777" w:rsidR="00A1675C" w:rsidRDefault="00000000">
      <w:pPr>
        <w:spacing w:before="40" w:after="120"/>
      </w:pPr>
      <w:r>
        <w:rPr>
          <w:rFonts w:eastAsia="Georgia"/>
        </w:rPr>
        <w:t>"Yes."</w:t>
      </w:r>
    </w:p>
    <w:p w14:paraId="0950B429" w14:textId="77777777" w:rsidR="00A1675C" w:rsidRDefault="00000000">
      <w:pPr>
        <w:spacing w:before="40" w:after="120"/>
      </w:pPr>
      <w:r>
        <w:rPr>
          <w:rFonts w:eastAsia="Georgia"/>
        </w:rPr>
        <w:t>"You look dead."</w:t>
      </w:r>
    </w:p>
    <w:p w14:paraId="781C49C8" w14:textId="77777777" w:rsidR="00A1675C" w:rsidRDefault="00000000">
      <w:pPr>
        <w:spacing w:before="40" w:after="120"/>
      </w:pPr>
      <w:r>
        <w:rPr>
          <w:rFonts w:eastAsia="Georgia"/>
        </w:rPr>
        <w:t>"I should hope so."</w:t>
      </w:r>
    </w:p>
    <w:p w14:paraId="70476308" w14:textId="77777777" w:rsidR="00A1675C" w:rsidRDefault="00000000">
      <w:pPr>
        <w:spacing w:before="40" w:after="120"/>
      </w:pPr>
      <w:r>
        <w:rPr>
          <w:rFonts w:eastAsia="Georgia"/>
        </w:rPr>
        <w:t>"Why?"</w:t>
      </w:r>
    </w:p>
    <w:p w14:paraId="7DAF20F7" w14:textId="77777777" w:rsidR="00A1675C" w:rsidRDefault="00000000">
      <w:pPr>
        <w:spacing w:before="40" w:after="120"/>
      </w:pPr>
      <w:r>
        <w:rPr>
          <w:rFonts w:eastAsia="Georgia"/>
        </w:rPr>
        <w:t>"Because it would be a very poor photograph if I didn't."</w:t>
      </w:r>
    </w:p>
    <w:p w14:paraId="3FCBB225" w14:textId="5DB669DB" w:rsidR="00A1675C" w:rsidRDefault="00000000" w:rsidP="00916DC5">
      <w:r>
        <w:rPr>
          <w:rFonts w:eastAsia="Georgia"/>
        </w:rPr>
        <w:t>Trevor zoomed in. "There's something on the desk."</w:t>
      </w:r>
    </w:p>
    <w:p w14:paraId="4F0E0503" w14:textId="77777777" w:rsidR="004A2372" w:rsidRDefault="004A2372" w:rsidP="00916DC5">
      <w:pPr>
        <w:rPr>
          <w:rFonts w:eastAsia="Georgia"/>
        </w:rPr>
      </w:pPr>
      <w:r>
        <w:rPr>
          <w:rFonts w:eastAsia="Georgia"/>
        </w:rPr>
        <w:t xml:space="preserve">Derek peered at the screen. A small, silent brass railway clock stood beside the computer. </w:t>
      </w:r>
    </w:p>
    <w:p w14:paraId="70B30AA1" w14:textId="0D0BDBA4" w:rsidR="00A1675C" w:rsidRDefault="00916DC5" w:rsidP="004A2372">
      <w:r>
        <w:rPr>
          <w:rFonts w:eastAsia="Georgia"/>
        </w:rPr>
        <w:t>Then he frowned deeply. "I don't own that."</w:t>
      </w:r>
    </w:p>
    <w:p w14:paraId="1BD46C90" w14:textId="793EB476" w:rsidR="00A1675C" w:rsidRDefault="003434B6" w:rsidP="00916DC5">
      <w:r>
        <w:rPr>
          <w:rFonts w:eastAsia="Georgia"/>
        </w:rPr>
        <w:t>Penny examined him. "Yes, you do."</w:t>
      </w:r>
    </w:p>
    <w:p w14:paraId="3F559FE3" w14:textId="77777777" w:rsidR="00A1675C" w:rsidRDefault="00000000">
      <w:pPr>
        <w:spacing w:before="40" w:after="120"/>
      </w:pPr>
      <w:r>
        <w:rPr>
          <w:rFonts w:eastAsia="Georgia"/>
        </w:rPr>
        <w:t>"No."</w:t>
      </w:r>
    </w:p>
    <w:p w14:paraId="52E39D8E" w14:textId="77777777" w:rsidR="00A1675C" w:rsidRDefault="00000000">
      <w:pPr>
        <w:spacing w:before="40" w:after="120"/>
      </w:pPr>
      <w:r>
        <w:rPr>
          <w:rFonts w:eastAsia="Georgia"/>
        </w:rPr>
        <w:t>"You bought it last Thursday."</w:t>
      </w:r>
    </w:p>
    <w:p w14:paraId="0120457A" w14:textId="77777777" w:rsidR="00A1675C" w:rsidRDefault="00000000">
      <w:pPr>
        <w:spacing w:before="40" w:after="120"/>
      </w:pPr>
      <w:r>
        <w:rPr>
          <w:rFonts w:eastAsia="Georgia"/>
        </w:rPr>
        <w:t>"I did?"</w:t>
      </w:r>
    </w:p>
    <w:p w14:paraId="4E161A95" w14:textId="77777777" w:rsidR="00A1675C" w:rsidRDefault="00000000">
      <w:pPr>
        <w:spacing w:before="40" w:after="120"/>
      </w:pPr>
      <w:r>
        <w:rPr>
          <w:rFonts w:eastAsia="Georgia"/>
        </w:rPr>
        <w:t>"You described it was historically significant."</w:t>
      </w:r>
    </w:p>
    <w:p w14:paraId="4106A7FD" w14:textId="77777777" w:rsidR="00A1675C" w:rsidRDefault="00000000">
      <w:pPr>
        <w:spacing w:before="40" w:after="120"/>
      </w:pPr>
      <w:r>
        <w:rPr>
          <w:rFonts w:eastAsia="Georgia"/>
        </w:rPr>
        <w:t>"What is it?"</w:t>
      </w:r>
    </w:p>
    <w:p w14:paraId="37675C65" w14:textId="77777777" w:rsidR="00A1675C" w:rsidRDefault="00000000">
      <w:pPr>
        <w:spacing w:before="40" w:after="120"/>
      </w:pPr>
      <w:r>
        <w:rPr>
          <w:rFonts w:eastAsia="Georgia"/>
        </w:rPr>
        <w:t>"An old railway clock."</w:t>
      </w:r>
    </w:p>
    <w:p w14:paraId="003FB7A3" w14:textId="77777777" w:rsidR="00916DC5" w:rsidRDefault="00000000" w:rsidP="00916DC5">
      <w:pPr>
        <w:rPr>
          <w:rFonts w:eastAsia="Georgia"/>
        </w:rPr>
      </w:pPr>
      <w:r>
        <w:rPr>
          <w:rFonts w:eastAsia="Georgia"/>
        </w:rPr>
        <w:t>Derek carefully looked again. The old clock showed 11:03. He inspected the clock on his own desk.</w:t>
      </w:r>
      <w:r>
        <w:t xml:space="preserve"> </w:t>
      </w:r>
      <w:r>
        <w:rPr>
          <w:rFonts w:eastAsia="Georgia"/>
        </w:rPr>
        <w:t xml:space="preserve">9:21. </w:t>
      </w:r>
    </w:p>
    <w:p w14:paraId="0AAAEA6A" w14:textId="1B9D6531" w:rsidR="00A1675C" w:rsidRDefault="00000000" w:rsidP="00916DC5">
      <w:r>
        <w:rPr>
          <w:rFonts w:eastAsia="Georgia"/>
        </w:rPr>
        <w:t>He considered his computer. 9:21.</w:t>
      </w:r>
    </w:p>
    <w:p w14:paraId="56A0A633" w14:textId="77777777" w:rsidR="00916DC5" w:rsidRDefault="00000000" w:rsidP="00916DC5">
      <w:pPr>
        <w:rPr>
          <w:rFonts w:eastAsia="Georgia"/>
        </w:rPr>
      </w:pPr>
      <w:r>
        <w:rPr>
          <w:rFonts w:eastAsia="Georgia"/>
        </w:rPr>
        <w:t>His phone. 9:21. The wall clock.</w:t>
      </w:r>
      <w:r>
        <w:t xml:space="preserve"> </w:t>
      </w:r>
      <w:r>
        <w:rPr>
          <w:rFonts w:eastAsia="Georgia"/>
        </w:rPr>
        <w:t xml:space="preserve">9:21. </w:t>
      </w:r>
    </w:p>
    <w:p w14:paraId="5966DC0B" w14:textId="30E18463" w:rsidR="00A1675C" w:rsidRDefault="00000000" w:rsidP="00916DC5">
      <w:r>
        <w:rPr>
          <w:rFonts w:eastAsia="Georgia"/>
        </w:rPr>
        <w:t>He quietly looked back at the strange photograph. 11:03.</w:t>
      </w:r>
    </w:p>
    <w:p w14:paraId="5DCCF327" w14:textId="624A3DF7" w:rsidR="00A1675C" w:rsidRDefault="00000000" w:rsidP="004A2372">
      <w:r>
        <w:rPr>
          <w:rFonts w:eastAsia="Georgia"/>
        </w:rPr>
        <w:t>Derek leaned back.</w:t>
      </w:r>
      <w:r>
        <w:t xml:space="preserve"> </w:t>
      </w:r>
      <w:r>
        <w:rPr>
          <w:rFonts w:eastAsia="Georgia"/>
        </w:rPr>
        <w:t>"Interesting."</w:t>
      </w:r>
    </w:p>
    <w:p w14:paraId="7B617EB4" w14:textId="4ADE7BD7" w:rsidR="00A1675C" w:rsidRDefault="003434B6" w:rsidP="004A2372">
      <w:r>
        <w:rPr>
          <w:rFonts w:eastAsia="Georgia"/>
        </w:rPr>
        <w:t>Penny looked puzzled.</w:t>
      </w:r>
      <w:r>
        <w:t xml:space="preserve"> </w:t>
      </w:r>
      <w:r>
        <w:rPr>
          <w:rFonts w:eastAsia="Georgia"/>
        </w:rPr>
        <w:t>"What?"</w:t>
      </w:r>
    </w:p>
    <w:p w14:paraId="6646B7F3" w14:textId="77777777" w:rsidR="00A1675C" w:rsidRDefault="00000000">
      <w:pPr>
        <w:spacing w:before="40" w:after="120"/>
      </w:pPr>
      <w:r>
        <w:rPr>
          <w:rFonts w:eastAsia="Georgia"/>
        </w:rPr>
        <w:t>"That photograph wasn't taken tomorrow."</w:t>
      </w:r>
    </w:p>
    <w:p w14:paraId="5930E23D" w14:textId="3BB9B447" w:rsidR="00A1675C" w:rsidRDefault="00000000" w:rsidP="004A2372">
      <w:r>
        <w:rPr>
          <w:rFonts w:eastAsia="Georgia"/>
        </w:rPr>
        <w:t>Trevor deeply frowned. "Then when was it taken?"</w:t>
      </w:r>
    </w:p>
    <w:p w14:paraId="7563625B" w14:textId="23CE3A42" w:rsidR="00A1675C" w:rsidRDefault="00000000" w:rsidP="004A2372">
      <w:r>
        <w:rPr>
          <w:rFonts w:eastAsia="Georgia"/>
        </w:rPr>
        <w:t>Derek pointed at the picture. "The clock reads eleven-oh-three."</w:t>
      </w:r>
    </w:p>
    <w:p w14:paraId="00C123A4" w14:textId="3668FEA2" w:rsidR="00A1675C" w:rsidRDefault="00000000">
      <w:pPr>
        <w:spacing w:before="40" w:after="120"/>
      </w:pPr>
      <w:r>
        <w:rPr>
          <w:rFonts w:eastAsia="Georgia"/>
        </w:rPr>
        <w:t>"So?"</w:t>
      </w:r>
    </w:p>
    <w:p w14:paraId="0C80F152" w14:textId="77777777" w:rsidR="00A1675C" w:rsidRDefault="00000000">
      <w:pPr>
        <w:spacing w:before="40" w:after="120"/>
      </w:pPr>
      <w:r>
        <w:rPr>
          <w:rFonts w:eastAsia="Georgia"/>
        </w:rPr>
        <w:t>"Tomorrow's murder is at eleven-oh-three."</w:t>
      </w:r>
    </w:p>
    <w:p w14:paraId="49B686BE" w14:textId="77777777" w:rsidR="00A1675C" w:rsidRDefault="00000000">
      <w:pPr>
        <w:spacing w:before="40" w:after="120"/>
      </w:pPr>
      <w:r>
        <w:rPr>
          <w:rFonts w:eastAsia="Georgia"/>
        </w:rPr>
        <w:t>"Yes."</w:t>
      </w:r>
    </w:p>
    <w:p w14:paraId="7A5C15F4" w14:textId="77777777" w:rsidR="00A1675C" w:rsidRDefault="00000000">
      <w:pPr>
        <w:spacing w:before="40" w:after="120"/>
      </w:pPr>
      <w:r>
        <w:rPr>
          <w:rFonts w:eastAsia="Georgia"/>
        </w:rPr>
        <w:t>"And the photograph was apparently taken at the moment of my death."</w:t>
      </w:r>
    </w:p>
    <w:p w14:paraId="39C31B97" w14:textId="77777777" w:rsidR="00A1675C" w:rsidRDefault="00000000">
      <w:pPr>
        <w:spacing w:before="40" w:after="120"/>
      </w:pPr>
      <w:r>
        <w:rPr>
          <w:rFonts w:eastAsia="Georgia"/>
        </w:rPr>
        <w:t>"Yes."</w:t>
      </w:r>
    </w:p>
    <w:p w14:paraId="0D0643B4" w14:textId="77777777" w:rsidR="00A1675C" w:rsidRDefault="00000000" w:rsidP="004A2372">
      <w:r>
        <w:rPr>
          <w:rFonts w:eastAsia="Georgia"/>
        </w:rPr>
        <w:t>Trevor waited. Derek carefully glanced at him. Trevor looked back.</w:t>
      </w:r>
    </w:p>
    <w:p w14:paraId="44600DAF" w14:textId="77777777" w:rsidR="00A1675C" w:rsidRDefault="00000000">
      <w:pPr>
        <w:spacing w:before="40" w:after="120"/>
      </w:pPr>
      <w:r>
        <w:rPr>
          <w:rFonts w:eastAsia="Georgia"/>
        </w:rPr>
        <w:t>"So?"</w:t>
      </w:r>
    </w:p>
    <w:p w14:paraId="33F9BC61" w14:textId="77777777" w:rsidR="00A1675C" w:rsidRDefault="00000000">
      <w:pPr>
        <w:spacing w:before="40" w:after="120"/>
      </w:pPr>
      <w:r>
        <w:rPr>
          <w:rFonts w:eastAsia="Georgia"/>
        </w:rPr>
        <w:t>Derek deeply sighed.</w:t>
      </w:r>
    </w:p>
    <w:p w14:paraId="0EBCABDC" w14:textId="4369389B" w:rsidR="00A1675C" w:rsidRDefault="00000000">
      <w:pPr>
        <w:spacing w:before="40" w:after="120"/>
      </w:pPr>
      <w:r>
        <w:rPr>
          <w:rFonts w:eastAsia="Georgia"/>
        </w:rPr>
        <w:t>"Trevor, if you want to continue to work here, you really must learn to recognize the moment when a mystery is standing on the table waving its arms."</w:t>
      </w:r>
    </w:p>
    <w:p w14:paraId="3353FE48" w14:textId="33BF1AA3" w:rsidR="00A1675C" w:rsidRDefault="00000000" w:rsidP="004A2372">
      <w:r>
        <w:rPr>
          <w:rFonts w:eastAsia="Georgia"/>
        </w:rPr>
        <w:t>Trevor stared at the strange photograph. "Oh."</w:t>
      </w:r>
    </w:p>
    <w:p w14:paraId="4251DCE7" w14:textId="7920DAC1" w:rsidR="00A1675C" w:rsidRDefault="003434B6" w:rsidP="004A2372">
      <w:r>
        <w:rPr>
          <w:rFonts w:eastAsia="Georgia"/>
        </w:rPr>
        <w:t>Penny gently smiled. "There he is."</w:t>
      </w:r>
    </w:p>
    <w:p w14:paraId="2A00BAF7" w14:textId="1B4619D6" w:rsidR="00A1675C" w:rsidRDefault="00000000" w:rsidP="004A2372">
      <w:r>
        <w:rPr>
          <w:rFonts w:eastAsia="Georgia"/>
        </w:rPr>
        <w:t>Trevor leaned closer. "Hang on."</w:t>
      </w:r>
    </w:p>
    <w:p w14:paraId="79115916" w14:textId="77777777" w:rsidR="00A1675C" w:rsidRDefault="00000000">
      <w:pPr>
        <w:spacing w:before="40" w:after="120"/>
      </w:pPr>
      <w:r>
        <w:rPr>
          <w:rFonts w:eastAsia="Georgia"/>
        </w:rPr>
        <w:t>"What?"</w:t>
      </w:r>
    </w:p>
    <w:p w14:paraId="2993AC83" w14:textId="77777777" w:rsidR="00A1675C" w:rsidRDefault="00000000">
      <w:pPr>
        <w:spacing w:before="40" w:after="120"/>
      </w:pPr>
      <w:r>
        <w:rPr>
          <w:rFonts w:eastAsia="Georgia"/>
        </w:rPr>
        <w:t>"If that's a photograph of tomorrow—"</w:t>
      </w:r>
    </w:p>
    <w:p w14:paraId="214DD976" w14:textId="77777777" w:rsidR="00A1675C" w:rsidRDefault="00000000">
      <w:pPr>
        <w:spacing w:before="40" w:after="120"/>
      </w:pPr>
      <w:r>
        <w:rPr>
          <w:rFonts w:eastAsia="Georgia"/>
        </w:rPr>
        <w:t>"It's not."</w:t>
      </w:r>
    </w:p>
    <w:p w14:paraId="429C3C5D" w14:textId="77777777" w:rsidR="00A1675C" w:rsidRDefault="00000000">
      <w:pPr>
        <w:spacing w:before="40" w:after="120"/>
      </w:pPr>
      <w:r>
        <w:rPr>
          <w:rFonts w:eastAsia="Georgia"/>
        </w:rPr>
        <w:t>"Right."</w:t>
      </w:r>
    </w:p>
    <w:p w14:paraId="7EC493F9" w14:textId="77777777" w:rsidR="00A1675C" w:rsidRDefault="00000000">
      <w:pPr>
        <w:spacing w:before="40" w:after="120"/>
      </w:pPr>
      <w:r>
        <w:rPr>
          <w:rFonts w:eastAsia="Georgia"/>
        </w:rPr>
        <w:t>"If it's a photograph taken tomorrow, then why does the clock show eleven-oh-three?"</w:t>
      </w:r>
    </w:p>
    <w:p w14:paraId="566DAFA4" w14:textId="77777777" w:rsidR="00A1675C" w:rsidRDefault="00000000">
      <w:pPr>
        <w:spacing w:before="40" w:after="120"/>
      </w:pPr>
      <w:r>
        <w:rPr>
          <w:rFonts w:eastAsia="Georgia"/>
        </w:rPr>
        <w:t>"Because that's when Derek dies."</w:t>
      </w:r>
    </w:p>
    <w:p w14:paraId="48F80DE7" w14:textId="77777777" w:rsidR="00A1675C" w:rsidRDefault="00000000">
      <w:pPr>
        <w:spacing w:before="40" w:after="120"/>
      </w:pPr>
      <w:r>
        <w:rPr>
          <w:rFonts w:eastAsia="Georgia"/>
        </w:rPr>
        <w:t>"But the clock here reads nine-twenty-one."</w:t>
      </w:r>
    </w:p>
    <w:p w14:paraId="6F3A4343" w14:textId="77777777" w:rsidR="00A1675C" w:rsidRDefault="00000000">
      <w:pPr>
        <w:spacing w:before="40" w:after="120"/>
      </w:pPr>
      <w:r>
        <w:rPr>
          <w:rFonts w:eastAsia="Georgia"/>
        </w:rPr>
        <w:t>"Yes."</w:t>
      </w:r>
    </w:p>
    <w:p w14:paraId="29335435" w14:textId="77777777" w:rsidR="00A1675C" w:rsidRDefault="00000000">
      <w:pPr>
        <w:spacing w:before="40" w:after="120"/>
      </w:pPr>
      <w:r>
        <w:rPr>
          <w:rFonts w:eastAsia="Georgia"/>
        </w:rPr>
        <w:t>"So the photograph was taken two hours later."</w:t>
      </w:r>
    </w:p>
    <w:p w14:paraId="31323A44" w14:textId="77777777" w:rsidR="00A1675C" w:rsidRDefault="00000000">
      <w:pPr>
        <w:spacing w:before="40" w:after="120"/>
      </w:pPr>
      <w:r>
        <w:rPr>
          <w:rFonts w:eastAsia="Georgia"/>
        </w:rPr>
        <w:t>"Yes."</w:t>
      </w:r>
    </w:p>
    <w:p w14:paraId="552A611D" w14:textId="0DAC86EA" w:rsidR="00A1675C" w:rsidRDefault="00000000" w:rsidP="004A2372">
      <w:r>
        <w:rPr>
          <w:rFonts w:eastAsia="Georgia"/>
        </w:rPr>
        <w:t>Trevor slowly looked pleased with himself. "That's what I meant."</w:t>
      </w:r>
    </w:p>
    <w:p w14:paraId="55DC6EC6" w14:textId="35BC884B" w:rsidR="00A1675C" w:rsidRDefault="00000000">
      <w:pPr>
        <w:spacing w:before="40" w:after="120"/>
      </w:pPr>
      <w:r>
        <w:rPr>
          <w:rFonts w:eastAsia="Georgia"/>
        </w:rPr>
        <w:t>"No," Penny replied. "It isn't."</w:t>
      </w:r>
    </w:p>
    <w:p w14:paraId="048E9021" w14:textId="3EC1BA7E" w:rsidR="00A1675C" w:rsidRDefault="00000000" w:rsidP="00555E96">
      <w:r>
        <w:rPr>
          <w:rFonts w:eastAsia="Georgia"/>
        </w:rPr>
        <w:t>Trevor's expression collapsed. "Oh."</w:t>
      </w:r>
    </w:p>
    <w:p w14:paraId="6C3BE6DA" w14:textId="35230B20" w:rsidR="00A1675C" w:rsidRDefault="00000000" w:rsidP="00555E96">
      <w:r>
        <w:rPr>
          <w:rFonts w:eastAsia="Georgia"/>
        </w:rPr>
        <w:t>Derek got up and walked to the window. Outside, gloomy London was doing what London did best. Being grey and getting wet.</w:t>
      </w:r>
    </w:p>
    <w:p w14:paraId="6F032329" w14:textId="77777777" w:rsidR="00555E96" w:rsidRDefault="00555E96" w:rsidP="00555E96">
      <w:pPr>
        <w:rPr>
          <w:rFonts w:eastAsia="Georgia"/>
        </w:rPr>
      </w:pPr>
      <w:r>
        <w:rPr>
          <w:rFonts w:eastAsia="Georgia"/>
        </w:rPr>
        <w:t xml:space="preserve">Also, being expensive and mildly annoying. </w:t>
      </w:r>
    </w:p>
    <w:p w14:paraId="0C4779B5" w14:textId="5B417155" w:rsidR="00A1675C" w:rsidRDefault="00000000" w:rsidP="00555E96">
      <w:r>
        <w:rPr>
          <w:rFonts w:eastAsia="Georgia"/>
        </w:rPr>
        <w:t>A bus stopped. Another bus stopped behind it. Neither seemed to know why. Derek watched the traffic.</w:t>
      </w:r>
    </w:p>
    <w:p w14:paraId="112CF2CA" w14:textId="0A0747A9" w:rsidR="00A1675C" w:rsidRDefault="00000000">
      <w:pPr>
        <w:spacing w:before="40" w:after="120"/>
      </w:pPr>
      <w:r>
        <w:rPr>
          <w:rFonts w:eastAsia="Georgia"/>
        </w:rPr>
        <w:t>Then he answered: "Do you know what the irritating thing about this is?"</w:t>
      </w:r>
    </w:p>
    <w:p w14:paraId="15C42A1F" w14:textId="5CB8228C" w:rsidR="00A1675C" w:rsidRDefault="003434B6" w:rsidP="00555E96">
      <w:r>
        <w:rPr>
          <w:rFonts w:eastAsia="Georgia"/>
        </w:rPr>
        <w:t>Penny looked up. "Your impending murder?"</w:t>
      </w:r>
    </w:p>
    <w:p w14:paraId="21909412" w14:textId="77777777" w:rsidR="00A1675C" w:rsidRDefault="00000000">
      <w:pPr>
        <w:spacing w:before="40" w:after="120"/>
      </w:pPr>
      <w:r>
        <w:rPr>
          <w:rFonts w:eastAsia="Georgia"/>
        </w:rPr>
        <w:t>"Other than that."</w:t>
      </w:r>
    </w:p>
    <w:p w14:paraId="428D41D8" w14:textId="77777777" w:rsidR="00A1675C" w:rsidRDefault="00000000">
      <w:pPr>
        <w:spacing w:before="40" w:after="120"/>
      </w:pPr>
      <w:r>
        <w:rPr>
          <w:rFonts w:eastAsia="Georgia"/>
        </w:rPr>
        <w:t>"Your Bureau?"</w:t>
      </w:r>
    </w:p>
    <w:p w14:paraId="4023C400" w14:textId="77777777" w:rsidR="00A1675C" w:rsidRDefault="00000000">
      <w:pPr>
        <w:spacing w:before="40" w:after="120"/>
      </w:pPr>
      <w:r>
        <w:rPr>
          <w:rFonts w:eastAsia="Georgia"/>
        </w:rPr>
        <w:t>"Also other than that."</w:t>
      </w:r>
    </w:p>
    <w:p w14:paraId="55D9CE28" w14:textId="1B213276" w:rsidR="00A1675C" w:rsidRDefault="00000000" w:rsidP="00461100">
      <w:r>
        <w:rPr>
          <w:rFonts w:eastAsia="Georgia"/>
        </w:rPr>
        <w:t>Trevor thought. "Your cousin?"</w:t>
      </w:r>
    </w:p>
    <w:p w14:paraId="172AE0CE" w14:textId="1859D1E8" w:rsidR="00461100" w:rsidRDefault="003434B6" w:rsidP="00461100">
      <w:pPr>
        <w:rPr>
          <w:rFonts w:eastAsia="Georgia"/>
        </w:rPr>
      </w:pPr>
      <w:r>
        <w:rPr>
          <w:rFonts w:eastAsia="Georgia"/>
        </w:rPr>
        <w:t xml:space="preserve">Penny carefully gazed at him. Trevor immediately reconsidered his life choices. </w:t>
      </w:r>
    </w:p>
    <w:p w14:paraId="26A5E6F5" w14:textId="46BCD280" w:rsidR="00A1675C" w:rsidRDefault="00461100" w:rsidP="00461100">
      <w:r>
        <w:rPr>
          <w:rFonts w:eastAsia="Georgia"/>
        </w:rPr>
        <w:t>But Derek smiled softly. "No."</w:t>
      </w:r>
    </w:p>
    <w:p w14:paraId="42F4A948" w14:textId="5714FB51" w:rsidR="00A1675C" w:rsidRDefault="00000000" w:rsidP="00461100">
      <w:r>
        <w:rPr>
          <w:rFonts w:eastAsia="Georgia"/>
        </w:rPr>
        <w:t>He pointed toward the street. "Everyone assumes time is the same everywhere."</w:t>
      </w:r>
    </w:p>
    <w:p w14:paraId="3E3237CF" w14:textId="4E9FEEE9" w:rsidR="00A1675C" w:rsidRDefault="00000000" w:rsidP="00461100">
      <w:r>
        <w:rPr>
          <w:rFonts w:eastAsia="Georgia"/>
        </w:rPr>
        <w:t>Trevor frowned. "Isn't it?"</w:t>
      </w:r>
    </w:p>
    <w:p w14:paraId="2793E26F" w14:textId="0E3929F0" w:rsidR="00A1675C" w:rsidRDefault="00000000">
      <w:pPr>
        <w:spacing w:before="40" w:after="120"/>
      </w:pPr>
      <w:r>
        <w:rPr>
          <w:rFonts w:eastAsia="Georgia"/>
        </w:rPr>
        <w:t>"No, obviously."</w:t>
      </w:r>
    </w:p>
    <w:p w14:paraId="6F6274D1" w14:textId="77777777" w:rsidR="00A1675C" w:rsidRDefault="00000000">
      <w:pPr>
        <w:spacing w:before="40" w:after="120"/>
      </w:pPr>
      <w:r>
        <w:rPr>
          <w:rFonts w:eastAsia="Georgia"/>
        </w:rPr>
        <w:t>"Why not?"</w:t>
      </w:r>
    </w:p>
    <w:p w14:paraId="2F28747B" w14:textId="77777777" w:rsidR="00A1675C" w:rsidRDefault="00000000">
      <w:pPr>
        <w:spacing w:before="40" w:after="120"/>
      </w:pPr>
      <w:r>
        <w:rPr>
          <w:rFonts w:eastAsia="Georgia"/>
        </w:rPr>
        <w:t>"Because Alfred Weinstein ruined that particular assumption."</w:t>
      </w:r>
    </w:p>
    <w:p w14:paraId="09647010" w14:textId="0B0493FF" w:rsidR="00A1675C" w:rsidRDefault="00000000" w:rsidP="00461100">
      <w:r>
        <w:rPr>
          <w:rFonts w:eastAsia="Georgia"/>
        </w:rPr>
        <w:t>Trevor asked hesitantly, "Special Relativity?"</w:t>
      </w:r>
    </w:p>
    <w:p w14:paraId="6D2BD7AC" w14:textId="77777777" w:rsidR="00A1675C" w:rsidRDefault="00000000">
      <w:pPr>
        <w:spacing w:before="40" w:after="120"/>
      </w:pPr>
      <w:r>
        <w:rPr>
          <w:rFonts w:eastAsia="Georgia"/>
        </w:rPr>
        <w:t>"Yes."</w:t>
      </w:r>
    </w:p>
    <w:p w14:paraId="45FDD4B9" w14:textId="6B2B8C6C" w:rsidR="00A1675C" w:rsidRDefault="00000000">
      <w:pPr>
        <w:spacing w:before="40" w:after="120"/>
      </w:pPr>
      <w:r>
        <w:rPr>
          <w:rFonts w:eastAsia="Georgia"/>
        </w:rPr>
        <w:t>"Thee Weinstein?"</w:t>
      </w:r>
    </w:p>
    <w:p w14:paraId="35D6A522" w14:textId="77777777" w:rsidR="00A1675C" w:rsidRDefault="00000000">
      <w:pPr>
        <w:spacing w:before="40" w:after="120"/>
      </w:pPr>
      <w:r>
        <w:rPr>
          <w:rFonts w:eastAsia="Georgia"/>
        </w:rPr>
        <w:t>"There aren't many of them."</w:t>
      </w:r>
    </w:p>
    <w:p w14:paraId="727EC4BD" w14:textId="67D24AE2" w:rsidR="00A1675C" w:rsidRDefault="003434B6" w:rsidP="00461100">
      <w:r>
        <w:rPr>
          <w:rFonts w:eastAsia="Georgia"/>
        </w:rPr>
        <w:t>Penny quietly sat down. "Would you care to explain."</w:t>
      </w:r>
    </w:p>
    <w:p w14:paraId="50E99CDD" w14:textId="0C41BD1F" w:rsidR="00A1675C" w:rsidRDefault="00000000" w:rsidP="00461100">
      <w:r>
        <w:rPr>
          <w:rFonts w:eastAsia="Georgia"/>
        </w:rPr>
        <w:t>Derek picked up a marker and went to the whiteboard. "This is basic Special Relativity."</w:t>
      </w:r>
    </w:p>
    <w:p w14:paraId="34FAA575" w14:textId="2D64D014" w:rsidR="00A1675C" w:rsidRDefault="00000000" w:rsidP="00461100">
      <w:r>
        <w:rPr>
          <w:rFonts w:eastAsia="Georgia"/>
        </w:rPr>
        <w:t>He drew a railway track. Then a mysterious train. "Suppose you're standing on a platform and a train passes you at a very high speed."</w:t>
      </w:r>
    </w:p>
    <w:p w14:paraId="0EAA42F0" w14:textId="77777777" w:rsidR="00A1675C" w:rsidRDefault="00000000">
      <w:pPr>
        <w:spacing w:before="40" w:after="120"/>
      </w:pPr>
      <w:r>
        <w:rPr>
          <w:rFonts w:eastAsia="Georgia"/>
        </w:rPr>
        <w:t>"How high?"</w:t>
      </w:r>
    </w:p>
    <w:p w14:paraId="34D6A4F7" w14:textId="77777777" w:rsidR="00A1675C" w:rsidRDefault="00000000">
      <w:pPr>
        <w:spacing w:before="40" w:after="120"/>
      </w:pPr>
      <w:r>
        <w:rPr>
          <w:rFonts w:eastAsia="Georgia"/>
        </w:rPr>
        <w:t>"High enough that relativity becomes interesting."</w:t>
      </w:r>
    </w:p>
    <w:p w14:paraId="29835EEA" w14:textId="77777777" w:rsidR="00A1675C" w:rsidRDefault="00000000">
      <w:pPr>
        <w:spacing w:before="40" w:after="120"/>
      </w:pPr>
      <w:r>
        <w:rPr>
          <w:rFonts w:eastAsia="Georgia"/>
        </w:rPr>
        <w:t>"That's not a unit."</w:t>
      </w:r>
    </w:p>
    <w:p w14:paraId="2FDCFFEA" w14:textId="77777777" w:rsidR="00A1675C" w:rsidRDefault="00000000">
      <w:pPr>
        <w:spacing w:before="40" w:after="120"/>
      </w:pPr>
      <w:r>
        <w:rPr>
          <w:rFonts w:eastAsia="Georgia"/>
        </w:rPr>
        <w:t>"It's sufficient for the moment."</w:t>
      </w:r>
    </w:p>
    <w:p w14:paraId="149480F7" w14:textId="0759352E" w:rsidR="00A1675C" w:rsidRDefault="00000000" w:rsidP="00461100">
      <w:r>
        <w:rPr>
          <w:rFonts w:eastAsia="Georgia"/>
        </w:rPr>
        <w:t>He drew two lightning bolts. "Lightning strikes the front and rear of the train simultaneously."</w:t>
      </w:r>
    </w:p>
    <w:p w14:paraId="0513A3AE" w14:textId="67506A5B" w:rsidR="00461100" w:rsidRDefault="003434B6" w:rsidP="00461100">
      <w:pPr>
        <w:rPr>
          <w:rFonts w:eastAsia="Georgia"/>
        </w:rPr>
      </w:pPr>
      <w:r>
        <w:rPr>
          <w:rFonts w:eastAsia="Georgia"/>
        </w:rPr>
        <w:t xml:space="preserve">Penny slowly nodded silently. </w:t>
      </w:r>
    </w:p>
    <w:p w14:paraId="41CFEE08" w14:textId="77777777" w:rsidR="00461100" w:rsidRDefault="00000000" w:rsidP="00461100">
      <w:pPr>
        <w:rPr>
          <w:rFonts w:eastAsia="Georgia"/>
        </w:rPr>
      </w:pPr>
      <w:r>
        <w:rPr>
          <w:rFonts w:eastAsia="Georgia"/>
        </w:rPr>
        <w:t xml:space="preserve">Trevor watched. </w:t>
      </w:r>
    </w:p>
    <w:p w14:paraId="2B383D77" w14:textId="49404626" w:rsidR="00A1675C" w:rsidRDefault="00000000" w:rsidP="00461100">
      <w:r>
        <w:rPr>
          <w:rFonts w:eastAsia="Georgia"/>
        </w:rPr>
        <w:t>"An observer standing on the platform, exactly halfway between the two strikes, sees the flashes arrive simultaneously."</w:t>
      </w:r>
    </w:p>
    <w:p w14:paraId="279AD90C" w14:textId="77777777" w:rsidR="00A1675C" w:rsidRDefault="00000000">
      <w:pPr>
        <w:spacing w:before="40" w:after="120"/>
      </w:pPr>
      <w:r>
        <w:rPr>
          <w:rFonts w:eastAsia="Georgia"/>
        </w:rPr>
        <w:t>"Right."</w:t>
      </w:r>
    </w:p>
    <w:p w14:paraId="7A855A87" w14:textId="77777777" w:rsidR="00A1675C" w:rsidRDefault="00000000">
      <w:pPr>
        <w:spacing w:before="40" w:after="120"/>
      </w:pPr>
      <w:r>
        <w:rPr>
          <w:rFonts w:eastAsia="Georgia"/>
        </w:rPr>
        <w:t>"Now imagine someone sitting exactly halfway between the front and rear of the train."</w:t>
      </w:r>
    </w:p>
    <w:p w14:paraId="68EEDD95" w14:textId="3B0BDFDC" w:rsidR="00A1675C" w:rsidRDefault="00000000">
      <w:pPr>
        <w:spacing w:before="40" w:after="120"/>
      </w:pPr>
      <w:r>
        <w:rPr>
          <w:rFonts w:eastAsia="Georgia"/>
        </w:rPr>
        <w:t>"Okay..."</w:t>
      </w:r>
    </w:p>
    <w:p w14:paraId="2EB796BD" w14:textId="77777777" w:rsidR="00A1675C" w:rsidRDefault="00000000">
      <w:pPr>
        <w:spacing w:before="40" w:after="120"/>
      </w:pPr>
      <w:r>
        <w:rPr>
          <w:rFonts w:eastAsia="Georgia"/>
        </w:rPr>
        <w:t>"But the train is moving."</w:t>
      </w:r>
    </w:p>
    <w:p w14:paraId="541EA2EE" w14:textId="3E11BBE7" w:rsidR="00A1675C" w:rsidRDefault="00000000">
      <w:pPr>
        <w:spacing w:before="40" w:after="120"/>
      </w:pPr>
      <w:r>
        <w:rPr>
          <w:rFonts w:eastAsia="Georgia"/>
        </w:rPr>
        <w:t>"Yes. Trains tend to do that."</w:t>
      </w:r>
    </w:p>
    <w:p w14:paraId="365D6F3C" w14:textId="77777777" w:rsidR="00A1675C" w:rsidRDefault="00000000">
      <w:pPr>
        <w:spacing w:before="40" w:after="120"/>
      </w:pPr>
      <w:r>
        <w:rPr>
          <w:rFonts w:eastAsia="Georgia"/>
        </w:rPr>
        <w:t>"So the passenger is moving toward the flash at the front and away from the flash at the back."</w:t>
      </w:r>
    </w:p>
    <w:p w14:paraId="2A5EEB9F" w14:textId="5CF64A34" w:rsidR="00A1675C" w:rsidRDefault="00000000" w:rsidP="00461100">
      <w:r>
        <w:rPr>
          <w:rFonts w:eastAsia="Georgia"/>
        </w:rPr>
        <w:t>Trevor nodded. "The front flash reaches him first."</w:t>
      </w:r>
    </w:p>
    <w:p w14:paraId="168208EF" w14:textId="77777777" w:rsidR="00A1675C" w:rsidRDefault="00000000">
      <w:pPr>
        <w:spacing w:before="40" w:after="120"/>
      </w:pPr>
      <w:r>
        <w:rPr>
          <w:rFonts w:eastAsia="Georgia"/>
        </w:rPr>
        <w:t>"Exactly."</w:t>
      </w:r>
    </w:p>
    <w:p w14:paraId="52A9DF25" w14:textId="3DED84D2" w:rsidR="00A1675C" w:rsidRDefault="00000000" w:rsidP="003434B6">
      <w:r>
        <w:rPr>
          <w:rFonts w:eastAsia="Georgia"/>
        </w:rPr>
        <w:t>Trevor frowned sharply. "But the lightning still struck at the same time."</w:t>
      </w:r>
    </w:p>
    <w:p w14:paraId="796BF75D" w14:textId="77777777" w:rsidR="003434B6" w:rsidRDefault="00000000" w:rsidP="003434B6">
      <w:pPr>
        <w:rPr>
          <w:rFonts w:eastAsia="Georgia"/>
        </w:rPr>
      </w:pPr>
      <w:r>
        <w:rPr>
          <w:rFonts w:eastAsia="Georgia"/>
        </w:rPr>
        <w:t>Derek smiled. "According to whom?"</w:t>
      </w:r>
      <w:r>
        <w:t xml:space="preserve"> , he asked </w:t>
      </w:r>
      <w:r>
        <w:rPr>
          <w:rFonts w:eastAsia="Georgia"/>
        </w:rPr>
        <w:t>Trevor.</w:t>
      </w:r>
    </w:p>
    <w:p w14:paraId="3DCC9BB7" w14:textId="3D33AAD3" w:rsidR="00A1675C" w:rsidRDefault="00000000" w:rsidP="003434B6">
      <w:r>
        <w:rPr>
          <w:rFonts w:eastAsia="Georgia"/>
        </w:rPr>
        <w:t>Penny leaned forward. "Ah."</w:t>
      </w:r>
    </w:p>
    <w:p w14:paraId="6D7EA2CE" w14:textId="2BCAA131" w:rsidR="00A1675C" w:rsidRDefault="003434B6" w:rsidP="003434B6">
      <w:r>
        <w:rPr>
          <w:rFonts w:eastAsia="Georgia"/>
        </w:rPr>
        <w:t>"Exactly," answered Derek, pointing at her.</w:t>
      </w:r>
    </w:p>
    <w:p w14:paraId="4E25C8BA" w14:textId="77777777" w:rsidR="00A1675C" w:rsidRDefault="00000000">
      <w:pPr>
        <w:spacing w:before="40" w:after="120"/>
      </w:pPr>
      <w:r>
        <w:rPr>
          <w:rFonts w:eastAsia="Georgia"/>
        </w:rPr>
        <w:t>"Different observers can disagree about whether two separated events happened at the same time."</w:t>
      </w:r>
    </w:p>
    <w:p w14:paraId="1A925A72" w14:textId="0B2EAF34" w:rsidR="00A1675C" w:rsidRDefault="00000000">
      <w:pPr>
        <w:spacing w:before="40" w:after="120"/>
      </w:pPr>
      <w:r>
        <w:rPr>
          <w:rFonts w:eastAsia="Georgia"/>
        </w:rPr>
        <w:t>"Without either observer being wrong, allegedly"</w:t>
      </w:r>
    </w:p>
    <w:p w14:paraId="6F70157B" w14:textId="23150622" w:rsidR="00A1675C" w:rsidRDefault="00000000" w:rsidP="003434B6">
      <w:r>
        <w:rPr>
          <w:rFonts w:eastAsia="Georgia"/>
        </w:rPr>
        <w:t>Trevor looked sharply at the strange photograph. "You are saying, there's no universal 'now'."</w:t>
      </w:r>
    </w:p>
    <w:p w14:paraId="07A3D0CA" w14:textId="5AA8D1C1" w:rsidR="00A1675C" w:rsidRDefault="003434B6">
      <w:pPr>
        <w:spacing w:before="40" w:after="120"/>
      </w:pPr>
      <w:r>
        <w:rPr>
          <w:rFonts w:eastAsia="Georgia"/>
        </w:rPr>
        <w:t>Derek put the marker down. "Not in Special Relativity. And that matters here."</w:t>
      </w:r>
    </w:p>
    <w:p w14:paraId="781C105F" w14:textId="4031B320" w:rsidR="00A1675C" w:rsidRDefault="00000000" w:rsidP="003434B6">
      <w:r>
        <w:rPr>
          <w:rFonts w:eastAsia="Georgia"/>
        </w:rPr>
        <w:t>Penny carefully looked again at the vivid photograph.</w:t>
      </w:r>
      <w:r>
        <w:t xml:space="preserve"> </w:t>
      </w:r>
      <w:r>
        <w:rPr>
          <w:rFonts w:eastAsia="Georgia"/>
        </w:rPr>
        <w:t>"Because the murder is an event."</w:t>
      </w:r>
    </w:p>
    <w:p w14:paraId="67ACFBA1" w14:textId="77777777" w:rsidR="00A1675C" w:rsidRDefault="00000000">
      <w:pPr>
        <w:spacing w:before="40" w:after="120"/>
      </w:pPr>
      <w:r>
        <w:rPr>
          <w:rFonts w:eastAsia="Georgia"/>
        </w:rPr>
        <w:t>"Yes."</w:t>
      </w:r>
    </w:p>
    <w:p w14:paraId="723E37B6" w14:textId="77777777" w:rsidR="00A1675C" w:rsidRDefault="00000000">
      <w:pPr>
        <w:spacing w:before="40" w:after="120"/>
      </w:pPr>
      <w:r>
        <w:rPr>
          <w:rFonts w:eastAsia="Georgia"/>
        </w:rPr>
        <w:t>"And the timestamp is an observation of that event."</w:t>
      </w:r>
    </w:p>
    <w:p w14:paraId="57EC345B" w14:textId="77777777" w:rsidR="00A1675C" w:rsidRDefault="00000000">
      <w:pPr>
        <w:spacing w:before="40" w:after="120"/>
      </w:pPr>
      <w:r>
        <w:rPr>
          <w:rFonts w:eastAsia="Georgia"/>
        </w:rPr>
        <w:t>"Yes."</w:t>
      </w:r>
    </w:p>
    <w:p w14:paraId="1BA16EFD" w14:textId="77777777" w:rsidR="00A1675C" w:rsidRDefault="00000000">
      <w:pPr>
        <w:spacing w:before="40" w:after="120"/>
      </w:pPr>
      <w:r>
        <w:rPr>
          <w:rFonts w:eastAsia="Georgia"/>
        </w:rPr>
        <w:t>"So we need to know the reference frame."</w:t>
      </w:r>
    </w:p>
    <w:p w14:paraId="716332E7" w14:textId="34FB59DA" w:rsidR="00A1675C" w:rsidRDefault="00000000" w:rsidP="003434B6">
      <w:r>
        <w:rPr>
          <w:rFonts w:eastAsia="Georgia"/>
        </w:rPr>
        <w:t>Derek calmly nodded. "Now you're thinking like a detective."</w:t>
      </w:r>
    </w:p>
    <w:p w14:paraId="1AEF1DD8" w14:textId="4A55801E" w:rsidR="00A1675C" w:rsidRDefault="00000000" w:rsidP="003434B6">
      <w:r>
        <w:rPr>
          <w:rFonts w:eastAsia="Georgia"/>
        </w:rPr>
        <w:t>Trevor raised a finger. "Wouldn't the photograph itself give us the frame?"</w:t>
      </w:r>
    </w:p>
    <w:p w14:paraId="6258B458" w14:textId="77777777" w:rsidR="00A1675C" w:rsidRDefault="00000000">
      <w:pPr>
        <w:spacing w:before="40" w:after="120"/>
      </w:pPr>
      <w:r>
        <w:rPr>
          <w:rFonts w:eastAsia="Georgia"/>
        </w:rPr>
        <w:t>"No."</w:t>
      </w:r>
    </w:p>
    <w:p w14:paraId="000B7BC0" w14:textId="77777777" w:rsidR="00A1675C" w:rsidRDefault="00000000">
      <w:pPr>
        <w:spacing w:before="40" w:after="120"/>
      </w:pPr>
      <w:r>
        <w:rPr>
          <w:rFonts w:eastAsia="Georgia"/>
        </w:rPr>
        <w:t>"Why not?"</w:t>
      </w:r>
    </w:p>
    <w:p w14:paraId="539717D1" w14:textId="77777777" w:rsidR="00A1675C" w:rsidRDefault="00000000">
      <w:pPr>
        <w:spacing w:before="40" w:after="120"/>
      </w:pPr>
      <w:r>
        <w:rPr>
          <w:rFonts w:eastAsia="Georgia"/>
        </w:rPr>
        <w:t>"Because a photograph records light."</w:t>
      </w:r>
    </w:p>
    <w:p w14:paraId="66798710" w14:textId="77777777" w:rsidR="00A1675C" w:rsidRDefault="00000000">
      <w:pPr>
        <w:spacing w:before="40" w:after="120"/>
      </w:pPr>
      <w:r>
        <w:rPr>
          <w:rFonts w:eastAsia="Georgia"/>
        </w:rPr>
        <w:t>"So?"</w:t>
      </w:r>
    </w:p>
    <w:p w14:paraId="5F3F6BFE" w14:textId="77777777" w:rsidR="00A1675C" w:rsidRDefault="00000000">
      <w:pPr>
        <w:spacing w:before="40" w:after="120"/>
      </w:pPr>
      <w:r>
        <w:rPr>
          <w:rFonts w:eastAsia="Georgia"/>
        </w:rPr>
        <w:t>"Light takes time to reach the camera."</w:t>
      </w:r>
    </w:p>
    <w:p w14:paraId="7EA28656" w14:textId="01584EA1" w:rsidR="00A1675C" w:rsidRDefault="00000000" w:rsidP="003434B6">
      <w:r>
        <w:rPr>
          <w:rFonts w:eastAsia="Georgia"/>
        </w:rPr>
        <w:t>Trevor stopped. Derek could see the thought arriving. "Ah."</w:t>
      </w:r>
    </w:p>
    <w:p w14:paraId="3C089318" w14:textId="77777777" w:rsidR="00A1675C" w:rsidRDefault="00000000">
      <w:pPr>
        <w:spacing w:before="40" w:after="120"/>
      </w:pPr>
      <w:r>
        <w:rPr>
          <w:rFonts w:eastAsia="Georgia"/>
        </w:rPr>
        <w:t>"Exactly."</w:t>
      </w:r>
    </w:p>
    <w:p w14:paraId="2FFFD151" w14:textId="33CD1AAE" w:rsidR="00A1675C" w:rsidRDefault="00000000" w:rsidP="003434B6">
      <w:r>
        <w:rPr>
          <w:rFonts w:eastAsia="Georgia"/>
        </w:rPr>
        <w:t>Penny smiled.</w:t>
      </w:r>
    </w:p>
    <w:p w14:paraId="040DE2DA" w14:textId="77777777" w:rsidR="00A1675C" w:rsidRDefault="00000000">
      <w:pPr>
        <w:spacing w:before="40" w:after="120"/>
      </w:pPr>
      <w:r>
        <w:rPr>
          <w:rFonts w:eastAsia="Georgia"/>
        </w:rPr>
        <w:t>"So even the photograph isn't necessarily showing us what happened when we think it happened."</w:t>
      </w:r>
    </w:p>
    <w:p w14:paraId="4900EADB" w14:textId="3024413A" w:rsidR="00A1675C" w:rsidRDefault="00000000" w:rsidP="003434B6">
      <w:pPr>
        <w:spacing w:before="40" w:after="120"/>
      </w:pPr>
      <w:r>
        <w:rPr>
          <w:rFonts w:eastAsia="Georgia"/>
        </w:rPr>
        <w:t>"Correct."</w:t>
      </w:r>
      <w:r>
        <w:t xml:space="preserve"> </w:t>
      </w:r>
      <w:r>
        <w:rPr>
          <w:rFonts w:eastAsia="Georgia"/>
        </w:rPr>
        <w:t>Derek sat down.</w:t>
      </w:r>
      <w:r>
        <w:t xml:space="preserve"> </w:t>
      </w:r>
      <w:r>
        <w:rPr>
          <w:rFonts w:eastAsia="Georgia"/>
        </w:rPr>
        <w:t>"And that's where things become interesting."</w:t>
      </w:r>
    </w:p>
    <w:p w14:paraId="433EA2AF" w14:textId="77777777" w:rsidR="00A1675C" w:rsidRDefault="00000000" w:rsidP="003434B6">
      <w:r>
        <w:rPr>
          <w:rFonts w:eastAsia="Georgia"/>
        </w:rPr>
        <w:t>He enlarged the photograph. There was something in the lower-right corner. A piece of paper.</w:t>
      </w:r>
    </w:p>
    <w:p w14:paraId="54F3E638" w14:textId="77777777" w:rsidR="00A1675C" w:rsidRDefault="00000000" w:rsidP="003434B6">
      <w:r>
        <w:rPr>
          <w:rFonts w:eastAsia="Georgia"/>
        </w:rPr>
        <w:t>He zoomed in. It contained three lines.</w:t>
      </w:r>
    </w:p>
    <w:p w14:paraId="2BD3D999" w14:textId="77777777" w:rsidR="00A1675C" w:rsidRDefault="00000000">
      <w:pPr>
        <w:spacing w:before="200" w:after="120"/>
        <w:jc w:val="center"/>
      </w:pPr>
      <w:r>
        <w:rPr>
          <w:rFonts w:eastAsia="Georgia"/>
          <w:b/>
          <w:sz w:val="24"/>
        </w:rPr>
        <w:t>11:03 — DEATH</w:t>
      </w:r>
    </w:p>
    <w:p w14:paraId="794F8198" w14:textId="77777777" w:rsidR="00A1675C" w:rsidRDefault="00000000">
      <w:pPr>
        <w:spacing w:before="200" w:after="120"/>
        <w:jc w:val="center"/>
      </w:pPr>
      <w:r>
        <w:rPr>
          <w:rFonts w:eastAsia="Georgia"/>
          <w:b/>
          <w:sz w:val="24"/>
        </w:rPr>
        <w:t>11:17 — DEPARTURE</w:t>
      </w:r>
    </w:p>
    <w:p w14:paraId="7A2B9B34" w14:textId="77777777" w:rsidR="00A1675C" w:rsidRDefault="00000000">
      <w:pPr>
        <w:spacing w:before="200" w:after="120"/>
        <w:jc w:val="center"/>
      </w:pPr>
      <w:r>
        <w:rPr>
          <w:rFonts w:eastAsia="Georgia"/>
          <w:b/>
          <w:sz w:val="24"/>
        </w:rPr>
        <w:t>12:04 — ARRIVAL</w:t>
      </w:r>
    </w:p>
    <w:p w14:paraId="75EE04CF" w14:textId="77777777" w:rsidR="00A1675C" w:rsidRDefault="00000000" w:rsidP="003434B6">
      <w:r>
        <w:rPr>
          <w:rFonts w:eastAsia="Georgia"/>
        </w:rPr>
        <w:t>Below them:</w:t>
      </w:r>
    </w:p>
    <w:p w14:paraId="473B8132" w14:textId="77777777" w:rsidR="00A1675C" w:rsidRDefault="00000000">
      <w:pPr>
        <w:spacing w:before="200" w:after="120"/>
        <w:jc w:val="center"/>
      </w:pPr>
      <w:r>
        <w:rPr>
          <w:rFonts w:eastAsia="Georgia"/>
          <w:b/>
          <w:sz w:val="24"/>
        </w:rPr>
        <w:t>DO NOT TRUST THE CLOCKS.</w:t>
      </w:r>
    </w:p>
    <w:p w14:paraId="50D828B7" w14:textId="3BF73C53" w:rsidR="00A1675C" w:rsidRDefault="003434B6" w:rsidP="003434B6">
      <w:r>
        <w:rPr>
          <w:rFonts w:eastAsia="Georgia"/>
        </w:rPr>
        <w:t>Penny carefully read it.</w:t>
      </w:r>
    </w:p>
    <w:p w14:paraId="0F9ECE3F" w14:textId="77777777" w:rsidR="00A1675C" w:rsidRDefault="00000000">
      <w:pPr>
        <w:spacing w:before="40" w:after="120"/>
      </w:pPr>
      <w:r>
        <w:rPr>
          <w:rFonts w:eastAsia="Georgia"/>
        </w:rPr>
        <w:t>"That's ominous."</w:t>
      </w:r>
    </w:p>
    <w:p w14:paraId="5A5B1197" w14:textId="77777777" w:rsidR="00A1675C" w:rsidRDefault="00000000">
      <w:pPr>
        <w:spacing w:before="40" w:after="120"/>
      </w:pPr>
      <w:r>
        <w:rPr>
          <w:rFonts w:eastAsia="Georgia"/>
        </w:rPr>
        <w:t>"Very."</w:t>
      </w:r>
    </w:p>
    <w:p w14:paraId="72BEAB5D" w14:textId="77777777" w:rsidR="00A1675C" w:rsidRDefault="00000000">
      <w:pPr>
        <w:ind w:firstLine="432"/>
      </w:pPr>
      <w:r>
        <w:rPr>
          <w:rFonts w:eastAsia="Georgia"/>
        </w:rPr>
        <w:t>Trevor leaned over.</w:t>
      </w:r>
    </w:p>
    <w:p w14:paraId="17C10300" w14:textId="77777777" w:rsidR="00A1675C" w:rsidRDefault="00000000">
      <w:pPr>
        <w:spacing w:before="40" w:after="120"/>
      </w:pPr>
      <w:r>
        <w:rPr>
          <w:rFonts w:eastAsia="Georgia"/>
        </w:rPr>
        <w:t>"Could 'departure' mean the train?"</w:t>
      </w:r>
    </w:p>
    <w:p w14:paraId="629CE659" w14:textId="77777777" w:rsidR="00A1675C" w:rsidRDefault="00000000">
      <w:pPr>
        <w:spacing w:before="40" w:after="120"/>
      </w:pPr>
      <w:r>
        <w:rPr>
          <w:rFonts w:eastAsia="Georgia"/>
        </w:rPr>
        <w:t>"Perhaps."</w:t>
      </w:r>
    </w:p>
    <w:p w14:paraId="383DCBE2" w14:textId="77777777" w:rsidR="00A1675C" w:rsidRDefault="00000000">
      <w:pPr>
        <w:spacing w:before="40" w:after="120"/>
      </w:pPr>
      <w:r>
        <w:rPr>
          <w:rFonts w:eastAsia="Georgia"/>
        </w:rPr>
        <w:t>"Arrival?"</w:t>
      </w:r>
    </w:p>
    <w:p w14:paraId="35C377FE" w14:textId="77777777" w:rsidR="00A1675C" w:rsidRDefault="00000000">
      <w:pPr>
        <w:spacing w:before="40" w:after="120"/>
      </w:pPr>
      <w:r>
        <w:rPr>
          <w:rFonts w:eastAsia="Georgia"/>
        </w:rPr>
        <w:t>"Perhaps."</w:t>
      </w:r>
    </w:p>
    <w:p w14:paraId="26DF0B6A" w14:textId="77777777" w:rsidR="00A1675C" w:rsidRDefault="00000000">
      <w:pPr>
        <w:spacing w:before="40" w:after="120"/>
      </w:pPr>
      <w:r>
        <w:rPr>
          <w:rFonts w:eastAsia="Georgia"/>
        </w:rPr>
        <w:t>"Death?"</w:t>
      </w:r>
    </w:p>
    <w:p w14:paraId="55C5A791" w14:textId="77777777" w:rsidR="00A1675C" w:rsidRDefault="00000000">
      <w:pPr>
        <w:spacing w:before="40" w:after="120"/>
      </w:pPr>
      <w:r>
        <w:rPr>
          <w:rFonts w:eastAsia="Georgia"/>
        </w:rPr>
        <w:t>"Almost certainly me."</w:t>
      </w:r>
    </w:p>
    <w:p w14:paraId="1ABA3926" w14:textId="77777777" w:rsidR="00A1675C" w:rsidRDefault="00000000">
      <w:pPr>
        <w:ind w:firstLine="432"/>
      </w:pPr>
      <w:r>
        <w:rPr>
          <w:rFonts w:eastAsia="Georgia"/>
        </w:rPr>
        <w:t>Trevor looked uncomfortable.</w:t>
      </w:r>
    </w:p>
    <w:p w14:paraId="752F279D" w14:textId="77777777" w:rsidR="00A1675C" w:rsidRDefault="00000000">
      <w:pPr>
        <w:spacing w:before="40" w:after="120"/>
      </w:pPr>
      <w:r>
        <w:rPr>
          <w:rFonts w:eastAsia="Georgia"/>
        </w:rPr>
        <w:t>"You're taking that rather calmly."</w:t>
      </w:r>
    </w:p>
    <w:p w14:paraId="2D0FB6CF" w14:textId="77777777" w:rsidR="00A1675C" w:rsidRDefault="00000000">
      <w:pPr>
        <w:ind w:firstLine="432"/>
      </w:pPr>
      <w:r>
        <w:rPr>
          <w:rFonts w:eastAsia="Georgia"/>
        </w:rPr>
        <w:t>Derek shrugged.</w:t>
      </w:r>
    </w:p>
    <w:p w14:paraId="4EE4F7F1" w14:textId="77777777" w:rsidR="00A1675C" w:rsidRDefault="00000000">
      <w:pPr>
        <w:spacing w:before="40" w:after="120"/>
      </w:pPr>
      <w:r>
        <w:rPr>
          <w:rFonts w:eastAsia="Georgia"/>
        </w:rPr>
        <w:t>"At the moment, I'm alive."</w:t>
      </w:r>
    </w:p>
    <w:p w14:paraId="4108C319" w14:textId="162C513B" w:rsidR="00A1675C" w:rsidRDefault="003434B6">
      <w:pPr>
        <w:ind w:firstLine="432"/>
      </w:pPr>
      <w:r>
        <w:rPr>
          <w:rFonts w:eastAsia="Georgia"/>
        </w:rPr>
        <w:t>Penny carefully looked at him.</w:t>
      </w:r>
    </w:p>
    <w:p w14:paraId="08317B2A" w14:textId="77777777" w:rsidR="00A1675C" w:rsidRDefault="00000000">
      <w:pPr>
        <w:spacing w:before="40" w:after="120"/>
      </w:pPr>
      <w:r>
        <w:rPr>
          <w:rFonts w:eastAsia="Georgia"/>
        </w:rPr>
        <w:t>"That's a surprisingly weak argument."</w:t>
      </w:r>
    </w:p>
    <w:p w14:paraId="6D4EAF01" w14:textId="77777777" w:rsidR="00A1675C" w:rsidRDefault="00000000">
      <w:pPr>
        <w:spacing w:before="40" w:after="120"/>
      </w:pPr>
      <w:r>
        <w:rPr>
          <w:rFonts w:eastAsia="Georgia"/>
        </w:rPr>
        <w:t>"It has served me well."</w:t>
      </w:r>
    </w:p>
    <w:p w14:paraId="7E9CB4C4" w14:textId="77777777" w:rsidR="00A1675C" w:rsidRDefault="00000000">
      <w:pPr>
        <w:ind w:firstLine="432"/>
      </w:pPr>
      <w:r>
        <w:rPr>
          <w:rFonts w:eastAsia="Georgia"/>
        </w:rPr>
        <w:t>Derek zoomed in again. The railway silent clock in the mysterious photograph wasn't showing exactly 11:03. It showed 11:03:17.</w:t>
      </w:r>
    </w:p>
    <w:p w14:paraId="5CCFC9B3" w14:textId="77777777" w:rsidR="00A1675C" w:rsidRDefault="00000000">
      <w:pPr>
        <w:ind w:firstLine="432"/>
      </w:pPr>
      <w:r>
        <w:rPr>
          <w:rFonts w:eastAsia="Georgia"/>
        </w:rPr>
        <w:t>Derek stared intently. He quietly eyed his own clock. 9:27:17.</w:t>
      </w:r>
    </w:p>
    <w:p w14:paraId="2A79B3AB" w14:textId="77777777" w:rsidR="00A1675C" w:rsidRDefault="00000000">
      <w:pPr>
        <w:ind w:firstLine="432"/>
      </w:pPr>
      <w:r>
        <w:rPr>
          <w:rFonts w:eastAsia="Georgia"/>
        </w:rPr>
        <w:t>He checked his phone. 9:27:17. The wall clock.</w:t>
      </w:r>
    </w:p>
    <w:p w14:paraId="19EE6038" w14:textId="35A70557" w:rsidR="00A1675C" w:rsidRDefault="00000000">
      <w:pPr>
        <w:ind w:firstLine="432"/>
      </w:pPr>
      <w:r>
        <w:rPr>
          <w:rFonts w:eastAsia="Georgia"/>
        </w:rPr>
        <w:t>9:27:17. Penny noticed.</w:t>
      </w:r>
    </w:p>
    <w:p w14:paraId="68EE078D" w14:textId="77777777" w:rsidR="00A1675C" w:rsidRDefault="00000000">
      <w:pPr>
        <w:spacing w:before="40" w:after="120"/>
      </w:pPr>
      <w:r>
        <w:rPr>
          <w:rFonts w:eastAsia="Georgia"/>
        </w:rPr>
        <w:t>"What?"</w:t>
      </w:r>
    </w:p>
    <w:p w14:paraId="0EA4A9CE" w14:textId="77777777" w:rsidR="00A1675C" w:rsidRDefault="00000000">
      <w:pPr>
        <w:ind w:firstLine="432"/>
      </w:pPr>
      <w:r>
        <w:rPr>
          <w:rFonts w:eastAsia="Georgia"/>
        </w:rPr>
        <w:t>Derek pointed.</w:t>
      </w:r>
    </w:p>
    <w:p w14:paraId="5E1307CB" w14:textId="77777777" w:rsidR="00A1675C" w:rsidRDefault="00000000">
      <w:pPr>
        <w:spacing w:before="40" w:after="120"/>
      </w:pPr>
      <w:r>
        <w:rPr>
          <w:rFonts w:eastAsia="Georgia"/>
        </w:rPr>
        <w:t>"Seventeen seconds."</w:t>
      </w:r>
    </w:p>
    <w:p w14:paraId="1B1EED49" w14:textId="77777777" w:rsidR="00A1675C" w:rsidRDefault="00000000">
      <w:pPr>
        <w:ind w:firstLine="432"/>
      </w:pPr>
      <w:r>
        <w:rPr>
          <w:rFonts w:eastAsia="Georgia"/>
        </w:rPr>
        <w:t>Trevor looked sharply.</w:t>
      </w:r>
    </w:p>
    <w:p w14:paraId="0C81CAA3" w14:textId="77777777" w:rsidR="00A1675C" w:rsidRDefault="00000000">
      <w:pPr>
        <w:spacing w:before="40" w:after="120"/>
      </w:pPr>
      <w:r>
        <w:rPr>
          <w:rFonts w:eastAsia="Georgia"/>
        </w:rPr>
        <w:t>"Same."</w:t>
      </w:r>
    </w:p>
    <w:p w14:paraId="6A477CC5" w14:textId="77777777" w:rsidR="00A1675C" w:rsidRDefault="00000000">
      <w:pPr>
        <w:ind w:firstLine="432"/>
      </w:pPr>
      <w:r>
        <w:rPr>
          <w:rFonts w:eastAsia="Georgia"/>
        </w:rPr>
        <w:t>Derek nodded.</w:t>
      </w:r>
    </w:p>
    <w:p w14:paraId="538A7C30" w14:textId="77777777" w:rsidR="00A1675C" w:rsidRDefault="00000000">
      <w:pPr>
        <w:spacing w:before="40" w:after="120"/>
      </w:pPr>
      <w:r>
        <w:rPr>
          <w:rFonts w:eastAsia="Georgia"/>
        </w:rPr>
        <w:t>"That's interesting."</w:t>
      </w:r>
    </w:p>
    <w:p w14:paraId="02CB297D" w14:textId="755EA755" w:rsidR="00A1675C" w:rsidRDefault="003434B6">
      <w:pPr>
        <w:ind w:firstLine="432"/>
      </w:pPr>
      <w:r>
        <w:rPr>
          <w:rFonts w:eastAsia="Georgia"/>
        </w:rPr>
        <w:t>Penny leaned closer.</w:t>
      </w:r>
    </w:p>
    <w:p w14:paraId="4703510A" w14:textId="77777777" w:rsidR="00A1675C" w:rsidRDefault="00000000">
      <w:pPr>
        <w:spacing w:before="40" w:after="120"/>
      </w:pPr>
      <w:r>
        <w:rPr>
          <w:rFonts w:eastAsia="Georgia"/>
        </w:rPr>
        <w:t>"Why?"</w:t>
      </w:r>
    </w:p>
    <w:p w14:paraId="6548C20D" w14:textId="77777777" w:rsidR="00A1675C" w:rsidRDefault="00000000">
      <w:pPr>
        <w:spacing w:before="40" w:after="120"/>
      </w:pPr>
      <w:r>
        <w:rPr>
          <w:rFonts w:eastAsia="Georgia"/>
        </w:rPr>
        <w:t>"Because if this were simply a badly set clock, there's no reason for the seconds to line up."</w:t>
      </w:r>
    </w:p>
    <w:p w14:paraId="33496043" w14:textId="77777777" w:rsidR="00A1675C" w:rsidRDefault="00000000">
      <w:pPr>
        <w:ind w:firstLine="432"/>
      </w:pPr>
      <w:r>
        <w:rPr>
          <w:rFonts w:eastAsia="Georgia"/>
        </w:rPr>
        <w:t>Trevor thought about that.</w:t>
      </w:r>
    </w:p>
    <w:p w14:paraId="20FEC7A1" w14:textId="77777777" w:rsidR="00A1675C" w:rsidRDefault="00000000">
      <w:pPr>
        <w:spacing w:before="40" w:after="120"/>
      </w:pPr>
      <w:r>
        <w:rPr>
          <w:rFonts w:eastAsia="Georgia"/>
        </w:rPr>
        <w:t>"Could someone have set it deliberately?"</w:t>
      </w:r>
    </w:p>
    <w:p w14:paraId="693D246E" w14:textId="77777777" w:rsidR="00A1675C" w:rsidRDefault="00000000">
      <w:pPr>
        <w:spacing w:before="40" w:after="120"/>
      </w:pPr>
      <w:r>
        <w:rPr>
          <w:rFonts w:eastAsia="Georgia"/>
        </w:rPr>
        <w:t>"Yes."</w:t>
      </w:r>
    </w:p>
    <w:p w14:paraId="69AB91F6" w14:textId="77777777" w:rsidR="00A1675C" w:rsidRDefault="00000000">
      <w:pPr>
        <w:spacing w:before="40" w:after="120"/>
      </w:pPr>
      <w:r>
        <w:rPr>
          <w:rFonts w:eastAsia="Georgia"/>
        </w:rPr>
        <w:t>"Then it's a clue."</w:t>
      </w:r>
    </w:p>
    <w:p w14:paraId="760B69D3" w14:textId="77777777" w:rsidR="00A1675C" w:rsidRDefault="00000000">
      <w:pPr>
        <w:spacing w:before="40" w:after="120"/>
      </w:pPr>
      <w:r>
        <w:rPr>
          <w:rFonts w:eastAsia="Georgia"/>
        </w:rPr>
        <w:t>"Exactly."</w:t>
      </w:r>
    </w:p>
    <w:p w14:paraId="2EE7AD3A" w14:textId="5C065B22" w:rsidR="00A1675C" w:rsidRDefault="00000000">
      <w:pPr>
        <w:ind w:firstLine="432"/>
      </w:pPr>
      <w:r>
        <w:rPr>
          <w:rFonts w:eastAsia="Georgia"/>
        </w:rPr>
        <w:t>Derek opened the Bureau's internal records. The system showed no record of the ancient brass clock. No purchase.</w:t>
      </w:r>
    </w:p>
    <w:p w14:paraId="08ED615E" w14:textId="77777777" w:rsidR="00A1675C" w:rsidRDefault="00000000">
      <w:pPr>
        <w:ind w:firstLine="432"/>
      </w:pPr>
      <w:r>
        <w:rPr>
          <w:rFonts w:eastAsia="Georgia"/>
        </w:rPr>
        <w:t>No inventory entry. No photograph. No mention of it.</w:t>
      </w:r>
    </w:p>
    <w:p w14:paraId="15BCF7B7" w14:textId="77777777" w:rsidR="00A1675C" w:rsidRDefault="00000000">
      <w:pPr>
        <w:ind w:firstLine="432"/>
      </w:pPr>
      <w:r>
        <w:rPr>
          <w:rFonts w:eastAsia="Georgia"/>
        </w:rPr>
        <w:t>Derek searched the building's security footage. Nothing. He checked the office camera.</w:t>
      </w:r>
    </w:p>
    <w:p w14:paraId="0D77F389" w14:textId="77777777" w:rsidR="00A1675C" w:rsidRDefault="00000000">
      <w:pPr>
        <w:ind w:firstLine="432"/>
      </w:pPr>
      <w:r>
        <w:rPr>
          <w:rFonts w:eastAsia="Georgia"/>
        </w:rPr>
        <w:t>At 9:16, the old desk was empty. At 9:17, the old desk was empty. At 9:18, the desk was empty.</w:t>
      </w:r>
    </w:p>
    <w:p w14:paraId="4DC69042" w14:textId="77777777" w:rsidR="00A1675C" w:rsidRDefault="00000000">
      <w:pPr>
        <w:ind w:firstLine="432"/>
      </w:pPr>
      <w:r>
        <w:rPr>
          <w:rFonts w:eastAsia="Georgia"/>
        </w:rPr>
        <w:t>At 9:19, the old desk was empty. At 9:20, the ancient brass clock appeared. Trevor stared.</w:t>
      </w:r>
    </w:p>
    <w:p w14:paraId="55990460" w14:textId="77777777" w:rsidR="00A1675C" w:rsidRDefault="00000000">
      <w:pPr>
        <w:spacing w:before="40" w:after="120"/>
      </w:pPr>
      <w:r>
        <w:rPr>
          <w:rFonts w:eastAsia="Georgia"/>
        </w:rPr>
        <w:t>"How?"</w:t>
      </w:r>
    </w:p>
    <w:p w14:paraId="6A49ACE4" w14:textId="77777777" w:rsidR="00A1675C" w:rsidRDefault="00000000">
      <w:pPr>
        <w:ind w:firstLine="432"/>
      </w:pPr>
      <w:r>
        <w:rPr>
          <w:rFonts w:eastAsia="Georgia"/>
        </w:rPr>
        <w:t>Derek replayed it. The clock simply suddenly appeared. There was no hand.</w:t>
      </w:r>
    </w:p>
    <w:p w14:paraId="277A94C0" w14:textId="77777777" w:rsidR="00A1675C" w:rsidRDefault="00000000">
      <w:pPr>
        <w:ind w:firstLine="432"/>
      </w:pPr>
      <w:r>
        <w:rPr>
          <w:rFonts w:eastAsia="Georgia"/>
        </w:rPr>
        <w:t>No person. No shadow. One frame: nothing.</w:t>
      </w:r>
    </w:p>
    <w:p w14:paraId="24A94F23" w14:textId="6658E7DB" w:rsidR="00A1675C" w:rsidRDefault="00000000">
      <w:pPr>
        <w:ind w:firstLine="432"/>
      </w:pPr>
      <w:r>
        <w:rPr>
          <w:rFonts w:eastAsia="Georgia"/>
        </w:rPr>
        <w:t>Next frame: clock. Penny watched Derek.</w:t>
      </w:r>
    </w:p>
    <w:p w14:paraId="0E4DACD6" w14:textId="77777777" w:rsidR="00A1675C" w:rsidRDefault="00000000">
      <w:pPr>
        <w:spacing w:before="40" w:after="120"/>
      </w:pPr>
      <w:r>
        <w:rPr>
          <w:rFonts w:eastAsia="Georgia"/>
        </w:rPr>
        <w:t>"That's not normal."</w:t>
      </w:r>
    </w:p>
    <w:p w14:paraId="54EC4D48" w14:textId="77777777" w:rsidR="00A1675C" w:rsidRDefault="00000000">
      <w:pPr>
        <w:spacing w:before="40" w:after="120"/>
      </w:pPr>
      <w:r>
        <w:rPr>
          <w:rFonts w:eastAsia="Georgia"/>
        </w:rPr>
        <w:t>"No."</w:t>
      </w:r>
    </w:p>
    <w:p w14:paraId="085D9E33" w14:textId="77777777" w:rsidR="00A1675C" w:rsidRDefault="00000000">
      <w:pPr>
        <w:spacing w:before="40" w:after="120"/>
      </w:pPr>
      <w:r>
        <w:rPr>
          <w:rFonts w:eastAsia="Georgia"/>
        </w:rPr>
        <w:t>"Could the camera have glitched?"</w:t>
      </w:r>
    </w:p>
    <w:p w14:paraId="0A8AB23E" w14:textId="77777777" w:rsidR="00A1675C" w:rsidRDefault="00000000">
      <w:pPr>
        <w:spacing w:before="40" w:after="120"/>
      </w:pPr>
      <w:r>
        <w:rPr>
          <w:rFonts w:eastAsia="Georgia"/>
        </w:rPr>
        <w:t>"Yes."</w:t>
      </w:r>
    </w:p>
    <w:p w14:paraId="05E4B258" w14:textId="77777777" w:rsidR="00A1675C" w:rsidRDefault="00000000">
      <w:pPr>
        <w:spacing w:before="40" w:after="120"/>
      </w:pPr>
      <w:r>
        <w:rPr>
          <w:rFonts w:eastAsia="Georgia"/>
        </w:rPr>
        <w:t>"Did it?"</w:t>
      </w:r>
    </w:p>
    <w:p w14:paraId="319A87D3" w14:textId="77777777" w:rsidR="00A1675C" w:rsidRDefault="00000000">
      <w:pPr>
        <w:spacing w:before="40" w:after="120"/>
      </w:pPr>
      <w:r>
        <w:rPr>
          <w:rFonts w:eastAsia="Georgia"/>
        </w:rPr>
        <w:t>"No."</w:t>
      </w:r>
    </w:p>
    <w:p w14:paraId="105989CA" w14:textId="77777777" w:rsidR="00A1675C" w:rsidRDefault="00000000">
      <w:pPr>
        <w:spacing w:before="40" w:after="120"/>
      </w:pPr>
      <w:r>
        <w:rPr>
          <w:rFonts w:eastAsia="Georgia"/>
        </w:rPr>
        <w:t>"How do you know?"</w:t>
      </w:r>
    </w:p>
    <w:p w14:paraId="5607BF95" w14:textId="77777777" w:rsidR="00A1675C" w:rsidRDefault="00000000">
      <w:pPr>
        <w:spacing w:before="40" w:after="120"/>
      </w:pPr>
      <w:r>
        <w:rPr>
          <w:rFonts w:eastAsia="Georgia"/>
        </w:rPr>
        <w:t>"Because the clock casts a shadow."</w:t>
      </w:r>
    </w:p>
    <w:p w14:paraId="024D8FA0" w14:textId="6BA5B425" w:rsidR="00A1675C" w:rsidRDefault="004043D9">
      <w:pPr>
        <w:ind w:firstLine="432"/>
      </w:pPr>
      <w:r>
        <w:t xml:space="preserve">Penny studied it again, more carefully this time. </w:t>
      </w:r>
      <w:r>
        <w:rPr>
          <w:rFonts w:eastAsia="Georgia"/>
        </w:rPr>
        <w:t>It did. The shadow moved normally as the light from the window changed.</w:t>
      </w:r>
    </w:p>
    <w:p w14:paraId="748B8E17" w14:textId="77777777" w:rsidR="00A1675C" w:rsidRDefault="00000000">
      <w:pPr>
        <w:ind w:firstLine="432"/>
      </w:pPr>
      <w:r>
        <w:rPr>
          <w:rFonts w:eastAsia="Georgia"/>
        </w:rPr>
        <w:t>Derek replayed the footage. The silent clock existed. Then it didn't.</w:t>
      </w:r>
    </w:p>
    <w:p w14:paraId="28D70591" w14:textId="77777777" w:rsidR="00A1675C" w:rsidRDefault="00000000">
      <w:pPr>
        <w:ind w:firstLine="432"/>
      </w:pPr>
      <w:r>
        <w:rPr>
          <w:rFonts w:eastAsia="Georgia"/>
        </w:rPr>
        <w:t>Then it existed again. Trevor looked increasingly unhappy.</w:t>
      </w:r>
    </w:p>
    <w:p w14:paraId="5BFD43CC" w14:textId="77777777" w:rsidR="00A1675C" w:rsidRDefault="00000000">
      <w:pPr>
        <w:spacing w:before="40" w:after="120"/>
      </w:pPr>
      <w:r>
        <w:rPr>
          <w:rFonts w:eastAsia="Georgia"/>
        </w:rPr>
        <w:t>"Could someone have edited the footage?"</w:t>
      </w:r>
    </w:p>
    <w:p w14:paraId="1E1EC4D3" w14:textId="77777777" w:rsidR="00A1675C" w:rsidRDefault="00000000">
      <w:pPr>
        <w:spacing w:before="40" w:after="120"/>
      </w:pPr>
      <w:r>
        <w:rPr>
          <w:rFonts w:eastAsia="Georgia"/>
        </w:rPr>
        <w:t>"Yes."</w:t>
      </w:r>
    </w:p>
    <w:p w14:paraId="1D7192B8" w14:textId="77777777" w:rsidR="00A1675C" w:rsidRDefault="00000000">
      <w:pPr>
        <w:spacing w:before="40" w:after="120"/>
      </w:pPr>
      <w:r>
        <w:rPr>
          <w:rFonts w:eastAsia="Georgia"/>
        </w:rPr>
        <w:t>"Could they have edited the photograph?"</w:t>
      </w:r>
    </w:p>
    <w:p w14:paraId="29165BEF" w14:textId="77777777" w:rsidR="00A1675C" w:rsidRDefault="00000000">
      <w:pPr>
        <w:spacing w:before="40" w:after="120"/>
      </w:pPr>
      <w:r>
        <w:rPr>
          <w:rFonts w:eastAsia="Georgia"/>
        </w:rPr>
        <w:t>"Yes."</w:t>
      </w:r>
    </w:p>
    <w:p w14:paraId="59D1B76A" w14:textId="77777777" w:rsidR="00A1675C" w:rsidRDefault="00000000">
      <w:pPr>
        <w:spacing w:before="40" w:after="120"/>
      </w:pPr>
      <w:r>
        <w:rPr>
          <w:rFonts w:eastAsia="Georgia"/>
        </w:rPr>
        <w:t>"So how do we know anything is real?"</w:t>
      </w:r>
    </w:p>
    <w:p w14:paraId="1D276CA2" w14:textId="041589EF" w:rsidR="00A1675C" w:rsidRDefault="0075693C">
      <w:pPr>
        <w:spacing w:before="40" w:after="120"/>
      </w:pPr>
      <w:r>
        <w:rPr>
          <w:rFonts w:eastAsia="Georgia"/>
        </w:rPr>
        <w:t>Derek met his eyes. "Now you're asking the right question."</w:t>
      </w:r>
    </w:p>
    <w:p w14:paraId="0C7F45D7" w14:textId="77777777" w:rsidR="00A1675C" w:rsidRDefault="00000000">
      <w:pPr>
        <w:ind w:firstLine="432"/>
      </w:pPr>
      <w:r>
        <w:rPr>
          <w:rFonts w:eastAsia="Georgia"/>
        </w:rPr>
        <w:t>Trevor didn't look reassured. Derek slowly opened another file.</w:t>
      </w:r>
    </w:p>
    <w:p w14:paraId="09A70B6C" w14:textId="77777777" w:rsidR="00A1675C" w:rsidRDefault="00000000">
      <w:pPr>
        <w:spacing w:before="40" w:after="120"/>
      </w:pPr>
      <w:r>
        <w:rPr>
          <w:rFonts w:eastAsia="Georgia"/>
        </w:rPr>
        <w:t>"Let's start with the clocks."</w:t>
      </w:r>
    </w:p>
    <w:p w14:paraId="686DD831" w14:textId="7AE30635" w:rsidR="00A1675C" w:rsidRDefault="00000000">
      <w:pPr>
        <w:ind w:firstLine="432"/>
      </w:pPr>
      <w:r>
        <w:rPr>
          <w:rFonts w:eastAsia="Georgia"/>
        </w:rPr>
        <w:t>He took the ancient brass clock from the photograph and compared its mechanism with the Bureau's clocks. They were different. He compared the hands.</w:t>
      </w:r>
    </w:p>
    <w:p w14:paraId="590BC536" w14:textId="77777777" w:rsidR="00A1675C" w:rsidRDefault="00000000">
      <w:pPr>
        <w:ind w:firstLine="432"/>
      </w:pPr>
      <w:r>
        <w:rPr>
          <w:rFonts w:eastAsia="Georgia"/>
        </w:rPr>
        <w:t>Different. He compared the second hand. Identical.</w:t>
      </w:r>
    </w:p>
    <w:p w14:paraId="33999AA9" w14:textId="008D4E24" w:rsidR="00A1675C" w:rsidRDefault="00000000">
      <w:pPr>
        <w:ind w:firstLine="432"/>
      </w:pPr>
      <w:r>
        <w:rPr>
          <w:rFonts w:eastAsia="Georgia"/>
        </w:rPr>
        <w:t>Seventeen seconds. Derek frowned. Penny noticed.</w:t>
      </w:r>
    </w:p>
    <w:p w14:paraId="26CF0A68" w14:textId="77777777" w:rsidR="00A1675C" w:rsidRDefault="00000000">
      <w:pPr>
        <w:spacing w:before="40" w:after="120"/>
      </w:pPr>
      <w:r>
        <w:rPr>
          <w:rFonts w:eastAsia="Georgia"/>
        </w:rPr>
        <w:t>"Another problem?"</w:t>
      </w:r>
    </w:p>
    <w:p w14:paraId="6FCEF66B" w14:textId="77777777" w:rsidR="00A1675C" w:rsidRDefault="00000000">
      <w:pPr>
        <w:spacing w:before="40" w:after="120"/>
      </w:pPr>
      <w:r>
        <w:rPr>
          <w:rFonts w:eastAsia="Georgia"/>
        </w:rPr>
        <w:t>"Yes."</w:t>
      </w:r>
    </w:p>
    <w:p w14:paraId="71D06160" w14:textId="77777777" w:rsidR="00A1675C" w:rsidRDefault="00000000">
      <w:pPr>
        <w:spacing w:before="40" w:after="120"/>
      </w:pPr>
      <w:r>
        <w:rPr>
          <w:rFonts w:eastAsia="Georgia"/>
        </w:rPr>
        <w:t>"How many are we up to?"</w:t>
      </w:r>
    </w:p>
    <w:p w14:paraId="62349F7A" w14:textId="77777777" w:rsidR="00A1675C" w:rsidRDefault="00000000">
      <w:pPr>
        <w:spacing w:before="40" w:after="120"/>
      </w:pPr>
      <w:r>
        <w:rPr>
          <w:rFonts w:eastAsia="Georgia"/>
        </w:rPr>
        <w:t>"Seven."</w:t>
      </w:r>
    </w:p>
    <w:p w14:paraId="17D6F20D" w14:textId="77777777" w:rsidR="00A1675C" w:rsidRDefault="00000000">
      <w:pPr>
        <w:ind w:firstLine="432"/>
      </w:pPr>
      <w:r>
        <w:rPr>
          <w:rFonts w:eastAsia="Georgia"/>
        </w:rPr>
        <w:t>Trevor raised his eyebrows.</w:t>
      </w:r>
    </w:p>
    <w:p w14:paraId="2C109153" w14:textId="77777777" w:rsidR="00A1675C" w:rsidRDefault="00000000">
      <w:pPr>
        <w:spacing w:before="40" w:after="120"/>
      </w:pPr>
      <w:r>
        <w:rPr>
          <w:rFonts w:eastAsia="Georgia"/>
        </w:rPr>
        <w:t>"Seven?"</w:t>
      </w:r>
    </w:p>
    <w:p w14:paraId="12A3E443" w14:textId="77777777" w:rsidR="00A1675C" w:rsidRDefault="00000000">
      <w:pPr>
        <w:spacing w:before="40" w:after="120"/>
      </w:pPr>
      <w:r>
        <w:rPr>
          <w:rFonts w:eastAsia="Georgia"/>
        </w:rPr>
        <w:t>"At least."</w:t>
      </w:r>
    </w:p>
    <w:p w14:paraId="3478A047" w14:textId="77777777" w:rsidR="00A1675C" w:rsidRDefault="00000000">
      <w:pPr>
        <w:ind w:firstLine="432"/>
      </w:pPr>
      <w:r>
        <w:rPr>
          <w:rFonts w:eastAsia="Georgia"/>
        </w:rPr>
        <w:t>Derek carefully turned the clear clear photograph upside down. There was a small number written on the back. 1047.</w:t>
      </w:r>
    </w:p>
    <w:p w14:paraId="12A997A4" w14:textId="421C0AAD" w:rsidR="00A1675C" w:rsidRDefault="00000000">
      <w:pPr>
        <w:ind w:firstLine="432"/>
      </w:pPr>
      <w:r>
        <w:rPr>
          <w:rFonts w:eastAsia="Georgia"/>
        </w:rPr>
        <w:t>He carefully reviewed the case database. Case 1047 did not exist. He searched deleted cases.</w:t>
      </w:r>
    </w:p>
    <w:p w14:paraId="0F2B2BDF" w14:textId="77777777" w:rsidR="00A1675C" w:rsidRDefault="00000000">
      <w:pPr>
        <w:ind w:firstLine="432"/>
      </w:pPr>
      <w:r>
        <w:rPr>
          <w:rFonts w:eastAsia="Georgia"/>
        </w:rPr>
        <w:t>Nothing. He searched archived cases. Nothing.</w:t>
      </w:r>
    </w:p>
    <w:p w14:paraId="063ED3D2" w14:textId="77777777" w:rsidR="00A1675C" w:rsidRDefault="00000000">
      <w:pPr>
        <w:ind w:firstLine="432"/>
      </w:pPr>
      <w:r>
        <w:rPr>
          <w:rFonts w:eastAsia="Georgia"/>
        </w:rPr>
        <w:t>He searched future-dated cases. Nothing. Then the computer made a noise.</w:t>
      </w:r>
    </w:p>
    <w:p w14:paraId="3350CF8B" w14:textId="77777777" w:rsidR="00A1675C" w:rsidRDefault="00000000">
      <w:pPr>
        <w:ind w:firstLine="432"/>
      </w:pPr>
      <w:r>
        <w:rPr>
          <w:rFonts w:eastAsia="Georgia"/>
        </w:rPr>
        <w:t>A soft chime. A new case appeared.</w:t>
      </w:r>
    </w:p>
    <w:p w14:paraId="3E36E070" w14:textId="77777777" w:rsidR="00A1675C" w:rsidRDefault="00000000">
      <w:pPr>
        <w:spacing w:before="200" w:after="120"/>
        <w:jc w:val="center"/>
      </w:pPr>
      <w:r>
        <w:rPr>
          <w:rFonts w:eastAsia="Georgia"/>
          <w:b/>
          <w:sz w:val="24"/>
        </w:rPr>
        <w:t>CASE 1047.</w:t>
      </w:r>
    </w:p>
    <w:p w14:paraId="5A4CF377" w14:textId="77777777" w:rsidR="00A1675C" w:rsidRDefault="00000000">
      <w:pPr>
        <w:spacing w:before="200" w:after="120"/>
        <w:jc w:val="center"/>
      </w:pPr>
      <w:r>
        <w:rPr>
          <w:rFonts w:eastAsia="Georgia"/>
          <w:b/>
          <w:sz w:val="24"/>
        </w:rPr>
        <w:t>CLIENT: Derek Gent</w:t>
      </w:r>
    </w:p>
    <w:p w14:paraId="552500B5" w14:textId="77777777" w:rsidR="00A1675C" w:rsidRDefault="00000000">
      <w:pPr>
        <w:spacing w:before="200" w:after="120"/>
        <w:jc w:val="center"/>
      </w:pPr>
      <w:r>
        <w:rPr>
          <w:rFonts w:eastAsia="Georgia"/>
          <w:b/>
          <w:sz w:val="24"/>
        </w:rPr>
        <w:t>STATUS: ACTIVE</w:t>
      </w:r>
    </w:p>
    <w:p w14:paraId="07990FDA" w14:textId="12D01AA5" w:rsidR="00A1675C" w:rsidRDefault="00000000">
      <w:pPr>
        <w:ind w:firstLine="432"/>
      </w:pPr>
      <w:r>
        <w:rPr>
          <w:rFonts w:eastAsia="Georgia"/>
        </w:rPr>
        <w:t>Derek stared intently. Penny leaned over.</w:t>
      </w:r>
    </w:p>
    <w:p w14:paraId="1601C77C" w14:textId="77777777" w:rsidR="00A1675C" w:rsidRDefault="00000000">
      <w:pPr>
        <w:spacing w:before="40" w:after="120"/>
      </w:pPr>
      <w:r>
        <w:rPr>
          <w:rFonts w:eastAsia="Georgia"/>
        </w:rPr>
        <w:t>"What does it say?"</w:t>
      </w:r>
    </w:p>
    <w:p w14:paraId="5D4E96BE" w14:textId="77777777" w:rsidR="00A1675C" w:rsidRDefault="00000000">
      <w:pPr>
        <w:ind w:firstLine="432"/>
      </w:pPr>
      <w:r>
        <w:rPr>
          <w:rFonts w:eastAsia="Georgia"/>
        </w:rPr>
        <w:t>Derek scrolled. The case contained only three pieces of information. Client: Derek Gent.</w:t>
      </w:r>
    </w:p>
    <w:p w14:paraId="2AF9E7CB" w14:textId="77777777" w:rsidR="00A1675C" w:rsidRDefault="00000000">
      <w:pPr>
        <w:ind w:firstLine="432"/>
      </w:pPr>
      <w:r>
        <w:rPr>
          <w:rFonts w:eastAsia="Georgia"/>
        </w:rPr>
        <w:t>Subject: Murder. Date: Wednesday. Time: 11:03:17.</w:t>
      </w:r>
    </w:p>
    <w:p w14:paraId="503E1862" w14:textId="77777777" w:rsidR="00A1675C" w:rsidRDefault="00000000">
      <w:pPr>
        <w:spacing w:before="40" w:after="120"/>
      </w:pPr>
      <w:r>
        <w:rPr>
          <w:rFonts w:eastAsia="Georgia"/>
        </w:rPr>
        <w:t>Derek clicked "Assigned Investigator."</w:t>
      </w:r>
    </w:p>
    <w:p w14:paraId="793A45EF" w14:textId="77777777" w:rsidR="00A1675C" w:rsidRDefault="00000000">
      <w:pPr>
        <w:ind w:firstLine="432"/>
      </w:pPr>
      <w:r>
        <w:rPr>
          <w:rFonts w:eastAsia="Georgia"/>
        </w:rPr>
        <w:t>The field was blank.</w:t>
      </w:r>
    </w:p>
    <w:p w14:paraId="4B99D5F6" w14:textId="77777777" w:rsidR="00A1675C" w:rsidRDefault="00000000">
      <w:pPr>
        <w:spacing w:before="40" w:after="120"/>
      </w:pPr>
      <w:r>
        <w:rPr>
          <w:rFonts w:eastAsia="Georgia"/>
        </w:rPr>
        <w:t>He clicked "Perpetrator."</w:t>
      </w:r>
    </w:p>
    <w:p w14:paraId="67B22D2F" w14:textId="77777777" w:rsidR="00A1675C" w:rsidRDefault="00000000">
      <w:pPr>
        <w:ind w:firstLine="432"/>
      </w:pPr>
      <w:r>
        <w:rPr>
          <w:rFonts w:eastAsia="Georgia"/>
        </w:rPr>
        <w:t>Blank.</w:t>
      </w:r>
    </w:p>
    <w:p w14:paraId="397C56B7" w14:textId="77777777" w:rsidR="00A1675C" w:rsidRDefault="00000000">
      <w:pPr>
        <w:spacing w:before="40" w:after="120"/>
      </w:pPr>
      <w:r>
        <w:rPr>
          <w:rFonts w:eastAsia="Georgia"/>
        </w:rPr>
        <w:t>He clicked "Victim."</w:t>
      </w:r>
    </w:p>
    <w:p w14:paraId="721780DF" w14:textId="77777777" w:rsidR="00A1675C" w:rsidRDefault="00000000">
      <w:pPr>
        <w:ind w:firstLine="432"/>
      </w:pPr>
      <w:r>
        <w:rPr>
          <w:rFonts w:eastAsia="Georgia"/>
        </w:rPr>
        <w:t>Derek Gent.</w:t>
      </w:r>
    </w:p>
    <w:p w14:paraId="0AB7D56A" w14:textId="77777777" w:rsidR="00A1675C" w:rsidRDefault="00000000">
      <w:pPr>
        <w:spacing w:before="40" w:after="120"/>
      </w:pPr>
      <w:r>
        <w:rPr>
          <w:rFonts w:eastAsia="Georgia"/>
        </w:rPr>
        <w:t>He clicked "Case Notes."</w:t>
      </w:r>
    </w:p>
    <w:p w14:paraId="4982F449" w14:textId="77777777" w:rsidR="00A1675C" w:rsidRDefault="00000000">
      <w:pPr>
        <w:ind w:firstLine="432"/>
      </w:pPr>
      <w:r>
        <w:rPr>
          <w:rFonts w:eastAsia="Georgia"/>
        </w:rPr>
        <w:t>There was one note. Written in Derek's own handwriting.</w:t>
      </w:r>
    </w:p>
    <w:p w14:paraId="3FE277E0" w14:textId="77777777" w:rsidR="00A1675C" w:rsidRDefault="00000000">
      <w:pPr>
        <w:spacing w:before="200" w:after="120"/>
        <w:jc w:val="center"/>
      </w:pPr>
      <w:r>
        <w:rPr>
          <w:rFonts w:eastAsia="Georgia"/>
          <w:b/>
          <w:sz w:val="24"/>
        </w:rPr>
        <w:t>DO NOT LET Trevor NEAR THE strange CLOCK.</w:t>
      </w:r>
    </w:p>
    <w:p w14:paraId="6E1DA0AB" w14:textId="77777777" w:rsidR="00A1675C" w:rsidRDefault="00000000">
      <w:pPr>
        <w:ind w:firstLine="432"/>
      </w:pPr>
      <w:r>
        <w:rPr>
          <w:rFonts w:eastAsia="Georgia"/>
        </w:rPr>
        <w:t>Trevor read it.</w:t>
      </w:r>
    </w:p>
    <w:p w14:paraId="01A9A73A" w14:textId="77777777" w:rsidR="00A1675C" w:rsidRDefault="00000000">
      <w:pPr>
        <w:spacing w:before="40" w:after="120"/>
      </w:pPr>
      <w:r>
        <w:rPr>
          <w:rFonts w:eastAsia="Georgia"/>
        </w:rPr>
        <w:t>"I feel slightly insulted."</w:t>
      </w:r>
    </w:p>
    <w:p w14:paraId="45E243AC" w14:textId="4695C7E6" w:rsidR="00A1675C" w:rsidRDefault="0075693C">
      <w:pPr>
        <w:spacing w:before="40" w:after="120"/>
      </w:pPr>
      <w:r>
        <w:rPr>
          <w:rFonts w:eastAsia="Georgia"/>
        </w:rPr>
        <w:t>Derek turned toward him, wondering. "Don't."</w:t>
      </w:r>
    </w:p>
    <w:p w14:paraId="144AECC3" w14:textId="77777777" w:rsidR="00A1675C" w:rsidRDefault="00000000">
      <w:pPr>
        <w:spacing w:before="40" w:after="120"/>
      </w:pPr>
      <w:r>
        <w:rPr>
          <w:rFonts w:eastAsia="Georgia"/>
        </w:rPr>
        <w:t>"I wasn't going to."</w:t>
      </w:r>
    </w:p>
    <w:p w14:paraId="1969AF10" w14:textId="77777777" w:rsidR="00A1675C" w:rsidRDefault="00000000">
      <w:pPr>
        <w:spacing w:before="40" w:after="120"/>
      </w:pPr>
      <w:r>
        <w:rPr>
          <w:rFonts w:eastAsia="Georgia"/>
        </w:rPr>
        <w:t>"You were."</w:t>
      </w:r>
    </w:p>
    <w:p w14:paraId="066DB176" w14:textId="77777777" w:rsidR="00A1675C" w:rsidRDefault="00000000">
      <w:pPr>
        <w:spacing w:before="40" w:after="120"/>
      </w:pPr>
      <w:r>
        <w:rPr>
          <w:rFonts w:eastAsia="Georgia"/>
        </w:rPr>
        <w:t>"I was."</w:t>
      </w:r>
    </w:p>
    <w:p w14:paraId="1053FF6F" w14:textId="78836F9F" w:rsidR="00A1675C" w:rsidRDefault="003434B6" w:rsidP="0075693C">
      <w:r>
        <w:rPr>
          <w:rFonts w:eastAsia="Georgia"/>
        </w:rPr>
        <w:t>Penny smiled. "This is becoming quite good."</w:t>
      </w:r>
    </w:p>
    <w:p w14:paraId="017B070A" w14:textId="77777777" w:rsidR="00A1675C" w:rsidRDefault="00000000" w:rsidP="0075693C">
      <w:r>
        <w:rPr>
          <w:rFonts w:eastAsia="Georgia"/>
        </w:rPr>
        <w:t>Derek silently stared at the screen.</w:t>
      </w:r>
    </w:p>
    <w:p w14:paraId="67C9C992" w14:textId="77777777" w:rsidR="00A1675C" w:rsidRDefault="00000000">
      <w:pPr>
        <w:spacing w:before="40" w:after="120"/>
      </w:pPr>
      <w:r>
        <w:rPr>
          <w:rFonts w:eastAsia="Georgia"/>
        </w:rPr>
        <w:t>"Something is using the Bureau."</w:t>
      </w:r>
    </w:p>
    <w:p w14:paraId="4346D60F" w14:textId="77777777" w:rsidR="00A1675C" w:rsidRDefault="00000000">
      <w:pPr>
        <w:spacing w:before="40" w:after="120"/>
      </w:pPr>
      <w:r>
        <w:rPr>
          <w:rFonts w:eastAsia="Georgia"/>
        </w:rPr>
        <w:t>"What?"</w:t>
      </w:r>
    </w:p>
    <w:p w14:paraId="0F8ED199" w14:textId="77777777" w:rsidR="00A1675C" w:rsidRDefault="00000000">
      <w:pPr>
        <w:spacing w:before="40" w:after="120"/>
      </w:pPr>
      <w:r>
        <w:rPr>
          <w:rFonts w:eastAsia="Georgia"/>
        </w:rPr>
        <w:t>"Someone—or something—is creating cases inside our system."</w:t>
      </w:r>
    </w:p>
    <w:p w14:paraId="750B8D61" w14:textId="77777777" w:rsidR="00A1675C" w:rsidRDefault="00000000">
      <w:pPr>
        <w:spacing w:before="40" w:after="120"/>
      </w:pPr>
      <w:r>
        <w:rPr>
          <w:rFonts w:eastAsia="Georgia"/>
        </w:rPr>
        <w:t>"From where?"</w:t>
      </w:r>
    </w:p>
    <w:p w14:paraId="573BC849" w14:textId="77777777" w:rsidR="00A1675C" w:rsidRDefault="00000000">
      <w:pPr>
        <w:spacing w:before="40" w:after="120"/>
      </w:pPr>
      <w:r>
        <w:rPr>
          <w:rFonts w:eastAsia="Georgia"/>
        </w:rPr>
        <w:t>"I don't know."</w:t>
      </w:r>
    </w:p>
    <w:p w14:paraId="2B7F70B6" w14:textId="77777777" w:rsidR="00A1675C" w:rsidRDefault="00000000">
      <w:pPr>
        <w:spacing w:before="40" w:after="120"/>
      </w:pPr>
      <w:r>
        <w:rPr>
          <w:rFonts w:eastAsia="Georgia"/>
        </w:rPr>
        <w:t>"Can we trace it?"</w:t>
      </w:r>
    </w:p>
    <w:p w14:paraId="5313C7F0" w14:textId="77777777" w:rsidR="00A1675C" w:rsidRDefault="00000000" w:rsidP="0075693C">
      <w:r>
        <w:rPr>
          <w:rFonts w:eastAsia="Georgia"/>
        </w:rPr>
        <w:t>Derek checked.</w:t>
      </w:r>
    </w:p>
    <w:p w14:paraId="38EA2984" w14:textId="77777777" w:rsidR="00A1675C" w:rsidRDefault="00000000">
      <w:pPr>
        <w:spacing w:before="40" w:after="120"/>
      </w:pPr>
      <w:r>
        <w:rPr>
          <w:rFonts w:eastAsia="Georgia"/>
        </w:rPr>
        <w:t>"No."</w:t>
      </w:r>
    </w:p>
    <w:p w14:paraId="0A4772F1" w14:textId="77777777" w:rsidR="00A1675C" w:rsidRDefault="00000000">
      <w:pPr>
        <w:spacing w:before="40" w:after="120"/>
      </w:pPr>
      <w:r>
        <w:rPr>
          <w:rFonts w:eastAsia="Georgia"/>
        </w:rPr>
        <w:t>"Why?"</w:t>
      </w:r>
    </w:p>
    <w:p w14:paraId="72112DB0" w14:textId="77777777" w:rsidR="00A1675C" w:rsidRDefault="00000000">
      <w:pPr>
        <w:spacing w:before="40" w:after="120"/>
      </w:pPr>
      <w:r>
        <w:rPr>
          <w:rFonts w:eastAsia="Georgia"/>
        </w:rPr>
        <w:t>"Because the originating address is..."</w:t>
      </w:r>
    </w:p>
    <w:p w14:paraId="1812A43D" w14:textId="77777777" w:rsidR="00A1675C" w:rsidRDefault="00000000" w:rsidP="0075693C">
      <w:r>
        <w:rPr>
          <w:rFonts w:eastAsia="Georgia"/>
        </w:rPr>
        <w:t>He stopped.</w:t>
      </w:r>
    </w:p>
    <w:p w14:paraId="1E336FD6" w14:textId="77777777" w:rsidR="00A1675C" w:rsidRDefault="00000000">
      <w:pPr>
        <w:spacing w:before="40" w:after="120"/>
      </w:pPr>
      <w:r>
        <w:rPr>
          <w:rFonts w:eastAsia="Georgia"/>
        </w:rPr>
        <w:t>"What?"</w:t>
      </w:r>
    </w:p>
    <w:p w14:paraId="661B39B8" w14:textId="3D823A7C" w:rsidR="0075693C" w:rsidRPr="0075693C" w:rsidRDefault="00000000" w:rsidP="0075693C">
      <w:pPr>
        <w:rPr>
          <w:rFonts w:eastAsia="Georgia"/>
        </w:rPr>
      </w:pPr>
      <w:r>
        <w:rPr>
          <w:rFonts w:eastAsia="Georgia"/>
        </w:rPr>
        <w:t>Derek turned the monitor toward them. The address read:</w:t>
      </w:r>
    </w:p>
    <w:p w14:paraId="1FAF90BC" w14:textId="77777777" w:rsidR="00A1675C" w:rsidRDefault="00000000" w:rsidP="0075693C">
      <w:pPr>
        <w:spacing w:before="200" w:after="120"/>
        <w:ind w:left="1440" w:firstLine="720"/>
      </w:pPr>
      <w:r>
        <w:rPr>
          <w:rFonts w:eastAsia="Georgia"/>
          <w:b/>
          <w:sz w:val="24"/>
        </w:rPr>
        <w:t>LOCALHOST.</w:t>
      </w:r>
    </w:p>
    <w:p w14:paraId="2D503924" w14:textId="77777777" w:rsidR="00A1675C" w:rsidRDefault="00000000" w:rsidP="0075693C">
      <w:r>
        <w:rPr>
          <w:rFonts w:eastAsia="Georgia"/>
        </w:rPr>
        <w:t>Trevor frowned.</w:t>
      </w:r>
    </w:p>
    <w:p w14:paraId="79ACE06F" w14:textId="77777777" w:rsidR="00A1675C" w:rsidRDefault="00000000">
      <w:pPr>
        <w:spacing w:before="40" w:after="120"/>
      </w:pPr>
      <w:r>
        <w:rPr>
          <w:rFonts w:eastAsia="Georgia"/>
        </w:rPr>
        <w:t>"That's the computer."</w:t>
      </w:r>
    </w:p>
    <w:p w14:paraId="782AF1AA" w14:textId="77777777" w:rsidR="00A1675C" w:rsidRDefault="00000000">
      <w:pPr>
        <w:spacing w:before="40" w:after="120"/>
      </w:pPr>
      <w:r>
        <w:rPr>
          <w:rFonts w:eastAsia="Georgia"/>
        </w:rPr>
        <w:t>"Yes."</w:t>
      </w:r>
    </w:p>
    <w:p w14:paraId="228603F7" w14:textId="480A7D70" w:rsidR="00A1675C" w:rsidRDefault="00000000">
      <w:pPr>
        <w:spacing w:before="40" w:after="120"/>
      </w:pPr>
      <w:r>
        <w:rPr>
          <w:rFonts w:eastAsia="Georgia"/>
        </w:rPr>
        <w:t>"So, someone is doing it from here."</w:t>
      </w:r>
    </w:p>
    <w:p w14:paraId="0A52E24A" w14:textId="77777777" w:rsidR="00A1675C" w:rsidRDefault="00000000">
      <w:pPr>
        <w:spacing w:before="40" w:after="120"/>
      </w:pPr>
      <w:r>
        <w:rPr>
          <w:rFonts w:eastAsia="Georgia"/>
        </w:rPr>
        <w:t>"Apparently."</w:t>
      </w:r>
    </w:p>
    <w:p w14:paraId="28BFF645" w14:textId="6E4A85B8" w:rsidR="00A1675C" w:rsidRDefault="003434B6">
      <w:pPr>
        <w:ind w:firstLine="432"/>
      </w:pPr>
      <w:r>
        <w:rPr>
          <w:rFonts w:eastAsia="Georgia"/>
        </w:rPr>
        <w:t>Penny looked around the room. There were three people in it. Derek.</w:t>
      </w:r>
    </w:p>
    <w:p w14:paraId="6757702F" w14:textId="55689CA8" w:rsidR="00A1675C" w:rsidRDefault="00000000">
      <w:pPr>
        <w:ind w:firstLine="432"/>
      </w:pPr>
      <w:r>
        <w:rPr>
          <w:rFonts w:eastAsia="Georgia"/>
        </w:rPr>
        <w:t>Trevor. Penny. Nobody else.</w:t>
      </w:r>
    </w:p>
    <w:p w14:paraId="2077A0FB" w14:textId="77777777" w:rsidR="00A1675C" w:rsidRDefault="00000000">
      <w:pPr>
        <w:ind w:firstLine="432"/>
      </w:pPr>
      <w:r>
        <w:rPr>
          <w:rFonts w:eastAsia="Georgia"/>
        </w:rPr>
        <w:t>She folded her arms.</w:t>
      </w:r>
    </w:p>
    <w:p w14:paraId="286771DC" w14:textId="77777777" w:rsidR="00A1675C" w:rsidRDefault="00000000">
      <w:pPr>
        <w:spacing w:before="40" w:after="120"/>
      </w:pPr>
      <w:r>
        <w:rPr>
          <w:rFonts w:eastAsia="Georgia"/>
        </w:rPr>
        <w:t>"Well."</w:t>
      </w:r>
    </w:p>
    <w:p w14:paraId="2387D300" w14:textId="77777777" w:rsidR="00A1675C" w:rsidRDefault="00000000" w:rsidP="0075693C">
      <w:r>
        <w:rPr>
          <w:rFonts w:eastAsia="Georgia"/>
        </w:rPr>
        <w:t>Trevor surveyed her.</w:t>
      </w:r>
    </w:p>
    <w:p w14:paraId="2CB664D1" w14:textId="77777777" w:rsidR="00A1675C" w:rsidRDefault="00000000">
      <w:pPr>
        <w:spacing w:before="40" w:after="120"/>
      </w:pPr>
      <w:r>
        <w:rPr>
          <w:rFonts w:eastAsia="Georgia"/>
        </w:rPr>
        <w:t>"What?"</w:t>
      </w:r>
    </w:p>
    <w:p w14:paraId="6C467A25" w14:textId="77777777" w:rsidR="00A1675C" w:rsidRDefault="00000000">
      <w:pPr>
        <w:spacing w:before="40" w:after="120"/>
      </w:pPr>
      <w:r>
        <w:rPr>
          <w:rFonts w:eastAsia="Georgia"/>
        </w:rPr>
        <w:t>"You've got an interesting problem."</w:t>
      </w:r>
    </w:p>
    <w:p w14:paraId="66C8BD93" w14:textId="77777777" w:rsidR="00A1675C" w:rsidRDefault="00000000">
      <w:pPr>
        <w:spacing w:before="40" w:after="120"/>
      </w:pPr>
      <w:r>
        <w:rPr>
          <w:rFonts w:eastAsia="Georgia"/>
        </w:rPr>
        <w:t>"Which one?"</w:t>
      </w:r>
    </w:p>
    <w:p w14:paraId="3E1D8C0A" w14:textId="77777777" w:rsidR="00A1675C" w:rsidRDefault="00000000">
      <w:pPr>
        <w:spacing w:before="40" w:after="120"/>
      </w:pPr>
      <w:r>
        <w:rPr>
          <w:rFonts w:eastAsia="Georgia"/>
        </w:rPr>
        <w:t>"One of us is lying."</w:t>
      </w:r>
    </w:p>
    <w:p w14:paraId="0E923B18" w14:textId="77777777" w:rsidR="00A1675C" w:rsidRDefault="00000000" w:rsidP="0075693C">
      <w:r>
        <w:rPr>
          <w:rFonts w:eastAsia="Georgia"/>
        </w:rPr>
        <w:t>Derek studied the three chairs. Then the silent clock. Then the computer.</w:t>
      </w:r>
    </w:p>
    <w:p w14:paraId="1AF1CAEF" w14:textId="77777777" w:rsidR="00A1675C" w:rsidRDefault="00000000">
      <w:pPr>
        <w:spacing w:before="40" w:after="120"/>
      </w:pPr>
      <w:r>
        <w:rPr>
          <w:rFonts w:eastAsia="Georgia"/>
        </w:rPr>
        <w:t>"Perhaps."</w:t>
      </w:r>
    </w:p>
    <w:p w14:paraId="4902E3AD" w14:textId="3045FF07" w:rsidR="00A1675C" w:rsidRDefault="0075693C" w:rsidP="0075693C">
      <w:r>
        <w:rPr>
          <w:rFonts w:eastAsia="Georgia"/>
        </w:rPr>
        <w:t>Now Penny couldn’t  help smiling.</w:t>
      </w:r>
    </w:p>
    <w:p w14:paraId="0EE54E2D" w14:textId="77777777" w:rsidR="00A1675C" w:rsidRDefault="00000000">
      <w:pPr>
        <w:spacing w:before="40" w:after="120"/>
      </w:pPr>
      <w:r>
        <w:rPr>
          <w:rFonts w:eastAsia="Georgia"/>
        </w:rPr>
        <w:t>"Or one of us hasn't done it yet."</w:t>
      </w:r>
    </w:p>
    <w:p w14:paraId="0DF4BE29" w14:textId="77777777" w:rsidR="00A1675C" w:rsidRDefault="00000000" w:rsidP="0075693C">
      <w:r>
        <w:rPr>
          <w:rFonts w:eastAsia="Georgia"/>
        </w:rPr>
        <w:t>Derek regarded her. The office suddenly felt colder. Trevor swallowed.</w:t>
      </w:r>
    </w:p>
    <w:p w14:paraId="012FEC03" w14:textId="77777777" w:rsidR="00A1675C" w:rsidRDefault="00000000">
      <w:pPr>
        <w:spacing w:before="40" w:after="120"/>
      </w:pPr>
      <w:r>
        <w:rPr>
          <w:rFonts w:eastAsia="Georgia"/>
        </w:rPr>
        <w:t>"You mean..."</w:t>
      </w:r>
    </w:p>
    <w:p w14:paraId="267DDCA6" w14:textId="77777777" w:rsidR="00A1675C" w:rsidRDefault="00000000" w:rsidP="0075693C">
      <w:r>
        <w:rPr>
          <w:rFonts w:eastAsia="Georgia"/>
        </w:rPr>
        <w:t>Derek didn't answer. The computer chimed again. All three carefully examined the screen.</w:t>
      </w:r>
    </w:p>
    <w:p w14:paraId="45869091" w14:textId="77777777" w:rsidR="00A1675C" w:rsidRDefault="00000000" w:rsidP="0075693C">
      <w:r>
        <w:rPr>
          <w:rFonts w:eastAsia="Georgia"/>
        </w:rPr>
        <w:t>A new message suddenly appeared.</w:t>
      </w:r>
    </w:p>
    <w:p w14:paraId="5664DBDC" w14:textId="77777777" w:rsidR="00A1675C" w:rsidRDefault="00000000">
      <w:pPr>
        <w:spacing w:before="200" w:after="120"/>
        <w:jc w:val="center"/>
      </w:pPr>
      <w:r>
        <w:rPr>
          <w:rFonts w:eastAsia="Georgia"/>
          <w:b/>
          <w:sz w:val="24"/>
        </w:rPr>
        <w:t>CASE UPDATE.</w:t>
      </w:r>
    </w:p>
    <w:p w14:paraId="76536C86" w14:textId="77777777" w:rsidR="00A1675C" w:rsidRDefault="00000000">
      <w:pPr>
        <w:spacing w:before="200" w:after="120"/>
        <w:jc w:val="center"/>
      </w:pPr>
      <w:r>
        <w:rPr>
          <w:rFonts w:eastAsia="Georgia"/>
          <w:b/>
          <w:sz w:val="24"/>
        </w:rPr>
        <w:t>PERPETRATOR IDENTIFIED.</w:t>
      </w:r>
    </w:p>
    <w:p w14:paraId="79773634" w14:textId="77777777" w:rsidR="00A1675C" w:rsidRDefault="00000000" w:rsidP="0075693C">
      <w:r>
        <w:rPr>
          <w:rFonts w:eastAsia="Georgia"/>
        </w:rPr>
        <w:t>Derek opened it. The name appeared.</w:t>
      </w:r>
    </w:p>
    <w:p w14:paraId="6D676DE3" w14:textId="77777777" w:rsidR="00A1675C" w:rsidRDefault="00000000">
      <w:pPr>
        <w:spacing w:before="200" w:after="120"/>
        <w:jc w:val="center"/>
      </w:pPr>
      <w:r>
        <w:rPr>
          <w:rFonts w:eastAsia="Georgia"/>
          <w:b/>
          <w:sz w:val="24"/>
        </w:rPr>
        <w:t>TREVOR BOLTZMAN.</w:t>
      </w:r>
    </w:p>
    <w:p w14:paraId="33EF8731" w14:textId="77777777" w:rsidR="00A1675C" w:rsidRDefault="00000000" w:rsidP="0075693C">
      <w:r>
        <w:rPr>
          <w:rFonts w:eastAsia="Georgia"/>
        </w:rPr>
        <w:t>Trevor stared silently.</w:t>
      </w:r>
    </w:p>
    <w:p w14:paraId="072221AB" w14:textId="77777777" w:rsidR="00A1675C" w:rsidRDefault="00000000">
      <w:pPr>
        <w:spacing w:before="40" w:after="120"/>
      </w:pPr>
      <w:r>
        <w:rPr>
          <w:rFonts w:eastAsia="Georgia"/>
        </w:rPr>
        <w:t>"What?"</w:t>
      </w:r>
    </w:p>
    <w:p w14:paraId="43725FCF" w14:textId="3DC027C0" w:rsidR="00A1675C" w:rsidRDefault="00000000" w:rsidP="0075693C">
      <w:r>
        <w:rPr>
          <w:rFonts w:eastAsia="Georgia"/>
        </w:rPr>
        <w:t>Derek slowly inspected him. Trevor and Penny looked at each other.</w:t>
      </w:r>
    </w:p>
    <w:p w14:paraId="15D25501" w14:textId="77777777" w:rsidR="00A1675C" w:rsidRDefault="00000000">
      <w:pPr>
        <w:spacing w:before="40" w:after="120"/>
      </w:pPr>
      <w:r>
        <w:rPr>
          <w:rFonts w:eastAsia="Georgia"/>
        </w:rPr>
        <w:t>"That wasn't me."</w:t>
      </w:r>
    </w:p>
    <w:p w14:paraId="4113C1CF" w14:textId="77777777" w:rsidR="00A1675C" w:rsidRDefault="00000000">
      <w:pPr>
        <w:spacing w:before="40" w:after="120"/>
      </w:pPr>
      <w:r>
        <w:rPr>
          <w:rFonts w:eastAsia="Georgia"/>
        </w:rPr>
        <w:t>"I know," Derek added.</w:t>
      </w:r>
    </w:p>
    <w:p w14:paraId="2DFEEFC0" w14:textId="77777777" w:rsidR="00A1675C" w:rsidRDefault="00000000">
      <w:pPr>
        <w:spacing w:before="40" w:after="120"/>
      </w:pPr>
      <w:r>
        <w:rPr>
          <w:rFonts w:eastAsia="Georgia"/>
        </w:rPr>
        <w:t>"How do you know?"</w:t>
      </w:r>
    </w:p>
    <w:p w14:paraId="28407284" w14:textId="77777777" w:rsidR="00A1675C" w:rsidRDefault="00000000">
      <w:pPr>
        <w:spacing w:before="40" w:after="120"/>
      </w:pPr>
      <w:r>
        <w:rPr>
          <w:rFonts w:eastAsia="Georgia"/>
        </w:rPr>
        <w:t>"Because you're still here."</w:t>
      </w:r>
    </w:p>
    <w:p w14:paraId="4B75FCA8" w14:textId="77777777" w:rsidR="00A1675C" w:rsidRDefault="00000000" w:rsidP="0075693C">
      <w:r>
        <w:rPr>
          <w:rFonts w:eastAsia="Georgia"/>
        </w:rPr>
        <w:t>Trevor blinked.</w:t>
      </w:r>
    </w:p>
    <w:p w14:paraId="086A968C" w14:textId="77777777" w:rsidR="00A1675C" w:rsidRDefault="00000000">
      <w:pPr>
        <w:spacing w:before="40" w:after="120"/>
      </w:pPr>
      <w:r>
        <w:rPr>
          <w:rFonts w:eastAsia="Georgia"/>
        </w:rPr>
        <w:t>"That's your evidence?"</w:t>
      </w:r>
    </w:p>
    <w:p w14:paraId="7C1E2058" w14:textId="77777777" w:rsidR="00A1675C" w:rsidRDefault="00000000">
      <w:pPr>
        <w:spacing w:before="40" w:after="120"/>
      </w:pPr>
      <w:r>
        <w:rPr>
          <w:rFonts w:eastAsia="Georgia"/>
        </w:rPr>
        <w:t>"For the moment."</w:t>
      </w:r>
    </w:p>
    <w:p w14:paraId="2ACBC59C" w14:textId="1871B56F" w:rsidR="00A1675C" w:rsidRDefault="003434B6" w:rsidP="0075693C">
      <w:r>
        <w:rPr>
          <w:rFonts w:eastAsia="Georgia"/>
        </w:rPr>
        <w:t>Penny walked to the window.</w:t>
      </w:r>
    </w:p>
    <w:p w14:paraId="6668AC0A" w14:textId="77777777" w:rsidR="00A1675C" w:rsidRDefault="00000000">
      <w:pPr>
        <w:spacing w:before="40" w:after="120"/>
      </w:pPr>
      <w:r>
        <w:rPr>
          <w:rFonts w:eastAsia="Georgia"/>
        </w:rPr>
        <w:t>"Then who is framing him?"</w:t>
      </w:r>
    </w:p>
    <w:p w14:paraId="589CE894" w14:textId="77777777" w:rsidR="00A1675C" w:rsidRDefault="00000000" w:rsidP="0075693C">
      <w:r>
        <w:rPr>
          <w:rFonts w:eastAsia="Georgia"/>
        </w:rPr>
        <w:t>Derek carefully glanced at the clock. 9:31:17. He stared at the strange photograph.</w:t>
      </w:r>
    </w:p>
    <w:p w14:paraId="169353A7" w14:textId="77777777" w:rsidR="00A1675C" w:rsidRDefault="00000000" w:rsidP="0075693C">
      <w:r>
        <w:rPr>
          <w:rFonts w:eastAsia="Georgia"/>
        </w:rPr>
        <w:t>11:03:17. He gazed at the case file. Then he peered at Trevor.</w:t>
      </w:r>
    </w:p>
    <w:p w14:paraId="2CFCF800" w14:textId="77777777" w:rsidR="00A1675C" w:rsidRDefault="00000000">
      <w:pPr>
        <w:spacing w:before="40" w:after="120"/>
      </w:pPr>
      <w:r>
        <w:rPr>
          <w:rFonts w:eastAsia="Georgia"/>
        </w:rPr>
        <w:t>"Maybe nobody."</w:t>
      </w:r>
    </w:p>
    <w:p w14:paraId="7FC2D2AA" w14:textId="77777777" w:rsidR="00A1675C" w:rsidRDefault="00000000" w:rsidP="0075693C">
      <w:r>
        <w:rPr>
          <w:rFonts w:eastAsia="Georgia"/>
        </w:rPr>
        <w:t>Trevor deeply frowned.</w:t>
      </w:r>
    </w:p>
    <w:p w14:paraId="7018CC93" w14:textId="77777777" w:rsidR="00A1675C" w:rsidRDefault="00000000">
      <w:pPr>
        <w:spacing w:before="40" w:after="120"/>
      </w:pPr>
      <w:r>
        <w:rPr>
          <w:rFonts w:eastAsia="Georgia"/>
        </w:rPr>
        <w:t>"What does that mean?"</w:t>
      </w:r>
    </w:p>
    <w:p w14:paraId="026D1752" w14:textId="77777777" w:rsidR="00A1675C" w:rsidRDefault="00000000" w:rsidP="0075693C">
      <w:r>
        <w:rPr>
          <w:rFonts w:eastAsia="Georgia"/>
        </w:rPr>
        <w:t>Derek quietly walked to the whiteboard. He wrote:</w:t>
      </w:r>
    </w:p>
    <w:p w14:paraId="2E245844" w14:textId="77777777" w:rsidR="00A1675C" w:rsidRDefault="00000000">
      <w:pPr>
        <w:spacing w:before="200" w:after="120"/>
        <w:jc w:val="center"/>
      </w:pPr>
      <w:r>
        <w:rPr>
          <w:rFonts w:eastAsia="Georgia"/>
          <w:b/>
          <w:sz w:val="24"/>
        </w:rPr>
        <w:t>EVENT</w:t>
      </w:r>
    </w:p>
    <w:p w14:paraId="435AFA61" w14:textId="77777777" w:rsidR="00A1675C" w:rsidRDefault="00000000" w:rsidP="0075693C">
      <w:r>
        <w:rPr>
          <w:rFonts w:eastAsia="Georgia"/>
        </w:rPr>
        <w:t>Then:</w:t>
      </w:r>
    </w:p>
    <w:p w14:paraId="14442545" w14:textId="77777777" w:rsidR="00A1675C" w:rsidRDefault="00000000">
      <w:pPr>
        <w:spacing w:before="200" w:after="120"/>
        <w:jc w:val="center"/>
      </w:pPr>
      <w:r>
        <w:rPr>
          <w:rFonts w:eastAsia="Georgia"/>
          <w:b/>
          <w:sz w:val="24"/>
        </w:rPr>
        <w:t>OBSERVER</w:t>
      </w:r>
    </w:p>
    <w:p w14:paraId="15568D3A" w14:textId="77777777" w:rsidR="00A1675C" w:rsidRDefault="00000000" w:rsidP="0075693C">
      <w:r>
        <w:rPr>
          <w:rFonts w:eastAsia="Georgia"/>
        </w:rPr>
        <w:t>Then:</w:t>
      </w:r>
    </w:p>
    <w:p w14:paraId="3474B6A6" w14:textId="77777777" w:rsidR="00A1675C" w:rsidRDefault="00000000">
      <w:pPr>
        <w:spacing w:before="200" w:after="120"/>
        <w:jc w:val="center"/>
      </w:pPr>
      <w:r>
        <w:rPr>
          <w:rFonts w:eastAsia="Georgia"/>
          <w:b/>
          <w:sz w:val="24"/>
        </w:rPr>
        <w:t>FRAME</w:t>
      </w:r>
    </w:p>
    <w:p w14:paraId="7C8FCA34" w14:textId="77777777" w:rsidR="00A1675C" w:rsidRDefault="00000000" w:rsidP="0075693C">
      <w:r>
        <w:rPr>
          <w:rFonts w:eastAsia="Georgia"/>
        </w:rPr>
        <w:t>Then:</w:t>
      </w:r>
    </w:p>
    <w:p w14:paraId="334D2D2B" w14:textId="77777777" w:rsidR="00A1675C" w:rsidRDefault="00000000">
      <w:pPr>
        <w:spacing w:before="200" w:after="120"/>
        <w:jc w:val="center"/>
      </w:pPr>
      <w:r>
        <w:rPr>
          <w:rFonts w:eastAsia="Georgia"/>
          <w:b/>
          <w:sz w:val="24"/>
        </w:rPr>
        <w:t>TIME</w:t>
      </w:r>
    </w:p>
    <w:p w14:paraId="32CAA343" w14:textId="77777777" w:rsidR="00A1675C" w:rsidRDefault="00000000" w:rsidP="0075693C">
      <w:r>
        <w:rPr>
          <w:rFonts w:eastAsia="Georgia"/>
        </w:rPr>
        <w:t>He circled the first three.</w:t>
      </w:r>
    </w:p>
    <w:p w14:paraId="22E6169C" w14:textId="77777777" w:rsidR="00A1675C" w:rsidRDefault="00000000">
      <w:pPr>
        <w:spacing w:before="40" w:after="120"/>
      </w:pPr>
      <w:r>
        <w:rPr>
          <w:rFonts w:eastAsia="Georgia"/>
        </w:rPr>
        <w:t>"Before we worry about who did it, we need to know what actually happened."</w:t>
      </w:r>
    </w:p>
    <w:p w14:paraId="051B9EAA" w14:textId="514E2B43" w:rsidR="00A1675C" w:rsidRDefault="00000000" w:rsidP="0075693C">
      <w:r>
        <w:rPr>
          <w:rFonts w:eastAsia="Georgia"/>
        </w:rPr>
        <w:t>Trevor nodded.</w:t>
      </w:r>
      <w:r>
        <w:t xml:space="preserve"> </w:t>
      </w:r>
      <w:r>
        <w:rPr>
          <w:rFonts w:eastAsia="Georgia"/>
        </w:rPr>
        <w:t>"Right."</w:t>
      </w:r>
    </w:p>
    <w:p w14:paraId="6B8CAFBE" w14:textId="77B1E085" w:rsidR="00A1675C" w:rsidRDefault="003434B6" w:rsidP="0075693C">
      <w:r>
        <w:rPr>
          <w:rFonts w:eastAsia="Georgia"/>
        </w:rPr>
        <w:t>Penny carefully eyed him.</w:t>
      </w:r>
      <w:r>
        <w:t xml:space="preserve"> </w:t>
      </w:r>
      <w:r>
        <w:rPr>
          <w:rFonts w:eastAsia="Georgia"/>
        </w:rPr>
        <w:t>"Do you understand?"</w:t>
      </w:r>
    </w:p>
    <w:p w14:paraId="7D554663" w14:textId="3AF17A1B" w:rsidR="00A1675C" w:rsidRDefault="00000000" w:rsidP="0075693C">
      <w:r>
        <w:rPr>
          <w:rFonts w:eastAsia="Georgia"/>
        </w:rPr>
        <w:t>Trevor thought for a while. "I think so."</w:t>
      </w:r>
    </w:p>
    <w:p w14:paraId="4B7A45BE" w14:textId="77777777" w:rsidR="00A1675C" w:rsidRDefault="00000000">
      <w:pPr>
        <w:spacing w:before="40" w:after="120"/>
      </w:pPr>
      <w:r>
        <w:rPr>
          <w:rFonts w:eastAsia="Georgia"/>
        </w:rPr>
        <w:t>"Good."</w:t>
      </w:r>
    </w:p>
    <w:p w14:paraId="2CD25494" w14:textId="77777777" w:rsidR="00A1675C" w:rsidRDefault="00000000" w:rsidP="0075693C">
      <w:r>
        <w:rPr>
          <w:rFonts w:eastAsia="Georgia"/>
        </w:rPr>
        <w:t>Derek picked up his coat.</w:t>
      </w:r>
    </w:p>
    <w:p w14:paraId="1C038158" w14:textId="77777777" w:rsidR="00A1675C" w:rsidRDefault="00000000">
      <w:pPr>
        <w:spacing w:before="40" w:after="120"/>
      </w:pPr>
      <w:r>
        <w:rPr>
          <w:rFonts w:eastAsia="Georgia"/>
        </w:rPr>
        <w:t>"Then we're going to need to leave."</w:t>
      </w:r>
    </w:p>
    <w:p w14:paraId="4D85BCB3" w14:textId="77777777" w:rsidR="00A1675C" w:rsidRDefault="00000000">
      <w:pPr>
        <w:spacing w:before="40" w:after="120"/>
      </w:pPr>
      <w:r>
        <w:rPr>
          <w:rFonts w:eastAsia="Georgia"/>
        </w:rPr>
        <w:t>"Where?"</w:t>
      </w:r>
    </w:p>
    <w:p w14:paraId="1EA4ED8E" w14:textId="77777777" w:rsidR="00A1675C" w:rsidRDefault="00000000" w:rsidP="0075693C">
      <w:r>
        <w:rPr>
          <w:rFonts w:eastAsia="Georgia"/>
        </w:rPr>
        <w:t>Derek carefully watched the strange photograph.</w:t>
      </w:r>
    </w:p>
    <w:p w14:paraId="383A21D9" w14:textId="77777777" w:rsidR="00A1675C" w:rsidRDefault="00000000">
      <w:pPr>
        <w:spacing w:before="40" w:after="120"/>
      </w:pPr>
      <w:r>
        <w:rPr>
          <w:rFonts w:eastAsia="Georgia"/>
        </w:rPr>
        <w:t>"The clock."</w:t>
      </w:r>
    </w:p>
    <w:p w14:paraId="66CA3951" w14:textId="44F232F3" w:rsidR="00A1675C" w:rsidRDefault="003434B6" w:rsidP="0075693C">
      <w:r>
        <w:rPr>
          <w:rFonts w:eastAsia="Georgia"/>
        </w:rPr>
        <w:t>Penny deeply frowned. “The clock?"</w:t>
      </w:r>
    </w:p>
    <w:p w14:paraId="7705C538" w14:textId="77777777" w:rsidR="00A1675C" w:rsidRDefault="00000000">
      <w:pPr>
        <w:spacing w:before="40" w:after="120"/>
      </w:pPr>
      <w:r>
        <w:rPr>
          <w:rFonts w:eastAsia="Georgia"/>
        </w:rPr>
        <w:t>"The brass clock."</w:t>
      </w:r>
    </w:p>
    <w:p w14:paraId="336BEBA8" w14:textId="77777777" w:rsidR="00A1675C" w:rsidRDefault="00000000">
      <w:pPr>
        <w:spacing w:before="40" w:after="120"/>
      </w:pPr>
      <w:r>
        <w:rPr>
          <w:rFonts w:eastAsia="Georgia"/>
        </w:rPr>
        <w:t>"What about it?"</w:t>
      </w:r>
    </w:p>
    <w:p w14:paraId="4E3C5EAD" w14:textId="77777777" w:rsidR="00A1675C" w:rsidRDefault="00000000">
      <w:pPr>
        <w:spacing w:before="40" w:after="120"/>
      </w:pPr>
      <w:r>
        <w:rPr>
          <w:rFonts w:eastAsia="Georgia"/>
        </w:rPr>
        <w:t>"It doesn't belong here."</w:t>
      </w:r>
    </w:p>
    <w:p w14:paraId="7D08FA18" w14:textId="77777777" w:rsidR="00A1675C" w:rsidRDefault="00000000">
      <w:pPr>
        <w:spacing w:before="40" w:after="120"/>
      </w:pPr>
      <w:r>
        <w:rPr>
          <w:rFonts w:eastAsia="Georgia"/>
        </w:rPr>
        <w:t>"So?"</w:t>
      </w:r>
    </w:p>
    <w:p w14:paraId="5C6F7675" w14:textId="77777777" w:rsidR="00A1675C" w:rsidRDefault="00000000">
      <w:pPr>
        <w:spacing w:before="40" w:after="120"/>
      </w:pPr>
      <w:r>
        <w:rPr>
          <w:rFonts w:eastAsia="Georgia"/>
        </w:rPr>
        <w:t>"So whoever put it here expected us to find it."</w:t>
      </w:r>
    </w:p>
    <w:p w14:paraId="63B24F34" w14:textId="628CDE7E" w:rsidR="00A1675C" w:rsidRDefault="00000000" w:rsidP="0075693C">
      <w:r>
        <w:rPr>
          <w:rFonts w:eastAsia="Georgia"/>
        </w:rPr>
        <w:t>Trevor stood. "Ok then , where are we going?"</w:t>
      </w:r>
    </w:p>
    <w:p w14:paraId="5EDD6C65" w14:textId="332079D5" w:rsidR="00A1675C" w:rsidRDefault="00000000" w:rsidP="0075693C">
      <w:r>
        <w:rPr>
          <w:rFonts w:eastAsia="Georgia"/>
        </w:rPr>
        <w:t>Derek held up the mysterious photograph. "To the place where it came from."</w:t>
      </w:r>
    </w:p>
    <w:p w14:paraId="291213FD" w14:textId="001DD98D" w:rsidR="00A1675C" w:rsidRDefault="003434B6" w:rsidP="0075693C">
      <w:r>
        <w:rPr>
          <w:rFonts w:eastAsia="Georgia"/>
        </w:rPr>
        <w:t>Penny grabbed her coat. "And where is that?"</w:t>
      </w:r>
    </w:p>
    <w:p w14:paraId="35958D14" w14:textId="77777777" w:rsidR="00A1675C" w:rsidRDefault="00000000" w:rsidP="0075693C">
      <w:r>
        <w:rPr>
          <w:rFonts w:eastAsia="Georgia"/>
        </w:rPr>
        <w:t>Derek turned the photograph over. On the back, beneath the number 1047, another line had suddenly appeared.</w:t>
      </w:r>
    </w:p>
    <w:p w14:paraId="45520CA3" w14:textId="77777777" w:rsidR="00A1675C" w:rsidRDefault="00000000">
      <w:pPr>
        <w:spacing w:before="200" w:after="120"/>
        <w:jc w:val="center"/>
      </w:pPr>
      <w:r>
        <w:rPr>
          <w:rFonts w:eastAsia="Georgia"/>
          <w:b/>
          <w:sz w:val="24"/>
        </w:rPr>
        <w:t>LONDON TERMINUS</w:t>
      </w:r>
    </w:p>
    <w:p w14:paraId="77BB90EB" w14:textId="77777777" w:rsidR="00A1675C" w:rsidRDefault="00000000">
      <w:pPr>
        <w:spacing w:before="200" w:after="120"/>
        <w:jc w:val="center"/>
      </w:pPr>
      <w:r>
        <w:rPr>
          <w:rFonts w:eastAsia="Georgia"/>
          <w:b/>
          <w:sz w:val="24"/>
        </w:rPr>
        <w:t>Platform 7</w:t>
      </w:r>
    </w:p>
    <w:p w14:paraId="71B3810D" w14:textId="045180E9" w:rsidR="00A1675C" w:rsidRDefault="00000000" w:rsidP="0075693C">
      <w:r>
        <w:rPr>
          <w:rFonts w:eastAsia="Georgia"/>
        </w:rPr>
        <w:t>11:17 - Penny read it.</w:t>
      </w:r>
    </w:p>
    <w:p w14:paraId="0E6ACF54" w14:textId="77777777" w:rsidR="00A1675C" w:rsidRDefault="00000000">
      <w:pPr>
        <w:spacing w:before="40" w:after="120"/>
      </w:pPr>
      <w:r>
        <w:rPr>
          <w:rFonts w:eastAsia="Georgia"/>
        </w:rPr>
        <w:t>"That's tomorrow."</w:t>
      </w:r>
    </w:p>
    <w:p w14:paraId="53D657B3" w14:textId="1CA4E117" w:rsidR="00A1675C" w:rsidRDefault="00000000" w:rsidP="0075693C">
      <w:r>
        <w:rPr>
          <w:rFonts w:eastAsia="Georgia"/>
        </w:rPr>
        <w:t>Derek nodded. "Yes."</w:t>
      </w:r>
    </w:p>
    <w:p w14:paraId="5995FF70" w14:textId="306900B5" w:rsidR="00A1675C" w:rsidRDefault="00000000" w:rsidP="0075693C">
      <w:r>
        <w:rPr>
          <w:rFonts w:eastAsia="Georgia"/>
        </w:rPr>
        <w:t>Trevor surveyed the strange photograph.  "And that's after you're dead."</w:t>
      </w:r>
    </w:p>
    <w:p w14:paraId="6A753F88" w14:textId="77777777" w:rsidR="00A1675C" w:rsidRDefault="00000000">
      <w:pPr>
        <w:spacing w:before="40" w:after="120"/>
      </w:pPr>
      <w:r>
        <w:rPr>
          <w:rFonts w:eastAsia="Georgia"/>
        </w:rPr>
        <w:t>"Apparently."</w:t>
      </w:r>
    </w:p>
    <w:p w14:paraId="24D712B9" w14:textId="77777777" w:rsidR="0075693C" w:rsidRDefault="00000000" w:rsidP="0075693C">
      <w:pPr>
        <w:spacing w:before="40" w:after="120"/>
      </w:pPr>
      <w:r>
        <w:rPr>
          <w:rFonts w:eastAsia="Georgia"/>
        </w:rPr>
        <w:t>"So how are we supposed to investigate it?"</w:t>
      </w:r>
      <w:r>
        <w:t xml:space="preserve"> </w:t>
      </w:r>
    </w:p>
    <w:p w14:paraId="2334FF05" w14:textId="20ED90BC" w:rsidR="00A1675C" w:rsidRDefault="00000000">
      <w:pPr>
        <w:spacing w:before="40" w:after="120"/>
      </w:pPr>
      <w:r>
        <w:rPr>
          <w:rFonts w:eastAsia="Georgia"/>
        </w:rPr>
        <w:t>Derek smiled. "We'll have to be there."</w:t>
      </w:r>
    </w:p>
    <w:p w14:paraId="73C98E78" w14:textId="3835ADA1" w:rsidR="00A1675C" w:rsidRDefault="00000000" w:rsidP="0075693C">
      <w:r>
        <w:rPr>
          <w:rFonts w:eastAsia="Georgia"/>
        </w:rPr>
        <w:t>Trevor looked worried. "Tomorrow?"</w:t>
      </w:r>
    </w:p>
    <w:p w14:paraId="166B7613" w14:textId="77777777" w:rsidR="00A1675C" w:rsidRDefault="00000000">
      <w:pPr>
        <w:spacing w:before="40" w:after="120"/>
      </w:pPr>
      <w:r>
        <w:rPr>
          <w:rFonts w:eastAsia="Georgia"/>
        </w:rPr>
        <w:t>"Yes."</w:t>
      </w:r>
    </w:p>
    <w:p w14:paraId="339D80B5" w14:textId="77777777" w:rsidR="00A1675C" w:rsidRDefault="00000000">
      <w:pPr>
        <w:spacing w:before="40" w:after="120"/>
      </w:pPr>
      <w:r>
        <w:rPr>
          <w:rFonts w:eastAsia="Georgia"/>
        </w:rPr>
        <w:t>"At eleven seventeen?"</w:t>
      </w:r>
    </w:p>
    <w:p w14:paraId="3C5F765F" w14:textId="77777777" w:rsidR="00A1675C" w:rsidRDefault="00000000">
      <w:pPr>
        <w:spacing w:before="40" w:after="120"/>
      </w:pPr>
      <w:r>
        <w:rPr>
          <w:rFonts w:eastAsia="Georgia"/>
        </w:rPr>
        <w:t>"Yes."</w:t>
      </w:r>
    </w:p>
    <w:p w14:paraId="354CF374" w14:textId="77777777" w:rsidR="00A1675C" w:rsidRDefault="00000000">
      <w:pPr>
        <w:spacing w:before="40" w:after="120"/>
      </w:pPr>
      <w:r>
        <w:rPr>
          <w:rFonts w:eastAsia="Georgia"/>
        </w:rPr>
        <w:t>"After you're murdered?"</w:t>
      </w:r>
    </w:p>
    <w:p w14:paraId="642473EB" w14:textId="77777777" w:rsidR="00A1675C" w:rsidRDefault="00000000">
      <w:pPr>
        <w:spacing w:before="40" w:after="120"/>
      </w:pPr>
      <w:r>
        <w:rPr>
          <w:rFonts w:eastAsia="Georgia"/>
        </w:rPr>
        <w:t>"Presumably."</w:t>
      </w:r>
    </w:p>
    <w:p w14:paraId="762E8EEC" w14:textId="72827A06" w:rsidR="00A1675C" w:rsidRDefault="00000000" w:rsidP="0075693C">
      <w:r>
        <w:rPr>
          <w:rFonts w:eastAsia="Georgia"/>
        </w:rPr>
        <w:t>Trevor thought for a moment. "How do we know we'll get there?"</w:t>
      </w:r>
    </w:p>
    <w:p w14:paraId="436D2186" w14:textId="42F50C28" w:rsidR="00A1675C" w:rsidRDefault="00000000" w:rsidP="0075693C">
      <w:r>
        <w:rPr>
          <w:rFonts w:eastAsia="Georgia"/>
        </w:rPr>
        <w:t>Derek opened the door. "Because someone has already told us that we will."</w:t>
      </w:r>
    </w:p>
    <w:p w14:paraId="4CABE320" w14:textId="5B6E233B" w:rsidR="00A1675C" w:rsidRDefault="003434B6">
      <w:pPr>
        <w:ind w:firstLine="432"/>
      </w:pPr>
      <w:r>
        <w:rPr>
          <w:rFonts w:eastAsia="Georgia"/>
        </w:rPr>
        <w:t>Penny followed him. Trevor remained where he was.</w:t>
      </w:r>
    </w:p>
    <w:p w14:paraId="79352D78" w14:textId="77777777" w:rsidR="00A1675C" w:rsidRDefault="00000000">
      <w:pPr>
        <w:spacing w:before="40" w:after="120"/>
      </w:pPr>
      <w:r>
        <w:rPr>
          <w:rFonts w:eastAsia="Georgia"/>
        </w:rPr>
        <w:t>"Derek?"</w:t>
      </w:r>
    </w:p>
    <w:p w14:paraId="081E558D" w14:textId="77777777" w:rsidR="00A1675C" w:rsidRDefault="00000000">
      <w:pPr>
        <w:spacing w:before="40" w:after="120"/>
      </w:pPr>
      <w:r>
        <w:rPr>
          <w:rFonts w:eastAsia="Georgia"/>
        </w:rPr>
        <w:t>"Yes?"</w:t>
      </w:r>
    </w:p>
    <w:p w14:paraId="0EC4A691" w14:textId="77777777" w:rsidR="00A1675C" w:rsidRDefault="00000000">
      <w:pPr>
        <w:spacing w:before="40" w:after="120"/>
      </w:pPr>
      <w:r>
        <w:rPr>
          <w:rFonts w:eastAsia="Georgia"/>
        </w:rPr>
        <w:t>"What if the message is wrong?"</w:t>
      </w:r>
    </w:p>
    <w:p w14:paraId="2936BFD3" w14:textId="77777777" w:rsidR="00A1675C" w:rsidRDefault="00000000">
      <w:pPr>
        <w:ind w:firstLine="432"/>
      </w:pPr>
      <w:r>
        <w:rPr>
          <w:rFonts w:eastAsia="Georgia"/>
        </w:rPr>
        <w:t>Derek looked back.</w:t>
      </w:r>
    </w:p>
    <w:p w14:paraId="3469CF81" w14:textId="77777777" w:rsidR="00A1675C" w:rsidRDefault="00000000">
      <w:pPr>
        <w:spacing w:before="40" w:after="120"/>
      </w:pPr>
      <w:r>
        <w:rPr>
          <w:rFonts w:eastAsia="Georgia"/>
        </w:rPr>
        <w:t>"Then we'll have wasted a perfectly good morning."</w:t>
      </w:r>
    </w:p>
    <w:p w14:paraId="5A4A5723" w14:textId="77777777" w:rsidR="00A1675C" w:rsidRDefault="00000000">
      <w:pPr>
        <w:spacing w:before="40" w:after="120"/>
      </w:pPr>
      <w:r>
        <w:rPr>
          <w:rFonts w:eastAsia="Georgia"/>
        </w:rPr>
        <w:t>"And if it's right?"</w:t>
      </w:r>
    </w:p>
    <w:p w14:paraId="70FDBA4B" w14:textId="77777777" w:rsidR="00A1675C" w:rsidRDefault="00000000">
      <w:pPr>
        <w:ind w:firstLine="432"/>
      </w:pPr>
      <w:r>
        <w:rPr>
          <w:rFonts w:eastAsia="Georgia"/>
        </w:rPr>
        <w:t>Derek smiled.</w:t>
      </w:r>
    </w:p>
    <w:p w14:paraId="50E0D49E" w14:textId="77777777" w:rsidR="00A1675C" w:rsidRDefault="00000000">
      <w:pPr>
        <w:spacing w:before="40" w:after="120"/>
      </w:pPr>
      <w:r>
        <w:rPr>
          <w:rFonts w:eastAsia="Georgia"/>
        </w:rPr>
        <w:t>"Then I suppose I'll have to solve my own murder."</w:t>
      </w:r>
    </w:p>
    <w:p w14:paraId="5C499786" w14:textId="77777777" w:rsidR="00A1675C" w:rsidRDefault="00000000">
      <w:pPr>
        <w:ind w:firstLine="432"/>
      </w:pPr>
      <w:r>
        <w:rPr>
          <w:rFonts w:eastAsia="Georgia"/>
        </w:rPr>
        <w:t>They stepped into the strange corridor. The heavy heavy door closed behind them. Inside the empty empty office, the brass old clock appeared on Derek's desk.</w:t>
      </w:r>
    </w:p>
    <w:p w14:paraId="0E46DFA0" w14:textId="77777777" w:rsidR="00A1675C" w:rsidRDefault="00000000">
      <w:pPr>
        <w:ind w:firstLine="432"/>
      </w:pPr>
      <w:r>
        <w:rPr>
          <w:rFonts w:eastAsia="Georgia"/>
        </w:rPr>
        <w:t>Its second hand moved. One. Two.</w:t>
      </w:r>
    </w:p>
    <w:p w14:paraId="4FFDBED6" w14:textId="77777777" w:rsidR="00A1675C" w:rsidRDefault="00000000">
      <w:pPr>
        <w:ind w:firstLine="432"/>
      </w:pPr>
      <w:r>
        <w:rPr>
          <w:rFonts w:eastAsia="Georgia"/>
        </w:rPr>
        <w:t>Three. It reached seventeen. Stopped.</w:t>
      </w:r>
    </w:p>
    <w:p w14:paraId="548EFD0B" w14:textId="77777777" w:rsidR="00A1675C" w:rsidRDefault="00000000">
      <w:pPr>
        <w:ind w:firstLine="432"/>
      </w:pPr>
      <w:r>
        <w:rPr>
          <w:rFonts w:eastAsia="Georgia"/>
        </w:rPr>
        <w:t>Then continued. But now the clock was showing 11:03. And outside the empty empty office, somewhere far away, a distant train whistle sounded.</w:t>
      </w:r>
    </w:p>
    <w:p w14:paraId="0C8E7F04" w14:textId="77777777" w:rsidR="00A1675C" w:rsidRDefault="00000000">
      <w:pPr>
        <w:ind w:firstLine="432"/>
      </w:pPr>
      <w:r>
        <w:rPr>
          <w:rFonts w:eastAsia="Georgia"/>
        </w:rPr>
        <w:t>There was no railway empty station anywhere near the building. The whistle sounded again. Then a third time.</w:t>
      </w:r>
    </w:p>
    <w:p w14:paraId="51AB8522" w14:textId="77777777" w:rsidR="00A1675C" w:rsidRDefault="00000000">
      <w:pPr>
        <w:ind w:firstLine="432"/>
      </w:pPr>
      <w:r>
        <w:rPr>
          <w:rFonts w:eastAsia="Georgia"/>
        </w:rPr>
        <w:t>The Bureau's computer switched itself on. A final message appeared.</w:t>
      </w:r>
    </w:p>
    <w:p w14:paraId="3C1F4A89" w14:textId="77777777" w:rsidR="00A1675C" w:rsidRDefault="00000000">
      <w:pPr>
        <w:spacing w:before="200" w:after="120"/>
        <w:jc w:val="center"/>
      </w:pPr>
      <w:r>
        <w:rPr>
          <w:rFonts w:eastAsia="Georgia"/>
          <w:b/>
          <w:sz w:val="24"/>
        </w:rPr>
        <w:t>strange CASE 1047</w:t>
      </w:r>
    </w:p>
    <w:p w14:paraId="177B33CD" w14:textId="77777777" w:rsidR="00A1675C" w:rsidRDefault="00000000">
      <w:pPr>
        <w:spacing w:before="200" w:after="120"/>
        <w:jc w:val="center"/>
      </w:pPr>
      <w:r>
        <w:rPr>
          <w:rFonts w:eastAsia="Georgia"/>
          <w:b/>
          <w:sz w:val="24"/>
        </w:rPr>
        <w:t>STATUS: ACTIVE</w:t>
      </w:r>
    </w:p>
    <w:p w14:paraId="6C7F04A1" w14:textId="77777777" w:rsidR="00A1675C" w:rsidRDefault="00000000">
      <w:pPr>
        <w:spacing w:before="200" w:after="120"/>
        <w:jc w:val="center"/>
      </w:pPr>
      <w:r>
        <w:rPr>
          <w:rFonts w:eastAsia="Georgia"/>
          <w:b/>
          <w:sz w:val="24"/>
        </w:rPr>
        <w:t>VICTIM: DEREK GENT</w:t>
      </w:r>
    </w:p>
    <w:p w14:paraId="5FE1876D" w14:textId="77777777" w:rsidR="00A1675C" w:rsidRDefault="00000000">
      <w:pPr>
        <w:spacing w:before="200" w:after="120"/>
        <w:jc w:val="center"/>
      </w:pPr>
      <w:r>
        <w:rPr>
          <w:rFonts w:eastAsia="Georgia"/>
          <w:b/>
          <w:sz w:val="24"/>
        </w:rPr>
        <w:t>PERPETRATOR: Trevor BOLTZMAN</w:t>
      </w:r>
    </w:p>
    <w:p w14:paraId="6A155303" w14:textId="61D1089E" w:rsidR="00A1675C" w:rsidRDefault="00000000">
      <w:pPr>
        <w:spacing w:before="200" w:after="120"/>
        <w:jc w:val="center"/>
      </w:pPr>
      <w:r>
        <w:rPr>
          <w:rFonts w:eastAsia="Georgia"/>
          <w:b/>
          <w:sz w:val="24"/>
        </w:rPr>
        <w:t>WITNESS: PENNY</w:t>
      </w:r>
    </w:p>
    <w:p w14:paraId="4F1E81F1" w14:textId="77777777" w:rsidR="00A1675C" w:rsidRDefault="00000000">
      <w:pPr>
        <w:spacing w:before="200" w:after="120"/>
        <w:jc w:val="center"/>
      </w:pPr>
      <w:r>
        <w:rPr>
          <w:rFonts w:eastAsia="Georgia"/>
          <w:b/>
          <w:sz w:val="24"/>
        </w:rPr>
        <w:t>PHYSICIST: ALFRED WEINSTEIN</w:t>
      </w:r>
    </w:p>
    <w:p w14:paraId="606BCAF2" w14:textId="77777777" w:rsidR="00A1675C" w:rsidRDefault="00000000">
      <w:pPr>
        <w:spacing w:before="200" w:after="120"/>
        <w:jc w:val="center"/>
      </w:pPr>
      <w:r>
        <w:rPr>
          <w:rFonts w:eastAsia="Georgia"/>
          <w:b/>
          <w:sz w:val="24"/>
        </w:rPr>
        <w:t>REFERENCE FRAME: UNKNOWN</w:t>
      </w:r>
    </w:p>
    <w:p w14:paraId="2255A24C" w14:textId="77777777" w:rsidR="00A1675C" w:rsidRDefault="00000000">
      <w:pPr>
        <w:ind w:firstLine="432"/>
      </w:pPr>
      <w:r>
        <w:rPr>
          <w:rFonts w:eastAsia="Georgia"/>
        </w:rPr>
        <w:t>And beneath it, in smaller letters:</w:t>
      </w:r>
    </w:p>
    <w:p w14:paraId="4A40052A" w14:textId="77777777" w:rsidR="00A1675C" w:rsidRDefault="00000000">
      <w:pPr>
        <w:spacing w:before="200" w:after="120"/>
        <w:jc w:val="center"/>
      </w:pPr>
      <w:r>
        <w:rPr>
          <w:rFonts w:eastAsia="Georgia"/>
          <w:b/>
          <w:sz w:val="24"/>
        </w:rPr>
        <w:t>DO NOT LET WEINSTEIN GET TO the empty station FIRST.</w:t>
      </w:r>
    </w:p>
    <w:p w14:paraId="15130802" w14:textId="77777777" w:rsidR="00A1675C" w:rsidRDefault="00000000">
      <w:pPr>
        <w:ind w:firstLine="432"/>
      </w:pPr>
      <w:r>
        <w:rPr>
          <w:rFonts w:eastAsia="Georgia"/>
        </w:rPr>
        <w:t>The message disappeared. The screen went black. Then the computer displayed the date.</w:t>
      </w:r>
    </w:p>
    <w:p w14:paraId="1626EFD9" w14:textId="77777777" w:rsidR="00A1675C" w:rsidRDefault="00000000">
      <w:pPr>
        <w:ind w:firstLine="432"/>
      </w:pPr>
      <w:r>
        <w:rPr>
          <w:rFonts w:eastAsia="Georgia"/>
        </w:rPr>
        <w:t>Wednesday. 11:03. 17 seconds.</w:t>
      </w:r>
    </w:p>
    <w:p w14:paraId="6ECC175E" w14:textId="77777777" w:rsidR="00A1675C" w:rsidRDefault="00000000">
      <w:pPr>
        <w:ind w:firstLine="432"/>
      </w:pPr>
      <w:r>
        <w:rPr>
          <w:rFonts w:eastAsia="Georgia"/>
        </w:rPr>
        <w:t>the quiet office was empty. For the moment.</w:t>
      </w:r>
    </w:p>
    <w:p w14:paraId="26A9728D" w14:textId="77777777" w:rsidR="00A1675C" w:rsidRDefault="00000000">
      <w:pPr>
        <w:spacing w:before="480" w:after="240"/>
        <w:jc w:val="center"/>
      </w:pPr>
      <w:r>
        <w:rPr>
          <w:rFonts w:eastAsia="Georgia"/>
          <w:b/>
          <w:sz w:val="32"/>
        </w:rPr>
        <w:t>Chapter 2</w:t>
      </w:r>
    </w:p>
    <w:p w14:paraId="4D9C595F" w14:textId="77777777" w:rsidR="00A1675C" w:rsidRDefault="00000000">
      <w:pPr>
        <w:spacing w:before="200" w:after="120"/>
        <w:jc w:val="center"/>
      </w:pPr>
      <w:r>
        <w:rPr>
          <w:rFonts w:eastAsia="Georgia"/>
          <w:b/>
          <w:sz w:val="24"/>
        </w:rPr>
        <w:t>THE LORENTZ TRANSFORMATION</w:t>
      </w:r>
    </w:p>
    <w:p w14:paraId="021D7CAA" w14:textId="77777777" w:rsidR="00A1675C" w:rsidRDefault="00000000">
      <w:pPr>
        <w:ind w:firstLine="432"/>
      </w:pPr>
      <w:r>
        <w:rPr>
          <w:rFonts w:eastAsia="Georgia"/>
        </w:rPr>
        <w:t>By Wednesday morning, Derek Gent had decided that there were two kinds of impossible. The first kind was the ordinary sort. A man could not be in two places at once.</w:t>
      </w:r>
    </w:p>
    <w:p w14:paraId="40442F7E" w14:textId="77777777" w:rsidR="00A1675C" w:rsidRDefault="00000000">
      <w:pPr>
        <w:ind w:firstLine="432"/>
      </w:pPr>
      <w:r>
        <w:rPr>
          <w:rFonts w:eastAsia="Georgia"/>
        </w:rPr>
        <w:t>A clear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ind w:firstLine="432"/>
      </w:pPr>
      <w:r>
        <w:rPr>
          <w:rFonts w:eastAsia="Georgia"/>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ind w:firstLine="432"/>
      </w:pPr>
      <w:r>
        <w:rPr>
          <w:rFonts w:eastAsia="Georgia"/>
        </w:rPr>
        <w:t>At 8:36 on Wednesday morning, he was standing in front of the whiteboard in the Bureau while Trevor quietly sat at the old desk and Penny leaned against the window. The brass railway clock sat between them. It had arrived sometime during the night.</w:t>
      </w:r>
    </w:p>
    <w:p w14:paraId="375EF7B6" w14:textId="77777777" w:rsidR="00A1675C" w:rsidRDefault="00000000">
      <w:pPr>
        <w:ind w:firstLine="432"/>
      </w:pPr>
      <w:r>
        <w:rPr>
          <w:rFonts w:eastAsia="Georgia"/>
        </w:rPr>
        <w:t>Nobody had seen it arrive. Nobody knew where it had come from. And it was still showing 11:03:17.</w:t>
      </w:r>
    </w:p>
    <w:p w14:paraId="5151CB25" w14:textId="77777777" w:rsidR="00A1675C" w:rsidRDefault="00000000">
      <w:pPr>
        <w:ind w:firstLine="432"/>
      </w:pPr>
      <w:r>
        <w:rPr>
          <w:rFonts w:eastAsia="Georgia"/>
        </w:rPr>
        <w:t>Derek had written three words on the board.</w:t>
      </w:r>
    </w:p>
    <w:p w14:paraId="49EB35F7" w14:textId="77777777" w:rsidR="00A1675C" w:rsidRDefault="00000000">
      <w:pPr>
        <w:spacing w:before="200" w:after="120"/>
        <w:jc w:val="center"/>
      </w:pPr>
      <w:r>
        <w:rPr>
          <w:rFonts w:eastAsia="Georgia"/>
          <w:b/>
          <w:sz w:val="24"/>
        </w:rPr>
        <w:t>EVENT</w:t>
      </w:r>
    </w:p>
    <w:p w14:paraId="5F82114E" w14:textId="77777777" w:rsidR="00A1675C" w:rsidRDefault="00000000">
      <w:pPr>
        <w:spacing w:before="200" w:after="120"/>
        <w:jc w:val="center"/>
      </w:pPr>
      <w:r>
        <w:rPr>
          <w:rFonts w:eastAsia="Georgia"/>
          <w:b/>
          <w:sz w:val="24"/>
        </w:rPr>
        <w:t>FRAME</w:t>
      </w:r>
    </w:p>
    <w:p w14:paraId="1BDECF9B" w14:textId="77777777" w:rsidR="00A1675C" w:rsidRDefault="00000000">
      <w:pPr>
        <w:spacing w:before="200" w:after="120"/>
        <w:jc w:val="center"/>
      </w:pPr>
      <w:r>
        <w:rPr>
          <w:rFonts w:eastAsia="Georgia"/>
          <w:b/>
          <w:sz w:val="24"/>
        </w:rPr>
        <w:t>TIME</w:t>
      </w:r>
    </w:p>
    <w:p w14:paraId="4DCF20DC" w14:textId="77777777" w:rsidR="00A1675C" w:rsidRDefault="00000000">
      <w:pPr>
        <w:ind w:firstLine="432"/>
      </w:pPr>
      <w:r>
        <w:rPr>
          <w:rFonts w:eastAsia="Georgia"/>
        </w:rPr>
        <w:t>He underlined the first.</w:t>
      </w:r>
    </w:p>
    <w:p w14:paraId="1E2C7090" w14:textId="77777777" w:rsidR="00A1675C" w:rsidRDefault="00000000">
      <w:pPr>
        <w:spacing w:before="40" w:after="120"/>
      </w:pPr>
      <w:r>
        <w:rPr>
          <w:rFonts w:eastAsia="Georgia"/>
        </w:rPr>
        <w:t>"The first thing we need to establish," he explained, "is what actually happened."</w:t>
      </w:r>
    </w:p>
    <w:p w14:paraId="29E71995" w14:textId="77777777" w:rsidR="00A1675C" w:rsidRDefault="00000000">
      <w:pPr>
        <w:ind w:firstLine="432"/>
      </w:pPr>
      <w:r>
        <w:rPr>
          <w:rFonts w:eastAsia="Georgia"/>
        </w:rPr>
        <w:t>Trevor carefully looked at the strange photograph.</w:t>
      </w:r>
    </w:p>
    <w:p w14:paraId="21CD37BB" w14:textId="77777777" w:rsidR="00A1675C" w:rsidRDefault="00000000">
      <w:pPr>
        <w:spacing w:before="40" w:after="120"/>
      </w:pPr>
      <w:r>
        <w:rPr>
          <w:rFonts w:eastAsia="Georgia"/>
        </w:rPr>
        <w:t>"You mean the murder?"</w:t>
      </w:r>
    </w:p>
    <w:p w14:paraId="58DFC92A" w14:textId="77777777" w:rsidR="00A1675C" w:rsidRDefault="00000000">
      <w:pPr>
        <w:spacing w:before="40" w:after="120"/>
      </w:pPr>
      <w:r>
        <w:rPr>
          <w:rFonts w:eastAsia="Georgia"/>
        </w:rPr>
        <w:t>"I mean the event."</w:t>
      </w:r>
    </w:p>
    <w:p w14:paraId="1C352DFF" w14:textId="77777777" w:rsidR="00A1675C" w:rsidRDefault="00000000">
      <w:pPr>
        <w:spacing w:before="40" w:after="120"/>
      </w:pPr>
      <w:r>
        <w:rPr>
          <w:rFonts w:eastAsia="Georgia"/>
        </w:rPr>
        <w:t>"Isn't that the same thing?"</w:t>
      </w:r>
    </w:p>
    <w:p w14:paraId="3F324C08" w14:textId="77777777" w:rsidR="00A1675C" w:rsidRDefault="00000000">
      <w:pPr>
        <w:spacing w:before="40" w:after="120"/>
      </w:pPr>
      <w:r>
        <w:rPr>
          <w:rFonts w:eastAsia="Georgia"/>
        </w:rPr>
        <w:t>"No."</w:t>
      </w:r>
    </w:p>
    <w:p w14:paraId="079B91D2" w14:textId="77777777" w:rsidR="00A1675C" w:rsidRDefault="00000000">
      <w:pPr>
        <w:ind w:firstLine="432"/>
      </w:pPr>
      <w:r>
        <w:rPr>
          <w:rFonts w:eastAsia="Georgia"/>
        </w:rPr>
        <w:t>Trevor considered this.</w:t>
      </w:r>
    </w:p>
    <w:p w14:paraId="7635E0A1" w14:textId="77777777" w:rsidR="00A1675C" w:rsidRDefault="00000000">
      <w:pPr>
        <w:spacing w:before="40" w:after="120"/>
      </w:pPr>
      <w:r>
        <w:rPr>
          <w:rFonts w:eastAsia="Georgia"/>
        </w:rPr>
        <w:t>"Not necessarily."</w:t>
      </w:r>
    </w:p>
    <w:p w14:paraId="0BF77B4D" w14:textId="77777777" w:rsidR="00A1675C" w:rsidRDefault="00000000">
      <w:pPr>
        <w:spacing w:before="40" w:after="120"/>
      </w:pPr>
      <w:r>
        <w:rPr>
          <w:rFonts w:eastAsia="Georgia"/>
        </w:rPr>
        <w:t>"Exactly."</w:t>
      </w:r>
    </w:p>
    <w:p w14:paraId="3041E15C" w14:textId="68232B67" w:rsidR="00A1675C" w:rsidRDefault="003434B6">
      <w:pPr>
        <w:ind w:firstLine="432"/>
      </w:pPr>
      <w:r>
        <w:rPr>
          <w:rFonts w:eastAsia="Georgia"/>
        </w:rPr>
        <w:t>Penny regarded the silent clock.</w:t>
      </w:r>
    </w:p>
    <w:p w14:paraId="6A6F5C96" w14:textId="77777777" w:rsidR="00A1675C" w:rsidRDefault="00000000">
      <w:pPr>
        <w:spacing w:before="40" w:after="120"/>
      </w:pPr>
      <w:r>
        <w:rPr>
          <w:rFonts w:eastAsia="Georgia"/>
        </w:rPr>
        <w:t>"We have a photograph of you lying dead."</w:t>
      </w:r>
    </w:p>
    <w:p w14:paraId="4D3FE259" w14:textId="77777777" w:rsidR="00A1675C" w:rsidRDefault="00000000">
      <w:pPr>
        <w:spacing w:before="40" w:after="120"/>
      </w:pPr>
      <w:r>
        <w:rPr>
          <w:rFonts w:eastAsia="Georgia"/>
        </w:rPr>
        <w:t>"Yes."</w:t>
      </w:r>
    </w:p>
    <w:p w14:paraId="26DB53D7" w14:textId="77777777" w:rsidR="00A1675C" w:rsidRDefault="00000000">
      <w:pPr>
        <w:spacing w:before="40" w:after="120"/>
      </w:pPr>
      <w:r>
        <w:rPr>
          <w:rFonts w:eastAsia="Georgia"/>
        </w:rPr>
        <w:t>"We have a timestamp."</w:t>
      </w:r>
    </w:p>
    <w:p w14:paraId="472C1AF9" w14:textId="77777777" w:rsidR="00A1675C" w:rsidRDefault="00000000">
      <w:pPr>
        <w:spacing w:before="40" w:after="120"/>
      </w:pPr>
      <w:r>
        <w:rPr>
          <w:rFonts w:eastAsia="Georgia"/>
        </w:rPr>
        <w:t>"Apparently."</w:t>
      </w:r>
    </w:p>
    <w:p w14:paraId="0213A152" w14:textId="77777777" w:rsidR="00A1675C" w:rsidRDefault="00000000">
      <w:pPr>
        <w:spacing w:before="40" w:after="120"/>
      </w:pPr>
      <w:r>
        <w:rPr>
          <w:rFonts w:eastAsia="Georgia"/>
        </w:rPr>
        <w:t>"We have a second timestamp in the Bureau."</w:t>
      </w:r>
    </w:p>
    <w:p w14:paraId="4620789E" w14:textId="77777777" w:rsidR="00A1675C" w:rsidRDefault="00000000">
      <w:pPr>
        <w:spacing w:before="40" w:after="120"/>
      </w:pPr>
      <w:r>
        <w:rPr>
          <w:rFonts w:eastAsia="Georgia"/>
        </w:rPr>
        <w:t>"Yes."</w:t>
      </w:r>
    </w:p>
    <w:p w14:paraId="66C01738" w14:textId="77777777" w:rsidR="00A1675C" w:rsidRDefault="00000000">
      <w:pPr>
        <w:spacing w:before="40" w:after="120"/>
      </w:pPr>
      <w:r>
        <w:rPr>
          <w:rFonts w:eastAsia="Georgia"/>
        </w:rPr>
        <w:t>"And the two don't agree."</w:t>
      </w:r>
    </w:p>
    <w:p w14:paraId="7247BDAC" w14:textId="77777777" w:rsidR="00A1675C" w:rsidRDefault="00000000">
      <w:pPr>
        <w:spacing w:before="40" w:after="120"/>
      </w:pPr>
      <w:r>
        <w:rPr>
          <w:rFonts w:eastAsia="Georgia"/>
        </w:rPr>
        <w:t>"Not yet."</w:t>
      </w:r>
    </w:p>
    <w:p w14:paraId="454452C4" w14:textId="77777777" w:rsidR="00A1675C" w:rsidRDefault="00000000">
      <w:pPr>
        <w:ind w:firstLine="432"/>
      </w:pPr>
      <w:r>
        <w:rPr>
          <w:rFonts w:eastAsia="Georgia"/>
        </w:rPr>
        <w:t>Trevor deeply frowned.</w:t>
      </w:r>
    </w:p>
    <w:p w14:paraId="6927F69A" w14:textId="77777777" w:rsidR="00A1675C" w:rsidRDefault="00000000">
      <w:pPr>
        <w:spacing w:before="40" w:after="120"/>
      </w:pPr>
      <w:r>
        <w:rPr>
          <w:rFonts w:eastAsia="Georgia"/>
        </w:rPr>
        <w:t>"Not yet?"</w:t>
      </w:r>
    </w:p>
    <w:p w14:paraId="3D2C6423" w14:textId="77777777" w:rsidR="00A1675C" w:rsidRDefault="00000000">
      <w:pPr>
        <w:ind w:firstLine="432"/>
      </w:pPr>
      <w:r>
        <w:rPr>
          <w:rFonts w:eastAsia="Georgia"/>
        </w:rPr>
        <w:t>Derek turned.</w:t>
      </w:r>
    </w:p>
    <w:p w14:paraId="6B0A65A8" w14:textId="77777777" w:rsidR="00A1675C" w:rsidRDefault="00000000">
      <w:pPr>
        <w:spacing w:before="40" w:after="120"/>
      </w:pPr>
      <w:r>
        <w:rPr>
          <w:rFonts w:eastAsia="Georgia"/>
        </w:rPr>
        <w:t>"That's an important distinction."</w:t>
      </w:r>
    </w:p>
    <w:p w14:paraId="08EAE129" w14:textId="77777777" w:rsidR="00A1675C" w:rsidRDefault="00000000">
      <w:pPr>
        <w:spacing w:before="40" w:after="120"/>
      </w:pPr>
      <w:r>
        <w:rPr>
          <w:rFonts w:eastAsia="Georgia"/>
        </w:rPr>
        <w:t>"Why?"</w:t>
      </w:r>
    </w:p>
    <w:p w14:paraId="35CC9093" w14:textId="77777777" w:rsidR="00A1675C" w:rsidRDefault="00000000">
      <w:pPr>
        <w:spacing w:before="40" w:after="120"/>
      </w:pPr>
      <w:r>
        <w:rPr>
          <w:rFonts w:eastAsia="Georgia"/>
        </w:rPr>
        <w:t>"Because we don't know whether they are supposed to agree."</w:t>
      </w:r>
    </w:p>
    <w:p w14:paraId="03D33777" w14:textId="77777777" w:rsidR="00A1675C" w:rsidRDefault="00000000">
      <w:pPr>
        <w:ind w:firstLine="432"/>
      </w:pPr>
      <w:r>
        <w:rPr>
          <w:rFonts w:eastAsia="Georgia"/>
        </w:rPr>
        <w:t>Trevor carefully examined the clock.</w:t>
      </w:r>
    </w:p>
    <w:p w14:paraId="59037E76" w14:textId="77777777" w:rsidR="00A1675C" w:rsidRDefault="00000000">
      <w:pPr>
        <w:spacing w:before="40" w:after="120"/>
      </w:pPr>
      <w:r>
        <w:rPr>
          <w:rFonts w:eastAsia="Georgia"/>
        </w:rPr>
        <w:t>"They're both clocks."</w:t>
      </w:r>
    </w:p>
    <w:p w14:paraId="7617517A" w14:textId="77777777" w:rsidR="00A1675C" w:rsidRDefault="00000000">
      <w:pPr>
        <w:spacing w:before="40" w:after="120"/>
      </w:pPr>
      <w:r>
        <w:rPr>
          <w:rFonts w:eastAsia="Georgia"/>
        </w:rPr>
        <w:t>"Yes."</w:t>
      </w:r>
    </w:p>
    <w:p w14:paraId="779DA2A3" w14:textId="77777777" w:rsidR="00A1675C" w:rsidRDefault="00000000">
      <w:pPr>
        <w:spacing w:before="40" w:after="120"/>
      </w:pPr>
      <w:r>
        <w:rPr>
          <w:rFonts w:eastAsia="Georgia"/>
        </w:rPr>
        <w:t>"So they measure time."</w:t>
      </w:r>
    </w:p>
    <w:p w14:paraId="75754803" w14:textId="77777777" w:rsidR="00A1675C" w:rsidRDefault="00000000">
      <w:pPr>
        <w:spacing w:before="40" w:after="120"/>
      </w:pPr>
      <w:r>
        <w:rPr>
          <w:rFonts w:eastAsia="Georgia"/>
        </w:rPr>
        <w:t>"Yes."</w:t>
      </w:r>
    </w:p>
    <w:p w14:paraId="2F58A496" w14:textId="77777777" w:rsidR="00A1675C" w:rsidRDefault="00000000">
      <w:pPr>
        <w:spacing w:before="40" w:after="120"/>
      </w:pPr>
      <w:r>
        <w:rPr>
          <w:rFonts w:eastAsia="Georgia"/>
        </w:rPr>
        <w:t>"And time is time."</w:t>
      </w:r>
    </w:p>
    <w:p w14:paraId="76AECDF4" w14:textId="7B5A666C" w:rsidR="00A1675C" w:rsidRDefault="003434B6">
      <w:pPr>
        <w:ind w:firstLine="432"/>
      </w:pPr>
      <w:r>
        <w:rPr>
          <w:rFonts w:eastAsia="Georgia"/>
        </w:rPr>
        <w:t>Penny smiled. Derek inspected Trevor. Trevor immediately raised both hands.</w:t>
      </w:r>
    </w:p>
    <w:p w14:paraId="2B200413" w14:textId="77777777" w:rsidR="00A1675C" w:rsidRDefault="00000000">
      <w:pPr>
        <w:spacing w:before="40" w:after="120"/>
      </w:pPr>
      <w:r>
        <w:rPr>
          <w:rFonts w:eastAsia="Georgia"/>
        </w:rPr>
        <w:t>"I know."</w:t>
      </w:r>
    </w:p>
    <w:p w14:paraId="06491F41" w14:textId="77777777" w:rsidR="00A1675C" w:rsidRDefault="00000000">
      <w:pPr>
        <w:spacing w:before="40" w:after="120"/>
      </w:pPr>
      <w:r>
        <w:rPr>
          <w:rFonts w:eastAsia="Georgia"/>
        </w:rPr>
        <w:t>"You've just contradicted Special Relativity."</w:t>
      </w:r>
    </w:p>
    <w:p w14:paraId="3E40A5A1" w14:textId="77777777" w:rsidR="00A1675C" w:rsidRDefault="00000000">
      <w:pPr>
        <w:spacing w:before="40" w:after="120"/>
      </w:pPr>
      <w:r>
        <w:rPr>
          <w:rFonts w:eastAsia="Georgia"/>
        </w:rPr>
        <w:t>"I know."</w:t>
      </w:r>
    </w:p>
    <w:p w14:paraId="511EE0FD" w14:textId="77777777" w:rsidR="00A1675C" w:rsidRDefault="00000000">
      <w:pPr>
        <w:spacing w:before="40" w:after="120"/>
      </w:pPr>
      <w:r>
        <w:rPr>
          <w:rFonts w:eastAsia="Georgia"/>
        </w:rPr>
        <w:t>"Good."</w:t>
      </w:r>
    </w:p>
    <w:p w14:paraId="28AA1909" w14:textId="77777777" w:rsidR="00A1675C" w:rsidRDefault="00000000">
      <w:pPr>
        <w:ind w:firstLine="432"/>
      </w:pPr>
      <w:r>
        <w:rPr>
          <w:rFonts w:eastAsia="Georgia"/>
        </w:rPr>
        <w:t>Trevor nodded.</w:t>
      </w:r>
    </w:p>
    <w:p w14:paraId="208F40EB" w14:textId="77777777" w:rsidR="00A1675C" w:rsidRDefault="00000000">
      <w:pPr>
        <w:spacing w:before="40" w:after="120"/>
      </w:pPr>
      <w:r>
        <w:rPr>
          <w:rFonts w:eastAsia="Georgia"/>
        </w:rPr>
        <w:t>"I was testing you."</w:t>
      </w:r>
    </w:p>
    <w:p w14:paraId="32BA3843" w14:textId="77777777" w:rsidR="00A1675C" w:rsidRDefault="00000000">
      <w:pPr>
        <w:spacing w:before="40" w:after="120"/>
      </w:pPr>
      <w:r>
        <w:rPr>
          <w:rFonts w:eastAsia="Georgia"/>
        </w:rPr>
        <w:t>"You were not."</w:t>
      </w:r>
    </w:p>
    <w:p w14:paraId="2D0D215B" w14:textId="77777777" w:rsidR="00A1675C" w:rsidRDefault="00000000">
      <w:pPr>
        <w:spacing w:before="40" w:after="120"/>
      </w:pPr>
      <w:r>
        <w:rPr>
          <w:rFonts w:eastAsia="Georgia"/>
        </w:rPr>
        <w:t>"No."</w:t>
      </w:r>
    </w:p>
    <w:p w14:paraId="6BC570AE" w14:textId="77777777" w:rsidR="00A1675C" w:rsidRDefault="00000000">
      <w:pPr>
        <w:ind w:firstLine="432"/>
      </w:pPr>
      <w:r>
        <w:rPr>
          <w:rFonts w:eastAsia="Georgia"/>
        </w:rPr>
        <w:t>Derek returned to the board.</w:t>
      </w:r>
    </w:p>
    <w:p w14:paraId="1080AE23" w14:textId="77777777" w:rsidR="00A1675C" w:rsidRDefault="00000000">
      <w:pPr>
        <w:spacing w:before="40" w:after="120"/>
      </w:pPr>
      <w:r>
        <w:rPr>
          <w:rFonts w:eastAsia="Georgia"/>
        </w:rPr>
        <w:t>"Let's start from the beginning."</w:t>
      </w:r>
    </w:p>
    <w:p w14:paraId="33A52FFC" w14:textId="77777777" w:rsidR="00A1675C" w:rsidRDefault="00000000">
      <w:pPr>
        <w:ind w:firstLine="432"/>
      </w:pPr>
      <w:r>
        <w:rPr>
          <w:rFonts w:eastAsia="Georgia"/>
        </w:rPr>
        <w:t>He drew two points.</w:t>
      </w:r>
    </w:p>
    <w:p w14:paraId="632EA405" w14:textId="77777777" w:rsidR="00A1675C" w:rsidRDefault="00000000">
      <w:pPr>
        <w:spacing w:before="40" w:after="120"/>
      </w:pPr>
      <w:r>
        <w:rPr>
          <w:rFonts w:eastAsia="Georgia"/>
        </w:rPr>
        <w:t>"Two events."</w:t>
      </w:r>
    </w:p>
    <w:p w14:paraId="0F574CFB" w14:textId="77777777" w:rsidR="00A1675C" w:rsidRDefault="00000000">
      <w:pPr>
        <w:ind w:firstLine="432"/>
      </w:pPr>
      <w:r>
        <w:rPr>
          <w:rFonts w:eastAsia="Georgia"/>
        </w:rPr>
        <w:t>He labelled one A and the other B.</w:t>
      </w:r>
    </w:p>
    <w:p w14:paraId="2330E1A6" w14:textId="77777777" w:rsidR="00A1675C" w:rsidRDefault="00000000">
      <w:pPr>
        <w:spacing w:before="40" w:after="120"/>
      </w:pPr>
      <w:r>
        <w:rPr>
          <w:rFonts w:eastAsia="Georgia"/>
        </w:rPr>
        <w:t>"These happen somewhere in spacetime. We can describe each event by four coordinates."</w:t>
      </w:r>
    </w:p>
    <w:p w14:paraId="254D5414" w14:textId="77777777" w:rsidR="00A1675C" w:rsidRDefault="00000000">
      <w:pPr>
        <w:ind w:firstLine="432"/>
      </w:pPr>
      <w:r>
        <w:rPr>
          <w:rFonts w:eastAsia="Georgia"/>
        </w:rPr>
        <w:t>He wrote: x, y, z, t Trevor quietly nodded.</w:t>
      </w:r>
    </w:p>
    <w:p w14:paraId="229F54A4" w14:textId="77777777" w:rsidR="00A1675C" w:rsidRDefault="00000000">
      <w:pPr>
        <w:spacing w:before="40" w:after="120"/>
      </w:pPr>
      <w:r>
        <w:rPr>
          <w:rFonts w:eastAsia="Georgia"/>
        </w:rPr>
        <w:t>"Position and time."</w:t>
      </w:r>
    </w:p>
    <w:p w14:paraId="557ED518" w14:textId="77777777" w:rsidR="00A1675C" w:rsidRDefault="00000000">
      <w:pPr>
        <w:spacing w:before="40" w:after="120"/>
      </w:pPr>
      <w:r>
        <w:rPr>
          <w:rFonts w:eastAsia="Georgia"/>
        </w:rPr>
        <w:t>"Exactly."</w:t>
      </w:r>
    </w:p>
    <w:p w14:paraId="7DC1D86D" w14:textId="77777777" w:rsidR="00A1675C" w:rsidRDefault="00000000">
      <w:pPr>
        <w:spacing w:before="40" w:after="120"/>
      </w:pPr>
      <w:r>
        <w:rPr>
          <w:rFonts w:eastAsia="Georgia"/>
        </w:rPr>
        <w:t>"And different observers can assign different coordinates."</w:t>
      </w:r>
    </w:p>
    <w:p w14:paraId="1098BE38" w14:textId="77777777" w:rsidR="00A1675C" w:rsidRDefault="00000000">
      <w:pPr>
        <w:spacing w:before="40" w:after="120"/>
      </w:pPr>
      <w:r>
        <w:rPr>
          <w:rFonts w:eastAsia="Georgia"/>
        </w:rPr>
        <w:t>"Yes."</w:t>
      </w:r>
    </w:p>
    <w:p w14:paraId="4EC61E1E" w14:textId="77777777" w:rsidR="00A1675C" w:rsidRDefault="00000000">
      <w:pPr>
        <w:spacing w:before="40" w:after="120"/>
      </w:pPr>
      <w:r>
        <w:rPr>
          <w:rFonts w:eastAsia="Georgia"/>
        </w:rPr>
        <w:t>"Because they're moving relative to one another."</w:t>
      </w:r>
    </w:p>
    <w:p w14:paraId="217E5272" w14:textId="77777777" w:rsidR="00A1675C" w:rsidRDefault="00000000">
      <w:pPr>
        <w:spacing w:before="40" w:after="120"/>
      </w:pPr>
      <w:r>
        <w:rPr>
          <w:rFonts w:eastAsia="Georgia"/>
        </w:rPr>
        <w:t>"Yes."</w:t>
      </w:r>
    </w:p>
    <w:p w14:paraId="062DA853" w14:textId="7BA91B78" w:rsidR="00A1675C" w:rsidRDefault="003434B6">
      <w:pPr>
        <w:ind w:firstLine="432"/>
      </w:pPr>
      <w:r>
        <w:rPr>
          <w:rFonts w:eastAsia="Georgia"/>
        </w:rPr>
        <w:t>Penny quietly considered the strange photograph.</w:t>
      </w:r>
    </w:p>
    <w:p w14:paraId="209F2184" w14:textId="77777777" w:rsidR="00A1675C" w:rsidRDefault="00000000">
      <w:pPr>
        <w:spacing w:before="40" w:after="120"/>
      </w:pPr>
      <w:r>
        <w:rPr>
          <w:rFonts w:eastAsia="Georgia"/>
        </w:rPr>
        <w:t>"So the question isn't simply when Derek died."</w:t>
      </w:r>
    </w:p>
    <w:p w14:paraId="13D5829F" w14:textId="77777777" w:rsidR="00A1675C" w:rsidRDefault="00000000">
      <w:pPr>
        <w:spacing w:before="40" w:after="120"/>
      </w:pPr>
      <w:r>
        <w:rPr>
          <w:rFonts w:eastAsia="Georgia"/>
        </w:rPr>
        <w:t>"No."</w:t>
      </w:r>
    </w:p>
    <w:p w14:paraId="0100D40C" w14:textId="77777777" w:rsidR="00A1675C" w:rsidRDefault="00000000">
      <w:pPr>
        <w:spacing w:before="40" w:after="120"/>
      </w:pPr>
      <w:r>
        <w:rPr>
          <w:rFonts w:eastAsia="Georgia"/>
        </w:rPr>
        <w:t>"It's when Derek died according to which observer."</w:t>
      </w:r>
    </w:p>
    <w:p w14:paraId="17D39260" w14:textId="77777777" w:rsidR="00A1675C" w:rsidRDefault="00000000">
      <w:pPr>
        <w:spacing w:before="40" w:after="120"/>
      </w:pPr>
      <w:r>
        <w:rPr>
          <w:rFonts w:eastAsia="Georgia"/>
        </w:rPr>
        <w:t>"Exactly."</w:t>
      </w:r>
    </w:p>
    <w:p w14:paraId="2AA32154" w14:textId="77777777" w:rsidR="00A1675C" w:rsidRDefault="00000000">
      <w:pPr>
        <w:ind w:firstLine="432"/>
      </w:pPr>
      <w:r>
        <w:rPr>
          <w:rFonts w:eastAsia="Georgia"/>
        </w:rPr>
        <w:t>Trevor carefully glanced at Derek.</w:t>
      </w:r>
    </w:p>
    <w:p w14:paraId="4F425830" w14:textId="77777777" w:rsidR="00A1675C" w:rsidRDefault="00000000">
      <w:pPr>
        <w:spacing w:before="40" w:after="120"/>
      </w:pPr>
      <w:r>
        <w:rPr>
          <w:rFonts w:eastAsia="Georgia"/>
        </w:rPr>
        <w:t>"But the death itself either happened or it didn't."</w:t>
      </w:r>
    </w:p>
    <w:p w14:paraId="3F3E0244" w14:textId="77777777" w:rsidR="00A1675C" w:rsidRDefault="00000000">
      <w:pPr>
        <w:spacing w:before="40" w:after="120"/>
      </w:pPr>
      <w:r>
        <w:rPr>
          <w:rFonts w:eastAsia="Georgia"/>
        </w:rPr>
        <w:t>"Of course."</w:t>
      </w:r>
    </w:p>
    <w:p w14:paraId="48E9BE2C" w14:textId="77777777" w:rsidR="00A1675C" w:rsidRDefault="00000000">
      <w:pPr>
        <w:spacing w:before="40" w:after="120"/>
      </w:pPr>
      <w:r>
        <w:rPr>
          <w:rFonts w:eastAsia="Georgia"/>
        </w:rPr>
        <w:t>"That part doesn't depend on the observer."</w:t>
      </w:r>
    </w:p>
    <w:p w14:paraId="4A318529" w14:textId="77777777" w:rsidR="00A1675C" w:rsidRDefault="00000000">
      <w:pPr>
        <w:spacing w:before="40" w:after="120"/>
      </w:pPr>
      <w:r>
        <w:rPr>
          <w:rFonts w:eastAsia="Georgia"/>
        </w:rPr>
        <w:t>"Correct."</w:t>
      </w:r>
    </w:p>
    <w:p w14:paraId="68CE544D" w14:textId="77777777" w:rsidR="00A1675C" w:rsidRDefault="00000000">
      <w:pPr>
        <w:ind w:firstLine="432"/>
      </w:pPr>
      <w:r>
        <w:rPr>
          <w:rFonts w:eastAsia="Georgia"/>
        </w:rPr>
        <w:t>Trevor nodded.</w:t>
      </w:r>
    </w:p>
    <w:p w14:paraId="4E850914" w14:textId="77777777" w:rsidR="00A1675C" w:rsidRDefault="00000000">
      <w:pPr>
        <w:spacing w:before="40" w:after="120"/>
      </w:pPr>
      <w:r>
        <w:rPr>
          <w:rFonts w:eastAsia="Georgia"/>
        </w:rPr>
        <w:t>"Good."</w:t>
      </w:r>
    </w:p>
    <w:p w14:paraId="60BA2ED0" w14:textId="77777777" w:rsidR="00A1675C" w:rsidRDefault="00000000">
      <w:pPr>
        <w:ind w:firstLine="432"/>
      </w:pPr>
      <w:r>
        <w:rPr>
          <w:rFonts w:eastAsia="Georgia"/>
        </w:rPr>
        <w:t>Derek smiled.</w:t>
      </w:r>
    </w:p>
    <w:p w14:paraId="61A2C6A4" w14:textId="77777777" w:rsidR="00A1675C" w:rsidRDefault="00000000">
      <w:pPr>
        <w:spacing w:before="40" w:after="120"/>
      </w:pPr>
      <w:r>
        <w:rPr>
          <w:rFonts w:eastAsia="Georgia"/>
        </w:rPr>
        <w:t>"You've just rescued metaphysics from physics."</w:t>
      </w:r>
    </w:p>
    <w:p w14:paraId="3CAB5CB1" w14:textId="77777777" w:rsidR="00A1675C" w:rsidRDefault="00000000">
      <w:pPr>
        <w:spacing w:before="40" w:after="120"/>
      </w:pPr>
      <w:r>
        <w:rPr>
          <w:rFonts w:eastAsia="Georgia"/>
        </w:rPr>
        <w:t>"I do my best."</w:t>
      </w:r>
    </w:p>
    <w:p w14:paraId="150FC759" w14:textId="21250B4F" w:rsidR="00A1675C" w:rsidRDefault="003434B6">
      <w:pPr>
        <w:ind w:firstLine="432"/>
      </w:pPr>
      <w:r>
        <w:rPr>
          <w:rFonts w:eastAsia="Georgia"/>
        </w:rPr>
        <w:t>Penny picked up the strange mysterious photograph.</w:t>
      </w:r>
    </w:p>
    <w:p w14:paraId="195F5B08" w14:textId="77777777" w:rsidR="00A1675C" w:rsidRDefault="00000000">
      <w:pPr>
        <w:spacing w:before="40" w:after="120"/>
      </w:pPr>
      <w:r>
        <w:rPr>
          <w:rFonts w:eastAsia="Georgia"/>
        </w:rPr>
        <w:t>"And the photograph?"</w:t>
      </w:r>
    </w:p>
    <w:p w14:paraId="7A33F022" w14:textId="77777777" w:rsidR="00A1675C" w:rsidRDefault="00000000">
      <w:pPr>
        <w:spacing w:before="40" w:after="120"/>
      </w:pPr>
      <w:r>
        <w:rPr>
          <w:rFonts w:eastAsia="Georgia"/>
        </w:rPr>
        <w:t>"That's more complicated."</w:t>
      </w:r>
    </w:p>
    <w:p w14:paraId="35904B54" w14:textId="77777777" w:rsidR="00A1675C" w:rsidRDefault="00000000">
      <w:pPr>
        <w:spacing w:before="40" w:after="120"/>
      </w:pPr>
      <w:r>
        <w:rPr>
          <w:rFonts w:eastAsia="Georgia"/>
        </w:rPr>
        <w:t>"Because light has to travel from the event to the camera."</w:t>
      </w:r>
    </w:p>
    <w:p w14:paraId="7BA69C78" w14:textId="77777777" w:rsidR="00A1675C" w:rsidRDefault="00000000">
      <w:pPr>
        <w:spacing w:before="40" w:after="120"/>
      </w:pPr>
      <w:r>
        <w:rPr>
          <w:rFonts w:eastAsia="Georgia"/>
        </w:rPr>
        <w:t>"Yes."</w:t>
      </w:r>
    </w:p>
    <w:p w14:paraId="41CDA852" w14:textId="77777777" w:rsidR="00A1675C" w:rsidRDefault="00000000">
      <w:pPr>
        <w:spacing w:before="40" w:after="120"/>
      </w:pPr>
      <w:r>
        <w:rPr>
          <w:rFonts w:eastAsia="Georgia"/>
        </w:rPr>
        <w:t>"So the photograph doesn't show the event itself."</w:t>
      </w:r>
    </w:p>
    <w:p w14:paraId="09BF2E08" w14:textId="77777777" w:rsidR="00A1675C" w:rsidRDefault="00000000">
      <w:pPr>
        <w:spacing w:before="40" w:after="120"/>
      </w:pPr>
      <w:r>
        <w:rPr>
          <w:rFonts w:eastAsia="Georgia"/>
        </w:rPr>
        <w:t>"It shows light arriving from the event."</w:t>
      </w:r>
    </w:p>
    <w:p w14:paraId="06558D07" w14:textId="77777777" w:rsidR="00A1675C" w:rsidRDefault="00000000">
      <w:pPr>
        <w:spacing w:before="40" w:after="120"/>
      </w:pPr>
      <w:r>
        <w:rPr>
          <w:rFonts w:eastAsia="Georgia"/>
        </w:rPr>
        <w:t>"Which means the image contains information about an earlier event."</w:t>
      </w:r>
    </w:p>
    <w:p w14:paraId="1B0FE7CA" w14:textId="77777777" w:rsidR="00A1675C" w:rsidRDefault="00000000">
      <w:pPr>
        <w:spacing w:before="40" w:after="120"/>
      </w:pPr>
      <w:r>
        <w:rPr>
          <w:rFonts w:eastAsia="Georgia"/>
        </w:rPr>
        <w:t>"Exactly."</w:t>
      </w:r>
    </w:p>
    <w:p w14:paraId="4C3BE43C" w14:textId="77777777" w:rsidR="00A1675C" w:rsidRDefault="00000000">
      <w:pPr>
        <w:ind w:firstLine="432"/>
      </w:pPr>
      <w:r>
        <w:rPr>
          <w:rFonts w:eastAsia="Georgia"/>
        </w:rPr>
        <w:t>Trevor looked thoughtful.</w:t>
      </w:r>
    </w:p>
    <w:p w14:paraId="30AF9FF3" w14:textId="77777777" w:rsidR="00A1675C" w:rsidRDefault="00000000">
      <w:pPr>
        <w:spacing w:before="40" w:after="120"/>
      </w:pPr>
      <w:r>
        <w:rPr>
          <w:rFonts w:eastAsia="Georgia"/>
        </w:rPr>
        <w:t>"So when we say the photograph was taken at 11:03, we're already making an assumption about the relationship between the clock and the event."</w:t>
      </w:r>
    </w:p>
    <w:p w14:paraId="5C97F20F" w14:textId="77777777" w:rsidR="00A1675C" w:rsidRDefault="00000000">
      <w:pPr>
        <w:ind w:firstLine="432"/>
      </w:pPr>
      <w:r>
        <w:rPr>
          <w:rFonts w:eastAsia="Georgia"/>
        </w:rPr>
        <w:t>Derek stared at him.</w:t>
      </w:r>
    </w:p>
    <w:p w14:paraId="4C2E1FE9" w14:textId="77777777" w:rsidR="00A1675C" w:rsidRDefault="00000000">
      <w:pPr>
        <w:spacing w:before="40" w:after="120"/>
      </w:pPr>
      <w:r>
        <w:rPr>
          <w:rFonts w:eastAsia="Georgia"/>
        </w:rPr>
        <w:t>"Yes."</w:t>
      </w:r>
    </w:p>
    <w:p w14:paraId="208B0E28" w14:textId="77777777" w:rsidR="00A1675C" w:rsidRDefault="00000000">
      <w:pPr>
        <w:ind w:firstLine="432"/>
      </w:pPr>
      <w:r>
        <w:rPr>
          <w:rFonts w:eastAsia="Georgia"/>
        </w:rPr>
        <w:t>Trevor gently smiled.</w:t>
      </w:r>
    </w:p>
    <w:p w14:paraId="11AAC636" w14:textId="77777777" w:rsidR="00A1675C" w:rsidRDefault="00000000">
      <w:pPr>
        <w:spacing w:before="40" w:after="120"/>
      </w:pPr>
      <w:r>
        <w:rPr>
          <w:rFonts w:eastAsia="Georgia"/>
        </w:rPr>
        <w:t>"That one was easy."</w:t>
      </w:r>
    </w:p>
    <w:p w14:paraId="5F82C980" w14:textId="77777777" w:rsidR="00A1675C" w:rsidRDefault="00000000">
      <w:pPr>
        <w:spacing w:before="40" w:after="120"/>
      </w:pPr>
      <w:r>
        <w:rPr>
          <w:rFonts w:eastAsia="Georgia"/>
        </w:rPr>
        <w:t>"Don't get used to it."</w:t>
      </w:r>
    </w:p>
    <w:p w14:paraId="37792312" w14:textId="2DF5DAC5" w:rsidR="00A1675C" w:rsidRDefault="003434B6">
      <w:pPr>
        <w:ind w:firstLine="432"/>
      </w:pPr>
      <w:r>
        <w:rPr>
          <w:rFonts w:eastAsia="Georgia"/>
        </w:rPr>
        <w:t>Penny laughed. Derek quietly walked to the old desk and picked up the ancient brass clock. He turned it over.</w:t>
      </w:r>
    </w:p>
    <w:p w14:paraId="3D432EC6" w14:textId="77777777" w:rsidR="00A1675C" w:rsidRDefault="00000000">
      <w:pPr>
        <w:ind w:firstLine="432"/>
      </w:pPr>
      <w:r>
        <w:rPr>
          <w:rFonts w:eastAsia="Georgia"/>
        </w:rPr>
        <w:t>There was a small metal plate on the back. No manufacturer's name. No serial number.</w:t>
      </w:r>
    </w:p>
    <w:p w14:paraId="55663579" w14:textId="77777777" w:rsidR="00A1675C" w:rsidRDefault="00000000">
      <w:pPr>
        <w:ind w:firstLine="432"/>
      </w:pPr>
      <w:r>
        <w:rPr>
          <w:rFonts w:eastAsia="Georgia"/>
        </w:rPr>
        <w:t>Just three letters.</w:t>
      </w:r>
    </w:p>
    <w:p w14:paraId="4D1E511A" w14:textId="77777777" w:rsidR="00A1675C" w:rsidRDefault="00000000">
      <w:pPr>
        <w:spacing w:before="200" w:after="120"/>
        <w:jc w:val="center"/>
      </w:pPr>
      <w:r>
        <w:rPr>
          <w:rFonts w:eastAsia="Georgia"/>
          <w:b/>
          <w:sz w:val="24"/>
        </w:rPr>
        <w:t>LGV.</w:t>
      </w:r>
    </w:p>
    <w:p w14:paraId="1F1A2CBC" w14:textId="77777777" w:rsidR="00A1675C" w:rsidRDefault="00000000">
      <w:pPr>
        <w:ind w:firstLine="432"/>
      </w:pPr>
      <w:r>
        <w:rPr>
          <w:rFonts w:eastAsia="Georgia"/>
        </w:rPr>
        <w:t>Trevor gazed at it.</w:t>
      </w:r>
    </w:p>
    <w:p w14:paraId="4A32FD6A" w14:textId="77777777" w:rsidR="00A1675C" w:rsidRDefault="00000000">
      <w:pPr>
        <w:spacing w:before="40" w:after="120"/>
      </w:pPr>
      <w:r>
        <w:rPr>
          <w:rFonts w:eastAsia="Georgia"/>
        </w:rPr>
        <w:t>"Any idea what that means?"</w:t>
      </w:r>
    </w:p>
    <w:p w14:paraId="2130B289" w14:textId="77777777" w:rsidR="00A1675C" w:rsidRDefault="00000000">
      <w:pPr>
        <w:ind w:firstLine="432"/>
      </w:pPr>
      <w:r>
        <w:rPr>
          <w:rFonts w:eastAsia="Georgia"/>
        </w:rPr>
        <w:t>Derek shook his head.</w:t>
      </w:r>
    </w:p>
    <w:p w14:paraId="643E023E" w14:textId="77777777" w:rsidR="00A1675C" w:rsidRDefault="00000000">
      <w:pPr>
        <w:spacing w:before="40" w:after="120"/>
      </w:pPr>
      <w:r>
        <w:rPr>
          <w:rFonts w:eastAsia="Georgia"/>
        </w:rPr>
        <w:t>"Not yet."</w:t>
      </w:r>
    </w:p>
    <w:p w14:paraId="39E8E183" w14:textId="7CE0AAA3" w:rsidR="00A1675C" w:rsidRDefault="003434B6">
      <w:pPr>
        <w:ind w:firstLine="432"/>
      </w:pPr>
      <w:r>
        <w:rPr>
          <w:rFonts w:eastAsia="Georgia"/>
        </w:rPr>
        <w:t>Penny took the silent clock.</w:t>
      </w:r>
    </w:p>
    <w:p w14:paraId="36202207" w14:textId="77777777" w:rsidR="00A1675C" w:rsidRDefault="00000000">
      <w:pPr>
        <w:spacing w:before="40" w:after="120"/>
      </w:pPr>
      <w:r>
        <w:rPr>
          <w:rFonts w:eastAsia="Georgia"/>
        </w:rPr>
        <w:t>"May I?"</w:t>
      </w:r>
    </w:p>
    <w:p w14:paraId="09C62C4E" w14:textId="77777777" w:rsidR="00A1675C" w:rsidRDefault="00000000">
      <w:pPr>
        <w:ind w:firstLine="432"/>
      </w:pPr>
      <w:r>
        <w:rPr>
          <w:rFonts w:eastAsia="Georgia"/>
        </w:rPr>
        <w:t>Derek handed it to her. She examined it carefully.</w:t>
      </w:r>
    </w:p>
    <w:p w14:paraId="129E63F0" w14:textId="77777777" w:rsidR="00A1675C" w:rsidRDefault="00000000">
      <w:pPr>
        <w:spacing w:before="40" w:after="120"/>
      </w:pPr>
      <w:r>
        <w:rPr>
          <w:rFonts w:eastAsia="Georgia"/>
        </w:rPr>
        <w:t>"This isn't a normal railway clock."</w:t>
      </w:r>
    </w:p>
    <w:p w14:paraId="616C991F" w14:textId="77777777" w:rsidR="00A1675C" w:rsidRDefault="00000000">
      <w:pPr>
        <w:spacing w:before="40" w:after="120"/>
      </w:pPr>
      <w:r>
        <w:rPr>
          <w:rFonts w:eastAsia="Georgia"/>
        </w:rPr>
        <w:t>"I know."</w:t>
      </w:r>
    </w:p>
    <w:p w14:paraId="1E3B172D" w14:textId="77777777" w:rsidR="00A1675C" w:rsidRDefault="00000000">
      <w:pPr>
        <w:spacing w:before="40" w:after="120"/>
      </w:pPr>
      <w:r>
        <w:rPr>
          <w:rFonts w:eastAsia="Georgia"/>
        </w:rPr>
        <w:t>"The mechanism is unusually precise."</w:t>
      </w:r>
    </w:p>
    <w:p w14:paraId="5BF4D5D0" w14:textId="77777777" w:rsidR="00A1675C" w:rsidRDefault="00000000">
      <w:pPr>
        <w:spacing w:before="40" w:after="120"/>
      </w:pPr>
      <w:r>
        <w:rPr>
          <w:rFonts w:eastAsia="Georgia"/>
        </w:rPr>
        <w:t>"How precise?"</w:t>
      </w:r>
    </w:p>
    <w:p w14:paraId="5ABB7CCE" w14:textId="77777777" w:rsidR="00A1675C" w:rsidRDefault="00000000">
      <w:pPr>
        <w:spacing w:before="40" w:after="120"/>
      </w:pPr>
      <w:r>
        <w:rPr>
          <w:rFonts w:eastAsia="Georgia"/>
        </w:rPr>
        <w:t>"More precise than it has any right to be."</w:t>
      </w:r>
    </w:p>
    <w:p w14:paraId="65AFC86B" w14:textId="77777777" w:rsidR="00A1675C" w:rsidRDefault="00000000">
      <w:pPr>
        <w:ind w:firstLine="432"/>
      </w:pPr>
      <w:r>
        <w:rPr>
          <w:rFonts w:eastAsia="Georgia"/>
        </w:rPr>
        <w:t>Trevor looked interested.</w:t>
      </w:r>
    </w:p>
    <w:p w14:paraId="23A8AC0E" w14:textId="77777777" w:rsidR="00A1675C" w:rsidRDefault="00000000">
      <w:pPr>
        <w:spacing w:before="40" w:after="120"/>
      </w:pPr>
      <w:r>
        <w:rPr>
          <w:rFonts w:eastAsia="Georgia"/>
        </w:rPr>
        <w:t>"How do you know?"</w:t>
      </w:r>
    </w:p>
    <w:p w14:paraId="18DD603E" w14:textId="45C80DD2" w:rsidR="00A1675C" w:rsidRDefault="003434B6">
      <w:pPr>
        <w:ind w:firstLine="432"/>
      </w:pPr>
      <w:r>
        <w:rPr>
          <w:rFonts w:eastAsia="Georgia"/>
        </w:rPr>
        <w:t>Penny smiled.</w:t>
      </w:r>
    </w:p>
    <w:p w14:paraId="7FC1E51D" w14:textId="77777777" w:rsidR="00A1675C" w:rsidRDefault="00000000">
      <w:pPr>
        <w:spacing w:before="40" w:after="120"/>
      </w:pPr>
      <w:r>
        <w:rPr>
          <w:rFonts w:eastAsia="Georgia"/>
        </w:rPr>
        <w:t>"Because I opened it."</w:t>
      </w:r>
    </w:p>
    <w:p w14:paraId="4C7F8B63" w14:textId="77777777" w:rsidR="00A1675C" w:rsidRDefault="00000000">
      <w:pPr>
        <w:ind w:firstLine="432"/>
      </w:pPr>
      <w:r>
        <w:rPr>
          <w:rFonts w:eastAsia="Georgia"/>
        </w:rPr>
        <w:t>Derek looked at the clock.</w:t>
      </w:r>
    </w:p>
    <w:p w14:paraId="54132690" w14:textId="77777777" w:rsidR="00A1675C" w:rsidRDefault="00000000">
      <w:pPr>
        <w:spacing w:before="40" w:after="120"/>
      </w:pPr>
      <w:r>
        <w:rPr>
          <w:rFonts w:eastAsia="Georgia"/>
        </w:rPr>
        <w:t>"When?"</w:t>
      </w:r>
    </w:p>
    <w:p w14:paraId="7DBB34BB" w14:textId="77777777" w:rsidR="00A1675C" w:rsidRDefault="00000000">
      <w:pPr>
        <w:spacing w:before="40" w:after="120"/>
      </w:pPr>
      <w:r>
        <w:rPr>
          <w:rFonts w:eastAsia="Georgia"/>
        </w:rPr>
        <w:t>"Last night."</w:t>
      </w:r>
    </w:p>
    <w:p w14:paraId="11E2E2A5" w14:textId="77777777" w:rsidR="00A1675C" w:rsidRDefault="00000000">
      <w:pPr>
        <w:spacing w:before="40" w:after="120"/>
      </w:pPr>
      <w:r>
        <w:rPr>
          <w:rFonts w:eastAsia="Georgia"/>
        </w:rPr>
        <w:t>"You opened it?"</w:t>
      </w:r>
    </w:p>
    <w:p w14:paraId="481D9F65" w14:textId="77777777" w:rsidR="00A1675C" w:rsidRDefault="00000000">
      <w:pPr>
        <w:spacing w:before="40" w:after="120"/>
      </w:pPr>
      <w:r>
        <w:rPr>
          <w:rFonts w:eastAsia="Georgia"/>
        </w:rPr>
        <w:t>"Yes."</w:t>
      </w:r>
    </w:p>
    <w:p w14:paraId="3378BC29" w14:textId="77777777" w:rsidR="00A1675C" w:rsidRDefault="00000000">
      <w:pPr>
        <w:spacing w:before="40" w:after="120"/>
      </w:pPr>
      <w:r>
        <w:rPr>
          <w:rFonts w:eastAsia="Georgia"/>
        </w:rPr>
        <w:t>"Without telling me?"</w:t>
      </w:r>
    </w:p>
    <w:p w14:paraId="39D73BE6" w14:textId="77777777" w:rsidR="00A1675C" w:rsidRDefault="00000000">
      <w:pPr>
        <w:spacing w:before="40" w:after="120"/>
      </w:pPr>
      <w:r>
        <w:rPr>
          <w:rFonts w:eastAsia="Georgia"/>
        </w:rPr>
        <w:t>"You were asleep."</w:t>
      </w:r>
    </w:p>
    <w:p w14:paraId="1121B994" w14:textId="77777777" w:rsidR="00A1675C" w:rsidRDefault="00000000">
      <w:pPr>
        <w:spacing w:before="40" w:after="120"/>
      </w:pPr>
      <w:r>
        <w:rPr>
          <w:rFonts w:eastAsia="Georgia"/>
        </w:rPr>
        <w:t>"I was working."</w:t>
      </w:r>
    </w:p>
    <w:p w14:paraId="55D92022" w14:textId="77777777" w:rsidR="00A1675C" w:rsidRDefault="00000000">
      <w:pPr>
        <w:spacing w:before="40" w:after="120"/>
      </w:pPr>
      <w:r>
        <w:rPr>
          <w:rFonts w:eastAsia="Georgia"/>
        </w:rPr>
        <w:t>"You were asleep at your desk."</w:t>
      </w:r>
    </w:p>
    <w:p w14:paraId="05B28921" w14:textId="77777777" w:rsidR="00A1675C" w:rsidRDefault="00000000">
      <w:pPr>
        <w:spacing w:before="40" w:after="120"/>
      </w:pPr>
      <w:r>
        <w:rPr>
          <w:rFonts w:eastAsia="Georgia"/>
        </w:rPr>
        <w:t>"That was a temporary research posture."</w:t>
      </w:r>
    </w:p>
    <w:p w14:paraId="2D43631F" w14:textId="3FA64445" w:rsidR="00A1675C" w:rsidRDefault="003434B6">
      <w:pPr>
        <w:ind w:firstLine="432"/>
      </w:pPr>
      <w:r>
        <w:rPr>
          <w:rFonts w:eastAsia="Georgia"/>
        </w:rPr>
        <w:t>Penny ignored him.</w:t>
      </w:r>
    </w:p>
    <w:p w14:paraId="0D3E7594" w14:textId="77777777" w:rsidR="00A1675C" w:rsidRDefault="00000000">
      <w:pPr>
        <w:spacing w:before="40" w:after="120"/>
      </w:pPr>
      <w:r>
        <w:rPr>
          <w:rFonts w:eastAsia="Georgia"/>
        </w:rPr>
        <w:t>"There are no batteries."</w:t>
      </w:r>
    </w:p>
    <w:p w14:paraId="30317606" w14:textId="77777777" w:rsidR="00A1675C" w:rsidRDefault="00000000">
      <w:pPr>
        <w:ind w:firstLine="432"/>
      </w:pPr>
      <w:r>
        <w:rPr>
          <w:rFonts w:eastAsia="Georgia"/>
        </w:rPr>
        <w:t>Derek nodded.</w:t>
      </w:r>
    </w:p>
    <w:p w14:paraId="7489940D" w14:textId="77777777" w:rsidR="00A1675C" w:rsidRDefault="00000000">
      <w:pPr>
        <w:spacing w:before="40" w:after="120"/>
      </w:pPr>
      <w:r>
        <w:rPr>
          <w:rFonts w:eastAsia="Georgia"/>
        </w:rPr>
        <w:t>"Mechanical?"</w:t>
      </w:r>
    </w:p>
    <w:p w14:paraId="5D01A8B0" w14:textId="77777777" w:rsidR="00A1675C" w:rsidRDefault="00000000">
      <w:pPr>
        <w:spacing w:before="40" w:after="120"/>
      </w:pPr>
      <w:r>
        <w:rPr>
          <w:rFonts w:eastAsia="Georgia"/>
        </w:rPr>
        <w:t>"Not exactly."</w:t>
      </w:r>
    </w:p>
    <w:p w14:paraId="23B14C6B" w14:textId="77777777" w:rsidR="00A1675C" w:rsidRDefault="00000000">
      <w:pPr>
        <w:ind w:firstLine="432"/>
      </w:pPr>
      <w:r>
        <w:rPr>
          <w:rFonts w:eastAsia="Georgia"/>
        </w:rPr>
        <w:t>She handed the silent clock back.</w:t>
      </w:r>
    </w:p>
    <w:p w14:paraId="63CD6E99" w14:textId="77777777" w:rsidR="00A1675C" w:rsidRDefault="00000000">
      <w:pPr>
        <w:spacing w:before="40" w:after="120"/>
      </w:pPr>
      <w:r>
        <w:rPr>
          <w:rFonts w:eastAsia="Georgia"/>
        </w:rPr>
        <w:t>"It has a power source."</w:t>
      </w:r>
    </w:p>
    <w:p w14:paraId="5B18D998" w14:textId="77777777" w:rsidR="00A1675C" w:rsidRDefault="00000000">
      <w:pPr>
        <w:spacing w:before="40" w:after="120"/>
      </w:pPr>
      <w:r>
        <w:rPr>
          <w:rFonts w:eastAsia="Georgia"/>
        </w:rPr>
        <w:t>"What sort?"</w:t>
      </w:r>
    </w:p>
    <w:p w14:paraId="63607947" w14:textId="77777777" w:rsidR="00A1675C" w:rsidRDefault="00000000">
      <w:pPr>
        <w:spacing w:before="40" w:after="120"/>
      </w:pPr>
      <w:r>
        <w:rPr>
          <w:rFonts w:eastAsia="Georgia"/>
        </w:rPr>
        <w:t>"I don't know."</w:t>
      </w:r>
    </w:p>
    <w:p w14:paraId="07198990" w14:textId="77777777" w:rsidR="00A1675C" w:rsidRDefault="00000000">
      <w:pPr>
        <w:ind w:firstLine="432"/>
      </w:pPr>
      <w:r>
        <w:rPr>
          <w:rFonts w:eastAsia="Georgia"/>
        </w:rPr>
        <w:t>Trevor took it. He carefully examined the back.</w:t>
      </w:r>
    </w:p>
    <w:p w14:paraId="79BF1AF2" w14:textId="77777777" w:rsidR="00A1675C" w:rsidRDefault="00000000">
      <w:pPr>
        <w:spacing w:before="40" w:after="120"/>
      </w:pPr>
      <w:r>
        <w:rPr>
          <w:rFonts w:eastAsia="Georgia"/>
        </w:rPr>
        <w:t>"That's odd."</w:t>
      </w:r>
    </w:p>
    <w:p w14:paraId="3379BA9D" w14:textId="77777777" w:rsidR="00A1675C" w:rsidRDefault="00000000">
      <w:pPr>
        <w:spacing w:before="40" w:after="120"/>
      </w:pPr>
      <w:r>
        <w:rPr>
          <w:rFonts w:eastAsia="Georgia"/>
        </w:rPr>
        <w:t>"What?"</w:t>
      </w:r>
    </w:p>
    <w:p w14:paraId="5FF8E6E2" w14:textId="77777777" w:rsidR="00A1675C" w:rsidRDefault="00000000">
      <w:pPr>
        <w:spacing w:before="40" w:after="120"/>
      </w:pPr>
      <w:r>
        <w:rPr>
          <w:rFonts w:eastAsia="Georgia"/>
        </w:rPr>
        <w:t>"There isn't enough room."</w:t>
      </w:r>
    </w:p>
    <w:p w14:paraId="6ABE61BD" w14:textId="77777777" w:rsidR="00A1675C" w:rsidRDefault="00000000">
      <w:pPr>
        <w:spacing w:before="40" w:after="120"/>
      </w:pPr>
      <w:r>
        <w:rPr>
          <w:rFonts w:eastAsia="Georgia"/>
        </w:rPr>
        <w:t>"For what?"</w:t>
      </w:r>
    </w:p>
    <w:p w14:paraId="24B8703F" w14:textId="77777777" w:rsidR="00A1675C" w:rsidRDefault="00000000">
      <w:pPr>
        <w:spacing w:before="40" w:after="120"/>
      </w:pPr>
      <w:r>
        <w:rPr>
          <w:rFonts w:eastAsia="Georgia"/>
        </w:rPr>
        <w:t>"For a power source."</w:t>
      </w:r>
    </w:p>
    <w:p w14:paraId="52B6D988" w14:textId="77777777" w:rsidR="00A1675C" w:rsidRDefault="00000000">
      <w:pPr>
        <w:ind w:firstLine="432"/>
      </w:pPr>
      <w:r>
        <w:rPr>
          <w:rFonts w:eastAsia="Georgia"/>
        </w:rPr>
        <w:t>Derek took the clock from him. Trevor was right. The casing was too thin.</w:t>
      </w:r>
    </w:p>
    <w:p w14:paraId="4BC41C88" w14:textId="77777777" w:rsidR="00A1675C" w:rsidRDefault="00000000">
      <w:pPr>
        <w:ind w:firstLine="432"/>
      </w:pPr>
      <w:r>
        <w:rPr>
          <w:rFonts w:eastAsia="Georgia"/>
        </w:rPr>
        <w:t>There was nowhere to put anything substantial. Derek slowly turned it over again. The second hand quietly moved.</w:t>
      </w:r>
    </w:p>
    <w:p w14:paraId="3D877D59" w14:textId="77777777" w:rsidR="00A1675C" w:rsidRDefault="00000000">
      <w:pPr>
        <w:ind w:firstLine="432"/>
      </w:pPr>
      <w:r>
        <w:rPr>
          <w:rFonts w:eastAsia="Georgia"/>
        </w:rPr>
        <w:t>Tick. Tick. Tick.</w:t>
      </w:r>
    </w:p>
    <w:p w14:paraId="11E0A769" w14:textId="77777777" w:rsidR="00A1675C" w:rsidRDefault="00000000">
      <w:pPr>
        <w:ind w:firstLine="432"/>
      </w:pPr>
      <w:r>
        <w:rPr>
          <w:rFonts w:eastAsia="Georgia"/>
        </w:rPr>
        <w:t>Seventeen seconds. Tick. Tick.</w:t>
      </w:r>
    </w:p>
    <w:p w14:paraId="72832615" w14:textId="77777777" w:rsidR="00A1675C" w:rsidRDefault="00000000">
      <w:pPr>
        <w:ind w:firstLine="432"/>
      </w:pPr>
      <w:r>
        <w:rPr>
          <w:rFonts w:eastAsia="Georgia"/>
        </w:rPr>
        <w:t>Trevor watched.</w:t>
      </w:r>
    </w:p>
    <w:p w14:paraId="2C58E3A6" w14:textId="77777777" w:rsidR="00A1675C" w:rsidRDefault="00000000">
      <w:pPr>
        <w:spacing w:before="40" w:after="120"/>
      </w:pPr>
      <w:r>
        <w:rPr>
          <w:rFonts w:eastAsia="Georgia"/>
        </w:rPr>
        <w:t>"Why seventeen?"</w:t>
      </w:r>
    </w:p>
    <w:p w14:paraId="6922200F" w14:textId="77777777" w:rsidR="00A1675C" w:rsidRDefault="00000000">
      <w:pPr>
        <w:ind w:firstLine="432"/>
      </w:pPr>
      <w:r>
        <w:rPr>
          <w:rFonts w:eastAsia="Georgia"/>
        </w:rPr>
        <w:t>Derek carefully eyed him.</w:t>
      </w:r>
    </w:p>
    <w:p w14:paraId="5D34C799" w14:textId="77777777" w:rsidR="00A1675C" w:rsidRDefault="00000000">
      <w:pPr>
        <w:spacing w:before="40" w:after="120"/>
      </w:pPr>
      <w:r>
        <w:rPr>
          <w:rFonts w:eastAsia="Georgia"/>
        </w:rPr>
        <w:t>"I don't know."</w:t>
      </w:r>
    </w:p>
    <w:p w14:paraId="4CDA24DA" w14:textId="5802DAE5" w:rsidR="00A1675C" w:rsidRDefault="003434B6">
      <w:pPr>
        <w:ind w:firstLine="432"/>
      </w:pPr>
      <w:r>
        <w:rPr>
          <w:rFonts w:eastAsia="Georgia"/>
        </w:rPr>
        <w:t>Penny carefully watched the strange mysterious photograph.</w:t>
      </w:r>
    </w:p>
    <w:p w14:paraId="67C4AB17" w14:textId="77777777" w:rsidR="00A1675C" w:rsidRDefault="00000000">
      <w:pPr>
        <w:spacing w:before="40" w:after="120"/>
      </w:pPr>
      <w:r>
        <w:rPr>
          <w:rFonts w:eastAsia="Georgia"/>
        </w:rPr>
        <w:t>"It's on the photograph too."</w:t>
      </w:r>
    </w:p>
    <w:p w14:paraId="7EE480C5" w14:textId="77777777" w:rsidR="00A1675C" w:rsidRDefault="00000000">
      <w:pPr>
        <w:spacing w:before="40" w:after="120"/>
      </w:pPr>
      <w:r>
        <w:rPr>
          <w:rFonts w:eastAsia="Georgia"/>
        </w:rPr>
        <w:t>"Yes."</w:t>
      </w:r>
    </w:p>
    <w:p w14:paraId="1F2D0998" w14:textId="77777777" w:rsidR="00A1675C" w:rsidRDefault="00000000">
      <w:pPr>
        <w:spacing w:before="40" w:after="120"/>
      </w:pPr>
      <w:r>
        <w:rPr>
          <w:rFonts w:eastAsia="Georgia"/>
        </w:rPr>
        <w:t>"And the Bureau clock."</w:t>
      </w:r>
    </w:p>
    <w:p w14:paraId="1DD5C1CB" w14:textId="77777777" w:rsidR="00A1675C" w:rsidRDefault="00000000">
      <w:pPr>
        <w:spacing w:before="40" w:after="120"/>
      </w:pPr>
      <w:r>
        <w:rPr>
          <w:rFonts w:eastAsia="Georgia"/>
        </w:rPr>
        <w:t>"Yes."</w:t>
      </w:r>
    </w:p>
    <w:p w14:paraId="2C785DB7" w14:textId="77777777" w:rsidR="00A1675C" w:rsidRDefault="00000000">
      <w:pPr>
        <w:spacing w:before="40" w:after="120"/>
      </w:pPr>
      <w:r>
        <w:rPr>
          <w:rFonts w:eastAsia="Georgia"/>
        </w:rPr>
        <w:t>"And yesterday's footage."</w:t>
      </w:r>
    </w:p>
    <w:p w14:paraId="20B00E93" w14:textId="77777777" w:rsidR="00A1675C" w:rsidRDefault="00000000">
      <w:pPr>
        <w:ind w:firstLine="432"/>
      </w:pPr>
      <w:r>
        <w:rPr>
          <w:rFonts w:eastAsia="Georgia"/>
        </w:rPr>
        <w:t>Derek calmly nodded.</w:t>
      </w:r>
    </w:p>
    <w:p w14:paraId="1D2BCFC2" w14:textId="77777777" w:rsidR="00A1675C" w:rsidRDefault="00000000">
      <w:pPr>
        <w:spacing w:before="40" w:after="120"/>
      </w:pPr>
      <w:r>
        <w:rPr>
          <w:rFonts w:eastAsia="Georgia"/>
        </w:rPr>
        <w:t>"Yes."</w:t>
      </w:r>
    </w:p>
    <w:p w14:paraId="34CDFB5A" w14:textId="77777777" w:rsidR="00A1675C" w:rsidRDefault="00000000">
      <w:pPr>
        <w:ind w:firstLine="432"/>
      </w:pPr>
      <w:r>
        <w:rPr>
          <w:rFonts w:eastAsia="Georgia"/>
        </w:rPr>
        <w:t>Trevor thought.</w:t>
      </w:r>
    </w:p>
    <w:p w14:paraId="5D30762C" w14:textId="77777777" w:rsidR="00A1675C" w:rsidRDefault="00000000">
      <w:pPr>
        <w:spacing w:before="40" w:after="120"/>
      </w:pPr>
      <w:r>
        <w:rPr>
          <w:rFonts w:eastAsia="Georgia"/>
        </w:rPr>
        <w:t>"So seventeen is part of the message."</w:t>
      </w:r>
    </w:p>
    <w:p w14:paraId="273264F4" w14:textId="77777777" w:rsidR="00A1675C" w:rsidRDefault="00000000">
      <w:pPr>
        <w:spacing w:before="40" w:after="120"/>
      </w:pPr>
      <w:r>
        <w:rPr>
          <w:rFonts w:eastAsia="Georgia"/>
        </w:rPr>
        <w:t>"Probably."</w:t>
      </w:r>
    </w:p>
    <w:p w14:paraId="5357BEDA" w14:textId="77777777" w:rsidR="00A1675C" w:rsidRDefault="00000000">
      <w:pPr>
        <w:spacing w:before="40" w:after="120"/>
      </w:pPr>
      <w:r>
        <w:rPr>
          <w:rFonts w:eastAsia="Georgia"/>
        </w:rPr>
        <w:t>"Could it be a date?"</w:t>
      </w:r>
    </w:p>
    <w:p w14:paraId="6841A5B5" w14:textId="77777777" w:rsidR="00A1675C" w:rsidRDefault="00000000">
      <w:pPr>
        <w:ind w:firstLine="432"/>
      </w:pPr>
      <w:r>
        <w:rPr>
          <w:rFonts w:eastAsia="Georgia"/>
        </w:rPr>
        <w:t>Derek shook his head.</w:t>
      </w:r>
    </w:p>
    <w:p w14:paraId="397EFBE7" w14:textId="77777777" w:rsidR="00A1675C" w:rsidRDefault="00000000">
      <w:pPr>
        <w:spacing w:before="40" w:after="120"/>
      </w:pPr>
      <w:r>
        <w:rPr>
          <w:rFonts w:eastAsia="Georgia"/>
        </w:rPr>
        <w:t>"No."</w:t>
      </w:r>
    </w:p>
    <w:p w14:paraId="57929D04" w14:textId="77777777" w:rsidR="00A1675C" w:rsidRDefault="00000000">
      <w:pPr>
        <w:spacing w:before="40" w:after="120"/>
      </w:pPr>
      <w:r>
        <w:rPr>
          <w:rFonts w:eastAsia="Georgia"/>
        </w:rPr>
        <w:t>"Reference to a page?"</w:t>
      </w:r>
    </w:p>
    <w:p w14:paraId="2E9E82F6" w14:textId="77777777" w:rsidR="00A1675C" w:rsidRDefault="00000000">
      <w:pPr>
        <w:spacing w:before="40" w:after="120"/>
      </w:pPr>
      <w:r>
        <w:rPr>
          <w:rFonts w:eastAsia="Georgia"/>
        </w:rPr>
        <w:t>"Possibly."</w:t>
      </w:r>
    </w:p>
    <w:p w14:paraId="1212EF69" w14:textId="77777777" w:rsidR="00A1675C" w:rsidRDefault="00000000">
      <w:pPr>
        <w:spacing w:before="40" w:after="120"/>
      </w:pPr>
      <w:r>
        <w:rPr>
          <w:rFonts w:eastAsia="Georgia"/>
        </w:rPr>
        <w:t>"An equation?"</w:t>
      </w:r>
    </w:p>
    <w:p w14:paraId="7B775307" w14:textId="77777777" w:rsidR="00A1675C" w:rsidRDefault="00000000">
      <w:pPr>
        <w:spacing w:before="40" w:after="120"/>
      </w:pPr>
      <w:r>
        <w:rPr>
          <w:rFonts w:eastAsia="Georgia"/>
        </w:rPr>
        <w:t>"Possibly."</w:t>
      </w:r>
    </w:p>
    <w:p w14:paraId="2BB9231D" w14:textId="571AE991" w:rsidR="00A1675C" w:rsidRDefault="003434B6">
      <w:pPr>
        <w:spacing w:before="40" w:after="120"/>
      </w:pPr>
      <w:r>
        <w:rPr>
          <w:rFonts w:eastAsia="Georgia"/>
        </w:rPr>
        <w:t>Penny declared, "Or a velocity."</w:t>
      </w:r>
    </w:p>
    <w:p w14:paraId="7884D4D7" w14:textId="77777777" w:rsidR="00A1675C" w:rsidRDefault="00000000">
      <w:pPr>
        <w:ind w:firstLine="432"/>
      </w:pPr>
      <w:r>
        <w:rPr>
          <w:rFonts w:eastAsia="Georgia"/>
        </w:rPr>
        <w:t>Derek carefully surveyed her.</w:t>
      </w:r>
    </w:p>
    <w:p w14:paraId="1AE63CFC" w14:textId="77777777" w:rsidR="00A1675C" w:rsidRDefault="00000000">
      <w:pPr>
        <w:spacing w:before="40" w:after="120"/>
      </w:pPr>
      <w:r>
        <w:rPr>
          <w:rFonts w:eastAsia="Georgia"/>
        </w:rPr>
        <w:t>"Explain."</w:t>
      </w:r>
    </w:p>
    <w:p w14:paraId="0DBE5336" w14:textId="77777777" w:rsidR="00A1675C" w:rsidRDefault="00000000">
      <w:pPr>
        <w:spacing w:before="40" w:after="120"/>
      </w:pPr>
      <w:r>
        <w:rPr>
          <w:rFonts w:eastAsia="Georgia"/>
        </w:rPr>
        <w:t>"Seventeen kilometres per second. Seventeen percent of something. Seventeen metres per second. There's no shortage of seventeen in physics."</w:t>
      </w:r>
    </w:p>
    <w:p w14:paraId="598AF2EA" w14:textId="77777777" w:rsidR="00A1675C" w:rsidRDefault="00000000">
      <w:pPr>
        <w:spacing w:before="40" w:after="120"/>
      </w:pPr>
      <w:r>
        <w:rPr>
          <w:rFonts w:eastAsia="Georgia"/>
        </w:rPr>
        <w:t>"True."</w:t>
      </w:r>
    </w:p>
    <w:p w14:paraId="4295F2F8" w14:textId="77777777" w:rsidR="00A1675C" w:rsidRDefault="00000000">
      <w:pPr>
        <w:ind w:firstLine="432"/>
      </w:pPr>
      <w:r>
        <w:rPr>
          <w:rFonts w:eastAsia="Georgia"/>
        </w:rPr>
        <w:t>Trevor studied the clock again.</w:t>
      </w:r>
    </w:p>
    <w:p w14:paraId="0D96E685" w14:textId="77777777" w:rsidR="00A1675C" w:rsidRDefault="00000000">
      <w:pPr>
        <w:spacing w:before="40" w:after="120"/>
      </w:pPr>
      <w:r>
        <w:rPr>
          <w:rFonts w:eastAsia="Georgia"/>
        </w:rPr>
        <w:t>"Could be 17 seconds of proper time."</w:t>
      </w:r>
    </w:p>
    <w:p w14:paraId="7116284C" w14:textId="35970E82" w:rsidR="00A1675C" w:rsidRDefault="00000000">
      <w:pPr>
        <w:ind w:firstLine="432"/>
      </w:pPr>
      <w:r>
        <w:rPr>
          <w:rFonts w:eastAsia="Georgia"/>
        </w:rPr>
        <w:t>Derek stopped. Penny regarded him.</w:t>
      </w:r>
    </w:p>
    <w:p w14:paraId="7A14DD59" w14:textId="77777777" w:rsidR="00A1675C" w:rsidRDefault="00000000">
      <w:pPr>
        <w:spacing w:before="40" w:after="120"/>
      </w:pPr>
      <w:r>
        <w:rPr>
          <w:rFonts w:eastAsia="Georgia"/>
        </w:rPr>
        <w:t>Trevor realized he had announced something interesting.</w:t>
      </w:r>
    </w:p>
    <w:p w14:paraId="0D7C9559" w14:textId="77777777" w:rsidR="00A1675C" w:rsidRDefault="00000000">
      <w:pPr>
        <w:spacing w:before="40" w:after="120"/>
      </w:pPr>
      <w:r>
        <w:rPr>
          <w:rFonts w:eastAsia="Georgia"/>
        </w:rPr>
        <w:t>"That would make the difference meaningful."</w:t>
      </w:r>
    </w:p>
    <w:p w14:paraId="7F7A2E1A" w14:textId="77777777" w:rsidR="00A1675C" w:rsidRDefault="00000000">
      <w:pPr>
        <w:spacing w:before="40" w:after="120"/>
      </w:pPr>
      <w:r>
        <w:rPr>
          <w:rFonts w:eastAsia="Georgia"/>
        </w:rPr>
        <w:t>"Yes."</w:t>
      </w:r>
    </w:p>
    <w:p w14:paraId="0D47932F" w14:textId="77777777" w:rsidR="00A1675C" w:rsidRDefault="00000000">
      <w:pPr>
        <w:ind w:firstLine="432"/>
      </w:pPr>
      <w:r>
        <w:rPr>
          <w:rFonts w:eastAsia="Georgia"/>
        </w:rPr>
        <w:t>Derek took the strange photograph.</w:t>
      </w:r>
    </w:p>
    <w:p w14:paraId="0DE62FBE" w14:textId="77777777" w:rsidR="00A1675C" w:rsidRDefault="00000000">
      <w:pPr>
        <w:spacing w:before="40" w:after="120"/>
      </w:pPr>
      <w:r>
        <w:rPr>
          <w:rFonts w:eastAsia="Georgia"/>
        </w:rPr>
        <w:t>"If seventeen seconds is a proper-time interval..."</w:t>
      </w:r>
    </w:p>
    <w:p w14:paraId="52C2524E" w14:textId="4AEF58C8" w:rsidR="00A1675C" w:rsidRDefault="00000000">
      <w:pPr>
        <w:spacing w:before="40" w:after="120"/>
      </w:pPr>
      <w:r>
        <w:rPr>
          <w:rFonts w:eastAsia="Georgia"/>
        </w:rPr>
        <w:t>"Then we'd need to know which worldline we're talking about," Penny asserted.</w:t>
      </w:r>
    </w:p>
    <w:p w14:paraId="03DC62B7" w14:textId="77777777" w:rsidR="00A1675C" w:rsidRDefault="00000000">
      <w:pPr>
        <w:ind w:firstLine="432"/>
      </w:pPr>
      <w:r>
        <w:rPr>
          <w:rFonts w:eastAsia="Georgia"/>
        </w:rPr>
        <w:t>Trevor nodded.</w:t>
      </w:r>
    </w:p>
    <w:p w14:paraId="38C3BAEE" w14:textId="77777777" w:rsidR="00A1675C" w:rsidRDefault="00000000">
      <w:pPr>
        <w:spacing w:before="40" w:after="120"/>
      </w:pPr>
      <w:r>
        <w:rPr>
          <w:rFonts w:eastAsia="Georgia"/>
        </w:rPr>
        <w:t>"And the gravitational potential."</w:t>
      </w:r>
    </w:p>
    <w:p w14:paraId="47E71BFF" w14:textId="77777777" w:rsidR="00A1675C" w:rsidRDefault="00000000">
      <w:pPr>
        <w:spacing w:before="40" w:after="120"/>
      </w:pPr>
      <w:r>
        <w:rPr>
          <w:rFonts w:eastAsia="Georgia"/>
        </w:rPr>
        <w:t>"Exactly."</w:t>
      </w:r>
    </w:p>
    <w:p w14:paraId="0829CFD2" w14:textId="77777777" w:rsidR="00A1675C" w:rsidRDefault="00000000">
      <w:pPr>
        <w:ind w:firstLine="432"/>
      </w:pPr>
      <w:r>
        <w:rPr>
          <w:rFonts w:eastAsia="Georgia"/>
        </w:rPr>
        <w:t>Derek carefully examined both of them.</w:t>
      </w:r>
    </w:p>
    <w:p w14:paraId="47165805" w14:textId="77777777" w:rsidR="00A1675C" w:rsidRDefault="00000000">
      <w:pPr>
        <w:spacing w:before="40" w:after="120"/>
      </w:pPr>
      <w:r>
        <w:rPr>
          <w:rFonts w:eastAsia="Georgia"/>
        </w:rPr>
        <w:t>"Which means we're already getting ahead of ourselves."</w:t>
      </w:r>
    </w:p>
    <w:p w14:paraId="3F3BA284" w14:textId="07DDAEE1" w:rsidR="00A1675C" w:rsidRDefault="003434B6">
      <w:pPr>
        <w:ind w:firstLine="432"/>
      </w:pPr>
      <w:r>
        <w:rPr>
          <w:rFonts w:eastAsia="Georgia"/>
        </w:rPr>
        <w:t>Penny gently smiled.</w:t>
      </w:r>
    </w:p>
    <w:p w14:paraId="6DD66E9A" w14:textId="77777777" w:rsidR="00A1675C" w:rsidRDefault="00000000">
      <w:pPr>
        <w:spacing w:before="40" w:after="120"/>
      </w:pPr>
      <w:r>
        <w:rPr>
          <w:rFonts w:eastAsia="Georgia"/>
        </w:rPr>
        <w:t>"That's what we do."</w:t>
      </w:r>
    </w:p>
    <w:p w14:paraId="565E032E" w14:textId="77777777" w:rsidR="00A1675C" w:rsidRDefault="00000000">
      <w:pPr>
        <w:ind w:firstLine="432"/>
      </w:pPr>
      <w:r>
        <w:rPr>
          <w:rFonts w:eastAsia="Georgia"/>
        </w:rPr>
        <w:t>Derek put the strange photograph down.</w:t>
      </w:r>
    </w:p>
    <w:p w14:paraId="6FACD1A7" w14:textId="77777777" w:rsidR="00A1675C" w:rsidRDefault="00000000">
      <w:pPr>
        <w:spacing w:before="40" w:after="120"/>
      </w:pPr>
      <w:r>
        <w:rPr>
          <w:rFonts w:eastAsia="Georgia"/>
        </w:rPr>
        <w:t>"Not yet."</w:t>
      </w:r>
    </w:p>
    <w:p w14:paraId="53F3DA9E" w14:textId="77777777" w:rsidR="00A1675C" w:rsidRDefault="00000000">
      <w:pPr>
        <w:ind w:firstLine="432"/>
      </w:pPr>
      <w:r>
        <w:rPr>
          <w:rFonts w:eastAsia="Georgia"/>
        </w:rPr>
        <w:t>He turned to the whiteboard.</w:t>
      </w:r>
    </w:p>
    <w:p w14:paraId="4D16CF6A" w14:textId="77777777" w:rsidR="00A1675C" w:rsidRDefault="00000000">
      <w:pPr>
        <w:spacing w:before="40" w:after="120"/>
      </w:pPr>
      <w:r>
        <w:rPr>
          <w:rFonts w:eastAsia="Georgia"/>
        </w:rPr>
        <w:t>"We need the simplest possible explanation first."</w:t>
      </w:r>
    </w:p>
    <w:p w14:paraId="7F20048C" w14:textId="77777777" w:rsidR="00A1675C" w:rsidRDefault="00000000">
      <w:pPr>
        <w:ind w:firstLine="432"/>
      </w:pPr>
      <w:r>
        <w:rPr>
          <w:rFonts w:eastAsia="Georgia"/>
        </w:rPr>
        <w:t>Trevor nodded.</w:t>
      </w:r>
    </w:p>
    <w:p w14:paraId="0A5B7669" w14:textId="77777777" w:rsidR="00A1675C" w:rsidRDefault="00000000">
      <w:pPr>
        <w:spacing w:before="40" w:after="120"/>
      </w:pPr>
      <w:r>
        <w:rPr>
          <w:rFonts w:eastAsia="Georgia"/>
        </w:rPr>
        <w:t>"Special Relativity."</w:t>
      </w:r>
    </w:p>
    <w:p w14:paraId="71DA3DE2" w14:textId="77777777" w:rsidR="00A1675C" w:rsidRDefault="00000000">
      <w:pPr>
        <w:spacing w:before="40" w:after="120"/>
      </w:pPr>
      <w:r>
        <w:rPr>
          <w:rFonts w:eastAsia="Georgia"/>
        </w:rPr>
        <w:t>"Yes."</w:t>
      </w:r>
    </w:p>
    <w:p w14:paraId="5C84F997" w14:textId="77777777" w:rsidR="00A1675C" w:rsidRPr="00B37FE2" w:rsidRDefault="00000000">
      <w:pPr>
        <w:ind w:firstLine="432"/>
        <w:rPr>
          <w:lang w:val="de-DE"/>
        </w:rPr>
      </w:pPr>
      <w:r>
        <w:rPr>
          <w:rFonts w:eastAsia="Georgia"/>
          <w:lang w:val="de-DE"/>
        </w:rPr>
        <w:t xml:space="preserve">Derek wrote: x' = </w:t>
      </w:r>
      <w:r>
        <w:rPr>
          <w:rFonts w:eastAsia="Georgia"/>
        </w:rPr>
        <w:t>γ</w:t>
      </w:r>
      <w:r>
        <w:rPr>
          <w:rFonts w:eastAsia="Georgia"/>
          <w:lang w:val="de-DE"/>
        </w:rPr>
        <w:t xml:space="preserve">(x − vt) t' = </w:t>
      </w:r>
      <w:r>
        <w:rPr>
          <w:rFonts w:eastAsia="Georgia"/>
        </w:rPr>
        <w:t>γ</w:t>
      </w:r>
      <w:r>
        <w:rPr>
          <w:rFonts w:eastAsia="Georgia"/>
          <w:lang w:val="de-DE"/>
        </w:rPr>
        <w:t>(t − vx/c²)</w:t>
      </w:r>
    </w:p>
    <w:p w14:paraId="746804AC" w14:textId="77777777" w:rsidR="00A1675C" w:rsidRDefault="00000000">
      <w:pPr>
        <w:ind w:firstLine="432"/>
      </w:pPr>
      <w:r>
        <w:rPr>
          <w:rFonts w:eastAsia="Georgia"/>
        </w:rPr>
        <w:t>Trevor carefully inspected the equations.</w:t>
      </w:r>
    </w:p>
    <w:p w14:paraId="55882D20" w14:textId="77777777" w:rsidR="00A1675C" w:rsidRDefault="00000000">
      <w:pPr>
        <w:spacing w:before="200" w:after="120"/>
        <w:jc w:val="center"/>
      </w:pPr>
      <w:r>
        <w:rPr>
          <w:rFonts w:eastAsia="Georgia"/>
          <w:b/>
          <w:sz w:val="24"/>
        </w:rPr>
        <w:t>"The Lorentz transformation."</w:t>
      </w:r>
    </w:p>
    <w:p w14:paraId="6437FB2A" w14:textId="77777777" w:rsidR="00A1675C" w:rsidRDefault="00000000">
      <w:pPr>
        <w:spacing w:before="40" w:after="120"/>
      </w:pPr>
      <w:r>
        <w:rPr>
          <w:rFonts w:eastAsia="Georgia"/>
        </w:rPr>
        <w:t>"Yes."</w:t>
      </w:r>
    </w:p>
    <w:p w14:paraId="52AB7298" w14:textId="08C1BC5C" w:rsidR="00A1675C" w:rsidRDefault="003434B6">
      <w:pPr>
        <w:ind w:firstLine="432"/>
      </w:pPr>
      <w:r>
        <w:rPr>
          <w:rFonts w:eastAsia="Georgia"/>
        </w:rPr>
        <w:t>Penny slowly nodded.</w:t>
      </w:r>
    </w:p>
    <w:p w14:paraId="1658001F" w14:textId="77777777" w:rsidR="00A1675C" w:rsidRDefault="00000000">
      <w:pPr>
        <w:spacing w:before="40" w:after="120"/>
      </w:pPr>
      <w:r>
        <w:rPr>
          <w:rFonts w:eastAsia="Georgia"/>
        </w:rPr>
        <w:t>"Weinstein."</w:t>
      </w:r>
    </w:p>
    <w:p w14:paraId="49096301" w14:textId="77777777" w:rsidR="00A1675C" w:rsidRDefault="00000000">
      <w:pPr>
        <w:spacing w:before="40" w:after="120"/>
      </w:pPr>
      <w:r>
        <w:rPr>
          <w:rFonts w:eastAsia="Georgia"/>
        </w:rPr>
        <w:t>"Yes."</w:t>
      </w:r>
    </w:p>
    <w:p w14:paraId="0827EA9E" w14:textId="77777777" w:rsidR="00A1675C" w:rsidRDefault="00000000">
      <w:pPr>
        <w:ind w:firstLine="432"/>
      </w:pPr>
      <w:r>
        <w:rPr>
          <w:rFonts w:eastAsia="Georgia"/>
        </w:rPr>
        <w:t>Trevor looked at Derek.</w:t>
      </w:r>
    </w:p>
    <w:p w14:paraId="7E606D49" w14:textId="77777777" w:rsidR="00A1675C" w:rsidRDefault="00000000">
      <w:pPr>
        <w:spacing w:before="40" w:after="120"/>
      </w:pPr>
      <w:r>
        <w:rPr>
          <w:rFonts w:eastAsia="Georgia"/>
        </w:rPr>
        <w:t>"Do you ever find it strange saying that?"</w:t>
      </w:r>
    </w:p>
    <w:p w14:paraId="544D8B12" w14:textId="77777777" w:rsidR="00A1675C" w:rsidRDefault="00000000">
      <w:pPr>
        <w:spacing w:before="40" w:after="120"/>
      </w:pPr>
      <w:r>
        <w:rPr>
          <w:rFonts w:eastAsia="Georgia"/>
        </w:rPr>
        <w:t>"Why?"</w:t>
      </w:r>
    </w:p>
    <w:p w14:paraId="3DDD0DA0" w14:textId="77777777" w:rsidR="00A1675C" w:rsidRDefault="00000000">
      <w:pPr>
        <w:spacing w:before="40" w:after="120"/>
      </w:pPr>
      <w:r>
        <w:rPr>
          <w:rFonts w:eastAsia="Georgia"/>
        </w:rPr>
        <w:t>"That you're using Weinstein's equations to investigate a case involving Weinstein's own theory."</w:t>
      </w:r>
    </w:p>
    <w:p w14:paraId="64609607" w14:textId="77777777" w:rsidR="00A1675C" w:rsidRDefault="00000000">
      <w:pPr>
        <w:ind w:firstLine="432"/>
      </w:pPr>
      <w:r>
        <w:rPr>
          <w:rFonts w:eastAsia="Georgia"/>
        </w:rPr>
        <w:t>Derek thought about it.</w:t>
      </w:r>
    </w:p>
    <w:p w14:paraId="686881C0" w14:textId="77777777" w:rsidR="00A1675C" w:rsidRDefault="00000000">
      <w:pPr>
        <w:spacing w:before="40" w:after="120"/>
      </w:pPr>
      <w:r>
        <w:rPr>
          <w:rFonts w:eastAsia="Georgia"/>
        </w:rPr>
        <w:t>"Not particularly."</w:t>
      </w:r>
    </w:p>
    <w:p w14:paraId="0C46A295" w14:textId="77777777" w:rsidR="00A1675C" w:rsidRDefault="00000000">
      <w:pPr>
        <w:spacing w:before="40" w:after="120"/>
      </w:pPr>
      <w:r>
        <w:rPr>
          <w:rFonts w:eastAsia="Georgia"/>
        </w:rPr>
        <w:t>"Why not?"</w:t>
      </w:r>
    </w:p>
    <w:p w14:paraId="0CD7DCF6" w14:textId="77777777" w:rsidR="00A1675C" w:rsidRDefault="00000000">
      <w:pPr>
        <w:spacing w:before="40" w:after="120"/>
      </w:pPr>
      <w:r>
        <w:rPr>
          <w:rFonts w:eastAsia="Georgia"/>
        </w:rPr>
        <w:t>"Because if you want to investigate a crime involving gravity, you use General Relativity."</w:t>
      </w:r>
    </w:p>
    <w:p w14:paraId="504490FF" w14:textId="77777777" w:rsidR="00A1675C" w:rsidRDefault="00000000">
      <w:pPr>
        <w:spacing w:before="40" w:after="120"/>
      </w:pPr>
      <w:r>
        <w:rPr>
          <w:rFonts w:eastAsia="Georgia"/>
        </w:rPr>
        <w:t>"Fair."</w:t>
      </w:r>
    </w:p>
    <w:p w14:paraId="717B7959" w14:textId="77777777" w:rsidR="00A1675C" w:rsidRDefault="00000000">
      <w:pPr>
        <w:spacing w:before="40" w:after="120"/>
      </w:pPr>
      <w:r>
        <w:rPr>
          <w:rFonts w:eastAsia="Georgia"/>
        </w:rPr>
        <w:t>"If you want to investigate a crime involving relative motion and time, you use Special Relativity."</w:t>
      </w:r>
    </w:p>
    <w:p w14:paraId="28EB4F0F" w14:textId="77777777" w:rsidR="00A1675C" w:rsidRDefault="00000000">
      <w:pPr>
        <w:spacing w:before="40" w:after="120"/>
      </w:pPr>
      <w:r>
        <w:rPr>
          <w:rFonts w:eastAsia="Georgia"/>
        </w:rPr>
        <w:t>"And if it involves both?"</w:t>
      </w:r>
    </w:p>
    <w:p w14:paraId="6644B283" w14:textId="77777777" w:rsidR="00A1675C" w:rsidRDefault="00000000">
      <w:pPr>
        <w:spacing w:before="40" w:after="120"/>
      </w:pPr>
      <w:r>
        <w:rPr>
          <w:rFonts w:eastAsia="Georgia"/>
        </w:rPr>
        <w:t>"Then you start charging by the hour."</w:t>
      </w:r>
    </w:p>
    <w:p w14:paraId="7481310A" w14:textId="10B9D33A" w:rsidR="00A1675C" w:rsidRDefault="003434B6">
      <w:pPr>
        <w:ind w:firstLine="432"/>
      </w:pPr>
      <w:r>
        <w:rPr>
          <w:rFonts w:eastAsia="Georgia"/>
        </w:rPr>
        <w:t>Penny laughed. Derek pointed to the first equation.</w:t>
      </w:r>
    </w:p>
    <w:p w14:paraId="1B434A97" w14:textId="77777777" w:rsidR="00A1675C" w:rsidRDefault="00000000">
      <w:pPr>
        <w:spacing w:before="40" w:after="120"/>
      </w:pPr>
      <w:r>
        <w:rPr>
          <w:rFonts w:eastAsia="Georgia"/>
        </w:rPr>
        <w:t>"This is the spatial transformation."</w:t>
      </w:r>
    </w:p>
    <w:p w14:paraId="7F91435D" w14:textId="77777777" w:rsidR="00A1675C" w:rsidRDefault="00000000">
      <w:pPr>
        <w:ind w:firstLine="432"/>
      </w:pPr>
      <w:r>
        <w:rPr>
          <w:rFonts w:eastAsia="Georgia"/>
        </w:rPr>
        <w:t>Then the second.</w:t>
      </w:r>
    </w:p>
    <w:p w14:paraId="02D2560D" w14:textId="77777777" w:rsidR="00A1675C" w:rsidRDefault="00000000">
      <w:pPr>
        <w:spacing w:before="40" w:after="120"/>
      </w:pPr>
      <w:r>
        <w:rPr>
          <w:rFonts w:eastAsia="Georgia"/>
        </w:rPr>
        <w:t>"This is the temporal transformation."</w:t>
      </w:r>
    </w:p>
    <w:p w14:paraId="5A3BEF96" w14:textId="77777777" w:rsidR="00A1675C" w:rsidRDefault="00000000">
      <w:pPr>
        <w:ind w:firstLine="432"/>
      </w:pPr>
      <w:r>
        <w:rPr>
          <w:rFonts w:eastAsia="Georgia"/>
        </w:rPr>
        <w:t>Trevor nodded.</w:t>
      </w:r>
    </w:p>
    <w:p w14:paraId="4863368B" w14:textId="77777777" w:rsidR="00A1675C" w:rsidRDefault="00000000">
      <w:pPr>
        <w:spacing w:before="40" w:after="120"/>
      </w:pPr>
      <w:r>
        <w:rPr>
          <w:rFonts w:eastAsia="Georgia"/>
        </w:rPr>
        <w:t>"And the important bit is that t' depends on x."</w:t>
      </w:r>
    </w:p>
    <w:p w14:paraId="2130564E" w14:textId="77777777" w:rsidR="00A1675C" w:rsidRDefault="00000000">
      <w:pPr>
        <w:spacing w:before="40" w:after="120"/>
      </w:pPr>
      <w:r>
        <w:rPr>
          <w:rFonts w:eastAsia="Georgia"/>
        </w:rPr>
        <w:t>"Yes."</w:t>
      </w:r>
    </w:p>
    <w:p w14:paraId="566B9FB6" w14:textId="77777777" w:rsidR="00A1675C" w:rsidRDefault="00000000">
      <w:pPr>
        <w:spacing w:before="40" w:after="120"/>
      </w:pPr>
      <w:r>
        <w:rPr>
          <w:rFonts w:eastAsia="Georgia"/>
        </w:rPr>
        <w:t>"Meaning that time in one frame depends partly on where the event occurs in the other frame."</w:t>
      </w:r>
    </w:p>
    <w:p w14:paraId="79DAFDDA" w14:textId="77777777" w:rsidR="00A1675C" w:rsidRDefault="00000000">
      <w:pPr>
        <w:spacing w:before="40" w:after="120"/>
      </w:pPr>
      <w:r>
        <w:rPr>
          <w:rFonts w:eastAsia="Georgia"/>
        </w:rPr>
        <w:t>"Correct."</w:t>
      </w:r>
    </w:p>
    <w:p w14:paraId="6149943F" w14:textId="77777777" w:rsidR="00A1675C" w:rsidRDefault="00000000">
      <w:pPr>
        <w:ind w:firstLine="432"/>
      </w:pPr>
      <w:r>
        <w:rPr>
          <w:rFonts w:eastAsia="Georgia"/>
        </w:rPr>
        <w:t>Trevor looked sharply at the photograph.</w:t>
      </w:r>
    </w:p>
    <w:p w14:paraId="5EC91F0F" w14:textId="77777777" w:rsidR="00A1675C" w:rsidRDefault="00000000">
      <w:pPr>
        <w:spacing w:before="40" w:after="120"/>
      </w:pPr>
      <w:r>
        <w:rPr>
          <w:rFonts w:eastAsia="Georgia"/>
        </w:rPr>
        <w:t>"So two events that are simultaneous in one frame need not be simultaneous in another."</w:t>
      </w:r>
    </w:p>
    <w:p w14:paraId="64B96B0C" w14:textId="77777777" w:rsidR="00A1675C" w:rsidRDefault="00000000">
      <w:pPr>
        <w:spacing w:before="40" w:after="120"/>
      </w:pPr>
      <w:r>
        <w:rPr>
          <w:rFonts w:eastAsia="Georgia"/>
        </w:rPr>
        <w:t>"Exactly."</w:t>
      </w:r>
    </w:p>
    <w:p w14:paraId="384C9B14" w14:textId="5ECE8722" w:rsidR="00A1675C" w:rsidRDefault="003434B6">
      <w:pPr>
        <w:spacing w:before="40" w:after="120"/>
      </w:pPr>
      <w:r>
        <w:rPr>
          <w:rFonts w:eastAsia="Georgia"/>
        </w:rPr>
        <w:t>Penny pointed out, "Which is relativity of simultaneity."</w:t>
      </w:r>
    </w:p>
    <w:p w14:paraId="6DE6216F" w14:textId="77777777" w:rsidR="00A1675C" w:rsidRDefault="00000000">
      <w:pPr>
        <w:spacing w:before="40" w:after="120"/>
      </w:pPr>
      <w:r>
        <w:rPr>
          <w:rFonts w:eastAsia="Georgia"/>
        </w:rPr>
        <w:t>"Yes."</w:t>
      </w:r>
    </w:p>
    <w:p w14:paraId="309D90FE" w14:textId="77777777" w:rsidR="00A1675C" w:rsidRDefault="00000000">
      <w:pPr>
        <w:ind w:firstLine="432"/>
      </w:pPr>
      <w:r>
        <w:rPr>
          <w:rFonts w:eastAsia="Georgia"/>
        </w:rPr>
        <w:t>Derek glanced at the photograph again.</w:t>
      </w:r>
    </w:p>
    <w:p w14:paraId="27D028E1" w14:textId="77777777" w:rsidR="00A1675C" w:rsidRDefault="00000000">
      <w:pPr>
        <w:spacing w:before="40" w:after="120"/>
      </w:pPr>
      <w:r>
        <w:rPr>
          <w:rFonts w:eastAsia="Georgia"/>
        </w:rPr>
        <w:t>"And that is the first thing I want to test."</w:t>
      </w:r>
    </w:p>
    <w:p w14:paraId="77BD19F3" w14:textId="47BFA625" w:rsidR="00A1675C" w:rsidRDefault="00000000">
      <w:pPr>
        <w:ind w:firstLine="432"/>
      </w:pPr>
      <w:r>
        <w:rPr>
          <w:rFonts w:eastAsia="Georgia"/>
        </w:rPr>
        <w:t>He opened the Bureau's sophisticated analysis software.</w:t>
      </w:r>
    </w:p>
    <w:p w14:paraId="2C9973CB" w14:textId="77777777" w:rsidR="00A1675C" w:rsidRDefault="00000000">
      <w:pPr>
        <w:spacing w:before="40" w:after="120"/>
      </w:pPr>
      <w:r>
        <w:rPr>
          <w:rFonts w:eastAsia="Georgia"/>
        </w:rPr>
        <w:t>"Suppose the photograph's timestamp is genuine."</w:t>
      </w:r>
    </w:p>
    <w:p w14:paraId="15FBF79C" w14:textId="77777777" w:rsidR="00A1675C" w:rsidRDefault="00000000">
      <w:pPr>
        <w:ind w:firstLine="432"/>
      </w:pPr>
      <w:r>
        <w:rPr>
          <w:rFonts w:eastAsia="Georgia"/>
        </w:rPr>
        <w:t>Trevor leaned forward.</w:t>
      </w:r>
    </w:p>
    <w:p w14:paraId="7E56CC5F" w14:textId="77777777" w:rsidR="00A1675C" w:rsidRDefault="00000000">
      <w:pPr>
        <w:spacing w:before="40" w:after="120"/>
      </w:pPr>
      <w:r>
        <w:rPr>
          <w:rFonts w:eastAsia="Georgia"/>
        </w:rPr>
        <w:t>"All right."</w:t>
      </w:r>
    </w:p>
    <w:p w14:paraId="62EB5B43" w14:textId="77777777" w:rsidR="00A1675C" w:rsidRDefault="00000000">
      <w:pPr>
        <w:spacing w:before="40" w:after="120"/>
      </w:pPr>
      <w:r>
        <w:rPr>
          <w:rFonts w:eastAsia="Georgia"/>
        </w:rPr>
        <w:t>"Suppose the photograph corresponds to an actual event tomorrow at 11:03:17."</w:t>
      </w:r>
    </w:p>
    <w:p w14:paraId="7A18F1D4" w14:textId="77777777" w:rsidR="00A1675C" w:rsidRDefault="00000000">
      <w:pPr>
        <w:spacing w:before="40" w:after="120"/>
      </w:pPr>
      <w:r>
        <w:rPr>
          <w:rFonts w:eastAsia="Georgia"/>
        </w:rPr>
        <w:t>"Okay."</w:t>
      </w:r>
    </w:p>
    <w:p w14:paraId="2A023FB6" w14:textId="77777777" w:rsidR="00A1675C" w:rsidRDefault="00000000">
      <w:pPr>
        <w:spacing w:before="40" w:after="120"/>
      </w:pPr>
      <w:r>
        <w:rPr>
          <w:rFonts w:eastAsia="Georgia"/>
        </w:rPr>
        <w:t>"And suppose the camera and the Bureau are moving relative to one another."</w:t>
      </w:r>
    </w:p>
    <w:p w14:paraId="3352FFF6" w14:textId="3F467C3B" w:rsidR="00A1675C" w:rsidRDefault="003434B6">
      <w:pPr>
        <w:ind w:firstLine="432"/>
      </w:pPr>
      <w:r>
        <w:rPr>
          <w:rFonts w:eastAsia="Georgia"/>
        </w:rPr>
        <w:t>Penny nodded.</w:t>
      </w:r>
    </w:p>
    <w:p w14:paraId="123247DA" w14:textId="77777777" w:rsidR="00A1675C" w:rsidRDefault="00000000">
      <w:pPr>
        <w:spacing w:before="40" w:after="120"/>
      </w:pPr>
      <w:r>
        <w:rPr>
          <w:rFonts w:eastAsia="Georgia"/>
        </w:rPr>
        <w:t>"Then the time coordinate assigned to that event could be different in the two frames."</w:t>
      </w:r>
    </w:p>
    <w:p w14:paraId="2DFB349D" w14:textId="77777777" w:rsidR="00A1675C" w:rsidRDefault="00000000">
      <w:pPr>
        <w:spacing w:before="40" w:after="120"/>
      </w:pPr>
      <w:r>
        <w:rPr>
          <w:rFonts w:eastAsia="Georgia"/>
        </w:rPr>
        <w:t>"Yes."</w:t>
      </w:r>
    </w:p>
    <w:p w14:paraId="191E2A47" w14:textId="77777777" w:rsidR="00A1675C" w:rsidRDefault="00000000">
      <w:pPr>
        <w:spacing w:before="40" w:after="120"/>
      </w:pPr>
      <w:r>
        <w:rPr>
          <w:rFonts w:eastAsia="Georgia"/>
        </w:rPr>
        <w:t>Trevor clarified, "But unless they're moving at a substantial fraction of the speed of light, the difference should be tiny."</w:t>
      </w:r>
    </w:p>
    <w:p w14:paraId="3548A4F5" w14:textId="77777777" w:rsidR="00A1675C" w:rsidRDefault="00000000">
      <w:pPr>
        <w:ind w:firstLine="432"/>
      </w:pPr>
      <w:r>
        <w:rPr>
          <w:rFonts w:eastAsia="Georgia"/>
        </w:rPr>
        <w:t>Derek smiled.</w:t>
      </w:r>
    </w:p>
    <w:p w14:paraId="3EED2990" w14:textId="77777777" w:rsidR="00A1675C" w:rsidRDefault="00000000">
      <w:pPr>
        <w:spacing w:before="40" w:after="120"/>
      </w:pPr>
      <w:r>
        <w:rPr>
          <w:rFonts w:eastAsia="Georgia"/>
        </w:rPr>
        <w:t>"Exactly."</w:t>
      </w:r>
    </w:p>
    <w:p w14:paraId="2B605BFF" w14:textId="77777777" w:rsidR="00A1675C" w:rsidRDefault="00000000">
      <w:pPr>
        <w:spacing w:before="40" w:after="120"/>
      </w:pPr>
      <w:r>
        <w:rPr>
          <w:rFonts w:eastAsia="Georgia"/>
        </w:rPr>
        <w:t>"How tiny?"</w:t>
      </w:r>
    </w:p>
    <w:p w14:paraId="2AB60195" w14:textId="77777777" w:rsidR="00A1675C" w:rsidRDefault="00000000">
      <w:pPr>
        <w:spacing w:before="40" w:after="120"/>
      </w:pPr>
      <w:r>
        <w:rPr>
          <w:rFonts w:eastAsia="Georgia"/>
        </w:rPr>
        <w:t>"Very."</w:t>
      </w:r>
    </w:p>
    <w:p w14:paraId="23677098" w14:textId="77777777" w:rsidR="00A1675C" w:rsidRDefault="00000000">
      <w:pPr>
        <w:spacing w:before="40" w:after="120"/>
      </w:pPr>
      <w:r>
        <w:rPr>
          <w:rFonts w:eastAsia="Georgia"/>
        </w:rPr>
        <w:t>"How tiny?"</w:t>
      </w:r>
    </w:p>
    <w:p w14:paraId="52574B4A" w14:textId="77777777" w:rsidR="00A1675C" w:rsidRDefault="00000000">
      <w:pPr>
        <w:spacing w:before="40" w:after="120"/>
      </w:pPr>
      <w:r>
        <w:rPr>
          <w:rFonts w:eastAsia="Georgia"/>
        </w:rPr>
        <w:t>"Small enough that London Underground timetables are generally a greater source of temporal uncertainty."</w:t>
      </w:r>
    </w:p>
    <w:p w14:paraId="79F02813" w14:textId="6353586E" w:rsidR="00A1675C" w:rsidRDefault="003434B6">
      <w:pPr>
        <w:ind w:firstLine="432"/>
      </w:pPr>
      <w:r>
        <w:rPr>
          <w:rFonts w:eastAsia="Georgia"/>
        </w:rPr>
        <w:t>Penny smiled.</w:t>
      </w:r>
    </w:p>
    <w:p w14:paraId="0D3E6B13" w14:textId="77777777" w:rsidR="00A1675C" w:rsidRDefault="00000000">
      <w:pPr>
        <w:spacing w:before="40" w:after="120"/>
      </w:pPr>
      <w:r>
        <w:rPr>
          <w:rFonts w:eastAsia="Georgia"/>
        </w:rPr>
        <w:t>"So ordinary motion can't explain a difference of nearly two hours."</w:t>
      </w:r>
    </w:p>
    <w:p w14:paraId="2E9E6948" w14:textId="77777777" w:rsidR="00A1675C" w:rsidRDefault="00000000">
      <w:pPr>
        <w:spacing w:before="40" w:after="120"/>
      </w:pPr>
      <w:r>
        <w:rPr>
          <w:rFonts w:eastAsia="Georgia"/>
        </w:rPr>
        <w:t>"No."</w:t>
      </w:r>
    </w:p>
    <w:p w14:paraId="0E39BD89" w14:textId="77777777" w:rsidR="00A1675C" w:rsidRDefault="00000000">
      <w:pPr>
        <w:ind w:firstLine="432"/>
      </w:pPr>
      <w:r>
        <w:rPr>
          <w:rFonts w:eastAsia="Georgia"/>
        </w:rPr>
        <w:t>Derek entered the relevant numbers. The computer calculated. He looked sharply at the result.</w:t>
      </w:r>
    </w:p>
    <w:p w14:paraId="5828E418" w14:textId="77777777" w:rsidR="00A1675C" w:rsidRDefault="00000000">
      <w:pPr>
        <w:ind w:firstLine="432"/>
      </w:pPr>
      <w:r>
        <w:rPr>
          <w:rFonts w:eastAsia="Georgia"/>
        </w:rPr>
        <w:t>Then he entered them again. Trevor watched.</w:t>
      </w:r>
    </w:p>
    <w:p w14:paraId="33C356D1" w14:textId="77777777" w:rsidR="00A1675C" w:rsidRDefault="00000000">
      <w:pPr>
        <w:spacing w:before="40" w:after="120"/>
      </w:pPr>
      <w:r>
        <w:rPr>
          <w:rFonts w:eastAsia="Georgia"/>
        </w:rPr>
        <w:t>"What did you get?"</w:t>
      </w:r>
    </w:p>
    <w:p w14:paraId="67E6718E" w14:textId="77777777" w:rsidR="00A1675C" w:rsidRDefault="00000000">
      <w:pPr>
        <w:spacing w:before="40" w:after="120"/>
      </w:pPr>
      <w:r>
        <w:rPr>
          <w:rFonts w:eastAsia="Georgia"/>
        </w:rPr>
        <w:t>"Nothing."</w:t>
      </w:r>
    </w:p>
    <w:p w14:paraId="0E9F486E" w14:textId="77777777" w:rsidR="00A1675C" w:rsidRDefault="00000000">
      <w:pPr>
        <w:spacing w:before="40" w:after="120"/>
      </w:pPr>
      <w:r>
        <w:rPr>
          <w:rFonts w:eastAsia="Georgia"/>
        </w:rPr>
        <w:t>"Nothing?"</w:t>
      </w:r>
    </w:p>
    <w:p w14:paraId="0FAA5066" w14:textId="77777777" w:rsidR="00A1675C" w:rsidRDefault="00000000">
      <w:pPr>
        <w:spacing w:before="40" w:after="120"/>
      </w:pPr>
      <w:r>
        <w:rPr>
          <w:rFonts w:eastAsia="Georgia"/>
        </w:rPr>
        <w:t>"Exactly."</w:t>
      </w:r>
    </w:p>
    <w:p w14:paraId="13DB0185" w14:textId="77777777" w:rsidR="00A1675C" w:rsidRDefault="00000000">
      <w:pPr>
        <w:ind w:firstLine="432"/>
      </w:pPr>
      <w:r>
        <w:rPr>
          <w:rFonts w:eastAsia="Georgia"/>
        </w:rPr>
        <w:t>Derek deleted the calculation.</w:t>
      </w:r>
    </w:p>
    <w:p w14:paraId="53D60217" w14:textId="77777777" w:rsidR="00A1675C" w:rsidRDefault="00000000">
      <w:pPr>
        <w:spacing w:before="40" w:after="120"/>
      </w:pPr>
      <w:r>
        <w:rPr>
          <w:rFonts w:eastAsia="Georgia"/>
        </w:rPr>
        <w:t>"That's the problem."</w:t>
      </w:r>
    </w:p>
    <w:p w14:paraId="541AFDBA" w14:textId="00B34B48" w:rsidR="00A1675C" w:rsidRDefault="003434B6">
      <w:pPr>
        <w:ind w:firstLine="432"/>
      </w:pPr>
      <w:r>
        <w:rPr>
          <w:rFonts w:eastAsia="Georgia"/>
        </w:rPr>
        <w:t>Penny came over.</w:t>
      </w:r>
    </w:p>
    <w:p w14:paraId="2A84AC74" w14:textId="77777777" w:rsidR="00A1675C" w:rsidRDefault="00000000">
      <w:pPr>
        <w:spacing w:before="40" w:after="120"/>
      </w:pPr>
      <w:r>
        <w:rPr>
          <w:rFonts w:eastAsia="Georgia"/>
        </w:rPr>
        <w:t>"What did you expect?"</w:t>
      </w:r>
    </w:p>
    <w:p w14:paraId="3ED8967D" w14:textId="77777777" w:rsidR="00A1675C" w:rsidRDefault="00000000">
      <w:pPr>
        <w:spacing w:before="40" w:after="120"/>
      </w:pPr>
      <w:r>
        <w:rPr>
          <w:rFonts w:eastAsia="Georgia"/>
        </w:rPr>
        <w:t>"A result."</w:t>
      </w:r>
    </w:p>
    <w:p w14:paraId="161203AB" w14:textId="77777777" w:rsidR="00A1675C" w:rsidRDefault="00000000">
      <w:pPr>
        <w:spacing w:before="40" w:after="120"/>
      </w:pPr>
      <w:r>
        <w:rPr>
          <w:rFonts w:eastAsia="Georgia"/>
        </w:rPr>
        <w:t>"Meaning?"</w:t>
      </w:r>
    </w:p>
    <w:p w14:paraId="4C236AD2" w14:textId="77777777" w:rsidR="00A1675C" w:rsidRDefault="00000000">
      <w:pPr>
        <w:spacing w:before="40" w:after="120"/>
      </w:pPr>
      <w:r>
        <w:rPr>
          <w:rFonts w:eastAsia="Georgia"/>
        </w:rPr>
        <w:t>"A physically meaningful relative velocity."</w:t>
      </w:r>
    </w:p>
    <w:p w14:paraId="05C5E0DF" w14:textId="77777777" w:rsidR="00A1675C" w:rsidRDefault="00000000">
      <w:pPr>
        <w:spacing w:before="40" w:after="120"/>
      </w:pPr>
      <w:r>
        <w:rPr>
          <w:rFonts w:eastAsia="Georgia"/>
        </w:rPr>
        <w:t>"And you didn't get one?"</w:t>
      </w:r>
    </w:p>
    <w:p w14:paraId="135071AE" w14:textId="77777777" w:rsidR="00A1675C" w:rsidRDefault="00000000">
      <w:pPr>
        <w:spacing w:before="40" w:after="120"/>
      </w:pPr>
      <w:r>
        <w:rPr>
          <w:rFonts w:eastAsia="Georgia"/>
        </w:rPr>
        <w:t>"I got one."</w:t>
      </w:r>
    </w:p>
    <w:p w14:paraId="1025C933" w14:textId="77777777" w:rsidR="00A1675C" w:rsidRDefault="00000000">
      <w:pPr>
        <w:spacing w:before="40" w:after="120"/>
      </w:pPr>
      <w:r>
        <w:rPr>
          <w:rFonts w:eastAsia="Georgia"/>
        </w:rPr>
        <w:t>"Then what's wrong?"</w:t>
      </w:r>
    </w:p>
    <w:p w14:paraId="14A46AB8" w14:textId="77777777" w:rsidR="00A1675C" w:rsidRDefault="00000000">
      <w:pPr>
        <w:ind w:firstLine="432"/>
      </w:pPr>
      <w:r>
        <w:rPr>
          <w:rFonts w:eastAsia="Georgia"/>
        </w:rPr>
        <w:t>Derek pointed at the number.</w:t>
      </w:r>
    </w:p>
    <w:p w14:paraId="029EC95F" w14:textId="77777777" w:rsidR="00A1675C" w:rsidRDefault="00000000">
      <w:pPr>
        <w:spacing w:before="40" w:after="120"/>
      </w:pPr>
      <w:r>
        <w:rPr>
          <w:rFonts w:eastAsia="Georgia"/>
        </w:rPr>
        <w:t>"It's greater than c."</w:t>
      </w:r>
    </w:p>
    <w:p w14:paraId="20A001A7" w14:textId="77777777" w:rsidR="00A1675C" w:rsidRDefault="00000000">
      <w:pPr>
        <w:ind w:firstLine="432"/>
      </w:pPr>
      <w:r>
        <w:rPr>
          <w:rFonts w:eastAsia="Georgia"/>
        </w:rPr>
        <w:t>Trevor stared.</w:t>
      </w:r>
    </w:p>
    <w:p w14:paraId="356C29BB" w14:textId="77777777" w:rsidR="00A1675C" w:rsidRDefault="00000000">
      <w:pPr>
        <w:spacing w:before="40" w:after="120"/>
      </w:pPr>
      <w:r>
        <w:rPr>
          <w:rFonts w:eastAsia="Georgia"/>
        </w:rPr>
        <w:t>"How much greater?"</w:t>
      </w:r>
    </w:p>
    <w:p w14:paraId="1189AF0C" w14:textId="77777777" w:rsidR="00A1675C" w:rsidRDefault="00000000">
      <w:pPr>
        <w:spacing w:before="40" w:after="120"/>
      </w:pPr>
      <w:r>
        <w:rPr>
          <w:rFonts w:eastAsia="Georgia"/>
        </w:rPr>
        <w:t>"Enough."</w:t>
      </w:r>
    </w:p>
    <w:p w14:paraId="6A0D171B" w14:textId="77777777" w:rsidR="00A1675C" w:rsidRDefault="00000000">
      <w:pPr>
        <w:ind w:firstLine="432"/>
      </w:pPr>
      <w:r>
        <w:rPr>
          <w:rFonts w:eastAsia="Georgia"/>
        </w:rPr>
        <w:t>Trevor leaned closer.</w:t>
      </w:r>
    </w:p>
    <w:p w14:paraId="133C460C" w14:textId="77777777" w:rsidR="00A1675C" w:rsidRDefault="00000000">
      <w:pPr>
        <w:spacing w:before="40" w:after="120"/>
      </w:pPr>
      <w:r>
        <w:rPr>
          <w:rFonts w:eastAsia="Georgia"/>
        </w:rPr>
        <w:t>"That's not a velocity."</w:t>
      </w:r>
    </w:p>
    <w:p w14:paraId="0A57E8AB" w14:textId="77777777" w:rsidR="00A1675C" w:rsidRDefault="00000000">
      <w:pPr>
        <w:spacing w:before="40" w:after="120"/>
      </w:pPr>
      <w:r>
        <w:rPr>
          <w:rFonts w:eastAsia="Georgia"/>
        </w:rPr>
        <w:t>"Correct."</w:t>
      </w:r>
    </w:p>
    <w:p w14:paraId="6985A556" w14:textId="4CF94033" w:rsidR="00A1675C" w:rsidRDefault="003434B6">
      <w:pPr>
        <w:ind w:firstLine="432"/>
      </w:pPr>
      <w:r>
        <w:rPr>
          <w:rFonts w:eastAsia="Georgia"/>
        </w:rPr>
        <w:t>Penny stared at Derek.</w:t>
      </w:r>
    </w:p>
    <w:p w14:paraId="4724BD71" w14:textId="77777777" w:rsidR="00A1675C" w:rsidRDefault="00000000">
      <w:pPr>
        <w:spacing w:before="40" w:after="120"/>
      </w:pPr>
      <w:r>
        <w:rPr>
          <w:rFonts w:eastAsia="Georgia"/>
        </w:rPr>
        <w:t>"So Special Relativity is telling us the premise is wrong."</w:t>
      </w:r>
    </w:p>
    <w:p w14:paraId="678472C9" w14:textId="77777777" w:rsidR="00A1675C" w:rsidRDefault="00000000">
      <w:pPr>
        <w:spacing w:before="40" w:after="120"/>
      </w:pPr>
      <w:r>
        <w:rPr>
          <w:rFonts w:eastAsia="Georgia"/>
        </w:rPr>
        <w:t>"Or the frame is wrong."</w:t>
      </w:r>
    </w:p>
    <w:p w14:paraId="5F3487F2" w14:textId="77777777" w:rsidR="00A1675C" w:rsidRDefault="00000000">
      <w:pPr>
        <w:spacing w:before="40" w:after="120"/>
      </w:pPr>
      <w:r>
        <w:rPr>
          <w:rFonts w:eastAsia="Georgia"/>
        </w:rPr>
        <w:t>"Or the event."</w:t>
      </w:r>
    </w:p>
    <w:p w14:paraId="7D504393" w14:textId="77777777" w:rsidR="00A1675C" w:rsidRDefault="00000000">
      <w:pPr>
        <w:spacing w:before="40" w:after="120"/>
      </w:pPr>
      <w:r>
        <w:rPr>
          <w:rFonts w:eastAsia="Georgia"/>
        </w:rPr>
        <w:t>"Or the clocks."</w:t>
      </w:r>
    </w:p>
    <w:p w14:paraId="0B3D577D" w14:textId="77777777" w:rsidR="00A1675C" w:rsidRDefault="00000000">
      <w:pPr>
        <w:spacing w:before="40" w:after="120"/>
      </w:pPr>
      <w:r>
        <w:rPr>
          <w:rFonts w:eastAsia="Georgia"/>
        </w:rPr>
        <w:t>"Or the photograph."</w:t>
      </w:r>
    </w:p>
    <w:p w14:paraId="4B521E44" w14:textId="77777777" w:rsidR="00A1675C" w:rsidRDefault="00000000">
      <w:pPr>
        <w:spacing w:before="40" w:after="120"/>
      </w:pPr>
      <w:r>
        <w:rPr>
          <w:rFonts w:eastAsia="Georgia"/>
        </w:rPr>
        <w:t>"Yes."</w:t>
      </w:r>
    </w:p>
    <w:p w14:paraId="285FF7F6" w14:textId="77777777" w:rsidR="00A1675C" w:rsidRDefault="00000000">
      <w:pPr>
        <w:ind w:firstLine="432"/>
      </w:pPr>
      <w:r>
        <w:rPr>
          <w:rFonts w:eastAsia="Georgia"/>
        </w:rPr>
        <w:t>Trevor slowly gazed at the equation.</w:t>
      </w:r>
    </w:p>
    <w:p w14:paraId="04B8695E" w14:textId="77777777" w:rsidR="00A1675C" w:rsidRDefault="00000000">
      <w:pPr>
        <w:spacing w:before="40" w:after="120"/>
      </w:pPr>
      <w:r>
        <w:rPr>
          <w:rFonts w:eastAsia="Georgia"/>
        </w:rPr>
        <w:t>"Could the photograph be showing a different event?"</w:t>
      </w:r>
    </w:p>
    <w:p w14:paraId="31AEFC30" w14:textId="77777777" w:rsidR="00A1675C" w:rsidRDefault="00000000">
      <w:pPr>
        <w:ind w:firstLine="432"/>
      </w:pPr>
      <w:r>
        <w:rPr>
          <w:rFonts w:eastAsia="Georgia"/>
        </w:rPr>
        <w:t>Derek turned.</w:t>
      </w:r>
    </w:p>
    <w:p w14:paraId="210D8A64" w14:textId="77777777" w:rsidR="00A1675C" w:rsidRDefault="00000000">
      <w:pPr>
        <w:spacing w:before="40" w:after="120"/>
      </w:pPr>
      <w:r>
        <w:rPr>
          <w:rFonts w:eastAsia="Georgia"/>
        </w:rPr>
        <w:t>"Explain."</w:t>
      </w:r>
    </w:p>
    <w:p w14:paraId="1F82E6B6" w14:textId="77777777" w:rsidR="00A1675C" w:rsidRDefault="00000000">
      <w:pPr>
        <w:spacing w:before="40" w:after="120"/>
      </w:pPr>
      <w:r>
        <w:rPr>
          <w:rFonts w:eastAsia="Georgia"/>
        </w:rPr>
        <w:t>"The photograph may be real, but we assume it shows Derek's death."</w:t>
      </w:r>
    </w:p>
    <w:p w14:paraId="7BD9996C" w14:textId="77777777" w:rsidR="00A1675C" w:rsidRDefault="00000000">
      <w:pPr>
        <w:spacing w:before="40" w:after="120"/>
      </w:pPr>
      <w:r>
        <w:rPr>
          <w:rFonts w:eastAsia="Georgia"/>
        </w:rPr>
        <w:t>"Yes."</w:t>
      </w:r>
    </w:p>
    <w:p w14:paraId="65DFC51C" w14:textId="77777777" w:rsidR="00A1675C" w:rsidRDefault="00000000">
      <w:pPr>
        <w:spacing w:before="40" w:after="120"/>
      </w:pPr>
      <w:r>
        <w:rPr>
          <w:rFonts w:eastAsia="Georgia"/>
        </w:rPr>
        <w:t>"What if it shows Derek at a different event that happens to look like his death?"</w:t>
      </w:r>
    </w:p>
    <w:p w14:paraId="5499AD32" w14:textId="31CC1B75" w:rsidR="00A1675C" w:rsidRDefault="00000000">
      <w:pPr>
        <w:ind w:firstLine="432"/>
      </w:pPr>
      <w:r>
        <w:rPr>
          <w:rFonts w:eastAsia="Georgia"/>
        </w:rPr>
        <w:t>Derek considered this. Penny gently smiled.</w:t>
      </w:r>
    </w:p>
    <w:p w14:paraId="269631D4" w14:textId="77777777" w:rsidR="00A1675C" w:rsidRDefault="00000000">
      <w:pPr>
        <w:spacing w:before="40" w:after="120"/>
      </w:pPr>
      <w:r>
        <w:rPr>
          <w:rFonts w:eastAsia="Georgia"/>
        </w:rPr>
        <w:t>"That would be rather unfortunate for Derek."</w:t>
      </w:r>
    </w:p>
    <w:p w14:paraId="6B02639C" w14:textId="77777777" w:rsidR="00A1675C" w:rsidRDefault="00000000">
      <w:pPr>
        <w:spacing w:before="40" w:after="120"/>
      </w:pPr>
      <w:r>
        <w:rPr>
          <w:rFonts w:eastAsia="Georgia"/>
        </w:rPr>
        <w:t>"Indeed."</w:t>
      </w:r>
    </w:p>
    <w:p w14:paraId="55B45075" w14:textId="77777777" w:rsidR="00A1675C" w:rsidRDefault="00000000">
      <w:pPr>
        <w:ind w:firstLine="432"/>
      </w:pPr>
      <w:r>
        <w:rPr>
          <w:rFonts w:eastAsia="Georgia"/>
        </w:rPr>
        <w:t>Trevor continued.</w:t>
      </w:r>
    </w:p>
    <w:p w14:paraId="017F6ADB" w14:textId="77777777" w:rsidR="00A1675C" w:rsidRDefault="00000000">
      <w:pPr>
        <w:spacing w:before="40" w:after="120"/>
      </w:pPr>
      <w:r>
        <w:rPr>
          <w:rFonts w:eastAsia="Georgia"/>
        </w:rPr>
        <w:t>"Maybe the blood isn't blood."</w:t>
      </w:r>
    </w:p>
    <w:p w14:paraId="1032F894" w14:textId="77777777" w:rsidR="00A1675C" w:rsidRDefault="00000000">
      <w:pPr>
        <w:ind w:firstLine="432"/>
      </w:pPr>
      <w:r>
        <w:rPr>
          <w:rFonts w:eastAsia="Georgia"/>
        </w:rPr>
        <w:t>Derek peered at him.</w:t>
      </w:r>
    </w:p>
    <w:p w14:paraId="0E76EEE8" w14:textId="77777777" w:rsidR="00A1675C" w:rsidRDefault="00000000">
      <w:pPr>
        <w:spacing w:before="40" w:after="120"/>
      </w:pPr>
      <w:r>
        <w:rPr>
          <w:rFonts w:eastAsia="Georgia"/>
        </w:rPr>
        <w:t>"Maybe."</w:t>
      </w:r>
    </w:p>
    <w:p w14:paraId="03B7EE8C" w14:textId="77777777" w:rsidR="00A1675C" w:rsidRDefault="00000000">
      <w:pPr>
        <w:spacing w:before="40" w:after="120"/>
      </w:pPr>
      <w:r>
        <w:rPr>
          <w:rFonts w:eastAsia="Georgia"/>
        </w:rPr>
        <w:t>"Maybe the body isn't Derek."</w:t>
      </w:r>
    </w:p>
    <w:p w14:paraId="42472BCA" w14:textId="77777777" w:rsidR="00A1675C" w:rsidRDefault="00000000">
      <w:pPr>
        <w:spacing w:before="40" w:after="120"/>
      </w:pPr>
      <w:r>
        <w:rPr>
          <w:rFonts w:eastAsia="Georgia"/>
        </w:rPr>
        <w:t>"Possible."</w:t>
      </w:r>
    </w:p>
    <w:p w14:paraId="3F67CC0C" w14:textId="77777777" w:rsidR="00A1675C" w:rsidRDefault="00000000">
      <w:pPr>
        <w:spacing w:before="40" w:after="120"/>
      </w:pPr>
      <w:r>
        <w:rPr>
          <w:rFonts w:eastAsia="Georgia"/>
        </w:rPr>
        <w:t>"Maybe he's unconscious."</w:t>
      </w:r>
    </w:p>
    <w:p w14:paraId="0C0BBA7C" w14:textId="77777777" w:rsidR="00A1675C" w:rsidRDefault="00000000">
      <w:pPr>
        <w:spacing w:before="40" w:after="120"/>
      </w:pPr>
      <w:r>
        <w:rPr>
          <w:rFonts w:eastAsia="Georgia"/>
        </w:rPr>
        <w:t>"Possible."</w:t>
      </w:r>
    </w:p>
    <w:p w14:paraId="38FDDD85" w14:textId="77777777" w:rsidR="00A1675C" w:rsidRDefault="00000000">
      <w:pPr>
        <w:spacing w:before="40" w:after="120"/>
      </w:pPr>
      <w:r>
        <w:rPr>
          <w:rFonts w:eastAsia="Georgia"/>
        </w:rPr>
        <w:t>"Maybe the photograph has been staged."</w:t>
      </w:r>
    </w:p>
    <w:p w14:paraId="7E28132D" w14:textId="77777777" w:rsidR="00A1675C" w:rsidRDefault="00000000">
      <w:pPr>
        <w:spacing w:before="40" w:after="120"/>
      </w:pPr>
      <w:r>
        <w:rPr>
          <w:rFonts w:eastAsia="Georgia"/>
        </w:rPr>
        <w:t>"Possible."</w:t>
      </w:r>
    </w:p>
    <w:p w14:paraId="627499B6" w14:textId="77777777" w:rsidR="00A1675C" w:rsidRDefault="00000000">
      <w:pPr>
        <w:ind w:firstLine="432"/>
      </w:pPr>
      <w:r>
        <w:rPr>
          <w:rFonts w:eastAsia="Georgia"/>
        </w:rPr>
        <w:t>Trevor looked pleased.</w:t>
      </w:r>
    </w:p>
    <w:p w14:paraId="2E39B868" w14:textId="77777777" w:rsidR="00A1675C" w:rsidRDefault="00000000">
      <w:pPr>
        <w:spacing w:before="40" w:after="120"/>
      </w:pPr>
      <w:r>
        <w:rPr>
          <w:rFonts w:eastAsia="Georgia"/>
        </w:rPr>
        <w:t>"So we don't actually know that the photograph is evidence of murder."</w:t>
      </w:r>
    </w:p>
    <w:p w14:paraId="776426B9" w14:textId="77777777" w:rsidR="00A1675C" w:rsidRDefault="00000000">
      <w:pPr>
        <w:ind w:firstLine="432"/>
      </w:pPr>
      <w:r>
        <w:rPr>
          <w:rFonts w:eastAsia="Georgia"/>
        </w:rPr>
        <w:t>Derek nodded.</w:t>
      </w:r>
    </w:p>
    <w:p w14:paraId="582E8935" w14:textId="77777777" w:rsidR="00A1675C" w:rsidRDefault="00000000">
      <w:pPr>
        <w:spacing w:before="40" w:after="120"/>
      </w:pPr>
      <w:r>
        <w:rPr>
          <w:rFonts w:eastAsia="Georgia"/>
        </w:rPr>
        <w:t>"Good."</w:t>
      </w:r>
    </w:p>
    <w:p w14:paraId="0C5295CA" w14:textId="77777777" w:rsidR="00A1675C" w:rsidRDefault="00000000">
      <w:pPr>
        <w:ind w:firstLine="432"/>
      </w:pPr>
      <w:r>
        <w:rPr>
          <w:rFonts w:eastAsia="Georgia"/>
        </w:rPr>
        <w:t>Trevor sat back.</w:t>
      </w:r>
    </w:p>
    <w:p w14:paraId="57493090" w14:textId="77777777" w:rsidR="00A1675C" w:rsidRDefault="00000000">
      <w:pPr>
        <w:spacing w:before="40" w:after="120"/>
      </w:pPr>
      <w:r>
        <w:rPr>
          <w:rFonts w:eastAsia="Georgia"/>
        </w:rPr>
        <w:t>"Then why did you say you'd been murdered?"</w:t>
      </w:r>
    </w:p>
    <w:p w14:paraId="2DD8D769" w14:textId="77777777" w:rsidR="00A1675C" w:rsidRDefault="00000000">
      <w:pPr>
        <w:ind w:firstLine="432"/>
      </w:pPr>
      <w:r>
        <w:rPr>
          <w:rFonts w:eastAsia="Georgia"/>
        </w:rPr>
        <w:t>Derek eyed him.</w:t>
      </w:r>
    </w:p>
    <w:p w14:paraId="72CC9B7A" w14:textId="77777777" w:rsidR="00A1675C" w:rsidRDefault="00000000">
      <w:pPr>
        <w:spacing w:before="40" w:after="120"/>
      </w:pPr>
      <w:r>
        <w:rPr>
          <w:rFonts w:eastAsia="Georgia"/>
        </w:rPr>
        <w:t>"Because the Bureau told me."</w:t>
      </w:r>
    </w:p>
    <w:p w14:paraId="2E758A56" w14:textId="77777777" w:rsidR="00A1675C" w:rsidRDefault="00000000">
      <w:pPr>
        <w:ind w:firstLine="432"/>
      </w:pPr>
      <w:r>
        <w:rPr>
          <w:rFonts w:eastAsia="Georgia"/>
        </w:rPr>
        <w:t>Trevor stared intently.</w:t>
      </w:r>
    </w:p>
    <w:p w14:paraId="6E48D82F" w14:textId="77777777" w:rsidR="00A1675C" w:rsidRDefault="00000000">
      <w:pPr>
        <w:spacing w:before="40" w:after="120"/>
      </w:pPr>
      <w:r>
        <w:rPr>
          <w:rFonts w:eastAsia="Georgia"/>
        </w:rPr>
        <w:t>"Right."</w:t>
      </w:r>
    </w:p>
    <w:p w14:paraId="7B9A8632" w14:textId="6458E03A" w:rsidR="00A1675C" w:rsidRDefault="003434B6">
      <w:pPr>
        <w:spacing w:before="40" w:after="120"/>
      </w:pPr>
      <w:r>
        <w:rPr>
          <w:rFonts w:eastAsia="Georgia"/>
        </w:rPr>
        <w:t>Penny mentioned, "We're going to need to question the Bureau."</w:t>
      </w:r>
    </w:p>
    <w:p w14:paraId="721B2791" w14:textId="77777777" w:rsidR="00A1675C" w:rsidRDefault="00000000">
      <w:pPr>
        <w:ind w:firstLine="432"/>
      </w:pPr>
      <w:r>
        <w:rPr>
          <w:rFonts w:eastAsia="Georgia"/>
        </w:rPr>
        <w:t>Derek nodded.</w:t>
      </w:r>
    </w:p>
    <w:p w14:paraId="16C9EC2D" w14:textId="77777777" w:rsidR="00A1675C" w:rsidRDefault="00000000">
      <w:pPr>
        <w:spacing w:before="40" w:after="120"/>
      </w:pPr>
      <w:r>
        <w:rPr>
          <w:rFonts w:eastAsia="Georgia"/>
        </w:rPr>
        <w:t>"I was afraid of that."</w:t>
      </w:r>
    </w:p>
    <w:p w14:paraId="5B762F9F" w14:textId="77777777" w:rsidR="00A1675C" w:rsidRDefault="00000000">
      <w:pPr>
        <w:ind w:firstLine="432"/>
      </w:pPr>
      <w:r>
        <w:rPr>
          <w:rFonts w:eastAsia="Georgia"/>
        </w:rPr>
        <w:t>The telephone rang. All three watched it.</w:t>
      </w:r>
    </w:p>
    <w:p w14:paraId="600DC638" w14:textId="77777777" w:rsidR="00A1675C" w:rsidRDefault="00000000">
      <w:pPr>
        <w:spacing w:before="40" w:after="120"/>
      </w:pPr>
      <w:r>
        <w:rPr>
          <w:rFonts w:eastAsia="Georgia"/>
        </w:rPr>
        <w:t>Derek answered.</w:t>
      </w:r>
    </w:p>
    <w:p w14:paraId="0B7A3BEC" w14:textId="77777777" w:rsidR="00A1675C" w:rsidRDefault="00000000">
      <w:pPr>
        <w:spacing w:before="40" w:after="120"/>
      </w:pPr>
      <w:r>
        <w:rPr>
          <w:rFonts w:eastAsia="Georgia"/>
        </w:rPr>
        <w:t>"Derek Gent."</w:t>
      </w:r>
    </w:p>
    <w:p w14:paraId="6B597D96" w14:textId="77777777" w:rsidR="00A1675C" w:rsidRDefault="00000000">
      <w:pPr>
        <w:ind w:firstLine="432"/>
      </w:pPr>
      <w:r>
        <w:rPr>
          <w:rFonts w:eastAsia="Georgia"/>
        </w:rPr>
        <w:t>A pause. Then a man's voice.</w:t>
      </w:r>
    </w:p>
    <w:p w14:paraId="6333CDD0" w14:textId="77777777" w:rsidR="00A1675C" w:rsidRDefault="00000000">
      <w:pPr>
        <w:spacing w:before="40" w:after="120"/>
      </w:pPr>
      <w:r>
        <w:rPr>
          <w:rFonts w:eastAsia="Georgia"/>
        </w:rPr>
        <w:t>"Good morning."</w:t>
      </w:r>
    </w:p>
    <w:p w14:paraId="556B9B2C" w14:textId="77777777" w:rsidR="00A1675C" w:rsidRDefault="00000000">
      <w:pPr>
        <w:ind w:firstLine="432"/>
      </w:pPr>
      <w:r>
        <w:rPr>
          <w:rFonts w:eastAsia="Georgia"/>
        </w:rPr>
        <w:t>Derek knew the voice.</w:t>
      </w:r>
    </w:p>
    <w:p w14:paraId="1C2CD56E" w14:textId="77777777" w:rsidR="00A1675C" w:rsidRDefault="00000000">
      <w:pPr>
        <w:spacing w:before="40" w:after="120"/>
      </w:pPr>
      <w:r>
        <w:rPr>
          <w:rFonts w:eastAsia="Georgia"/>
        </w:rPr>
        <w:t>"Hermann."</w:t>
      </w:r>
    </w:p>
    <w:p w14:paraId="7F04ACC2" w14:textId="77777777" w:rsidR="00A1675C" w:rsidRDefault="00000000">
      <w:pPr>
        <w:spacing w:before="40" w:after="120"/>
      </w:pPr>
      <w:r>
        <w:rPr>
          <w:rFonts w:eastAsia="Georgia"/>
        </w:rPr>
        <w:t>"Yes."</w:t>
      </w:r>
    </w:p>
    <w:p w14:paraId="71647979" w14:textId="77777777" w:rsidR="00A1675C" w:rsidRDefault="00000000">
      <w:pPr>
        <w:spacing w:before="40" w:after="120"/>
      </w:pPr>
      <w:r>
        <w:rPr>
          <w:rFonts w:eastAsia="Georgia"/>
        </w:rPr>
        <w:t>"Where are you?"</w:t>
      </w:r>
    </w:p>
    <w:p w14:paraId="3694FF7C" w14:textId="77777777" w:rsidR="00A1675C" w:rsidRDefault="00000000">
      <w:pPr>
        <w:spacing w:before="40" w:after="120"/>
      </w:pPr>
      <w:r>
        <w:rPr>
          <w:rFonts w:eastAsia="Georgia"/>
        </w:rPr>
        <w:t>"Munich."</w:t>
      </w:r>
    </w:p>
    <w:p w14:paraId="0D19FA83" w14:textId="2F1C167C" w:rsidR="00A1675C" w:rsidRDefault="00000000">
      <w:pPr>
        <w:ind w:firstLine="432"/>
      </w:pPr>
      <w:r>
        <w:rPr>
          <w:rFonts w:eastAsia="Georgia"/>
        </w:rPr>
        <w:t>Derek carefully surveyed Penny.</w:t>
      </w:r>
    </w:p>
    <w:p w14:paraId="38AC2B7D" w14:textId="77777777" w:rsidR="00A1675C" w:rsidRDefault="00000000">
      <w:pPr>
        <w:spacing w:before="40" w:after="120"/>
      </w:pPr>
      <w:r>
        <w:rPr>
          <w:rFonts w:eastAsia="Georgia"/>
        </w:rPr>
        <w:t>"Of course."</w:t>
      </w:r>
    </w:p>
    <w:p w14:paraId="400D2138" w14:textId="77777777" w:rsidR="00A1675C" w:rsidRDefault="00000000">
      <w:pPr>
        <w:spacing w:before="40" w:after="120"/>
      </w:pPr>
      <w:r>
        <w:rPr>
          <w:rFonts w:eastAsia="Georgia"/>
        </w:rPr>
        <w:t>Trevor mouthed, "Who?"</w:t>
      </w:r>
    </w:p>
    <w:p w14:paraId="52C02DC5" w14:textId="77777777" w:rsidR="00A1675C" w:rsidRDefault="00000000">
      <w:pPr>
        <w:ind w:firstLine="432"/>
      </w:pPr>
      <w:r>
        <w:rPr>
          <w:rFonts w:eastAsia="Georgia"/>
        </w:rPr>
        <w:t>Derek waved him quiet.</w:t>
      </w:r>
    </w:p>
    <w:p w14:paraId="31A8C2E6" w14:textId="77777777" w:rsidR="00A1675C" w:rsidRDefault="00000000">
      <w:pPr>
        <w:spacing w:before="40" w:after="120"/>
      </w:pPr>
      <w:r>
        <w:rPr>
          <w:rFonts w:eastAsia="Georgia"/>
        </w:rPr>
        <w:t>"What do you want?"</w:t>
      </w:r>
    </w:p>
    <w:p w14:paraId="3249AD59" w14:textId="77777777" w:rsidR="00A1675C" w:rsidRDefault="00000000">
      <w:pPr>
        <w:spacing w:before="200" w:after="120"/>
        <w:jc w:val="center"/>
      </w:pPr>
      <w:r>
        <w:rPr>
          <w:rFonts w:eastAsia="Georgia"/>
          <w:b/>
          <w:sz w:val="24"/>
        </w:rPr>
        <w:t>"I understand you have been using the Lorentz transformation."</w:t>
      </w:r>
    </w:p>
    <w:p w14:paraId="4F8C0739" w14:textId="77777777" w:rsidR="00A1675C" w:rsidRDefault="00000000">
      <w:pPr>
        <w:ind w:firstLine="432"/>
      </w:pPr>
      <w:r>
        <w:rPr>
          <w:rFonts w:eastAsia="Georgia"/>
        </w:rPr>
        <w:t>Derek glanced at the whiteboard.</w:t>
      </w:r>
    </w:p>
    <w:p w14:paraId="49FDF205" w14:textId="77777777" w:rsidR="00A1675C" w:rsidRDefault="00000000">
      <w:pPr>
        <w:spacing w:before="40" w:after="120"/>
      </w:pPr>
      <w:r>
        <w:rPr>
          <w:rFonts w:eastAsia="Georgia"/>
        </w:rPr>
        <w:t>"Yes."</w:t>
      </w:r>
    </w:p>
    <w:p w14:paraId="2E3A7B44" w14:textId="77777777" w:rsidR="00A1675C" w:rsidRDefault="00000000">
      <w:pPr>
        <w:spacing w:before="40" w:after="120"/>
      </w:pPr>
      <w:r>
        <w:rPr>
          <w:rFonts w:eastAsia="Georgia"/>
        </w:rPr>
        <w:t>"And?"</w:t>
      </w:r>
    </w:p>
    <w:p w14:paraId="1497A431" w14:textId="77777777" w:rsidR="00A1675C" w:rsidRDefault="00000000">
      <w:pPr>
        <w:spacing w:before="40" w:after="120"/>
      </w:pPr>
      <w:r>
        <w:rPr>
          <w:rFonts w:eastAsia="Georgia"/>
        </w:rPr>
        <w:t>"It doesn't work."</w:t>
      </w:r>
    </w:p>
    <w:p w14:paraId="1882A007" w14:textId="77777777" w:rsidR="00A1675C" w:rsidRDefault="00000000">
      <w:pPr>
        <w:ind w:firstLine="432"/>
      </w:pPr>
      <w:r>
        <w:rPr>
          <w:rFonts w:eastAsia="Georgia"/>
        </w:rPr>
        <w:t>There was silence.</w:t>
      </w:r>
    </w:p>
    <w:p w14:paraId="6641F72B" w14:textId="77777777" w:rsidR="00A1675C" w:rsidRDefault="00000000">
      <w:pPr>
        <w:spacing w:before="40" w:after="120"/>
      </w:pPr>
      <w:r>
        <w:rPr>
          <w:rFonts w:eastAsia="Georgia"/>
        </w:rPr>
        <w:t>Then Minkowski responded:</w:t>
      </w:r>
    </w:p>
    <w:p w14:paraId="0BB42988" w14:textId="77777777" w:rsidR="00A1675C" w:rsidRDefault="00000000">
      <w:pPr>
        <w:spacing w:before="40" w:after="120"/>
      </w:pPr>
      <w:r>
        <w:rPr>
          <w:rFonts w:eastAsia="Georgia"/>
        </w:rPr>
        <w:t>"It works perfectly."</w:t>
      </w:r>
    </w:p>
    <w:p w14:paraId="19A9F204" w14:textId="77777777" w:rsidR="00A1675C" w:rsidRDefault="00000000">
      <w:pPr>
        <w:spacing w:before="40" w:after="120"/>
      </w:pPr>
      <w:r>
        <w:rPr>
          <w:rFonts w:eastAsia="Georgia"/>
        </w:rPr>
        <w:t>"Not on this problem."</w:t>
      </w:r>
    </w:p>
    <w:p w14:paraId="27B6525B" w14:textId="77777777" w:rsidR="00A1675C" w:rsidRDefault="00000000">
      <w:pPr>
        <w:spacing w:before="40" w:after="120"/>
      </w:pPr>
      <w:r>
        <w:rPr>
          <w:rFonts w:eastAsia="Georgia"/>
        </w:rPr>
        <w:t>"Then you're using it incorrectly."</w:t>
      </w:r>
    </w:p>
    <w:p w14:paraId="18822ACD" w14:textId="77777777" w:rsidR="00A1675C" w:rsidRDefault="00000000">
      <w:pPr>
        <w:ind w:firstLine="432"/>
      </w:pPr>
      <w:r>
        <w:rPr>
          <w:rFonts w:eastAsia="Georgia"/>
        </w:rPr>
        <w:t>Derek frowned.</w:t>
      </w:r>
    </w:p>
    <w:p w14:paraId="54B0C7B9" w14:textId="77777777" w:rsidR="00A1675C" w:rsidRDefault="00000000">
      <w:pPr>
        <w:spacing w:before="40" w:after="120"/>
      </w:pPr>
      <w:r>
        <w:rPr>
          <w:rFonts w:eastAsia="Georgia"/>
        </w:rPr>
        <w:t>"Are you telling me I don't understand Special Relativity?"</w:t>
      </w:r>
    </w:p>
    <w:p w14:paraId="1CEAE877" w14:textId="77777777" w:rsidR="00A1675C" w:rsidRDefault="00000000">
      <w:pPr>
        <w:spacing w:before="40" w:after="120"/>
      </w:pPr>
      <w:r>
        <w:rPr>
          <w:rFonts w:eastAsia="Georgia"/>
        </w:rPr>
        <w:t>"I'm telling you that you are trying to make a flat-spacetime transformation solve a problem that may not be flat."</w:t>
      </w:r>
    </w:p>
    <w:p w14:paraId="7AE4D20D" w14:textId="42A9589A" w:rsidR="00A1675C" w:rsidRDefault="00000000">
      <w:pPr>
        <w:ind w:firstLine="432"/>
      </w:pPr>
      <w:r>
        <w:rPr>
          <w:rFonts w:eastAsia="Georgia"/>
        </w:rPr>
        <w:t>Derek looked at Penny. She immediately understood. Trevor did too.</w:t>
      </w:r>
    </w:p>
    <w:p w14:paraId="375B3F19" w14:textId="77777777" w:rsidR="00A1675C" w:rsidRDefault="00000000">
      <w:pPr>
        <w:spacing w:before="40" w:after="120"/>
      </w:pPr>
      <w:r>
        <w:rPr>
          <w:rFonts w:eastAsia="Georgia"/>
        </w:rPr>
        <w:t>"Gravity," Derek opined.</w:t>
      </w:r>
    </w:p>
    <w:p w14:paraId="42907E05" w14:textId="77777777" w:rsidR="00A1675C" w:rsidRDefault="00000000">
      <w:pPr>
        <w:spacing w:before="40" w:after="120"/>
      </w:pPr>
      <w:r>
        <w:rPr>
          <w:rFonts w:eastAsia="Georgia"/>
        </w:rPr>
        <w:t>"Perhaps."</w:t>
      </w:r>
    </w:p>
    <w:p w14:paraId="3C3F5AC9" w14:textId="77777777" w:rsidR="00A1675C" w:rsidRDefault="00000000">
      <w:pPr>
        <w:spacing w:before="40" w:after="120"/>
      </w:pPr>
      <w:r>
        <w:rPr>
          <w:rFonts w:eastAsia="Georgia"/>
        </w:rPr>
        <w:t>"We don't have evidence of gravity."</w:t>
      </w:r>
    </w:p>
    <w:p w14:paraId="658AAA1B" w14:textId="77777777" w:rsidR="00A1675C" w:rsidRDefault="00000000">
      <w:pPr>
        <w:spacing w:before="40" w:after="120"/>
      </w:pPr>
      <w:r>
        <w:rPr>
          <w:rFonts w:eastAsia="Georgia"/>
        </w:rPr>
        <w:t>"You have clocks."</w:t>
      </w:r>
    </w:p>
    <w:p w14:paraId="13ACCCE4" w14:textId="77777777" w:rsidR="00A1675C" w:rsidRDefault="00000000">
      <w:pPr>
        <w:spacing w:before="40" w:after="120"/>
      </w:pPr>
      <w:r>
        <w:rPr>
          <w:rFonts w:eastAsia="Georgia"/>
        </w:rPr>
        <w:t>"We always have clocks."</w:t>
      </w:r>
    </w:p>
    <w:p w14:paraId="673CFCB3" w14:textId="77777777" w:rsidR="00A1675C" w:rsidRDefault="00000000">
      <w:pPr>
        <w:spacing w:before="40" w:after="120"/>
      </w:pPr>
      <w:r>
        <w:rPr>
          <w:rFonts w:eastAsia="Georgia"/>
        </w:rPr>
        <w:t>"Not clocks behaving like yours."</w:t>
      </w:r>
    </w:p>
    <w:p w14:paraId="29B74FDF" w14:textId="77777777" w:rsidR="00A1675C" w:rsidRDefault="00000000">
      <w:pPr>
        <w:ind w:firstLine="432"/>
      </w:pPr>
      <w:r>
        <w:rPr>
          <w:rFonts w:eastAsia="Georgia"/>
        </w:rPr>
        <w:t>Derek carefully regarded the brass railway clock.</w:t>
      </w:r>
    </w:p>
    <w:p w14:paraId="787FE69D" w14:textId="77777777" w:rsidR="00A1675C" w:rsidRDefault="00000000">
      <w:pPr>
        <w:spacing w:before="40" w:after="120"/>
      </w:pPr>
      <w:r>
        <w:rPr>
          <w:rFonts w:eastAsia="Georgia"/>
        </w:rPr>
        <w:t>"Where are you?"</w:t>
      </w:r>
    </w:p>
    <w:p w14:paraId="5DBF159C" w14:textId="77777777" w:rsidR="00A1675C" w:rsidRDefault="00000000">
      <w:pPr>
        <w:spacing w:before="40" w:after="120"/>
      </w:pPr>
      <w:r>
        <w:rPr>
          <w:rFonts w:eastAsia="Georgia"/>
        </w:rPr>
        <w:t>"Munich."</w:t>
      </w:r>
    </w:p>
    <w:p w14:paraId="06ACF630" w14:textId="77777777" w:rsidR="00A1675C" w:rsidRDefault="00000000">
      <w:pPr>
        <w:spacing w:before="40" w:after="120"/>
      </w:pPr>
      <w:r>
        <w:rPr>
          <w:rFonts w:eastAsia="Georgia"/>
        </w:rPr>
        <w:t>"Why?"</w:t>
      </w:r>
    </w:p>
    <w:p w14:paraId="346D5439" w14:textId="77777777" w:rsidR="00A1675C" w:rsidRDefault="00000000">
      <w:pPr>
        <w:spacing w:before="40" w:after="120"/>
      </w:pPr>
      <w:r>
        <w:rPr>
          <w:rFonts w:eastAsia="Georgia"/>
        </w:rPr>
        <w:t>"Because Alfred is here."</w:t>
      </w:r>
    </w:p>
    <w:p w14:paraId="6144DECE" w14:textId="77777777" w:rsidR="00A1675C" w:rsidRDefault="00000000">
      <w:pPr>
        <w:ind w:firstLine="432"/>
      </w:pPr>
      <w:r>
        <w:rPr>
          <w:rFonts w:eastAsia="Georgia"/>
        </w:rPr>
        <w:t>Derek paused.</w:t>
      </w:r>
    </w:p>
    <w:p w14:paraId="2A246558" w14:textId="77777777" w:rsidR="00A1675C" w:rsidRDefault="00000000">
      <w:pPr>
        <w:spacing w:before="40" w:after="120"/>
      </w:pPr>
      <w:r>
        <w:rPr>
          <w:rFonts w:eastAsia="Georgia"/>
        </w:rPr>
        <w:t>"Alfred Weinstein?"</w:t>
      </w:r>
    </w:p>
    <w:p w14:paraId="5150B902" w14:textId="77777777" w:rsidR="00A1675C" w:rsidRDefault="00000000">
      <w:pPr>
        <w:spacing w:before="40" w:after="120"/>
      </w:pPr>
      <w:r>
        <w:rPr>
          <w:rFonts w:eastAsia="Georgia"/>
        </w:rPr>
        <w:t>"Yes."</w:t>
      </w:r>
    </w:p>
    <w:p w14:paraId="20D66BFA" w14:textId="77777777" w:rsidR="00A1675C" w:rsidRDefault="00000000">
      <w:pPr>
        <w:spacing w:before="40" w:after="120"/>
      </w:pPr>
      <w:r>
        <w:rPr>
          <w:rFonts w:eastAsia="Georgia"/>
        </w:rPr>
        <w:t>"Doing what?"</w:t>
      </w:r>
    </w:p>
    <w:p w14:paraId="5CF91F06" w14:textId="77777777" w:rsidR="00A1675C" w:rsidRDefault="00000000">
      <w:pPr>
        <w:spacing w:before="40" w:after="120"/>
      </w:pPr>
      <w:r>
        <w:rPr>
          <w:rFonts w:eastAsia="Georgia"/>
        </w:rPr>
        <w:t>"Being bored."</w:t>
      </w:r>
    </w:p>
    <w:p w14:paraId="5C2814C6" w14:textId="77777777" w:rsidR="00A1675C" w:rsidRDefault="00000000">
      <w:pPr>
        <w:spacing w:before="40" w:after="120"/>
      </w:pPr>
      <w:r>
        <w:rPr>
          <w:rFonts w:eastAsia="Georgia"/>
        </w:rPr>
        <w:t>"Where?"</w:t>
      </w:r>
    </w:p>
    <w:p w14:paraId="08B1E9D7" w14:textId="77777777" w:rsidR="00A1675C" w:rsidRDefault="00000000">
      <w:pPr>
        <w:spacing w:before="40" w:after="120"/>
      </w:pPr>
      <w:r>
        <w:rPr>
          <w:rFonts w:eastAsia="Georgia"/>
        </w:rPr>
        <w:t>"In a patent attorney's office in Schwabing."</w:t>
      </w:r>
    </w:p>
    <w:p w14:paraId="2C64A4E3" w14:textId="45D92594" w:rsidR="00A1675C" w:rsidRDefault="00000000">
      <w:pPr>
        <w:ind w:firstLine="432"/>
      </w:pPr>
      <w:r>
        <w:rPr>
          <w:rFonts w:eastAsia="Georgia"/>
        </w:rPr>
        <w:t>Derek carefully examined Penny. Penny raised an eyebrow.</w:t>
      </w:r>
    </w:p>
    <w:p w14:paraId="2C1672C1" w14:textId="77777777" w:rsidR="00A1675C" w:rsidRDefault="00000000">
      <w:pPr>
        <w:spacing w:before="40" w:after="120"/>
      </w:pPr>
      <w:r>
        <w:rPr>
          <w:rFonts w:eastAsia="Georgia"/>
        </w:rPr>
        <w:t>"That's very Weinstein."</w:t>
      </w:r>
    </w:p>
    <w:p w14:paraId="743D2B3B" w14:textId="77777777" w:rsidR="00A1675C" w:rsidRDefault="00000000">
      <w:pPr>
        <w:ind w:firstLine="432"/>
      </w:pPr>
      <w:r>
        <w:rPr>
          <w:rFonts w:eastAsia="Georgia"/>
        </w:rPr>
        <w:t>Minkowski continued.</w:t>
      </w:r>
    </w:p>
    <w:p w14:paraId="69B05D75" w14:textId="77777777" w:rsidR="00A1675C" w:rsidRDefault="00000000">
      <w:pPr>
        <w:spacing w:before="40" w:after="120"/>
      </w:pPr>
      <w:r>
        <w:rPr>
          <w:rFonts w:eastAsia="Georgia"/>
        </w:rPr>
        <w:t>"He has been thinking about General Relativity."</w:t>
      </w:r>
    </w:p>
    <w:p w14:paraId="2DFE486B" w14:textId="77777777" w:rsidR="00A1675C" w:rsidRDefault="00000000">
      <w:pPr>
        <w:spacing w:before="40" w:after="120"/>
      </w:pPr>
      <w:r>
        <w:rPr>
          <w:rFonts w:eastAsia="Georgia"/>
        </w:rPr>
        <w:t>"At the moment?"</w:t>
      </w:r>
    </w:p>
    <w:p w14:paraId="0F2CEE77" w14:textId="77777777" w:rsidR="00A1675C" w:rsidRDefault="00000000">
      <w:pPr>
        <w:spacing w:before="40" w:after="120"/>
      </w:pPr>
      <w:r>
        <w:rPr>
          <w:rFonts w:eastAsia="Georgia"/>
        </w:rPr>
        <w:t>"Yes."</w:t>
      </w:r>
    </w:p>
    <w:p w14:paraId="49C50A8B" w14:textId="77777777" w:rsidR="00A1675C" w:rsidRDefault="00000000">
      <w:pPr>
        <w:ind w:firstLine="432"/>
      </w:pPr>
      <w:r>
        <w:rPr>
          <w:rFonts w:eastAsia="Georgia"/>
        </w:rPr>
        <w:t>Derek inspected the silent clock.</w:t>
      </w:r>
    </w:p>
    <w:p w14:paraId="273262FE" w14:textId="77777777" w:rsidR="00A1675C" w:rsidRDefault="00000000">
      <w:pPr>
        <w:spacing w:before="40" w:after="120"/>
      </w:pPr>
      <w:r>
        <w:rPr>
          <w:rFonts w:eastAsia="Georgia"/>
        </w:rPr>
        <w:t>"How convenient."</w:t>
      </w:r>
    </w:p>
    <w:p w14:paraId="530C84B6" w14:textId="77777777" w:rsidR="00A1675C" w:rsidRDefault="00000000">
      <w:pPr>
        <w:spacing w:before="40" w:after="120"/>
      </w:pPr>
      <w:r>
        <w:rPr>
          <w:rFonts w:eastAsia="Georgia"/>
        </w:rPr>
        <w:t>"It is not convenient."</w:t>
      </w:r>
    </w:p>
    <w:p w14:paraId="224C1D2D" w14:textId="77777777" w:rsidR="00A1675C" w:rsidRDefault="00000000">
      <w:pPr>
        <w:spacing w:before="40" w:after="120"/>
      </w:pPr>
      <w:r>
        <w:rPr>
          <w:rFonts w:eastAsia="Georgia"/>
        </w:rPr>
        <w:t>"Why?"</w:t>
      </w:r>
    </w:p>
    <w:p w14:paraId="5D07FFC4" w14:textId="77777777" w:rsidR="00A1675C" w:rsidRDefault="00000000">
      <w:pPr>
        <w:spacing w:before="40" w:after="120"/>
      </w:pPr>
      <w:r>
        <w:rPr>
          <w:rFonts w:eastAsia="Georgia"/>
        </w:rPr>
        <w:t>"Because Alfred has just discovered that the clocks in his office are disagreeing."</w:t>
      </w:r>
    </w:p>
    <w:p w14:paraId="16EBF9CB" w14:textId="77777777" w:rsidR="00A1675C" w:rsidRDefault="00000000">
      <w:pPr>
        <w:ind w:firstLine="432"/>
      </w:pPr>
      <w:r>
        <w:rPr>
          <w:rFonts w:eastAsia="Georgia"/>
        </w:rPr>
        <w:t>Derek's expression changed.</w:t>
      </w:r>
    </w:p>
    <w:p w14:paraId="75DA9053" w14:textId="77777777" w:rsidR="00A1675C" w:rsidRDefault="00000000">
      <w:pPr>
        <w:spacing w:before="40" w:after="120"/>
      </w:pPr>
      <w:r>
        <w:rPr>
          <w:rFonts w:eastAsia="Georgia"/>
        </w:rPr>
        <w:t>"By how much?"</w:t>
      </w:r>
    </w:p>
    <w:p w14:paraId="5CDFA71A" w14:textId="69FF0346" w:rsidR="00A1675C" w:rsidRDefault="00000000">
      <w:pPr>
        <w:ind w:firstLine="432"/>
      </w:pPr>
      <w:r>
        <w:rPr>
          <w:rFonts w:eastAsia="Georgia"/>
        </w:rPr>
        <w:t>Minkowski gave him the figure. Derek went very still. Penny noticed.</w:t>
      </w:r>
    </w:p>
    <w:p w14:paraId="0B1A8077" w14:textId="77777777" w:rsidR="00A1675C" w:rsidRDefault="00000000">
      <w:pPr>
        <w:spacing w:before="40" w:after="120"/>
      </w:pPr>
      <w:r>
        <w:rPr>
          <w:rFonts w:eastAsia="Georgia"/>
        </w:rPr>
        <w:t>"Same?"</w:t>
      </w:r>
    </w:p>
    <w:p w14:paraId="12BF1DEA" w14:textId="77777777" w:rsidR="00A1675C" w:rsidRDefault="00000000">
      <w:pPr>
        <w:ind w:firstLine="432"/>
      </w:pPr>
      <w:r>
        <w:rPr>
          <w:rFonts w:eastAsia="Georgia"/>
        </w:rPr>
        <w:t>Derek nodded.</w:t>
      </w:r>
    </w:p>
    <w:p w14:paraId="48EB54D4" w14:textId="77777777" w:rsidR="00A1675C" w:rsidRDefault="00000000">
      <w:pPr>
        <w:spacing w:before="40" w:after="120"/>
      </w:pPr>
      <w:r>
        <w:rPr>
          <w:rFonts w:eastAsia="Georgia"/>
        </w:rPr>
        <w:t>"Same."</w:t>
      </w:r>
    </w:p>
    <w:p w14:paraId="0722130C" w14:textId="77777777" w:rsidR="00A1675C" w:rsidRDefault="00000000">
      <w:pPr>
        <w:ind w:firstLine="432"/>
      </w:pPr>
      <w:r>
        <w:rPr>
          <w:rFonts w:eastAsia="Georgia"/>
        </w:rPr>
        <w:t>Trevor stood.</w:t>
      </w:r>
    </w:p>
    <w:p w14:paraId="41417885" w14:textId="77777777" w:rsidR="00A1675C" w:rsidRDefault="00000000">
      <w:pPr>
        <w:spacing w:before="40" w:after="120"/>
      </w:pPr>
      <w:r>
        <w:rPr>
          <w:rFonts w:eastAsia="Georgia"/>
        </w:rPr>
        <w:t>"Same what?"</w:t>
      </w:r>
    </w:p>
    <w:p w14:paraId="07B952E6" w14:textId="77777777" w:rsidR="00A1675C" w:rsidRDefault="00000000">
      <w:pPr>
        <w:ind w:firstLine="432"/>
      </w:pPr>
      <w:r>
        <w:rPr>
          <w:rFonts w:eastAsia="Georgia"/>
        </w:rPr>
        <w:t>Derek covered the receiver.</w:t>
      </w:r>
    </w:p>
    <w:p w14:paraId="6BADE717" w14:textId="77777777" w:rsidR="00A1675C" w:rsidRDefault="00000000">
      <w:pPr>
        <w:spacing w:before="40" w:after="120"/>
      </w:pPr>
      <w:r>
        <w:rPr>
          <w:rFonts w:eastAsia="Georgia"/>
        </w:rPr>
        <w:t>"Time difference."</w:t>
      </w:r>
    </w:p>
    <w:p w14:paraId="09875DA3" w14:textId="77777777" w:rsidR="00A1675C" w:rsidRDefault="00000000">
      <w:pPr>
        <w:ind w:firstLine="432"/>
      </w:pPr>
      <w:r>
        <w:rPr>
          <w:rFonts w:eastAsia="Georgia"/>
        </w:rPr>
        <w:t>Trevor deeply frowned.</w:t>
      </w:r>
    </w:p>
    <w:p w14:paraId="291FE87E" w14:textId="77777777" w:rsidR="00A1675C" w:rsidRDefault="00000000">
      <w:pPr>
        <w:spacing w:before="40" w:after="120"/>
      </w:pPr>
      <w:r>
        <w:rPr>
          <w:rFonts w:eastAsia="Georgia"/>
        </w:rPr>
        <w:t>"Between Munich and London?"</w:t>
      </w:r>
    </w:p>
    <w:p w14:paraId="4826FF0B" w14:textId="77777777" w:rsidR="00A1675C" w:rsidRDefault="00000000">
      <w:pPr>
        <w:spacing w:before="40" w:after="120"/>
      </w:pPr>
      <w:r>
        <w:rPr>
          <w:rFonts w:eastAsia="Georgia"/>
        </w:rPr>
        <w:t>"No."</w:t>
      </w:r>
    </w:p>
    <w:p w14:paraId="1B131799" w14:textId="77777777" w:rsidR="00A1675C" w:rsidRDefault="00000000">
      <w:pPr>
        <w:spacing w:before="40" w:after="120"/>
      </w:pPr>
      <w:r>
        <w:rPr>
          <w:rFonts w:eastAsia="Georgia"/>
        </w:rPr>
        <w:t>"Then what?"</w:t>
      </w:r>
    </w:p>
    <w:p w14:paraId="467D10D0" w14:textId="77777777" w:rsidR="00A1675C" w:rsidRDefault="00000000">
      <w:pPr>
        <w:ind w:firstLine="432"/>
      </w:pPr>
      <w:r>
        <w:rPr>
          <w:rFonts w:eastAsia="Georgia"/>
        </w:rPr>
        <w:t>Derek carefully considered the clock.</w:t>
      </w:r>
    </w:p>
    <w:p w14:paraId="46FAD94C" w14:textId="77777777" w:rsidR="00A1675C" w:rsidRDefault="00000000">
      <w:pPr>
        <w:spacing w:before="40" w:after="120"/>
      </w:pPr>
      <w:r>
        <w:rPr>
          <w:rFonts w:eastAsia="Georgia"/>
        </w:rPr>
        <w:t>"The same anomaly."</w:t>
      </w:r>
    </w:p>
    <w:p w14:paraId="206F1B5E" w14:textId="2A94DD8F" w:rsidR="00A1675C" w:rsidRDefault="003434B6">
      <w:pPr>
        <w:ind w:firstLine="432"/>
      </w:pPr>
      <w:r>
        <w:rPr>
          <w:rFonts w:eastAsia="Georgia"/>
        </w:rPr>
        <w:t>Penny took the phone.</w:t>
      </w:r>
    </w:p>
    <w:p w14:paraId="6179A80F" w14:textId="77777777" w:rsidR="00A1675C" w:rsidRDefault="00000000">
      <w:pPr>
        <w:spacing w:before="40" w:after="120"/>
      </w:pPr>
      <w:r>
        <w:rPr>
          <w:rFonts w:eastAsia="Georgia"/>
        </w:rPr>
        <w:t>"Minkowski?"</w:t>
      </w:r>
    </w:p>
    <w:p w14:paraId="13312929" w14:textId="77777777" w:rsidR="00A1675C" w:rsidRDefault="00000000">
      <w:pPr>
        <w:spacing w:before="40" w:after="120"/>
      </w:pPr>
      <w:r>
        <w:rPr>
          <w:rFonts w:eastAsia="Georgia"/>
        </w:rPr>
        <w:t>"Yes."</w:t>
      </w:r>
    </w:p>
    <w:p w14:paraId="6004B7F9" w14:textId="77777777" w:rsidR="00A1675C" w:rsidRDefault="00000000">
      <w:pPr>
        <w:spacing w:before="40" w:after="120"/>
      </w:pPr>
      <w:r>
        <w:rPr>
          <w:rFonts w:eastAsia="Georgia"/>
        </w:rPr>
        <w:t>"How accurate are Weinstein's clocks?"</w:t>
      </w:r>
    </w:p>
    <w:p w14:paraId="3012C07F" w14:textId="77777777" w:rsidR="00A1675C" w:rsidRDefault="00000000">
      <w:pPr>
        <w:spacing w:before="40" w:after="120"/>
      </w:pPr>
      <w:r>
        <w:rPr>
          <w:rFonts w:eastAsia="Georgia"/>
        </w:rPr>
        <w:t>"Extremely."</w:t>
      </w:r>
    </w:p>
    <w:p w14:paraId="5A6F9756" w14:textId="77777777" w:rsidR="00A1675C" w:rsidRDefault="00000000">
      <w:pPr>
        <w:spacing w:before="40" w:after="120"/>
      </w:pPr>
      <w:r>
        <w:rPr>
          <w:rFonts w:eastAsia="Georgia"/>
        </w:rPr>
        <w:t>"Could they be synchronized?"</w:t>
      </w:r>
    </w:p>
    <w:p w14:paraId="060D97DC" w14:textId="77777777" w:rsidR="00A1675C" w:rsidRDefault="00000000">
      <w:pPr>
        <w:spacing w:before="40" w:after="120"/>
      </w:pPr>
      <w:r>
        <w:rPr>
          <w:rFonts w:eastAsia="Georgia"/>
        </w:rPr>
        <w:t>"They were."</w:t>
      </w:r>
    </w:p>
    <w:p w14:paraId="52878FB0" w14:textId="77777777" w:rsidR="00A1675C" w:rsidRDefault="00000000">
      <w:pPr>
        <w:spacing w:before="40" w:after="120"/>
      </w:pPr>
      <w:r>
        <w:rPr>
          <w:rFonts w:eastAsia="Georgia"/>
        </w:rPr>
        <w:t>"Could the difference be gravitational?"</w:t>
      </w:r>
    </w:p>
    <w:p w14:paraId="35A038B1" w14:textId="77777777" w:rsidR="00A1675C" w:rsidRDefault="00000000">
      <w:pPr>
        <w:spacing w:before="40" w:after="120"/>
      </w:pPr>
      <w:r>
        <w:rPr>
          <w:rFonts w:eastAsia="Georgia"/>
        </w:rPr>
        <w:t>"Not at this magnitude."</w:t>
      </w:r>
    </w:p>
    <w:p w14:paraId="5EABAB67" w14:textId="4558F0E2" w:rsidR="00A1675C" w:rsidRDefault="003434B6">
      <w:pPr>
        <w:ind w:firstLine="432"/>
      </w:pPr>
      <w:r>
        <w:rPr>
          <w:rFonts w:eastAsia="Georgia"/>
        </w:rPr>
        <w:t>Penny glanced at Derek.</w:t>
      </w:r>
    </w:p>
    <w:p w14:paraId="7ADB64BB" w14:textId="77777777" w:rsidR="00A1675C" w:rsidRDefault="00000000">
      <w:pPr>
        <w:spacing w:before="40" w:after="120"/>
      </w:pPr>
      <w:r>
        <w:rPr>
          <w:rFonts w:eastAsia="Georgia"/>
        </w:rPr>
        <w:t>"What about acceleration?"</w:t>
      </w:r>
    </w:p>
    <w:p w14:paraId="4DB463BA" w14:textId="77777777" w:rsidR="00A1675C" w:rsidRDefault="00000000">
      <w:pPr>
        <w:spacing w:before="40" w:after="120"/>
      </w:pPr>
      <w:r>
        <w:rPr>
          <w:rFonts w:eastAsia="Georgia"/>
        </w:rPr>
        <w:t>Minkowski answered.</w:t>
      </w:r>
    </w:p>
    <w:p w14:paraId="1C62B1E9" w14:textId="77777777" w:rsidR="00A1675C" w:rsidRDefault="00000000">
      <w:pPr>
        <w:spacing w:before="40" w:after="120"/>
      </w:pPr>
      <w:r>
        <w:rPr>
          <w:rFonts w:eastAsia="Georgia"/>
        </w:rPr>
        <w:t>"That is precisely the question."</w:t>
      </w:r>
    </w:p>
    <w:p w14:paraId="114FFB3C" w14:textId="77777777" w:rsidR="00A1675C" w:rsidRDefault="00000000">
      <w:pPr>
        <w:ind w:firstLine="432"/>
      </w:pPr>
      <w:r>
        <w:rPr>
          <w:rFonts w:eastAsia="Georgia"/>
        </w:rPr>
        <w:t>Derek took the phone back.</w:t>
      </w:r>
    </w:p>
    <w:p w14:paraId="4465DA21" w14:textId="77777777" w:rsidR="00A1675C" w:rsidRDefault="00000000">
      <w:pPr>
        <w:spacing w:before="40" w:after="120"/>
      </w:pPr>
      <w:r>
        <w:rPr>
          <w:rFonts w:eastAsia="Georgia"/>
        </w:rPr>
        <w:t>"Are you saying the clocks in Munich and London are showing the same relativistic anomaly?"</w:t>
      </w:r>
    </w:p>
    <w:p w14:paraId="126DF9B6" w14:textId="77777777" w:rsidR="00A1675C" w:rsidRDefault="00000000">
      <w:pPr>
        <w:spacing w:before="40" w:after="120"/>
      </w:pPr>
      <w:r>
        <w:rPr>
          <w:rFonts w:eastAsia="Georgia"/>
        </w:rPr>
        <w:t>"I'm saying that if you transform the measurements into a common frame, they are related."</w:t>
      </w:r>
    </w:p>
    <w:p w14:paraId="201166CD" w14:textId="77777777" w:rsidR="00A1675C" w:rsidRDefault="00000000">
      <w:pPr>
        <w:ind w:firstLine="432"/>
      </w:pPr>
      <w:r>
        <w:rPr>
          <w:rFonts w:eastAsia="Georgia"/>
        </w:rPr>
        <w:t>Derek thought.</w:t>
      </w:r>
    </w:p>
    <w:p w14:paraId="56A19C57" w14:textId="77777777" w:rsidR="00A1675C" w:rsidRDefault="00000000">
      <w:pPr>
        <w:spacing w:before="40" w:after="120"/>
      </w:pPr>
      <w:r>
        <w:rPr>
          <w:rFonts w:eastAsia="Georgia"/>
        </w:rPr>
        <w:t>"How?"</w:t>
      </w:r>
    </w:p>
    <w:p w14:paraId="10F79598" w14:textId="77777777" w:rsidR="00A1675C" w:rsidRDefault="00000000">
      <w:pPr>
        <w:spacing w:before="40" w:after="120"/>
      </w:pPr>
      <w:r>
        <w:rPr>
          <w:rFonts w:eastAsia="Georgia"/>
        </w:rPr>
        <w:t>"I don't know yet."</w:t>
      </w:r>
    </w:p>
    <w:p w14:paraId="05328F7C" w14:textId="77777777" w:rsidR="00A1675C" w:rsidRDefault="00000000">
      <w:pPr>
        <w:spacing w:before="40" w:after="120"/>
      </w:pPr>
      <w:r>
        <w:rPr>
          <w:rFonts w:eastAsia="Georgia"/>
        </w:rPr>
        <w:t>"Then why call?"</w:t>
      </w:r>
    </w:p>
    <w:p w14:paraId="7FB7426A" w14:textId="77777777" w:rsidR="00A1675C" w:rsidRDefault="00000000">
      <w:pPr>
        <w:spacing w:before="40" w:after="120"/>
      </w:pPr>
      <w:r>
        <w:rPr>
          <w:rFonts w:eastAsia="Georgia"/>
        </w:rPr>
        <w:t>"Because Alfred wants to speak to you."</w:t>
      </w:r>
    </w:p>
    <w:p w14:paraId="347BC974" w14:textId="77777777" w:rsidR="00A1675C" w:rsidRDefault="00000000">
      <w:pPr>
        <w:spacing w:before="40" w:after="120"/>
      </w:pPr>
      <w:r>
        <w:rPr>
          <w:rFonts w:eastAsia="Georgia"/>
        </w:rPr>
        <w:t>Derek wearily sighed.</w:t>
      </w:r>
    </w:p>
    <w:p w14:paraId="0BEC452E" w14:textId="77777777" w:rsidR="00A1675C" w:rsidRDefault="00000000">
      <w:pPr>
        <w:spacing w:before="40" w:after="120"/>
      </w:pPr>
      <w:r>
        <w:rPr>
          <w:rFonts w:eastAsia="Georgia"/>
        </w:rPr>
        <w:t>"Put him on."</w:t>
      </w:r>
    </w:p>
    <w:p w14:paraId="0226A79E" w14:textId="77777777" w:rsidR="00A1675C" w:rsidRDefault="00000000">
      <w:pPr>
        <w:ind w:firstLine="432"/>
      </w:pPr>
      <w:r>
        <w:rPr>
          <w:rFonts w:eastAsia="Georgia"/>
        </w:rPr>
        <w:t>There was a click. Then a different voice. Older.</w:t>
      </w:r>
    </w:p>
    <w:p w14:paraId="1FF90AD4" w14:textId="77777777" w:rsidR="00A1675C" w:rsidRDefault="00000000">
      <w:pPr>
        <w:ind w:firstLine="432"/>
      </w:pPr>
      <w:r>
        <w:rPr>
          <w:rFonts w:eastAsia="Georgia"/>
        </w:rPr>
        <w:t>Calmer. Slightly irritated.</w:t>
      </w:r>
    </w:p>
    <w:p w14:paraId="302123DC" w14:textId="77777777" w:rsidR="00A1675C" w:rsidRDefault="00000000">
      <w:pPr>
        <w:spacing w:before="40" w:after="120"/>
      </w:pPr>
      <w:r>
        <w:rPr>
          <w:rFonts w:eastAsia="Georgia"/>
        </w:rPr>
        <w:t>"Derek Gent?"</w:t>
      </w:r>
    </w:p>
    <w:p w14:paraId="02698C49" w14:textId="77777777" w:rsidR="00A1675C" w:rsidRDefault="00000000">
      <w:pPr>
        <w:spacing w:before="40" w:after="120"/>
      </w:pPr>
      <w:r>
        <w:rPr>
          <w:rFonts w:eastAsia="Georgia"/>
        </w:rPr>
        <w:t>"Yes."</w:t>
      </w:r>
    </w:p>
    <w:p w14:paraId="26378C6F" w14:textId="77777777" w:rsidR="00A1675C" w:rsidRDefault="00000000">
      <w:pPr>
        <w:spacing w:before="40" w:after="120"/>
      </w:pPr>
      <w:r>
        <w:rPr>
          <w:rFonts w:eastAsia="Georgia"/>
        </w:rPr>
        <w:t>"This is Alfred Weinstein."</w:t>
      </w:r>
    </w:p>
    <w:p w14:paraId="3C1355D8" w14:textId="77777777" w:rsidR="00A1675C" w:rsidRDefault="00000000">
      <w:pPr>
        <w:spacing w:before="40" w:after="120"/>
      </w:pPr>
      <w:r>
        <w:rPr>
          <w:rFonts w:eastAsia="Georgia"/>
        </w:rPr>
        <w:t>"I know."</w:t>
      </w:r>
    </w:p>
    <w:p w14:paraId="4CD10FF1" w14:textId="77777777" w:rsidR="00A1675C" w:rsidRDefault="00000000">
      <w:pPr>
        <w:spacing w:before="40" w:after="120"/>
      </w:pPr>
      <w:r>
        <w:rPr>
          <w:rFonts w:eastAsia="Georgia"/>
        </w:rPr>
        <w:t>"Do we know each other?"</w:t>
      </w:r>
    </w:p>
    <w:p w14:paraId="0B5D6D8A" w14:textId="77777777" w:rsidR="00A1675C" w:rsidRDefault="00000000">
      <w:pPr>
        <w:spacing w:before="40" w:after="120"/>
      </w:pPr>
      <w:r>
        <w:rPr>
          <w:rFonts w:eastAsia="Georgia"/>
        </w:rPr>
        <w:t>"Not personally."</w:t>
      </w:r>
    </w:p>
    <w:p w14:paraId="1A400A92" w14:textId="77777777" w:rsidR="00A1675C" w:rsidRDefault="00000000">
      <w:pPr>
        <w:spacing w:before="40" w:after="120"/>
      </w:pPr>
      <w:r>
        <w:rPr>
          <w:rFonts w:eastAsia="Georgia"/>
        </w:rPr>
        <w:t>"Hmm."</w:t>
      </w:r>
    </w:p>
    <w:p w14:paraId="25E248CD" w14:textId="77777777" w:rsidR="00A1675C" w:rsidRDefault="00000000">
      <w:pPr>
        <w:ind w:firstLine="432"/>
      </w:pPr>
      <w:r>
        <w:rPr>
          <w:rFonts w:eastAsia="Georgia"/>
        </w:rPr>
        <w:t>A pause.</w:t>
      </w:r>
    </w:p>
    <w:p w14:paraId="750F9811" w14:textId="77777777" w:rsidR="00A1675C" w:rsidRDefault="00000000">
      <w:pPr>
        <w:spacing w:before="40" w:after="120"/>
      </w:pPr>
      <w:r>
        <w:rPr>
          <w:rFonts w:eastAsia="Georgia"/>
        </w:rPr>
        <w:t>"You're the detective."</w:t>
      </w:r>
    </w:p>
    <w:p w14:paraId="7249BBD5" w14:textId="77777777" w:rsidR="00A1675C" w:rsidRDefault="00000000">
      <w:pPr>
        <w:spacing w:before="40" w:after="120"/>
      </w:pPr>
      <w:r>
        <w:rPr>
          <w:rFonts w:eastAsia="Georgia"/>
        </w:rPr>
        <w:t>"Yes."</w:t>
      </w:r>
    </w:p>
    <w:p w14:paraId="11B7DDBB" w14:textId="77777777" w:rsidR="00A1675C" w:rsidRDefault="00000000">
      <w:pPr>
        <w:spacing w:before="40" w:after="120"/>
      </w:pPr>
      <w:r>
        <w:rPr>
          <w:rFonts w:eastAsia="Georgia"/>
        </w:rPr>
        <w:t>"The relativistic detective."</w:t>
      </w:r>
    </w:p>
    <w:p w14:paraId="55C21271" w14:textId="77777777" w:rsidR="00A1675C" w:rsidRDefault="00000000">
      <w:pPr>
        <w:spacing w:before="40" w:after="120"/>
      </w:pPr>
      <w:r>
        <w:rPr>
          <w:rFonts w:eastAsia="Georgia"/>
        </w:rPr>
        <w:t>"Yes."</w:t>
      </w:r>
    </w:p>
    <w:p w14:paraId="114A6C25" w14:textId="77777777" w:rsidR="00A1675C" w:rsidRDefault="00000000">
      <w:pPr>
        <w:spacing w:before="40" w:after="120"/>
      </w:pPr>
      <w:r>
        <w:rPr>
          <w:rFonts w:eastAsia="Georgia"/>
        </w:rPr>
        <w:t>"I've been told you have a clock."</w:t>
      </w:r>
    </w:p>
    <w:p w14:paraId="6F237AEA" w14:textId="77777777" w:rsidR="00A1675C" w:rsidRDefault="00000000">
      <w:pPr>
        <w:ind w:firstLine="432"/>
      </w:pPr>
      <w:r>
        <w:rPr>
          <w:rFonts w:eastAsia="Georgia"/>
        </w:rPr>
        <w:t>Derek stared at it.</w:t>
      </w:r>
    </w:p>
    <w:p w14:paraId="3F2F5B0B" w14:textId="77777777" w:rsidR="00A1675C" w:rsidRDefault="00000000">
      <w:pPr>
        <w:spacing w:before="40" w:after="120"/>
      </w:pPr>
      <w:r>
        <w:rPr>
          <w:rFonts w:eastAsia="Georgia"/>
        </w:rPr>
        <w:t>"I do."</w:t>
      </w:r>
    </w:p>
    <w:p w14:paraId="16C48E8A" w14:textId="77777777" w:rsidR="00A1675C" w:rsidRDefault="00000000">
      <w:pPr>
        <w:spacing w:before="40" w:after="120"/>
      </w:pPr>
      <w:r>
        <w:rPr>
          <w:rFonts w:eastAsia="Georgia"/>
        </w:rPr>
        <w:t>"Where did you get it?"</w:t>
      </w:r>
    </w:p>
    <w:p w14:paraId="0D9CF9EF" w14:textId="77777777" w:rsidR="00A1675C" w:rsidRDefault="00000000">
      <w:pPr>
        <w:spacing w:before="40" w:after="120"/>
      </w:pPr>
      <w:r>
        <w:rPr>
          <w:rFonts w:eastAsia="Georgia"/>
        </w:rPr>
        <w:t>"I don't know."</w:t>
      </w:r>
    </w:p>
    <w:p w14:paraId="5A2D0955" w14:textId="77777777" w:rsidR="00A1675C" w:rsidRDefault="00000000">
      <w:pPr>
        <w:spacing w:before="40" w:after="120"/>
      </w:pPr>
      <w:r>
        <w:rPr>
          <w:rFonts w:eastAsia="Georgia"/>
        </w:rPr>
        <w:t>"That's unhelpful."</w:t>
      </w:r>
    </w:p>
    <w:p w14:paraId="0CCBF4F9" w14:textId="77777777" w:rsidR="00A1675C" w:rsidRDefault="00000000">
      <w:pPr>
        <w:spacing w:before="40" w:after="120"/>
      </w:pPr>
      <w:r>
        <w:rPr>
          <w:rFonts w:eastAsia="Georgia"/>
        </w:rPr>
        <w:t>"I agree."</w:t>
      </w:r>
    </w:p>
    <w:p w14:paraId="0781A7F0" w14:textId="77777777" w:rsidR="00A1675C" w:rsidRDefault="00000000">
      <w:pPr>
        <w:spacing w:before="40" w:after="120"/>
      </w:pPr>
      <w:r>
        <w:rPr>
          <w:rFonts w:eastAsia="Georgia"/>
        </w:rPr>
        <w:t>"Does it have a brass case?"</w:t>
      </w:r>
    </w:p>
    <w:p w14:paraId="14144D80" w14:textId="77777777" w:rsidR="00A1675C" w:rsidRDefault="00000000">
      <w:pPr>
        <w:spacing w:before="40" w:after="120"/>
      </w:pPr>
      <w:r>
        <w:rPr>
          <w:rFonts w:eastAsia="Georgia"/>
        </w:rPr>
        <w:t>"Yes."</w:t>
      </w:r>
    </w:p>
    <w:p w14:paraId="69EDDA86" w14:textId="77777777" w:rsidR="00A1675C" w:rsidRDefault="00000000">
      <w:pPr>
        <w:spacing w:before="40" w:after="120"/>
      </w:pPr>
      <w:r>
        <w:rPr>
          <w:rFonts w:eastAsia="Georgia"/>
        </w:rPr>
        <w:t>"Old railway style?"</w:t>
      </w:r>
    </w:p>
    <w:p w14:paraId="64E53B44" w14:textId="77777777" w:rsidR="00A1675C" w:rsidRDefault="00000000">
      <w:pPr>
        <w:spacing w:before="40" w:after="120"/>
      </w:pPr>
      <w:r>
        <w:rPr>
          <w:rFonts w:eastAsia="Georgia"/>
        </w:rPr>
        <w:t>"Yes."</w:t>
      </w:r>
    </w:p>
    <w:p w14:paraId="491F91D2" w14:textId="77777777" w:rsidR="00A1675C" w:rsidRDefault="00000000">
      <w:pPr>
        <w:spacing w:before="40" w:after="120"/>
      </w:pPr>
      <w:r>
        <w:rPr>
          <w:rFonts w:eastAsia="Georgia"/>
        </w:rPr>
        <w:t>"Does it stop at seventeen seconds?"</w:t>
      </w:r>
    </w:p>
    <w:p w14:paraId="5B29F144" w14:textId="77777777" w:rsidR="00A1675C" w:rsidRDefault="00000000">
      <w:pPr>
        <w:spacing w:before="40" w:after="120"/>
      </w:pPr>
      <w:r>
        <w:rPr>
          <w:rFonts w:eastAsia="Georgia"/>
        </w:rPr>
        <w:t>"Yes."</w:t>
      </w:r>
    </w:p>
    <w:p w14:paraId="73199E95" w14:textId="77777777" w:rsidR="00A1675C" w:rsidRDefault="00000000">
      <w:pPr>
        <w:ind w:firstLine="432"/>
      </w:pPr>
      <w:r>
        <w:rPr>
          <w:rFonts w:eastAsia="Georgia"/>
        </w:rPr>
        <w:t>There was a pause.</w:t>
      </w:r>
    </w:p>
    <w:p w14:paraId="38E5B503" w14:textId="77777777" w:rsidR="00A1675C" w:rsidRDefault="00000000">
      <w:pPr>
        <w:spacing w:before="40" w:after="120"/>
      </w:pPr>
      <w:r>
        <w:rPr>
          <w:rFonts w:eastAsia="Georgia"/>
        </w:rPr>
        <w:t>"Then you have a problem."</w:t>
      </w:r>
    </w:p>
    <w:p w14:paraId="5F5E09BB" w14:textId="77777777" w:rsidR="00A1675C" w:rsidRDefault="00000000">
      <w:pPr>
        <w:ind w:firstLine="432"/>
      </w:pPr>
      <w:r>
        <w:rPr>
          <w:rFonts w:eastAsia="Georgia"/>
        </w:rPr>
        <w:t>Derek smiled.</w:t>
      </w:r>
    </w:p>
    <w:p w14:paraId="35A83C60" w14:textId="77777777" w:rsidR="00A1675C" w:rsidRDefault="00000000">
      <w:pPr>
        <w:spacing w:before="40" w:after="120"/>
      </w:pPr>
      <w:r>
        <w:rPr>
          <w:rFonts w:eastAsia="Georgia"/>
        </w:rPr>
        <w:t>"We had already established that."</w:t>
      </w:r>
    </w:p>
    <w:p w14:paraId="122108DE" w14:textId="77777777" w:rsidR="00A1675C" w:rsidRDefault="00000000">
      <w:pPr>
        <w:spacing w:before="40" w:after="120"/>
      </w:pPr>
      <w:r>
        <w:rPr>
          <w:rFonts w:eastAsia="Georgia"/>
        </w:rPr>
        <w:t>"No. You have a very specific problem."</w:t>
      </w:r>
    </w:p>
    <w:p w14:paraId="185DE5E5" w14:textId="77777777" w:rsidR="00A1675C" w:rsidRDefault="00000000">
      <w:pPr>
        <w:spacing w:before="40" w:after="120"/>
      </w:pPr>
      <w:r>
        <w:rPr>
          <w:rFonts w:eastAsia="Georgia"/>
        </w:rPr>
        <w:t>"What is it?"</w:t>
      </w:r>
    </w:p>
    <w:p w14:paraId="65495356" w14:textId="77777777" w:rsidR="00A1675C" w:rsidRDefault="00000000">
      <w:pPr>
        <w:ind w:firstLine="432"/>
      </w:pPr>
      <w:r>
        <w:rPr>
          <w:rFonts w:eastAsia="Georgia"/>
        </w:rPr>
        <w:t>Weinstein took a breath.</w:t>
      </w:r>
    </w:p>
    <w:p w14:paraId="490EFF94" w14:textId="77777777" w:rsidR="00A1675C" w:rsidRDefault="00000000">
      <w:pPr>
        <w:spacing w:before="40" w:after="120"/>
      </w:pPr>
      <w:r>
        <w:rPr>
          <w:rFonts w:eastAsia="Georgia"/>
        </w:rPr>
        <w:t>"I've seen that clock before."</w:t>
      </w:r>
    </w:p>
    <w:p w14:paraId="5F6FBBD6" w14:textId="77777777" w:rsidR="00A1675C" w:rsidRDefault="00000000">
      <w:pPr>
        <w:ind w:firstLine="432"/>
      </w:pPr>
      <w:r>
        <w:rPr>
          <w:rFonts w:eastAsia="Georgia"/>
        </w:rPr>
        <w:t>Derek's expression changed.</w:t>
      </w:r>
    </w:p>
    <w:p w14:paraId="5C85F03C" w14:textId="77777777" w:rsidR="00A1675C" w:rsidRDefault="00000000">
      <w:pPr>
        <w:spacing w:before="40" w:after="120"/>
      </w:pPr>
      <w:r>
        <w:rPr>
          <w:rFonts w:eastAsia="Georgia"/>
        </w:rPr>
        <w:t>"Where?"</w:t>
      </w:r>
    </w:p>
    <w:p w14:paraId="195E126E" w14:textId="77777777" w:rsidR="00A1675C" w:rsidRDefault="00000000">
      <w:pPr>
        <w:spacing w:before="40" w:after="120"/>
      </w:pPr>
      <w:r>
        <w:rPr>
          <w:rFonts w:eastAsia="Georgia"/>
        </w:rPr>
        <w:t>"In 2026."</w:t>
      </w:r>
    </w:p>
    <w:p w14:paraId="48F5B743" w14:textId="2CDA897E" w:rsidR="00A1675C" w:rsidRDefault="00000000">
      <w:pPr>
        <w:ind w:firstLine="432"/>
      </w:pPr>
      <w:r>
        <w:rPr>
          <w:rFonts w:eastAsia="Georgia"/>
        </w:rPr>
        <w:t>Derek slowly gazed at Penny. Penny looked at him. Trevor stared.</w:t>
      </w:r>
    </w:p>
    <w:p w14:paraId="1584731D" w14:textId="77777777" w:rsidR="00A1675C" w:rsidRDefault="00000000">
      <w:pPr>
        <w:spacing w:before="40" w:after="120"/>
      </w:pPr>
      <w:r>
        <w:rPr>
          <w:rFonts w:eastAsia="Georgia"/>
        </w:rPr>
        <w:t>Derek maintained:</w:t>
      </w:r>
    </w:p>
    <w:p w14:paraId="1540D6FC" w14:textId="77777777" w:rsidR="00A1675C" w:rsidRDefault="00000000">
      <w:pPr>
        <w:spacing w:before="40" w:after="120"/>
      </w:pPr>
      <w:r>
        <w:rPr>
          <w:rFonts w:eastAsia="Georgia"/>
        </w:rPr>
        <w:t>"We're in 2026."</w:t>
      </w:r>
    </w:p>
    <w:p w14:paraId="738444E8" w14:textId="77777777" w:rsidR="00A1675C" w:rsidRDefault="00000000">
      <w:pPr>
        <w:spacing w:before="40" w:after="120"/>
      </w:pPr>
      <w:r>
        <w:rPr>
          <w:rFonts w:eastAsia="Georgia"/>
        </w:rPr>
        <w:t>"I know."</w:t>
      </w:r>
    </w:p>
    <w:p w14:paraId="34545D6F" w14:textId="77777777" w:rsidR="00A1675C" w:rsidRDefault="00000000">
      <w:pPr>
        <w:spacing w:before="40" w:after="120"/>
      </w:pPr>
      <w:r>
        <w:rPr>
          <w:rFonts w:eastAsia="Georgia"/>
        </w:rPr>
        <w:t>"Then what do you mean?"</w:t>
      </w:r>
    </w:p>
    <w:p w14:paraId="23914D8F" w14:textId="77777777" w:rsidR="00A1675C" w:rsidRDefault="00000000">
      <w:pPr>
        <w:spacing w:before="40" w:after="120"/>
      </w:pPr>
      <w:r>
        <w:rPr>
          <w:rFonts w:eastAsia="Georgia"/>
        </w:rPr>
        <w:t>"I mean I saw it earlier."</w:t>
      </w:r>
    </w:p>
    <w:p w14:paraId="18591F73" w14:textId="77777777" w:rsidR="00A1675C" w:rsidRDefault="00000000">
      <w:pPr>
        <w:spacing w:before="40" w:after="120"/>
      </w:pPr>
      <w:r>
        <w:rPr>
          <w:rFonts w:eastAsia="Georgia"/>
        </w:rPr>
        <w:t>"When?"</w:t>
      </w:r>
    </w:p>
    <w:p w14:paraId="2E18309B" w14:textId="77777777" w:rsidR="00A1675C" w:rsidRDefault="00000000">
      <w:pPr>
        <w:ind w:firstLine="432"/>
      </w:pPr>
      <w:r>
        <w:rPr>
          <w:rFonts w:eastAsia="Georgia"/>
        </w:rPr>
        <w:t>Weinstein paused.</w:t>
      </w:r>
    </w:p>
    <w:p w14:paraId="710D7C21" w14:textId="77777777" w:rsidR="00A1675C" w:rsidRDefault="00000000">
      <w:pPr>
        <w:spacing w:before="40" w:after="120"/>
      </w:pPr>
      <w:r>
        <w:rPr>
          <w:rFonts w:eastAsia="Georgia"/>
        </w:rPr>
        <w:t>"Tomorrow."</w:t>
      </w:r>
    </w:p>
    <w:p w14:paraId="2D5FE551" w14:textId="6E959652" w:rsidR="00A1675C" w:rsidRDefault="00000000">
      <w:pPr>
        <w:ind w:firstLine="432"/>
      </w:pPr>
      <w:r>
        <w:rPr>
          <w:rFonts w:eastAsia="Georgia"/>
        </w:rPr>
        <w:t>Nobody spoke. Derek slowly sat down. Penny took the phone.</w:t>
      </w:r>
    </w:p>
    <w:p w14:paraId="52ED1A7C" w14:textId="77777777" w:rsidR="00A1675C" w:rsidRDefault="00000000">
      <w:pPr>
        <w:spacing w:before="40" w:after="120"/>
      </w:pPr>
      <w:r>
        <w:rPr>
          <w:rFonts w:eastAsia="Georgia"/>
        </w:rPr>
        <w:t>"Alfred."</w:t>
      </w:r>
    </w:p>
    <w:p w14:paraId="6D1DDA84" w14:textId="77777777" w:rsidR="00A1675C" w:rsidRDefault="00000000">
      <w:pPr>
        <w:spacing w:before="40" w:after="120"/>
      </w:pPr>
      <w:r>
        <w:rPr>
          <w:rFonts w:eastAsia="Georgia"/>
        </w:rPr>
        <w:t>"Yes?"</w:t>
      </w:r>
    </w:p>
    <w:p w14:paraId="2D54E121" w14:textId="77777777" w:rsidR="00A1675C" w:rsidRDefault="00000000">
      <w:pPr>
        <w:spacing w:before="40" w:after="120"/>
      </w:pPr>
      <w:r>
        <w:rPr>
          <w:rFonts w:eastAsia="Georgia"/>
        </w:rPr>
        <w:t>"Are you saying you have already seen the clock?"</w:t>
      </w:r>
    </w:p>
    <w:p w14:paraId="2C4D8D79" w14:textId="77777777" w:rsidR="00A1675C" w:rsidRDefault="00000000">
      <w:pPr>
        <w:spacing w:before="40" w:after="120"/>
      </w:pPr>
      <w:r>
        <w:rPr>
          <w:rFonts w:eastAsia="Georgia"/>
        </w:rPr>
        <w:t>"Yes."</w:t>
      </w:r>
    </w:p>
    <w:p w14:paraId="363936AC" w14:textId="77777777" w:rsidR="00A1675C" w:rsidRDefault="00000000">
      <w:pPr>
        <w:spacing w:before="40" w:after="120"/>
      </w:pPr>
      <w:r>
        <w:rPr>
          <w:rFonts w:eastAsia="Georgia"/>
        </w:rPr>
        <w:t>"Where?"</w:t>
      </w:r>
    </w:p>
    <w:p w14:paraId="4BF3248C" w14:textId="77777777" w:rsidR="00A1675C" w:rsidRDefault="00000000">
      <w:pPr>
        <w:spacing w:before="40" w:after="120"/>
      </w:pPr>
      <w:r>
        <w:rPr>
          <w:rFonts w:eastAsia="Georgia"/>
        </w:rPr>
        <w:t>"In London."</w:t>
      </w:r>
    </w:p>
    <w:p w14:paraId="49CDF450" w14:textId="5F0AA83B" w:rsidR="00A1675C" w:rsidRDefault="003434B6">
      <w:pPr>
        <w:ind w:firstLine="432"/>
      </w:pPr>
      <w:r>
        <w:rPr>
          <w:rFonts w:eastAsia="Georgia"/>
        </w:rPr>
        <w:t>Penny carefully eyed Derek.</w:t>
      </w:r>
    </w:p>
    <w:p w14:paraId="7D2278A6" w14:textId="77777777" w:rsidR="00A1675C" w:rsidRDefault="00000000">
      <w:pPr>
        <w:spacing w:before="40" w:after="120"/>
      </w:pPr>
      <w:r>
        <w:rPr>
          <w:rFonts w:eastAsia="Georgia"/>
        </w:rPr>
        <w:t>"Here?"</w:t>
      </w:r>
    </w:p>
    <w:p w14:paraId="2E7B8579" w14:textId="77777777" w:rsidR="00A1675C" w:rsidRDefault="00000000">
      <w:pPr>
        <w:spacing w:before="40" w:after="120"/>
      </w:pPr>
      <w:r>
        <w:rPr>
          <w:rFonts w:eastAsia="Georgia"/>
        </w:rPr>
        <w:t>"I believe so."</w:t>
      </w:r>
    </w:p>
    <w:p w14:paraId="53BC2E86" w14:textId="77777777" w:rsidR="00A1675C" w:rsidRDefault="00000000">
      <w:pPr>
        <w:ind w:firstLine="432"/>
      </w:pPr>
      <w:r>
        <w:rPr>
          <w:rFonts w:eastAsia="Georgia"/>
        </w:rPr>
        <w:t>Derek took the phone back.</w:t>
      </w:r>
    </w:p>
    <w:p w14:paraId="7551B407" w14:textId="77777777" w:rsidR="00A1675C" w:rsidRDefault="00000000">
      <w:pPr>
        <w:spacing w:before="40" w:after="120"/>
      </w:pPr>
      <w:r>
        <w:rPr>
          <w:rFonts w:eastAsia="Georgia"/>
        </w:rPr>
        <w:t>"Alfred, are you sure?"</w:t>
      </w:r>
    </w:p>
    <w:p w14:paraId="5A745937" w14:textId="77777777" w:rsidR="00A1675C" w:rsidRDefault="00000000">
      <w:pPr>
        <w:spacing w:before="40" w:after="120"/>
      </w:pPr>
      <w:r>
        <w:rPr>
          <w:rFonts w:eastAsia="Georgia"/>
        </w:rPr>
        <w:t>"I am very old, Mr Gent, but I am not senile."</w:t>
      </w:r>
    </w:p>
    <w:p w14:paraId="3C8F89BE" w14:textId="77777777" w:rsidR="00A1675C" w:rsidRDefault="00000000">
      <w:pPr>
        <w:spacing w:before="40" w:after="120"/>
      </w:pPr>
      <w:r>
        <w:rPr>
          <w:rFonts w:eastAsia="Georgia"/>
        </w:rPr>
        <w:t>"I didn't mean—"</w:t>
      </w:r>
    </w:p>
    <w:p w14:paraId="69A4140A" w14:textId="77777777" w:rsidR="00A1675C" w:rsidRDefault="00000000">
      <w:pPr>
        <w:spacing w:before="40" w:after="120"/>
      </w:pPr>
      <w:r>
        <w:rPr>
          <w:rFonts w:eastAsia="Georgia"/>
        </w:rPr>
        <w:t>"I know what you meant."</w:t>
      </w:r>
    </w:p>
    <w:p w14:paraId="56A1B18D" w14:textId="77777777" w:rsidR="00A1675C" w:rsidRDefault="00000000">
      <w:pPr>
        <w:ind w:firstLine="432"/>
      </w:pPr>
      <w:r>
        <w:rPr>
          <w:rFonts w:eastAsia="Georgia"/>
        </w:rPr>
        <w:t>A pause.</w:t>
      </w:r>
    </w:p>
    <w:p w14:paraId="142559F9" w14:textId="77777777" w:rsidR="00A1675C" w:rsidRDefault="00000000">
      <w:pPr>
        <w:spacing w:before="40" w:after="120"/>
      </w:pPr>
      <w:r>
        <w:rPr>
          <w:rFonts w:eastAsia="Georgia"/>
        </w:rPr>
        <w:t>Then Weinstein affirmed:</w:t>
      </w:r>
    </w:p>
    <w:p w14:paraId="77F96093" w14:textId="77777777" w:rsidR="00A1675C" w:rsidRDefault="00000000">
      <w:pPr>
        <w:spacing w:before="40" w:after="120"/>
      </w:pPr>
      <w:r>
        <w:rPr>
          <w:rFonts w:eastAsia="Georgia"/>
        </w:rPr>
        <w:t>"The interesting thing is that I remember seeing it."</w:t>
      </w:r>
    </w:p>
    <w:p w14:paraId="34FACD4E" w14:textId="77777777" w:rsidR="00A1675C" w:rsidRDefault="00000000">
      <w:pPr>
        <w:spacing w:before="40" w:after="120"/>
      </w:pPr>
      <w:r>
        <w:rPr>
          <w:rFonts w:eastAsia="Georgia"/>
        </w:rPr>
        <w:t>"That's reassuring."</w:t>
      </w:r>
    </w:p>
    <w:p w14:paraId="14A30460" w14:textId="77777777" w:rsidR="00A1675C" w:rsidRDefault="00000000">
      <w:pPr>
        <w:spacing w:before="40" w:after="120"/>
      </w:pPr>
      <w:r>
        <w:rPr>
          <w:rFonts w:eastAsia="Georgia"/>
        </w:rPr>
        <w:t>"No."</w:t>
      </w:r>
    </w:p>
    <w:p w14:paraId="4CEBA4F3" w14:textId="77777777" w:rsidR="00A1675C" w:rsidRDefault="00000000">
      <w:pPr>
        <w:spacing w:before="40" w:after="120"/>
      </w:pPr>
      <w:r>
        <w:rPr>
          <w:rFonts w:eastAsia="Georgia"/>
        </w:rPr>
        <w:t>"Why not?"</w:t>
      </w:r>
    </w:p>
    <w:p w14:paraId="0723E276" w14:textId="77777777" w:rsidR="00A1675C" w:rsidRDefault="00000000">
      <w:pPr>
        <w:spacing w:before="40" w:after="120"/>
      </w:pPr>
      <w:r>
        <w:rPr>
          <w:rFonts w:eastAsia="Georgia"/>
        </w:rPr>
        <w:t>"Because I remember seeing it tomorrow."</w:t>
      </w:r>
    </w:p>
    <w:p w14:paraId="06B376BA" w14:textId="77777777" w:rsidR="00A1675C" w:rsidRDefault="00000000">
      <w:pPr>
        <w:ind w:firstLine="432"/>
      </w:pPr>
      <w:r>
        <w:rPr>
          <w:rFonts w:eastAsia="Georgia"/>
        </w:rPr>
        <w:t>Derek closed his eyes.</w:t>
      </w:r>
    </w:p>
    <w:p w14:paraId="2DDE7757" w14:textId="77777777" w:rsidR="00A1675C" w:rsidRDefault="00000000">
      <w:pPr>
        <w:spacing w:before="40" w:after="120"/>
      </w:pPr>
      <w:r>
        <w:rPr>
          <w:rFonts w:eastAsia="Georgia"/>
        </w:rPr>
        <w:t>Trevor whispered:</w:t>
      </w:r>
    </w:p>
    <w:p w14:paraId="4A95202B" w14:textId="77777777" w:rsidR="00A1675C" w:rsidRDefault="00000000">
      <w:pPr>
        <w:spacing w:before="40" w:after="120"/>
      </w:pPr>
      <w:r>
        <w:rPr>
          <w:rFonts w:eastAsia="Georgia"/>
        </w:rPr>
        <w:t>"That doesn't help."</w:t>
      </w:r>
    </w:p>
    <w:p w14:paraId="55FFEA1C" w14:textId="77777777" w:rsidR="00A1675C" w:rsidRDefault="00000000">
      <w:pPr>
        <w:ind w:firstLine="432"/>
      </w:pPr>
      <w:r>
        <w:rPr>
          <w:rFonts w:eastAsia="Georgia"/>
        </w:rPr>
        <w:t>Derek covered the receiver.</w:t>
      </w:r>
    </w:p>
    <w:p w14:paraId="55C521DE" w14:textId="77777777" w:rsidR="00A1675C" w:rsidRDefault="00000000">
      <w:pPr>
        <w:spacing w:before="40" w:after="120"/>
      </w:pPr>
      <w:r>
        <w:rPr>
          <w:rFonts w:eastAsia="Georgia"/>
        </w:rPr>
        <w:t>"No."</w:t>
      </w:r>
    </w:p>
    <w:p w14:paraId="06B1187F" w14:textId="77777777" w:rsidR="00A1675C" w:rsidRDefault="00000000">
      <w:pPr>
        <w:ind w:firstLine="432"/>
      </w:pPr>
      <w:r>
        <w:rPr>
          <w:rFonts w:eastAsia="Georgia"/>
        </w:rPr>
        <w:t>He uncovered it.</w:t>
      </w:r>
    </w:p>
    <w:p w14:paraId="53056141" w14:textId="77777777" w:rsidR="00A1675C" w:rsidRDefault="00000000">
      <w:pPr>
        <w:spacing w:before="40" w:after="120"/>
      </w:pPr>
      <w:r>
        <w:rPr>
          <w:rFonts w:eastAsia="Georgia"/>
        </w:rPr>
        <w:t>"Alfred, what exactly happened?"</w:t>
      </w:r>
    </w:p>
    <w:p w14:paraId="1070DF65" w14:textId="77777777" w:rsidR="00A1675C" w:rsidRDefault="00000000">
      <w:pPr>
        <w:spacing w:before="40" w:after="120"/>
      </w:pPr>
      <w:r>
        <w:rPr>
          <w:rFonts w:eastAsia="Georgia"/>
        </w:rPr>
        <w:t>"I was standing in the Bureau."</w:t>
      </w:r>
    </w:p>
    <w:p w14:paraId="5536E4EE" w14:textId="77777777" w:rsidR="00A1675C" w:rsidRDefault="00000000">
      <w:pPr>
        <w:spacing w:before="40" w:after="120"/>
      </w:pPr>
      <w:r>
        <w:rPr>
          <w:rFonts w:eastAsia="Georgia"/>
        </w:rPr>
        <w:t>"When?"</w:t>
      </w:r>
    </w:p>
    <w:p w14:paraId="35F963FD" w14:textId="77777777" w:rsidR="00A1675C" w:rsidRDefault="00000000">
      <w:pPr>
        <w:spacing w:before="40" w:after="120"/>
      </w:pPr>
      <w:r>
        <w:rPr>
          <w:rFonts w:eastAsia="Georgia"/>
        </w:rPr>
        <w:t>"Tomorrow."</w:t>
      </w:r>
    </w:p>
    <w:p w14:paraId="3B7DBF78" w14:textId="77777777" w:rsidR="00A1675C" w:rsidRDefault="00000000">
      <w:pPr>
        <w:spacing w:before="40" w:after="120"/>
      </w:pPr>
      <w:r>
        <w:rPr>
          <w:rFonts w:eastAsia="Georgia"/>
        </w:rPr>
        <w:t>"What were you doing?"</w:t>
      </w:r>
    </w:p>
    <w:p w14:paraId="62274146" w14:textId="77777777" w:rsidR="00A1675C" w:rsidRDefault="00000000">
      <w:pPr>
        <w:spacing w:before="40" w:after="120"/>
      </w:pPr>
      <w:r>
        <w:rPr>
          <w:rFonts w:eastAsia="Georgia"/>
        </w:rPr>
        <w:t>"Looking at the clock."</w:t>
      </w:r>
    </w:p>
    <w:p w14:paraId="16FFFCBD" w14:textId="77777777" w:rsidR="00A1675C" w:rsidRDefault="00000000">
      <w:pPr>
        <w:spacing w:before="40" w:after="120"/>
      </w:pPr>
      <w:r>
        <w:rPr>
          <w:rFonts w:eastAsia="Georgia"/>
        </w:rPr>
        <w:t>"Anything else?"</w:t>
      </w:r>
    </w:p>
    <w:p w14:paraId="758F9E1F" w14:textId="77777777" w:rsidR="00A1675C" w:rsidRDefault="00000000">
      <w:pPr>
        <w:spacing w:before="40" w:after="120"/>
      </w:pPr>
      <w:r>
        <w:rPr>
          <w:rFonts w:eastAsia="Georgia"/>
        </w:rPr>
        <w:t>"Yes."</w:t>
      </w:r>
    </w:p>
    <w:p w14:paraId="21B205B2" w14:textId="77777777" w:rsidR="00A1675C" w:rsidRDefault="00000000">
      <w:pPr>
        <w:spacing w:before="40" w:after="120"/>
      </w:pPr>
      <w:r>
        <w:rPr>
          <w:rFonts w:eastAsia="Georgia"/>
        </w:rPr>
        <w:t>"What?"</w:t>
      </w:r>
    </w:p>
    <w:p w14:paraId="45915003" w14:textId="77777777" w:rsidR="00A1675C" w:rsidRDefault="00000000">
      <w:pPr>
        <w:spacing w:before="40" w:after="120"/>
      </w:pPr>
      <w:r>
        <w:rPr>
          <w:rFonts w:eastAsia="Georgia"/>
        </w:rPr>
        <w:t>"You were dead."</w:t>
      </w:r>
    </w:p>
    <w:p w14:paraId="72B74E77" w14:textId="6A3ECE18" w:rsidR="00A1675C" w:rsidRDefault="00000000">
      <w:pPr>
        <w:ind w:firstLine="432"/>
      </w:pPr>
      <w:r>
        <w:rPr>
          <w:rFonts w:eastAsia="Georgia"/>
        </w:rPr>
        <w:t>Derek watched Penny. Penny took a slow breath. Trevor looked as though he would quite like to leave the country.</w:t>
      </w:r>
    </w:p>
    <w:p w14:paraId="7D4A2117" w14:textId="77777777" w:rsidR="00A1675C" w:rsidRDefault="00000000">
      <w:pPr>
        <w:spacing w:before="40" w:after="120"/>
      </w:pPr>
      <w:r>
        <w:rPr>
          <w:rFonts w:eastAsia="Georgia"/>
        </w:rPr>
        <w:t>Derek confirmed:</w:t>
      </w:r>
    </w:p>
    <w:p w14:paraId="1FE464EC" w14:textId="77777777" w:rsidR="00A1675C" w:rsidRDefault="00000000">
      <w:pPr>
        <w:spacing w:before="40" w:after="120"/>
      </w:pPr>
      <w:r>
        <w:rPr>
          <w:rFonts w:eastAsia="Georgia"/>
        </w:rPr>
        <w:t>"Did you see who killed me?"</w:t>
      </w:r>
    </w:p>
    <w:p w14:paraId="18006510" w14:textId="77777777" w:rsidR="00A1675C" w:rsidRDefault="00000000">
      <w:pPr>
        <w:spacing w:before="40" w:after="120"/>
      </w:pPr>
      <w:r>
        <w:rPr>
          <w:rFonts w:eastAsia="Georgia"/>
        </w:rPr>
        <w:t>"No."</w:t>
      </w:r>
    </w:p>
    <w:p w14:paraId="6231DA8C" w14:textId="77777777" w:rsidR="00A1675C" w:rsidRDefault="00000000">
      <w:pPr>
        <w:spacing w:before="40" w:after="120"/>
      </w:pPr>
      <w:r>
        <w:rPr>
          <w:rFonts w:eastAsia="Georgia"/>
        </w:rPr>
        <w:t>"Why not?"</w:t>
      </w:r>
    </w:p>
    <w:p w14:paraId="2D9A0E7E" w14:textId="77777777" w:rsidR="00A1675C" w:rsidRDefault="00000000">
      <w:pPr>
        <w:spacing w:before="40" w:after="120"/>
      </w:pPr>
      <w:r>
        <w:rPr>
          <w:rFonts w:eastAsia="Georgia"/>
        </w:rPr>
        <w:t>"Because you were standing up."</w:t>
      </w:r>
    </w:p>
    <w:p w14:paraId="0A2AC541" w14:textId="77777777" w:rsidR="00A1675C" w:rsidRDefault="00000000">
      <w:pPr>
        <w:ind w:firstLine="432"/>
      </w:pPr>
      <w:r>
        <w:rPr>
          <w:rFonts w:eastAsia="Georgia"/>
        </w:rPr>
        <w:t>Derek blinked.</w:t>
      </w:r>
    </w:p>
    <w:p w14:paraId="25DDFB0C" w14:textId="77777777" w:rsidR="00A1675C" w:rsidRDefault="00000000">
      <w:pPr>
        <w:spacing w:before="40" w:after="120"/>
      </w:pPr>
      <w:r>
        <w:rPr>
          <w:rFonts w:eastAsia="Georgia"/>
        </w:rPr>
        <w:t>"What?"</w:t>
      </w:r>
    </w:p>
    <w:p w14:paraId="4FF4CA2F" w14:textId="77777777" w:rsidR="00A1675C" w:rsidRDefault="00000000">
      <w:pPr>
        <w:ind w:firstLine="432"/>
      </w:pPr>
      <w:r>
        <w:rPr>
          <w:rFonts w:eastAsia="Georgia"/>
        </w:rPr>
        <w:t>Weinstein continued.</w:t>
      </w:r>
    </w:p>
    <w:p w14:paraId="7CFD4A35" w14:textId="77777777" w:rsidR="00A1675C" w:rsidRDefault="00000000">
      <w:pPr>
        <w:spacing w:before="40" w:after="120"/>
      </w:pPr>
      <w:r>
        <w:rPr>
          <w:rFonts w:eastAsia="Georgia"/>
        </w:rPr>
        <w:t>"You were dead."</w:t>
      </w:r>
    </w:p>
    <w:p w14:paraId="1C14CAFE" w14:textId="77777777" w:rsidR="00A1675C" w:rsidRDefault="00000000">
      <w:pPr>
        <w:spacing w:before="40" w:after="120"/>
      </w:pPr>
      <w:r>
        <w:rPr>
          <w:rFonts w:eastAsia="Georgia"/>
        </w:rPr>
        <w:t>"Yes."</w:t>
      </w:r>
    </w:p>
    <w:p w14:paraId="64BC2FF0" w14:textId="77777777" w:rsidR="00A1675C" w:rsidRDefault="00000000">
      <w:pPr>
        <w:spacing w:before="40" w:after="120"/>
      </w:pPr>
      <w:r>
        <w:rPr>
          <w:rFonts w:eastAsia="Georgia"/>
        </w:rPr>
        <w:t>"But you were standing."</w:t>
      </w:r>
    </w:p>
    <w:p w14:paraId="2287F6D6" w14:textId="4D72F04F" w:rsidR="00A1675C" w:rsidRDefault="00000000">
      <w:pPr>
        <w:ind w:firstLine="432"/>
      </w:pPr>
      <w:r>
        <w:rPr>
          <w:rFonts w:eastAsia="Georgia"/>
        </w:rPr>
        <w:t>Derek surveyed Penny. Penny stared back.</w:t>
      </w:r>
    </w:p>
    <w:p w14:paraId="551531C1" w14:textId="77777777" w:rsidR="00A1675C" w:rsidRDefault="00000000">
      <w:pPr>
        <w:spacing w:before="40" w:after="120"/>
      </w:pPr>
      <w:r>
        <w:rPr>
          <w:rFonts w:eastAsia="Georgia"/>
        </w:rPr>
        <w:t>Trevor insisted:</w:t>
      </w:r>
    </w:p>
    <w:p w14:paraId="292293EE" w14:textId="77777777" w:rsidR="00A1675C" w:rsidRDefault="00000000">
      <w:pPr>
        <w:spacing w:before="40" w:after="120"/>
      </w:pPr>
      <w:r>
        <w:rPr>
          <w:rFonts w:eastAsia="Georgia"/>
        </w:rPr>
        <w:t>"That's not possible."</w:t>
      </w:r>
    </w:p>
    <w:p w14:paraId="2E91CAA2" w14:textId="77777777" w:rsidR="00A1675C" w:rsidRDefault="00000000">
      <w:pPr>
        <w:ind w:firstLine="432"/>
      </w:pPr>
      <w:r>
        <w:rPr>
          <w:rFonts w:eastAsia="Georgia"/>
        </w:rPr>
        <w:t>Derek covered the phone.</w:t>
      </w:r>
    </w:p>
    <w:p w14:paraId="2A177308" w14:textId="77777777" w:rsidR="00A1675C" w:rsidRDefault="00000000">
      <w:pPr>
        <w:spacing w:before="40" w:after="120"/>
      </w:pPr>
      <w:r>
        <w:rPr>
          <w:rFonts w:eastAsia="Georgia"/>
        </w:rPr>
        <w:t>"Thank you, Trevor."</w:t>
      </w:r>
    </w:p>
    <w:p w14:paraId="60A4CD00" w14:textId="77777777" w:rsidR="00A1675C" w:rsidRDefault="00000000">
      <w:pPr>
        <w:spacing w:before="40" w:after="120"/>
      </w:pPr>
      <w:r>
        <w:rPr>
          <w:rFonts w:eastAsia="Georgia"/>
        </w:rPr>
        <w:t>"Sorry."</w:t>
      </w:r>
    </w:p>
    <w:p w14:paraId="2D5963B3" w14:textId="77777777" w:rsidR="00A1675C" w:rsidRDefault="00000000">
      <w:pPr>
        <w:ind w:firstLine="432"/>
      </w:pPr>
      <w:r>
        <w:rPr>
          <w:rFonts w:eastAsia="Georgia"/>
        </w:rPr>
        <w:t>Derek uncovered it.</w:t>
      </w:r>
    </w:p>
    <w:p w14:paraId="595296AE" w14:textId="77777777" w:rsidR="00A1675C" w:rsidRDefault="00000000">
      <w:pPr>
        <w:spacing w:before="40" w:after="120"/>
      </w:pPr>
      <w:r>
        <w:rPr>
          <w:rFonts w:eastAsia="Georgia"/>
        </w:rPr>
        <w:t>"Alfred, are you sure?"</w:t>
      </w:r>
    </w:p>
    <w:p w14:paraId="506B6415" w14:textId="77777777" w:rsidR="00A1675C" w:rsidRDefault="00000000">
      <w:pPr>
        <w:spacing w:before="40" w:after="120"/>
      </w:pPr>
      <w:r>
        <w:rPr>
          <w:rFonts w:eastAsia="Georgia"/>
        </w:rPr>
        <w:t>"Quite."</w:t>
      </w:r>
    </w:p>
    <w:p w14:paraId="42EB4F6C" w14:textId="77777777" w:rsidR="00A1675C" w:rsidRDefault="00000000">
      <w:pPr>
        <w:spacing w:before="40" w:after="120"/>
      </w:pPr>
      <w:r>
        <w:rPr>
          <w:rFonts w:eastAsia="Georgia"/>
        </w:rPr>
        <w:t>"Could it have been a relativistic effect?"</w:t>
      </w:r>
    </w:p>
    <w:p w14:paraId="5852BB3F" w14:textId="77777777" w:rsidR="00A1675C" w:rsidRDefault="00000000">
      <w:pPr>
        <w:spacing w:before="40" w:after="120"/>
      </w:pPr>
      <w:r>
        <w:rPr>
          <w:rFonts w:eastAsia="Georgia"/>
        </w:rPr>
        <w:t>"Possibly."</w:t>
      </w:r>
    </w:p>
    <w:p w14:paraId="78E657FE" w14:textId="77777777" w:rsidR="00A1675C" w:rsidRDefault="00000000">
      <w:pPr>
        <w:spacing w:before="40" w:after="120"/>
      </w:pPr>
      <w:r>
        <w:rPr>
          <w:rFonts w:eastAsia="Georgia"/>
        </w:rPr>
        <w:t>"Could the photograph have been from another frame?"</w:t>
      </w:r>
    </w:p>
    <w:p w14:paraId="37CAB1FF" w14:textId="77777777" w:rsidR="00A1675C" w:rsidRDefault="00000000">
      <w:pPr>
        <w:spacing w:before="40" w:after="120"/>
      </w:pPr>
      <w:r>
        <w:rPr>
          <w:rFonts w:eastAsia="Georgia"/>
        </w:rPr>
        <w:t>"Possibly."</w:t>
      </w:r>
    </w:p>
    <w:p w14:paraId="761B4DE3" w14:textId="77777777" w:rsidR="00A1675C" w:rsidRDefault="00000000">
      <w:pPr>
        <w:spacing w:before="40" w:after="120"/>
      </w:pPr>
      <w:r>
        <w:rPr>
          <w:rFonts w:eastAsia="Georgia"/>
        </w:rPr>
        <w:t>"Could the event be displaced in time?"</w:t>
      </w:r>
    </w:p>
    <w:p w14:paraId="1087FDE5" w14:textId="77777777" w:rsidR="00A1675C" w:rsidRDefault="00000000">
      <w:pPr>
        <w:spacing w:before="40" w:after="120"/>
      </w:pPr>
      <w:r>
        <w:rPr>
          <w:rFonts w:eastAsia="Georgia"/>
        </w:rPr>
        <w:t>"Possibly."</w:t>
      </w:r>
    </w:p>
    <w:p w14:paraId="4C23FA8E" w14:textId="77777777" w:rsidR="00A1675C" w:rsidRDefault="00000000">
      <w:pPr>
        <w:spacing w:before="40" w:after="120"/>
      </w:pPr>
      <w:r>
        <w:rPr>
          <w:rFonts w:eastAsia="Georgia"/>
        </w:rPr>
        <w:t>"Could I have been dead in one frame and alive in another?"</w:t>
      </w:r>
    </w:p>
    <w:p w14:paraId="1B4FF48D" w14:textId="77777777" w:rsidR="00A1675C" w:rsidRDefault="00000000">
      <w:pPr>
        <w:ind w:firstLine="432"/>
      </w:pPr>
      <w:r>
        <w:rPr>
          <w:rFonts w:eastAsia="Georgia"/>
        </w:rPr>
        <w:t>There was a long silence.</w:t>
      </w:r>
    </w:p>
    <w:p w14:paraId="65658C54" w14:textId="77777777" w:rsidR="00A1675C" w:rsidRDefault="00000000">
      <w:pPr>
        <w:spacing w:before="40" w:after="120"/>
      </w:pPr>
      <w:r>
        <w:rPr>
          <w:rFonts w:eastAsia="Georgia"/>
        </w:rPr>
        <w:t>Then Weinstein emphasized:</w:t>
      </w:r>
    </w:p>
    <w:p w14:paraId="03C55AD2" w14:textId="77777777" w:rsidR="00A1675C" w:rsidRDefault="00000000">
      <w:pPr>
        <w:spacing w:before="40" w:after="120"/>
      </w:pPr>
      <w:r>
        <w:rPr>
          <w:rFonts w:eastAsia="Georgia"/>
        </w:rPr>
        <w:t>"No."</w:t>
      </w:r>
    </w:p>
    <w:p w14:paraId="4539D7C5" w14:textId="77777777" w:rsidR="00A1675C" w:rsidRDefault="00000000">
      <w:pPr>
        <w:ind w:firstLine="432"/>
      </w:pPr>
      <w:r>
        <w:rPr>
          <w:rFonts w:eastAsia="Georgia"/>
        </w:rPr>
        <w:t>Derek waited.</w:t>
      </w:r>
    </w:p>
    <w:p w14:paraId="57178438" w14:textId="77777777" w:rsidR="00A1675C" w:rsidRDefault="00000000">
      <w:pPr>
        <w:spacing w:before="40" w:after="120"/>
      </w:pPr>
      <w:r>
        <w:rPr>
          <w:rFonts w:eastAsia="Georgia"/>
        </w:rPr>
        <w:t>"Why not?"</w:t>
      </w:r>
    </w:p>
    <w:p w14:paraId="3C384883" w14:textId="77777777" w:rsidR="00A1675C" w:rsidRDefault="00000000">
      <w:pPr>
        <w:spacing w:before="40" w:after="120"/>
      </w:pPr>
      <w:r>
        <w:rPr>
          <w:rFonts w:eastAsia="Georgia"/>
        </w:rPr>
        <w:t>"Because that's nonsense."</w:t>
      </w:r>
    </w:p>
    <w:p w14:paraId="5642A035" w14:textId="77777777" w:rsidR="00A1675C" w:rsidRDefault="00000000">
      <w:pPr>
        <w:ind w:firstLine="432"/>
      </w:pPr>
      <w:r>
        <w:rPr>
          <w:rFonts w:eastAsia="Georgia"/>
        </w:rPr>
        <w:t>Derek nodded.</w:t>
      </w:r>
    </w:p>
    <w:p w14:paraId="5508EA31" w14:textId="77777777" w:rsidR="00A1675C" w:rsidRDefault="00000000">
      <w:pPr>
        <w:spacing w:before="40" w:after="120"/>
      </w:pPr>
      <w:r>
        <w:rPr>
          <w:rFonts w:eastAsia="Georgia"/>
        </w:rPr>
        <w:t>"Good."</w:t>
      </w:r>
    </w:p>
    <w:p w14:paraId="520D4AF1" w14:textId="77777777" w:rsidR="00A1675C" w:rsidRDefault="00000000">
      <w:pPr>
        <w:spacing w:before="40" w:after="120"/>
      </w:pPr>
      <w:r>
        <w:rPr>
          <w:rFonts w:eastAsia="Georgia"/>
        </w:rPr>
        <w:t>"However..."</w:t>
      </w:r>
    </w:p>
    <w:p w14:paraId="6300E407" w14:textId="77777777" w:rsidR="00A1675C" w:rsidRDefault="00000000">
      <w:pPr>
        <w:ind w:firstLine="432"/>
      </w:pPr>
      <w:r>
        <w:rPr>
          <w:rFonts w:eastAsia="Georgia"/>
        </w:rPr>
        <w:t>Derek closed his eyes.</w:t>
      </w:r>
    </w:p>
    <w:p w14:paraId="3438D0A3" w14:textId="77777777" w:rsidR="00A1675C" w:rsidRDefault="00000000">
      <w:pPr>
        <w:spacing w:before="40" w:after="120"/>
      </w:pPr>
      <w:r>
        <w:rPr>
          <w:rFonts w:eastAsia="Georgia"/>
        </w:rPr>
        <w:t>"Yes?"</w:t>
      </w:r>
    </w:p>
    <w:p w14:paraId="02A8CCDE" w14:textId="77777777" w:rsidR="00A1675C" w:rsidRDefault="00000000">
      <w:pPr>
        <w:spacing w:before="40" w:after="120"/>
      </w:pPr>
      <w:r>
        <w:rPr>
          <w:rFonts w:eastAsia="Georgia"/>
        </w:rPr>
        <w:t>"You could be dead according to one description of an event and alive according to another if we're actually talking about different events."</w:t>
      </w:r>
    </w:p>
    <w:p w14:paraId="20C81759" w14:textId="77777777" w:rsidR="00A1675C" w:rsidRDefault="00000000">
      <w:pPr>
        <w:spacing w:before="40" w:after="120"/>
      </w:pPr>
      <w:r>
        <w:rPr>
          <w:rFonts w:eastAsia="Georgia"/>
        </w:rPr>
        <w:t>"That's what I thought."</w:t>
      </w:r>
    </w:p>
    <w:p w14:paraId="37347BBD" w14:textId="77777777" w:rsidR="00A1675C" w:rsidRDefault="00000000">
      <w:pPr>
        <w:spacing w:before="40" w:after="120"/>
      </w:pPr>
      <w:r>
        <w:rPr>
          <w:rFonts w:eastAsia="Georgia"/>
        </w:rPr>
        <w:t>"Which means the photograph may be telling you the truth."</w:t>
      </w:r>
    </w:p>
    <w:p w14:paraId="737BDA4C" w14:textId="77777777" w:rsidR="00A1675C" w:rsidRDefault="00000000">
      <w:pPr>
        <w:spacing w:before="40" w:after="120"/>
      </w:pPr>
      <w:r>
        <w:rPr>
          <w:rFonts w:eastAsia="Georgia"/>
        </w:rPr>
        <w:t>"Even if I'm not dead."</w:t>
      </w:r>
    </w:p>
    <w:p w14:paraId="7172913D" w14:textId="77777777" w:rsidR="00A1675C" w:rsidRDefault="00000000">
      <w:pPr>
        <w:spacing w:before="40" w:after="120"/>
      </w:pPr>
      <w:r>
        <w:rPr>
          <w:rFonts w:eastAsia="Georgia"/>
        </w:rPr>
        <w:t>"Yes."</w:t>
      </w:r>
    </w:p>
    <w:p w14:paraId="533AC646" w14:textId="77777777" w:rsidR="00A1675C" w:rsidRDefault="00000000">
      <w:pPr>
        <w:ind w:firstLine="432"/>
      </w:pPr>
      <w:r>
        <w:rPr>
          <w:rFonts w:eastAsia="Georgia"/>
        </w:rPr>
        <w:t>Derek considered that.</w:t>
      </w:r>
    </w:p>
    <w:p w14:paraId="10D541AD" w14:textId="77777777" w:rsidR="00A1675C" w:rsidRDefault="00000000">
      <w:pPr>
        <w:spacing w:before="40" w:after="120"/>
      </w:pPr>
      <w:r>
        <w:rPr>
          <w:rFonts w:eastAsia="Georgia"/>
        </w:rPr>
        <w:t>"That's rather annoying."</w:t>
      </w:r>
    </w:p>
    <w:p w14:paraId="60453FF2" w14:textId="77777777" w:rsidR="00A1675C" w:rsidRDefault="00000000">
      <w:pPr>
        <w:spacing w:before="40" w:after="120"/>
      </w:pPr>
      <w:r>
        <w:rPr>
          <w:rFonts w:eastAsia="Georgia"/>
        </w:rPr>
        <w:t>"I agree."</w:t>
      </w:r>
    </w:p>
    <w:p w14:paraId="5BB3064C" w14:textId="77777777" w:rsidR="00A1675C" w:rsidRDefault="00000000">
      <w:pPr>
        <w:ind w:firstLine="432"/>
      </w:pPr>
      <w:r>
        <w:rPr>
          <w:rFonts w:eastAsia="Georgia"/>
        </w:rPr>
        <w:t>Minkowski's voice came faintly from the background.</w:t>
      </w:r>
    </w:p>
    <w:p w14:paraId="7E057436" w14:textId="77777777" w:rsidR="00A1675C" w:rsidRDefault="00000000">
      <w:pPr>
        <w:spacing w:before="40" w:after="120"/>
      </w:pPr>
      <w:r>
        <w:rPr>
          <w:rFonts w:eastAsia="Georgia"/>
        </w:rPr>
        <w:t>"Ask him about the train."</w:t>
      </w:r>
    </w:p>
    <w:p w14:paraId="32483D52" w14:textId="77777777" w:rsidR="00A1675C" w:rsidRDefault="00000000">
      <w:pPr>
        <w:ind w:firstLine="432"/>
      </w:pPr>
      <w:r>
        <w:rPr>
          <w:rFonts w:eastAsia="Georgia"/>
        </w:rPr>
        <w:t>Derek heard him.</w:t>
      </w:r>
    </w:p>
    <w:p w14:paraId="18653674" w14:textId="77777777" w:rsidR="00A1675C" w:rsidRDefault="00000000">
      <w:pPr>
        <w:spacing w:before="40" w:after="120"/>
      </w:pPr>
      <w:r>
        <w:rPr>
          <w:rFonts w:eastAsia="Georgia"/>
        </w:rPr>
        <w:t>"What train?"</w:t>
      </w:r>
    </w:p>
    <w:p w14:paraId="7DE6B470" w14:textId="77777777" w:rsidR="00A1675C" w:rsidRDefault="00000000">
      <w:pPr>
        <w:spacing w:before="40" w:after="120"/>
      </w:pPr>
      <w:r>
        <w:rPr>
          <w:rFonts w:eastAsia="Georgia"/>
        </w:rPr>
        <w:t>Weinstein queried:</w:t>
      </w:r>
    </w:p>
    <w:p w14:paraId="16A524A7" w14:textId="77777777" w:rsidR="00A1675C" w:rsidRDefault="00000000">
      <w:pPr>
        <w:spacing w:before="40" w:after="120"/>
      </w:pPr>
      <w:r>
        <w:rPr>
          <w:rFonts w:eastAsia="Georgia"/>
        </w:rPr>
        <w:t>"Ah."</w:t>
      </w:r>
    </w:p>
    <w:p w14:paraId="587BC6CD" w14:textId="77777777" w:rsidR="00A1675C" w:rsidRDefault="00000000">
      <w:pPr>
        <w:spacing w:before="40" w:after="120"/>
      </w:pPr>
      <w:r>
        <w:rPr>
          <w:rFonts w:eastAsia="Georgia"/>
        </w:rPr>
        <w:t>"What?"</w:t>
      </w:r>
    </w:p>
    <w:p w14:paraId="1F867FCA" w14:textId="77777777" w:rsidR="00A1675C" w:rsidRDefault="00000000">
      <w:pPr>
        <w:spacing w:before="40" w:after="120"/>
      </w:pPr>
      <w:r>
        <w:rPr>
          <w:rFonts w:eastAsia="Georgia"/>
        </w:rPr>
        <w:t>"There is a train."</w:t>
      </w:r>
    </w:p>
    <w:p w14:paraId="05E12FA5" w14:textId="77777777" w:rsidR="00A1675C" w:rsidRDefault="00000000">
      <w:pPr>
        <w:spacing w:before="40" w:after="120"/>
      </w:pPr>
      <w:r>
        <w:rPr>
          <w:rFonts w:eastAsia="Georgia"/>
        </w:rPr>
        <w:t>"What train?"</w:t>
      </w:r>
    </w:p>
    <w:p w14:paraId="2AED7674" w14:textId="77777777" w:rsidR="00A1675C" w:rsidRDefault="00000000">
      <w:pPr>
        <w:spacing w:before="40" w:after="120"/>
      </w:pPr>
      <w:r>
        <w:rPr>
          <w:rFonts w:eastAsia="Georgia"/>
        </w:rPr>
        <w:t>"The one at the station."</w:t>
      </w:r>
    </w:p>
    <w:p w14:paraId="72E60BBE" w14:textId="77777777" w:rsidR="00A1675C" w:rsidRDefault="00000000">
      <w:pPr>
        <w:spacing w:before="40" w:after="120"/>
      </w:pPr>
      <w:r>
        <w:rPr>
          <w:rFonts w:eastAsia="Georgia"/>
        </w:rPr>
        <w:t>"What station?"</w:t>
      </w:r>
    </w:p>
    <w:p w14:paraId="7E5D5C6D" w14:textId="77777777" w:rsidR="00A1675C" w:rsidRDefault="00000000">
      <w:pPr>
        <w:spacing w:before="40" w:after="120"/>
      </w:pPr>
      <w:r>
        <w:rPr>
          <w:rFonts w:eastAsia="Georgia"/>
        </w:rPr>
        <w:t>"London Terminus."</w:t>
      </w:r>
    </w:p>
    <w:p w14:paraId="5EAFAAB8" w14:textId="77777777" w:rsidR="00A1675C" w:rsidRDefault="00000000">
      <w:pPr>
        <w:ind w:firstLine="432"/>
      </w:pPr>
      <w:r>
        <w:rPr>
          <w:rFonts w:eastAsia="Georgia"/>
        </w:rPr>
        <w:t>Derek froze.</w:t>
      </w:r>
    </w:p>
    <w:p w14:paraId="14354F0E" w14:textId="77777777" w:rsidR="00A1675C" w:rsidRPr="00B37FE2" w:rsidRDefault="00000000">
      <w:pPr>
        <w:spacing w:before="40" w:after="120"/>
        <w:rPr>
          <w:lang w:val="de-DE"/>
        </w:rPr>
      </w:pPr>
      <w:r>
        <w:rPr>
          <w:rFonts w:eastAsia="Georgia"/>
          <w:lang w:val="de-DE"/>
        </w:rPr>
        <w:t>"Platform seven?"</w:t>
      </w:r>
    </w:p>
    <w:p w14:paraId="5C268960" w14:textId="77777777" w:rsidR="00A1675C" w:rsidRPr="00B37FE2" w:rsidRDefault="00000000">
      <w:pPr>
        <w:ind w:firstLine="432"/>
        <w:rPr>
          <w:lang w:val="de-DE"/>
        </w:rPr>
      </w:pPr>
      <w:r>
        <w:rPr>
          <w:rFonts w:eastAsia="Georgia"/>
          <w:lang w:val="de-DE"/>
        </w:rPr>
        <w:t>Weinstein was silent.</w:t>
      </w:r>
    </w:p>
    <w:p w14:paraId="4D71180B" w14:textId="77777777" w:rsidR="00A1675C" w:rsidRDefault="00000000">
      <w:pPr>
        <w:spacing w:before="40" w:after="120"/>
      </w:pPr>
      <w:r>
        <w:rPr>
          <w:rFonts w:eastAsia="Georgia"/>
        </w:rPr>
        <w:t>"Alfred?"</w:t>
      </w:r>
    </w:p>
    <w:p w14:paraId="06B4349E" w14:textId="77777777" w:rsidR="00A1675C" w:rsidRDefault="00000000">
      <w:pPr>
        <w:spacing w:before="40" w:after="120"/>
      </w:pPr>
      <w:r>
        <w:rPr>
          <w:rFonts w:eastAsia="Georgia"/>
        </w:rPr>
        <w:t>"Yes."</w:t>
      </w:r>
    </w:p>
    <w:p w14:paraId="4A5343FA" w14:textId="77777777" w:rsidR="00A1675C" w:rsidRDefault="00000000">
      <w:pPr>
        <w:spacing w:before="40" w:after="120"/>
      </w:pPr>
      <w:r>
        <w:rPr>
          <w:rFonts w:eastAsia="Georgia"/>
        </w:rPr>
        <w:t>"Platform seven?"</w:t>
      </w:r>
    </w:p>
    <w:p w14:paraId="77639898" w14:textId="77777777" w:rsidR="00A1675C" w:rsidRDefault="00000000">
      <w:pPr>
        <w:spacing w:before="40" w:after="120"/>
      </w:pPr>
      <w:r>
        <w:rPr>
          <w:rFonts w:eastAsia="Georgia"/>
        </w:rPr>
        <w:t>"Yes."</w:t>
      </w:r>
    </w:p>
    <w:p w14:paraId="42E20A10" w14:textId="77777777" w:rsidR="00A1675C" w:rsidRDefault="00000000">
      <w:pPr>
        <w:spacing w:before="40" w:after="120"/>
      </w:pPr>
      <w:r>
        <w:rPr>
          <w:rFonts w:eastAsia="Georgia"/>
        </w:rPr>
        <w:t>"At 11:17?"</w:t>
      </w:r>
    </w:p>
    <w:p w14:paraId="74A8D19D" w14:textId="77777777" w:rsidR="00A1675C" w:rsidRDefault="00000000">
      <w:pPr>
        <w:spacing w:before="40" w:after="120"/>
      </w:pPr>
      <w:r>
        <w:rPr>
          <w:rFonts w:eastAsia="Georgia"/>
        </w:rPr>
        <w:t>"Yes."</w:t>
      </w:r>
    </w:p>
    <w:p w14:paraId="0B7E7105" w14:textId="36302712" w:rsidR="00A1675C" w:rsidRDefault="00000000">
      <w:pPr>
        <w:ind w:firstLine="432"/>
      </w:pPr>
      <w:r>
        <w:rPr>
          <w:rFonts w:eastAsia="Georgia"/>
        </w:rPr>
        <w:t>Derek studied Penny. Penny's expression had gone completely serious. Trevor was standing beside the whiteboard.</w:t>
      </w:r>
    </w:p>
    <w:p w14:paraId="0CC27F65" w14:textId="77777777" w:rsidR="00A1675C" w:rsidRDefault="00000000">
      <w:pPr>
        <w:spacing w:before="40" w:after="120"/>
      </w:pPr>
      <w:r>
        <w:rPr>
          <w:rFonts w:eastAsia="Georgia"/>
        </w:rPr>
        <w:t>Derek said:</w:t>
      </w:r>
    </w:p>
    <w:p w14:paraId="1C9E1079" w14:textId="77777777" w:rsidR="00A1675C" w:rsidRDefault="00000000">
      <w:pPr>
        <w:spacing w:before="40" w:after="120"/>
      </w:pPr>
      <w:r>
        <w:rPr>
          <w:rFonts w:eastAsia="Georgia"/>
        </w:rPr>
        <w:t>"We have a photograph."</w:t>
      </w:r>
    </w:p>
    <w:p w14:paraId="76EAB012" w14:textId="77777777" w:rsidR="00A1675C" w:rsidRDefault="00000000">
      <w:pPr>
        <w:spacing w:before="40" w:after="120"/>
      </w:pPr>
      <w:r>
        <w:rPr>
          <w:rFonts w:eastAsia="Georgia"/>
        </w:rPr>
        <w:t>"I know."</w:t>
      </w:r>
    </w:p>
    <w:p w14:paraId="247192A2" w14:textId="77777777" w:rsidR="00A1675C" w:rsidRDefault="00000000">
      <w:pPr>
        <w:spacing w:before="40" w:after="120"/>
      </w:pPr>
      <w:r>
        <w:rPr>
          <w:rFonts w:eastAsia="Georgia"/>
        </w:rPr>
        <w:t>"It reads 11:17 departure."</w:t>
      </w:r>
    </w:p>
    <w:p w14:paraId="34132080" w14:textId="77777777" w:rsidR="00A1675C" w:rsidRDefault="00000000">
      <w:pPr>
        <w:spacing w:before="40" w:after="120"/>
      </w:pPr>
      <w:r>
        <w:rPr>
          <w:rFonts w:eastAsia="Georgia"/>
        </w:rPr>
        <w:t>"I know."</w:t>
      </w:r>
    </w:p>
    <w:p w14:paraId="5CD2AB8F" w14:textId="77777777" w:rsidR="00A1675C" w:rsidRDefault="00000000">
      <w:pPr>
        <w:spacing w:before="40" w:after="120"/>
      </w:pPr>
      <w:r>
        <w:rPr>
          <w:rFonts w:eastAsia="Georgia"/>
        </w:rPr>
        <w:t>"How do you know?"</w:t>
      </w:r>
    </w:p>
    <w:p w14:paraId="190C7DB8" w14:textId="77777777" w:rsidR="00A1675C" w:rsidRDefault="00000000">
      <w:pPr>
        <w:spacing w:before="40" w:after="120"/>
      </w:pPr>
      <w:r>
        <w:rPr>
          <w:rFonts w:eastAsia="Georgia"/>
        </w:rPr>
        <w:t>"Because I was there."</w:t>
      </w:r>
    </w:p>
    <w:p w14:paraId="0F3FBD7C" w14:textId="77777777" w:rsidR="00A1675C" w:rsidRDefault="00000000">
      <w:pPr>
        <w:spacing w:before="40" w:after="120"/>
      </w:pPr>
      <w:r>
        <w:rPr>
          <w:rFonts w:eastAsia="Georgia"/>
        </w:rPr>
        <w:t>"When?"</w:t>
      </w:r>
    </w:p>
    <w:p w14:paraId="1B54F605" w14:textId="77777777" w:rsidR="00A1675C" w:rsidRDefault="00000000">
      <w:pPr>
        <w:spacing w:before="40" w:after="120"/>
      </w:pPr>
      <w:r>
        <w:rPr>
          <w:rFonts w:eastAsia="Georgia"/>
        </w:rPr>
        <w:t>"Tomorrow."</w:t>
      </w:r>
    </w:p>
    <w:p w14:paraId="256EEB98" w14:textId="77777777" w:rsidR="00A1675C" w:rsidRDefault="00000000">
      <w:pPr>
        <w:ind w:firstLine="432"/>
      </w:pPr>
      <w:r>
        <w:rPr>
          <w:rFonts w:eastAsia="Georgia"/>
        </w:rPr>
        <w:t>Derek sat back.</w:t>
      </w:r>
    </w:p>
    <w:p w14:paraId="2B50EE87" w14:textId="77777777" w:rsidR="00A1675C" w:rsidRDefault="00000000">
      <w:pPr>
        <w:spacing w:before="40" w:after="120"/>
      </w:pPr>
      <w:r>
        <w:rPr>
          <w:rFonts w:eastAsia="Georgia"/>
        </w:rPr>
        <w:t>"All right."</w:t>
      </w:r>
    </w:p>
    <w:p w14:paraId="5ADB6F62" w14:textId="77777777" w:rsidR="00A1675C" w:rsidRDefault="00000000">
      <w:pPr>
        <w:ind w:firstLine="432"/>
      </w:pPr>
      <w:r>
        <w:rPr>
          <w:rFonts w:eastAsia="Georgia"/>
        </w:rPr>
        <w:t>Weinstein remained silent. Derek asked:</w:t>
      </w:r>
    </w:p>
    <w:p w14:paraId="2F4CE13D" w14:textId="77777777" w:rsidR="00A1675C" w:rsidRDefault="00000000">
      <w:pPr>
        <w:spacing w:before="40" w:after="120"/>
      </w:pPr>
      <w:r>
        <w:rPr>
          <w:rFonts w:eastAsia="Georgia"/>
        </w:rPr>
        <w:t>"Who else was there?"</w:t>
      </w:r>
    </w:p>
    <w:p w14:paraId="3369A472" w14:textId="77777777" w:rsidR="00A1675C" w:rsidRDefault="00000000">
      <w:pPr>
        <w:ind w:firstLine="432"/>
      </w:pPr>
      <w:r>
        <w:rPr>
          <w:rFonts w:eastAsia="Georgia"/>
        </w:rPr>
        <w:t>Weinstein hesitated.</w:t>
      </w:r>
    </w:p>
    <w:p w14:paraId="76D68799" w14:textId="77777777" w:rsidR="00A1675C" w:rsidRDefault="00000000">
      <w:pPr>
        <w:spacing w:before="40" w:after="120"/>
      </w:pPr>
      <w:r>
        <w:rPr>
          <w:rFonts w:eastAsia="Georgia"/>
        </w:rPr>
        <w:t>"You."</w:t>
      </w:r>
    </w:p>
    <w:p w14:paraId="1F1CDEC9" w14:textId="77777777" w:rsidR="00A1675C" w:rsidRDefault="00000000">
      <w:pPr>
        <w:spacing w:before="40" w:after="120"/>
      </w:pPr>
      <w:r>
        <w:rPr>
          <w:rFonts w:eastAsia="Georgia"/>
        </w:rPr>
        <w:t>"Alive?"</w:t>
      </w:r>
    </w:p>
    <w:p w14:paraId="319B9592" w14:textId="77777777" w:rsidR="00A1675C" w:rsidRDefault="00000000">
      <w:pPr>
        <w:spacing w:before="40" w:after="120"/>
      </w:pPr>
      <w:r>
        <w:rPr>
          <w:rFonts w:eastAsia="Georgia"/>
        </w:rPr>
        <w:t>"Yes."</w:t>
      </w:r>
    </w:p>
    <w:p w14:paraId="38C5BFA2" w14:textId="77777777" w:rsidR="00A1675C" w:rsidRDefault="00000000">
      <w:pPr>
        <w:spacing w:before="40" w:after="120"/>
      </w:pPr>
      <w:r>
        <w:rPr>
          <w:rFonts w:eastAsia="Georgia"/>
        </w:rPr>
        <w:t>"Dead?"</w:t>
      </w:r>
    </w:p>
    <w:p w14:paraId="1555692B" w14:textId="77777777" w:rsidR="00A1675C" w:rsidRDefault="00000000">
      <w:pPr>
        <w:spacing w:before="40" w:after="120"/>
      </w:pPr>
      <w:r>
        <w:rPr>
          <w:rFonts w:eastAsia="Georgia"/>
        </w:rPr>
        <w:t>"Also yes."</w:t>
      </w:r>
    </w:p>
    <w:p w14:paraId="08B05CC2" w14:textId="6FBB5A90" w:rsidR="00A1675C" w:rsidRDefault="00000000">
      <w:pPr>
        <w:ind w:firstLine="432"/>
      </w:pPr>
      <w:r>
        <w:rPr>
          <w:rFonts w:eastAsia="Georgia"/>
        </w:rPr>
        <w:t>Derek stared intently at the phone. Trevor stared at Derek. Penny regarded the ceiling.</w:t>
      </w:r>
    </w:p>
    <w:p w14:paraId="70E3328D" w14:textId="77777777" w:rsidR="00A1675C" w:rsidRDefault="00000000">
      <w:pPr>
        <w:ind w:firstLine="432"/>
      </w:pPr>
      <w:r>
        <w:rPr>
          <w:rFonts w:eastAsia="Georgia"/>
        </w:rPr>
        <w:t>Nobody spoke.</w:t>
      </w:r>
    </w:p>
    <w:p w14:paraId="57172E47" w14:textId="77777777" w:rsidR="00A1675C" w:rsidRDefault="00000000">
      <w:pPr>
        <w:spacing w:before="40" w:after="120"/>
      </w:pPr>
      <w:r>
        <w:rPr>
          <w:rFonts w:eastAsia="Georgia"/>
        </w:rPr>
        <w:t>Finally Derek stated:</w:t>
      </w:r>
    </w:p>
    <w:p w14:paraId="2F5738BA" w14:textId="77777777" w:rsidR="00A1675C" w:rsidRDefault="00000000">
      <w:pPr>
        <w:spacing w:before="40" w:after="120"/>
      </w:pPr>
      <w:r>
        <w:rPr>
          <w:rFonts w:eastAsia="Georgia"/>
        </w:rPr>
        <w:t>"Alfred."</w:t>
      </w:r>
    </w:p>
    <w:p w14:paraId="402816BB" w14:textId="77777777" w:rsidR="00A1675C" w:rsidRDefault="00000000">
      <w:pPr>
        <w:spacing w:before="40" w:after="120"/>
      </w:pPr>
      <w:r>
        <w:rPr>
          <w:rFonts w:eastAsia="Georgia"/>
        </w:rPr>
        <w:t>"Yes?"</w:t>
      </w:r>
    </w:p>
    <w:p w14:paraId="5CFCD1A2" w14:textId="77777777" w:rsidR="00A1675C" w:rsidRDefault="00000000">
      <w:pPr>
        <w:spacing w:before="40" w:after="120"/>
      </w:pPr>
      <w:r>
        <w:rPr>
          <w:rFonts w:eastAsia="Georgia"/>
        </w:rPr>
        <w:t>"I think we have a problem."</w:t>
      </w:r>
    </w:p>
    <w:p w14:paraId="6A031B8D" w14:textId="77777777" w:rsidR="00A1675C" w:rsidRDefault="00000000">
      <w:pPr>
        <w:spacing w:before="40" w:after="120"/>
      </w:pPr>
      <w:r>
        <w:rPr>
          <w:rFonts w:eastAsia="Georgia"/>
        </w:rPr>
        <w:t>Weinstein sighed.</w:t>
      </w:r>
    </w:p>
    <w:p w14:paraId="1444D90D" w14:textId="77777777" w:rsidR="00A1675C" w:rsidRDefault="00000000">
      <w:pPr>
        <w:spacing w:before="40" w:after="120"/>
      </w:pPr>
      <w:r>
        <w:rPr>
          <w:rFonts w:eastAsia="Georgia"/>
        </w:rPr>
        <w:t>"I was hoping you'd say that."</w:t>
      </w:r>
    </w:p>
    <w:p w14:paraId="30477F9F" w14:textId="77777777" w:rsidR="00A1675C" w:rsidRDefault="00000000">
      <w:pPr>
        <w:ind w:firstLine="432"/>
      </w:pPr>
      <w:r>
        <w:rPr>
          <w:rFonts w:eastAsia="Georgia"/>
        </w:rPr>
        <w:t>The line went dead. Derek lowered the phone. Trevor spoke first.</w:t>
      </w:r>
    </w:p>
    <w:p w14:paraId="41F7BD92" w14:textId="77777777" w:rsidR="00A1675C" w:rsidRDefault="00000000">
      <w:pPr>
        <w:spacing w:before="40" w:after="120"/>
      </w:pPr>
      <w:r>
        <w:rPr>
          <w:rFonts w:eastAsia="Georgia"/>
        </w:rPr>
        <w:t>"How can you be alive and dead at the same time?"</w:t>
      </w:r>
    </w:p>
    <w:p w14:paraId="58305677" w14:textId="77777777" w:rsidR="00A1675C" w:rsidRDefault="00000000">
      <w:pPr>
        <w:ind w:firstLine="432"/>
      </w:pPr>
      <w:r>
        <w:rPr>
          <w:rFonts w:eastAsia="Georgia"/>
        </w:rPr>
        <w:t>Derek carefully examined him.</w:t>
      </w:r>
    </w:p>
    <w:p w14:paraId="5171F78F" w14:textId="77777777" w:rsidR="00A1675C" w:rsidRDefault="00000000">
      <w:pPr>
        <w:spacing w:before="40" w:after="120"/>
      </w:pPr>
      <w:r>
        <w:rPr>
          <w:rFonts w:eastAsia="Georgia"/>
        </w:rPr>
        <w:t>"I don't know."</w:t>
      </w:r>
    </w:p>
    <w:p w14:paraId="1C330B1C" w14:textId="49651103" w:rsidR="00A1675C" w:rsidRDefault="003434B6">
      <w:pPr>
        <w:spacing w:before="40" w:after="120"/>
      </w:pPr>
      <w:r>
        <w:rPr>
          <w:rFonts w:eastAsia="Georgia"/>
        </w:rPr>
        <w:t>Penny commented:</w:t>
      </w:r>
    </w:p>
    <w:p w14:paraId="6D3DE2B2" w14:textId="77777777" w:rsidR="00A1675C" w:rsidRDefault="00000000">
      <w:pPr>
        <w:spacing w:before="40" w:after="120"/>
      </w:pPr>
      <w:r>
        <w:rPr>
          <w:rFonts w:eastAsia="Georgia"/>
        </w:rPr>
        <w:t>"That's not strictly what Weinstein noted."</w:t>
      </w:r>
    </w:p>
    <w:p w14:paraId="7A2EC956" w14:textId="77777777" w:rsidR="00A1675C" w:rsidRDefault="00000000">
      <w:pPr>
        <w:ind w:firstLine="432"/>
      </w:pPr>
      <w:r>
        <w:rPr>
          <w:rFonts w:eastAsia="Georgia"/>
        </w:rPr>
        <w:t>Trevor carefully inspected her.</w:t>
      </w:r>
    </w:p>
    <w:p w14:paraId="6FEEE00D" w14:textId="77777777" w:rsidR="00A1675C" w:rsidRDefault="00000000">
      <w:pPr>
        <w:spacing w:before="40" w:after="120"/>
      </w:pPr>
      <w:r>
        <w:rPr>
          <w:rFonts w:eastAsia="Georgia"/>
        </w:rPr>
        <w:t>"What did he say?"</w:t>
      </w:r>
    </w:p>
    <w:p w14:paraId="3A163DA5" w14:textId="77777777" w:rsidR="00A1675C" w:rsidRDefault="00000000">
      <w:pPr>
        <w:spacing w:before="40" w:after="120"/>
      </w:pPr>
      <w:r>
        <w:rPr>
          <w:rFonts w:eastAsia="Georgia"/>
        </w:rPr>
        <w:t>"He Derek observed was alive and dead."</w:t>
      </w:r>
    </w:p>
    <w:p w14:paraId="0247C494" w14:textId="77777777" w:rsidR="00A1675C" w:rsidRDefault="00000000">
      <w:pPr>
        <w:spacing w:before="40" w:after="120"/>
      </w:pPr>
      <w:r>
        <w:rPr>
          <w:rFonts w:eastAsia="Georgia"/>
        </w:rPr>
        <w:t>"That's the same thing."</w:t>
      </w:r>
    </w:p>
    <w:p w14:paraId="164D08E2" w14:textId="77777777" w:rsidR="00A1675C" w:rsidRDefault="00000000">
      <w:pPr>
        <w:spacing w:before="40" w:after="120"/>
      </w:pPr>
      <w:r>
        <w:rPr>
          <w:rFonts w:eastAsia="Georgia"/>
        </w:rPr>
        <w:t>"No."</w:t>
      </w:r>
    </w:p>
    <w:p w14:paraId="245A728A" w14:textId="77777777" w:rsidR="00A1675C" w:rsidRDefault="00000000">
      <w:pPr>
        <w:spacing w:before="40" w:after="120"/>
      </w:pPr>
      <w:r>
        <w:rPr>
          <w:rFonts w:eastAsia="Georgia"/>
        </w:rPr>
        <w:t>"How?"</w:t>
      </w:r>
    </w:p>
    <w:p w14:paraId="3CE8D799" w14:textId="54A7A2EF" w:rsidR="00A1675C" w:rsidRDefault="003434B6">
      <w:pPr>
        <w:ind w:firstLine="432"/>
      </w:pPr>
      <w:r>
        <w:rPr>
          <w:rFonts w:eastAsia="Georgia"/>
        </w:rPr>
        <w:t>Penny walked to the whiteboard. She erased the word TIME. Then wrote:</w:t>
      </w:r>
    </w:p>
    <w:p w14:paraId="4BA3DCA7" w14:textId="77777777" w:rsidR="00A1675C" w:rsidRDefault="00000000">
      <w:pPr>
        <w:spacing w:before="200" w:after="120"/>
        <w:jc w:val="center"/>
      </w:pPr>
      <w:r>
        <w:rPr>
          <w:rFonts w:eastAsia="Georgia"/>
          <w:b/>
          <w:sz w:val="24"/>
        </w:rPr>
        <w:t>EVENTS.</w:t>
      </w:r>
    </w:p>
    <w:p w14:paraId="6854C4DD" w14:textId="77777777" w:rsidR="00A1675C" w:rsidRDefault="00000000">
      <w:pPr>
        <w:spacing w:before="40" w:after="120"/>
      </w:pPr>
      <w:r>
        <w:rPr>
          <w:rFonts w:eastAsia="Georgia"/>
        </w:rPr>
        <w:t>"He's seeing two descriptions."</w:t>
      </w:r>
    </w:p>
    <w:p w14:paraId="17113618" w14:textId="77777777" w:rsidR="00A1675C" w:rsidRDefault="00000000">
      <w:pPr>
        <w:ind w:firstLine="432"/>
      </w:pPr>
      <w:r>
        <w:rPr>
          <w:rFonts w:eastAsia="Georgia"/>
        </w:rPr>
        <w:t>Trevor slowly nodded.</w:t>
      </w:r>
    </w:p>
    <w:p w14:paraId="0A54E81A" w14:textId="77777777" w:rsidR="00A1675C" w:rsidRDefault="00000000">
      <w:pPr>
        <w:spacing w:before="40" w:after="120"/>
      </w:pPr>
      <w:r>
        <w:rPr>
          <w:rFonts w:eastAsia="Georgia"/>
        </w:rPr>
        <w:t>"Two frames?"</w:t>
      </w:r>
    </w:p>
    <w:p w14:paraId="7658D574" w14:textId="77777777" w:rsidR="00A1675C" w:rsidRDefault="00000000">
      <w:pPr>
        <w:spacing w:before="40" w:after="120"/>
      </w:pPr>
      <w:r>
        <w:rPr>
          <w:rFonts w:eastAsia="Georgia"/>
        </w:rPr>
        <w:t>"Possibly."</w:t>
      </w:r>
    </w:p>
    <w:p w14:paraId="4901C331" w14:textId="77777777" w:rsidR="00A1675C" w:rsidRDefault="00000000">
      <w:pPr>
        <w:ind w:firstLine="432"/>
      </w:pPr>
      <w:r>
        <w:rPr>
          <w:rFonts w:eastAsia="Georgia"/>
        </w:rPr>
        <w:t>Derek looked at the equations.</w:t>
      </w:r>
    </w:p>
    <w:p w14:paraId="63AA18F9" w14:textId="77777777" w:rsidR="00A1675C" w:rsidRDefault="00000000">
      <w:pPr>
        <w:spacing w:before="40" w:after="120"/>
      </w:pPr>
      <w:r>
        <w:rPr>
          <w:rFonts w:eastAsia="Georgia"/>
        </w:rPr>
        <w:t>"Not if the transformation requires a velocity greater than light."</w:t>
      </w:r>
    </w:p>
    <w:p w14:paraId="0F8CF10F" w14:textId="77777777" w:rsidR="00A1675C" w:rsidRDefault="00000000">
      <w:pPr>
        <w:ind w:firstLine="432"/>
      </w:pPr>
      <w:r>
        <w:rPr>
          <w:rFonts w:eastAsia="Georgia"/>
        </w:rPr>
        <w:t>Trevor thought.</w:t>
      </w:r>
    </w:p>
    <w:p w14:paraId="2D0895CE" w14:textId="77777777" w:rsidR="00A1675C" w:rsidRDefault="00000000">
      <w:pPr>
        <w:spacing w:before="40" w:after="120"/>
      </w:pPr>
      <w:r>
        <w:rPr>
          <w:rFonts w:eastAsia="Georgia"/>
        </w:rPr>
        <w:t>"Then perhaps the events are not connected the way we assume."</w:t>
      </w:r>
    </w:p>
    <w:p w14:paraId="3D67D302" w14:textId="77777777" w:rsidR="00A1675C" w:rsidRDefault="00000000">
      <w:pPr>
        <w:spacing w:before="40" w:after="120"/>
      </w:pPr>
      <w:r>
        <w:rPr>
          <w:rFonts w:eastAsia="Georgia"/>
        </w:rPr>
        <w:t>"Exactly."</w:t>
      </w:r>
    </w:p>
    <w:p w14:paraId="5316BF07" w14:textId="4D877C95" w:rsidR="00A1675C" w:rsidRDefault="003434B6">
      <w:pPr>
        <w:ind w:firstLine="432"/>
      </w:pPr>
      <w:r>
        <w:rPr>
          <w:rFonts w:eastAsia="Georgia"/>
        </w:rPr>
        <w:t>Penny turned.</w:t>
      </w:r>
    </w:p>
    <w:p w14:paraId="2AAB5E70" w14:textId="77777777" w:rsidR="00A1675C" w:rsidRDefault="00000000">
      <w:pPr>
        <w:spacing w:before="40" w:after="120"/>
      </w:pPr>
      <w:r>
        <w:rPr>
          <w:rFonts w:eastAsia="Georgia"/>
        </w:rPr>
        <w:t>"So we're back to the beginning."</w:t>
      </w:r>
    </w:p>
    <w:p w14:paraId="0B52C1F0" w14:textId="77777777" w:rsidR="00A1675C" w:rsidRDefault="00000000">
      <w:pPr>
        <w:spacing w:before="40" w:after="120"/>
      </w:pPr>
      <w:r>
        <w:rPr>
          <w:rFonts w:eastAsia="Georgia"/>
        </w:rPr>
        <w:t>"No."</w:t>
      </w:r>
    </w:p>
    <w:p w14:paraId="00E6C01A" w14:textId="77777777" w:rsidR="00A1675C" w:rsidRDefault="00000000">
      <w:pPr>
        <w:ind w:firstLine="432"/>
      </w:pPr>
      <w:r>
        <w:rPr>
          <w:rFonts w:eastAsia="Georgia"/>
        </w:rPr>
        <w:t>Derek picked up the strange photograph.</w:t>
      </w:r>
    </w:p>
    <w:p w14:paraId="2F64437E" w14:textId="77777777" w:rsidR="00A1675C" w:rsidRDefault="00000000">
      <w:pPr>
        <w:spacing w:before="40" w:after="120"/>
      </w:pPr>
      <w:r>
        <w:rPr>
          <w:rFonts w:eastAsia="Georgia"/>
        </w:rPr>
        <w:t>"We're further along."</w:t>
      </w:r>
    </w:p>
    <w:p w14:paraId="347E0C65" w14:textId="77777777" w:rsidR="00A1675C" w:rsidRDefault="00000000">
      <w:pPr>
        <w:spacing w:before="40" w:after="120"/>
      </w:pPr>
      <w:r>
        <w:rPr>
          <w:rFonts w:eastAsia="Georgia"/>
        </w:rPr>
        <w:t>"How?"</w:t>
      </w:r>
    </w:p>
    <w:p w14:paraId="62AE58F1" w14:textId="77777777" w:rsidR="00A1675C" w:rsidRDefault="00000000">
      <w:pPr>
        <w:spacing w:before="40" w:after="120"/>
      </w:pPr>
      <w:r>
        <w:rPr>
          <w:rFonts w:eastAsia="Georgia"/>
        </w:rPr>
        <w:t>"We know the train exists."</w:t>
      </w:r>
    </w:p>
    <w:p w14:paraId="5596FA5E" w14:textId="77777777" w:rsidR="00A1675C" w:rsidRDefault="00000000">
      <w:pPr>
        <w:spacing w:before="40" w:after="120"/>
      </w:pPr>
      <w:r>
        <w:rPr>
          <w:rFonts w:eastAsia="Georgia"/>
        </w:rPr>
        <w:t>"We knew that from the photograph."</w:t>
      </w:r>
    </w:p>
    <w:p w14:paraId="1C0FBE05" w14:textId="77777777" w:rsidR="00A1675C" w:rsidRDefault="00000000">
      <w:pPr>
        <w:spacing w:before="40" w:after="120"/>
      </w:pPr>
      <w:r>
        <w:rPr>
          <w:rFonts w:eastAsia="Georgia"/>
        </w:rPr>
        <w:t>"We now know Weinstein saw it."</w:t>
      </w:r>
    </w:p>
    <w:p w14:paraId="22F97F70" w14:textId="77777777" w:rsidR="00A1675C" w:rsidRDefault="00000000">
      <w:pPr>
        <w:spacing w:before="40" w:after="120"/>
      </w:pPr>
      <w:r>
        <w:rPr>
          <w:rFonts w:eastAsia="Georgia"/>
        </w:rPr>
        <w:t>"And?"</w:t>
      </w:r>
    </w:p>
    <w:p w14:paraId="589AB950" w14:textId="77777777" w:rsidR="00A1675C" w:rsidRDefault="00000000">
      <w:pPr>
        <w:spacing w:before="40" w:after="120"/>
      </w:pPr>
      <w:r>
        <w:rPr>
          <w:rFonts w:eastAsia="Georgia"/>
        </w:rPr>
        <w:t>"He saw it tomorrow."</w:t>
      </w:r>
    </w:p>
    <w:p w14:paraId="42C412CC" w14:textId="77777777" w:rsidR="00A1675C" w:rsidRDefault="00000000">
      <w:pPr>
        <w:ind w:firstLine="432"/>
      </w:pPr>
      <w:r>
        <w:rPr>
          <w:rFonts w:eastAsia="Georgia"/>
        </w:rPr>
        <w:t>Trevor deeply frowned.</w:t>
      </w:r>
    </w:p>
    <w:p w14:paraId="7711E2B0" w14:textId="77777777" w:rsidR="00A1675C" w:rsidRDefault="00000000">
      <w:pPr>
        <w:spacing w:before="40" w:after="120"/>
      </w:pPr>
      <w:r>
        <w:rPr>
          <w:rFonts w:eastAsia="Georgia"/>
        </w:rPr>
        <w:t>"That doesn't narrow it down."</w:t>
      </w:r>
    </w:p>
    <w:p w14:paraId="04327E31" w14:textId="77777777" w:rsidR="00A1675C" w:rsidRDefault="00000000">
      <w:pPr>
        <w:ind w:firstLine="432"/>
      </w:pPr>
      <w:r>
        <w:rPr>
          <w:rFonts w:eastAsia="Georgia"/>
        </w:rPr>
        <w:t>Derek gently smiled.</w:t>
      </w:r>
    </w:p>
    <w:p w14:paraId="201FC1D8" w14:textId="77777777" w:rsidR="00A1675C" w:rsidRDefault="00000000">
      <w:pPr>
        <w:spacing w:before="40" w:after="120"/>
      </w:pPr>
      <w:r>
        <w:rPr>
          <w:rFonts w:eastAsia="Georgia"/>
        </w:rPr>
        <w:t>"It does."</w:t>
      </w:r>
    </w:p>
    <w:p w14:paraId="7D5C3D1A" w14:textId="77777777" w:rsidR="00A1675C" w:rsidRDefault="00000000">
      <w:pPr>
        <w:spacing w:before="40" w:after="120"/>
      </w:pPr>
      <w:r>
        <w:rPr>
          <w:rFonts w:eastAsia="Georgia"/>
        </w:rPr>
        <w:t>"How?"</w:t>
      </w:r>
    </w:p>
    <w:p w14:paraId="56A11324" w14:textId="77777777" w:rsidR="00A1675C" w:rsidRDefault="00000000">
      <w:pPr>
        <w:spacing w:before="40" w:after="120"/>
      </w:pPr>
      <w:r>
        <w:rPr>
          <w:rFonts w:eastAsia="Georgia"/>
        </w:rPr>
        <w:t>"Because Alfred Weinstein doesn't make mistakes with relativity."</w:t>
      </w:r>
    </w:p>
    <w:p w14:paraId="7C68404A" w14:textId="77777777" w:rsidR="00A1675C" w:rsidRDefault="00000000">
      <w:pPr>
        <w:ind w:firstLine="432"/>
      </w:pPr>
      <w:r>
        <w:rPr>
          <w:rFonts w:eastAsia="Georgia"/>
        </w:rPr>
        <w:t>Trevor slowly nodded.</w:t>
      </w:r>
    </w:p>
    <w:p w14:paraId="46774C85" w14:textId="77777777" w:rsidR="00A1675C" w:rsidRDefault="00000000">
      <w:pPr>
        <w:spacing w:before="40" w:after="120"/>
      </w:pPr>
      <w:r>
        <w:rPr>
          <w:rFonts w:eastAsia="Georgia"/>
        </w:rPr>
        <w:t>"True."</w:t>
      </w:r>
    </w:p>
    <w:p w14:paraId="69BF6B0C" w14:textId="77777777" w:rsidR="00A1675C" w:rsidRDefault="00000000">
      <w:pPr>
        <w:spacing w:before="40" w:after="120"/>
      </w:pPr>
      <w:r>
        <w:rPr>
          <w:rFonts w:eastAsia="Georgia"/>
        </w:rPr>
        <w:t>"He might misunderstand an unfamiliar physical phenomenon."</w:t>
      </w:r>
    </w:p>
    <w:p w14:paraId="6F7A984D" w14:textId="77777777" w:rsidR="00A1675C" w:rsidRDefault="00000000">
      <w:pPr>
        <w:spacing w:before="40" w:after="120"/>
      </w:pPr>
      <w:r>
        <w:rPr>
          <w:rFonts w:eastAsia="Georgia"/>
        </w:rPr>
        <w:t>"Yes."</w:t>
      </w:r>
    </w:p>
    <w:p w14:paraId="4D31C638" w14:textId="77777777" w:rsidR="00A1675C" w:rsidRDefault="00000000">
      <w:pPr>
        <w:spacing w:before="40" w:after="120"/>
      </w:pPr>
      <w:r>
        <w:rPr>
          <w:rFonts w:eastAsia="Georgia"/>
        </w:rPr>
        <w:t>"But he won't misunderstand Special Relativity."</w:t>
      </w:r>
    </w:p>
    <w:p w14:paraId="098E431D" w14:textId="77777777" w:rsidR="00A1675C" w:rsidRDefault="00000000">
      <w:pPr>
        <w:spacing w:before="40" w:after="120"/>
      </w:pPr>
      <w:r>
        <w:rPr>
          <w:rFonts w:eastAsia="Georgia"/>
        </w:rPr>
        <w:t>"Agreed."</w:t>
      </w:r>
    </w:p>
    <w:p w14:paraId="31B1712C" w14:textId="77777777" w:rsidR="00A1675C" w:rsidRDefault="00000000">
      <w:pPr>
        <w:ind w:firstLine="432"/>
      </w:pPr>
      <w:r>
        <w:rPr>
          <w:rFonts w:eastAsia="Georgia"/>
        </w:rPr>
        <w:t>Derek pointed at the silent clock.</w:t>
      </w:r>
    </w:p>
    <w:p w14:paraId="7F4F8351" w14:textId="77777777" w:rsidR="00A1675C" w:rsidRDefault="00000000">
      <w:pPr>
        <w:spacing w:before="40" w:after="120"/>
      </w:pPr>
      <w:r>
        <w:rPr>
          <w:rFonts w:eastAsia="Georgia"/>
        </w:rPr>
        <w:t>"So if Weinstein reads the clock is showing us two different events rather than one event seen from two frames..."</w:t>
      </w:r>
    </w:p>
    <w:p w14:paraId="286DAE91" w14:textId="1D2B8762" w:rsidR="00A1675C" w:rsidRDefault="003434B6">
      <w:pPr>
        <w:ind w:firstLine="432"/>
      </w:pPr>
      <w:r>
        <w:rPr>
          <w:rFonts w:eastAsia="Georgia"/>
        </w:rPr>
        <w:t>Penny finished:</w:t>
      </w:r>
    </w:p>
    <w:p w14:paraId="12CEB922" w14:textId="77777777" w:rsidR="00A1675C" w:rsidRDefault="00000000">
      <w:pPr>
        <w:spacing w:before="40" w:after="120"/>
      </w:pPr>
      <w:r>
        <w:rPr>
          <w:rFonts w:eastAsia="Georgia"/>
        </w:rPr>
        <w:t>"Then we should believe him."</w:t>
      </w:r>
    </w:p>
    <w:p w14:paraId="1FA119A2" w14:textId="77777777" w:rsidR="00A1675C" w:rsidRDefault="00000000">
      <w:pPr>
        <w:ind w:firstLine="432"/>
      </w:pPr>
      <w:r>
        <w:rPr>
          <w:rFonts w:eastAsia="Georgia"/>
        </w:rPr>
        <w:t>Derek nodded.</w:t>
      </w:r>
    </w:p>
    <w:p w14:paraId="02610BE2" w14:textId="77777777" w:rsidR="00A1675C" w:rsidRDefault="00000000">
      <w:pPr>
        <w:spacing w:before="40" w:after="120"/>
      </w:pPr>
      <w:r>
        <w:rPr>
          <w:rFonts w:eastAsia="Georgia"/>
        </w:rPr>
        <w:t>"Yes."</w:t>
      </w:r>
    </w:p>
    <w:p w14:paraId="6011A123" w14:textId="77777777" w:rsidR="00A1675C" w:rsidRDefault="00000000">
      <w:pPr>
        <w:ind w:firstLine="432"/>
      </w:pPr>
      <w:r>
        <w:rPr>
          <w:rFonts w:eastAsia="Georgia"/>
        </w:rPr>
        <w:t>Trevor carefully glanced at the whiteboard.</w:t>
      </w:r>
    </w:p>
    <w:p w14:paraId="1F5F92DC" w14:textId="77777777" w:rsidR="00A1675C" w:rsidRDefault="00000000">
      <w:pPr>
        <w:spacing w:before="40" w:after="120"/>
      </w:pPr>
      <w:r>
        <w:rPr>
          <w:rFonts w:eastAsia="Georgia"/>
        </w:rPr>
        <w:t>"And then?"</w:t>
      </w:r>
    </w:p>
    <w:p w14:paraId="3091D5EB" w14:textId="77777777" w:rsidR="00A1675C" w:rsidRDefault="00000000">
      <w:pPr>
        <w:spacing w:before="40" w:after="120"/>
      </w:pPr>
      <w:r>
        <w:rPr>
          <w:rFonts w:eastAsia="Georgia"/>
        </w:rPr>
        <w:t>"Then we find the second event."</w:t>
      </w:r>
    </w:p>
    <w:p w14:paraId="65C86399" w14:textId="77777777" w:rsidR="00A1675C" w:rsidRDefault="00000000">
      <w:pPr>
        <w:spacing w:before="40" w:after="120"/>
      </w:pPr>
      <w:r>
        <w:rPr>
          <w:rFonts w:eastAsia="Georgia"/>
        </w:rPr>
        <w:t>"How?"</w:t>
      </w:r>
    </w:p>
    <w:p w14:paraId="53A1CC82" w14:textId="77777777" w:rsidR="00A1675C" w:rsidRDefault="00000000">
      <w:pPr>
        <w:ind w:firstLine="432"/>
      </w:pPr>
      <w:r>
        <w:rPr>
          <w:rFonts w:eastAsia="Georgia"/>
        </w:rPr>
        <w:t>Derek carefully stared at the ancient brass old clock.</w:t>
      </w:r>
    </w:p>
    <w:p w14:paraId="012F6E99" w14:textId="77777777" w:rsidR="00A1675C" w:rsidRDefault="00000000">
      <w:pPr>
        <w:spacing w:before="40" w:after="120"/>
      </w:pPr>
      <w:r>
        <w:rPr>
          <w:rFonts w:eastAsia="Georgia"/>
        </w:rPr>
        <w:t>"By following the clock."</w:t>
      </w:r>
    </w:p>
    <w:p w14:paraId="13B28F1E" w14:textId="4B135E54" w:rsidR="00A1675C" w:rsidRDefault="003434B6">
      <w:pPr>
        <w:ind w:firstLine="432"/>
      </w:pPr>
      <w:r>
        <w:rPr>
          <w:rFonts w:eastAsia="Georgia"/>
        </w:rPr>
        <w:t>Penny gently smiled.</w:t>
      </w:r>
    </w:p>
    <w:p w14:paraId="442939D5" w14:textId="77777777" w:rsidR="00A1675C" w:rsidRDefault="00000000">
      <w:pPr>
        <w:spacing w:before="40" w:after="120"/>
      </w:pPr>
      <w:r>
        <w:rPr>
          <w:rFonts w:eastAsia="Georgia"/>
        </w:rPr>
        <w:t>"That sounds simple."</w:t>
      </w:r>
    </w:p>
    <w:p w14:paraId="7C9C6DBD" w14:textId="77777777" w:rsidR="00A1675C" w:rsidRDefault="00000000">
      <w:pPr>
        <w:spacing w:before="40" w:after="120"/>
      </w:pPr>
      <w:r>
        <w:rPr>
          <w:rFonts w:eastAsia="Georgia"/>
        </w:rPr>
        <w:t>"It won't be."</w:t>
      </w:r>
    </w:p>
    <w:p w14:paraId="182AED97" w14:textId="77777777" w:rsidR="00A1675C" w:rsidRDefault="00000000">
      <w:pPr>
        <w:spacing w:before="40" w:after="120"/>
      </w:pPr>
      <w:r>
        <w:rPr>
          <w:rFonts w:eastAsia="Georgia"/>
        </w:rPr>
        <w:t>"Why?"</w:t>
      </w:r>
    </w:p>
    <w:p w14:paraId="41E96C22" w14:textId="77777777" w:rsidR="00A1675C" w:rsidRDefault="00000000">
      <w:pPr>
        <w:spacing w:before="40" w:after="120"/>
      </w:pPr>
      <w:r>
        <w:rPr>
          <w:rFonts w:eastAsia="Georgia"/>
        </w:rPr>
        <w:t>"Because the clock isn't telling us where to go."</w:t>
      </w:r>
    </w:p>
    <w:p w14:paraId="32E6299F" w14:textId="77777777" w:rsidR="00A1675C" w:rsidRDefault="00000000">
      <w:pPr>
        <w:ind w:firstLine="432"/>
      </w:pPr>
      <w:r>
        <w:rPr>
          <w:rFonts w:eastAsia="Georgia"/>
        </w:rPr>
        <w:t>Derek turned it over. The letters LGV were still stamped into the back. Trevor looked over his shoulder.</w:t>
      </w:r>
    </w:p>
    <w:p w14:paraId="42D7875D" w14:textId="77777777" w:rsidR="00A1675C" w:rsidRDefault="00000000">
      <w:pPr>
        <w:spacing w:before="40" w:after="120"/>
      </w:pPr>
      <w:r>
        <w:rPr>
          <w:rFonts w:eastAsia="Georgia"/>
        </w:rPr>
        <w:t>"What does LGV mean?"</w:t>
      </w:r>
    </w:p>
    <w:p w14:paraId="6170C304" w14:textId="77777777" w:rsidR="00A1675C" w:rsidRDefault="00000000">
      <w:pPr>
        <w:ind w:firstLine="432"/>
      </w:pPr>
      <w:r>
        <w:rPr>
          <w:rFonts w:eastAsia="Georgia"/>
        </w:rPr>
        <w:t>Derek stared intently at the initials.</w:t>
      </w:r>
    </w:p>
    <w:p w14:paraId="3DF64E30" w14:textId="77777777" w:rsidR="00A1675C" w:rsidRDefault="00000000">
      <w:pPr>
        <w:spacing w:before="40" w:after="120"/>
      </w:pPr>
      <w:r>
        <w:rPr>
          <w:rFonts w:eastAsia="Georgia"/>
        </w:rPr>
        <w:t>"I don't know."</w:t>
      </w:r>
    </w:p>
    <w:p w14:paraId="2D226A32" w14:textId="1C0E61A9" w:rsidR="00A1675C" w:rsidRDefault="003434B6">
      <w:pPr>
        <w:spacing w:before="40" w:after="120"/>
      </w:pPr>
      <w:r>
        <w:rPr>
          <w:rFonts w:eastAsia="Georgia"/>
        </w:rPr>
        <w:t>Penny replied:</w:t>
      </w:r>
    </w:p>
    <w:p w14:paraId="1C50C314" w14:textId="77777777" w:rsidR="00A1675C" w:rsidRDefault="00000000">
      <w:pPr>
        <w:spacing w:before="40" w:after="120"/>
      </w:pPr>
      <w:r>
        <w:rPr>
          <w:rFonts w:eastAsia="Georgia"/>
        </w:rPr>
        <w:t>"Could be someone's initials."</w:t>
      </w:r>
    </w:p>
    <w:p w14:paraId="6158919B" w14:textId="77777777" w:rsidR="00A1675C" w:rsidRDefault="00000000">
      <w:pPr>
        <w:spacing w:before="40" w:after="120"/>
      </w:pPr>
      <w:r>
        <w:rPr>
          <w:rFonts w:eastAsia="Georgia"/>
        </w:rPr>
        <w:t>"Could be."</w:t>
      </w:r>
    </w:p>
    <w:p w14:paraId="1DD6E21E" w14:textId="77777777" w:rsidR="00A1675C" w:rsidRDefault="00000000">
      <w:pPr>
        <w:spacing w:before="40" w:after="120"/>
      </w:pPr>
      <w:r>
        <w:rPr>
          <w:rFonts w:eastAsia="Georgia"/>
        </w:rPr>
        <w:t>"A model number."</w:t>
      </w:r>
    </w:p>
    <w:p w14:paraId="57AD6792" w14:textId="77777777" w:rsidR="00A1675C" w:rsidRDefault="00000000">
      <w:pPr>
        <w:spacing w:before="40" w:after="120"/>
      </w:pPr>
      <w:r>
        <w:rPr>
          <w:rFonts w:eastAsia="Georgia"/>
        </w:rPr>
        <w:t>"Possibly."</w:t>
      </w:r>
    </w:p>
    <w:p w14:paraId="326B419A" w14:textId="77777777" w:rsidR="00A1675C" w:rsidRDefault="00000000">
      <w:pPr>
        <w:spacing w:before="40" w:after="120"/>
      </w:pPr>
      <w:r>
        <w:rPr>
          <w:rFonts w:eastAsia="Georgia"/>
        </w:rPr>
        <w:t>"A railway designation."</w:t>
      </w:r>
    </w:p>
    <w:p w14:paraId="57C08A8F" w14:textId="77777777" w:rsidR="00A1675C" w:rsidRDefault="00000000">
      <w:pPr>
        <w:spacing w:before="40" w:after="120"/>
      </w:pPr>
      <w:r>
        <w:rPr>
          <w:rFonts w:eastAsia="Georgia"/>
        </w:rPr>
        <w:t>"Possibly."</w:t>
      </w:r>
    </w:p>
    <w:p w14:paraId="10907315" w14:textId="77777777" w:rsidR="00A1675C" w:rsidRDefault="00000000">
      <w:pPr>
        <w:ind w:firstLine="432"/>
      </w:pPr>
      <w:r>
        <w:rPr>
          <w:rFonts w:eastAsia="Georgia"/>
        </w:rPr>
        <w:t>Trevor carefully gazed at the silent clock face.</w:t>
      </w:r>
    </w:p>
    <w:p w14:paraId="109BAC05" w14:textId="77777777" w:rsidR="00A1675C" w:rsidRDefault="00000000">
      <w:pPr>
        <w:spacing w:before="40" w:after="120"/>
      </w:pPr>
      <w:r>
        <w:rPr>
          <w:rFonts w:eastAsia="Georgia"/>
        </w:rPr>
        <w:t>"Could it mean Local Gravitational Vector?"</w:t>
      </w:r>
    </w:p>
    <w:p w14:paraId="3F2308EB" w14:textId="256F9E25" w:rsidR="00A1675C" w:rsidRDefault="00000000">
      <w:pPr>
        <w:ind w:firstLine="432"/>
      </w:pPr>
      <w:r>
        <w:rPr>
          <w:rFonts w:eastAsia="Georgia"/>
        </w:rPr>
        <w:t>Derek peered at him. Penny eyed him. Trevor shrugged.</w:t>
      </w:r>
    </w:p>
    <w:p w14:paraId="3E19F5B0" w14:textId="77777777" w:rsidR="00A1675C" w:rsidRDefault="00000000">
      <w:pPr>
        <w:spacing w:before="40" w:after="120"/>
      </w:pPr>
      <w:r>
        <w:rPr>
          <w:rFonts w:eastAsia="Georgia"/>
        </w:rPr>
        <w:t>"What?"</w:t>
      </w:r>
    </w:p>
    <w:p w14:paraId="04F3445F" w14:textId="77777777" w:rsidR="00A1675C" w:rsidRDefault="00000000">
      <w:pPr>
        <w:ind w:firstLine="432"/>
      </w:pPr>
      <w:r>
        <w:rPr>
          <w:rFonts w:eastAsia="Georgia"/>
        </w:rPr>
        <w:t>Derek gently smiled.</w:t>
      </w:r>
    </w:p>
    <w:p w14:paraId="0392A56A" w14:textId="77777777" w:rsidR="00A1675C" w:rsidRDefault="00000000">
      <w:pPr>
        <w:spacing w:before="40" w:after="120"/>
      </w:pPr>
      <w:r>
        <w:rPr>
          <w:rFonts w:eastAsia="Georgia"/>
        </w:rPr>
        <w:t>"That's actually rather good."</w:t>
      </w:r>
    </w:p>
    <w:p w14:paraId="2BE09020" w14:textId="77777777" w:rsidR="00A1675C" w:rsidRDefault="00000000">
      <w:pPr>
        <w:ind w:firstLine="432"/>
      </w:pPr>
      <w:r>
        <w:rPr>
          <w:rFonts w:eastAsia="Georgia"/>
        </w:rPr>
        <w:t>Trevor looked pleased.</w:t>
      </w:r>
    </w:p>
    <w:p w14:paraId="6105F370" w14:textId="77777777" w:rsidR="00A1675C" w:rsidRDefault="00000000">
      <w:pPr>
        <w:spacing w:before="40" w:after="120"/>
      </w:pPr>
      <w:r>
        <w:rPr>
          <w:rFonts w:eastAsia="Georgia"/>
        </w:rPr>
        <w:t>"Thank you."</w:t>
      </w:r>
    </w:p>
    <w:p w14:paraId="3C590B65" w14:textId="7B5EE882" w:rsidR="00A1675C" w:rsidRDefault="00000000">
      <w:pPr>
        <w:ind w:firstLine="432"/>
      </w:pPr>
      <w:r>
        <w:rPr>
          <w:rFonts w:eastAsia="Georgia"/>
        </w:rPr>
        <w:t>Derek took out his phone. He searched the Bureau's records. Nothing.</w:t>
      </w:r>
    </w:p>
    <w:p w14:paraId="3F16F743" w14:textId="77777777" w:rsidR="00A1675C" w:rsidRDefault="00000000">
      <w:pPr>
        <w:ind w:firstLine="432"/>
      </w:pPr>
      <w:r>
        <w:rPr>
          <w:rFonts w:eastAsia="Georgia"/>
        </w:rPr>
        <w:t>He searched railway archives. Nothing. He searched scientific databases.</w:t>
      </w:r>
    </w:p>
    <w:p w14:paraId="6F188972" w14:textId="77777777" w:rsidR="00A1675C" w:rsidRDefault="00000000">
      <w:pPr>
        <w:ind w:firstLine="432"/>
      </w:pPr>
      <w:r>
        <w:rPr>
          <w:rFonts w:eastAsia="Georgia"/>
        </w:rPr>
        <w:t>Nothing. Then the Bureau's computer chimed. A new case file had appeared.</w:t>
      </w:r>
    </w:p>
    <w:p w14:paraId="1B5DDEE4" w14:textId="77777777" w:rsidR="00A1675C" w:rsidRDefault="00000000">
      <w:pPr>
        <w:ind w:firstLine="432"/>
      </w:pPr>
      <w:r>
        <w:rPr>
          <w:rFonts w:eastAsia="Georgia"/>
        </w:rPr>
        <w:t>Derek opened it.</w:t>
      </w:r>
    </w:p>
    <w:p w14:paraId="7B3C89B2" w14:textId="77777777" w:rsidR="00A1675C" w:rsidRDefault="00000000">
      <w:pPr>
        <w:spacing w:before="200" w:after="120"/>
        <w:jc w:val="center"/>
      </w:pPr>
      <w:r>
        <w:rPr>
          <w:rFonts w:eastAsia="Georgia"/>
          <w:b/>
          <w:sz w:val="24"/>
        </w:rPr>
        <w:t>CASE 1047</w:t>
      </w:r>
    </w:p>
    <w:p w14:paraId="5C7B6CB2" w14:textId="77777777" w:rsidR="00A1675C" w:rsidRDefault="00000000">
      <w:pPr>
        <w:ind w:firstLine="432"/>
      </w:pPr>
      <w:r>
        <w:rPr>
          <w:rFonts w:eastAsia="Georgia"/>
        </w:rPr>
        <w:t>He stared intently. The file was different now.</w:t>
      </w:r>
    </w:p>
    <w:p w14:paraId="0605CC66" w14:textId="77777777" w:rsidR="00A1675C" w:rsidRDefault="00000000">
      <w:pPr>
        <w:spacing w:before="200" w:after="120"/>
        <w:jc w:val="center"/>
      </w:pPr>
      <w:r>
        <w:rPr>
          <w:rFonts w:eastAsia="Georgia"/>
          <w:b/>
          <w:sz w:val="24"/>
        </w:rPr>
        <w:t>CLIENT: DEREK GENT</w:t>
      </w:r>
    </w:p>
    <w:p w14:paraId="277F0F77" w14:textId="77777777" w:rsidR="00A1675C" w:rsidRDefault="00000000">
      <w:pPr>
        <w:spacing w:before="200" w:after="120"/>
        <w:jc w:val="center"/>
      </w:pPr>
      <w:r>
        <w:rPr>
          <w:rFonts w:eastAsia="Georgia"/>
          <w:b/>
          <w:sz w:val="24"/>
        </w:rPr>
        <w:t>VICTIM: DEREK GENT</w:t>
      </w:r>
    </w:p>
    <w:p w14:paraId="50811ABA" w14:textId="77777777" w:rsidR="00A1675C" w:rsidRDefault="00000000">
      <w:pPr>
        <w:spacing w:before="200" w:after="120"/>
        <w:jc w:val="center"/>
      </w:pPr>
      <w:r>
        <w:rPr>
          <w:rFonts w:eastAsia="Georgia"/>
          <w:b/>
          <w:sz w:val="24"/>
        </w:rPr>
        <w:t>PERPETRATOR: TREVOR BOLTZMAN</w:t>
      </w:r>
    </w:p>
    <w:p w14:paraId="03EB2AE4" w14:textId="57447AE6" w:rsidR="00A1675C" w:rsidRDefault="00000000">
      <w:pPr>
        <w:spacing w:before="200" w:after="120"/>
        <w:jc w:val="center"/>
      </w:pPr>
      <w:r>
        <w:rPr>
          <w:rFonts w:eastAsia="Georgia"/>
          <w:b/>
          <w:sz w:val="24"/>
        </w:rPr>
        <w:t>WITNESS: PENNY</w:t>
      </w:r>
    </w:p>
    <w:p w14:paraId="6FD90DB8" w14:textId="77777777" w:rsidR="00A1675C" w:rsidRDefault="00000000">
      <w:pPr>
        <w:spacing w:before="200" w:after="120"/>
        <w:jc w:val="center"/>
      </w:pPr>
      <w:r>
        <w:rPr>
          <w:rFonts w:eastAsia="Georgia"/>
          <w:b/>
          <w:sz w:val="24"/>
        </w:rPr>
        <w:t>PHYSICIST: ALFRED WEINSTEIN</w:t>
      </w:r>
    </w:p>
    <w:p w14:paraId="74F04214" w14:textId="77777777" w:rsidR="00A1675C" w:rsidRDefault="00000000">
      <w:pPr>
        <w:spacing w:before="200" w:after="120"/>
        <w:jc w:val="center"/>
      </w:pPr>
      <w:r>
        <w:rPr>
          <w:rFonts w:eastAsia="Georgia"/>
          <w:b/>
          <w:sz w:val="24"/>
        </w:rPr>
        <w:t>LOCATION: LONDON TERMINUS</w:t>
      </w:r>
    </w:p>
    <w:p w14:paraId="4023EB62" w14:textId="77777777" w:rsidR="00A1675C" w:rsidRDefault="00000000">
      <w:pPr>
        <w:spacing w:before="200" w:after="120"/>
        <w:jc w:val="center"/>
      </w:pPr>
      <w:r>
        <w:rPr>
          <w:rFonts w:eastAsia="Georgia"/>
          <w:b/>
          <w:sz w:val="24"/>
        </w:rPr>
        <w:t>PLATFORM: 7</w:t>
      </w:r>
    </w:p>
    <w:p w14:paraId="3D09DAA7" w14:textId="77777777" w:rsidR="00A1675C" w:rsidRDefault="00000000">
      <w:pPr>
        <w:spacing w:before="200" w:after="120"/>
        <w:jc w:val="center"/>
      </w:pPr>
      <w:r>
        <w:rPr>
          <w:rFonts w:eastAsia="Georgia"/>
          <w:b/>
          <w:sz w:val="24"/>
        </w:rPr>
        <w:t>DEPARTURE: 11:17</w:t>
      </w:r>
    </w:p>
    <w:p w14:paraId="3E162085" w14:textId="77777777" w:rsidR="00A1675C" w:rsidRDefault="00000000">
      <w:pPr>
        <w:spacing w:before="200" w:after="120"/>
        <w:jc w:val="center"/>
      </w:pPr>
      <w:r>
        <w:rPr>
          <w:rFonts w:eastAsia="Georgia"/>
          <w:b/>
          <w:sz w:val="24"/>
        </w:rPr>
        <w:t>REFERENCE FRAME: INERTIAL</w:t>
      </w:r>
    </w:p>
    <w:p w14:paraId="71EA5EB6" w14:textId="77777777" w:rsidR="00A1675C" w:rsidRDefault="00000000">
      <w:pPr>
        <w:ind w:firstLine="432"/>
      </w:pPr>
      <w:r>
        <w:rPr>
          <w:rFonts w:eastAsia="Georgia"/>
        </w:rPr>
        <w:t>Derek stared intently at the last line. Trevor leaned over.</w:t>
      </w:r>
    </w:p>
    <w:p w14:paraId="4740687F" w14:textId="77777777" w:rsidR="00A1675C" w:rsidRDefault="00000000">
      <w:pPr>
        <w:spacing w:before="40" w:after="120"/>
      </w:pPr>
      <w:r>
        <w:rPr>
          <w:rFonts w:eastAsia="Georgia"/>
        </w:rPr>
        <w:t>"Inertial."</w:t>
      </w:r>
    </w:p>
    <w:p w14:paraId="0CF5BE0F" w14:textId="1DC5C1B9" w:rsidR="00A1675C" w:rsidRDefault="003434B6">
      <w:pPr>
        <w:ind w:firstLine="432"/>
      </w:pPr>
      <w:r>
        <w:rPr>
          <w:rFonts w:eastAsia="Georgia"/>
        </w:rPr>
        <w:t>Penny nodded.</w:t>
      </w:r>
    </w:p>
    <w:p w14:paraId="4A890AD5" w14:textId="77777777" w:rsidR="00A1675C" w:rsidRDefault="00000000">
      <w:pPr>
        <w:spacing w:before="40" w:after="120"/>
      </w:pPr>
      <w:r>
        <w:rPr>
          <w:rFonts w:eastAsia="Georgia"/>
        </w:rPr>
        <w:t>"That's important."</w:t>
      </w:r>
    </w:p>
    <w:p w14:paraId="06716EDD" w14:textId="77777777" w:rsidR="00A1675C" w:rsidRDefault="00000000">
      <w:pPr>
        <w:spacing w:before="40" w:after="120"/>
      </w:pPr>
      <w:r>
        <w:rPr>
          <w:rFonts w:eastAsia="Georgia"/>
        </w:rPr>
        <w:t>"Why?"</w:t>
      </w:r>
    </w:p>
    <w:p w14:paraId="48B6D3D3" w14:textId="77777777" w:rsidR="00A1675C" w:rsidRDefault="00000000">
      <w:pPr>
        <w:spacing w:before="40" w:after="120"/>
      </w:pPr>
      <w:r>
        <w:rPr>
          <w:rFonts w:eastAsia="Georgia"/>
        </w:rPr>
        <w:t>"Because the Bureau is telling us which frame to use."</w:t>
      </w:r>
    </w:p>
    <w:p w14:paraId="28E920B1" w14:textId="77777777" w:rsidR="00A1675C" w:rsidRDefault="00000000">
      <w:pPr>
        <w:ind w:firstLine="432"/>
      </w:pPr>
      <w:r>
        <w:rPr>
          <w:rFonts w:eastAsia="Georgia"/>
        </w:rPr>
        <w:t>Derek quietly nodded.</w:t>
      </w:r>
    </w:p>
    <w:p w14:paraId="1297F461" w14:textId="77777777" w:rsidR="00A1675C" w:rsidRDefault="00000000">
      <w:pPr>
        <w:spacing w:before="40" w:after="120"/>
      </w:pPr>
      <w:r>
        <w:rPr>
          <w:rFonts w:eastAsia="Georgia"/>
        </w:rPr>
        <w:t>"And it has chosen an inertial frame."</w:t>
      </w:r>
    </w:p>
    <w:p w14:paraId="6A86EB0D" w14:textId="77777777" w:rsidR="00A1675C" w:rsidRDefault="00000000">
      <w:pPr>
        <w:ind w:firstLine="432"/>
      </w:pPr>
      <w:r>
        <w:rPr>
          <w:rFonts w:eastAsia="Georgia"/>
        </w:rPr>
        <w:t>Trevor carefully watched the strange photograph.</w:t>
      </w:r>
    </w:p>
    <w:p w14:paraId="54F44C4E" w14:textId="77777777" w:rsidR="00A1675C" w:rsidRDefault="00000000">
      <w:pPr>
        <w:spacing w:before="40" w:after="120"/>
      </w:pPr>
      <w:r>
        <w:rPr>
          <w:rFonts w:eastAsia="Georgia"/>
        </w:rPr>
        <w:t>"Which means Special Relativity."</w:t>
      </w:r>
    </w:p>
    <w:p w14:paraId="3B202C78" w14:textId="77777777" w:rsidR="00A1675C" w:rsidRDefault="00000000">
      <w:pPr>
        <w:spacing w:before="40" w:after="120"/>
      </w:pPr>
      <w:r>
        <w:rPr>
          <w:rFonts w:eastAsia="Georgia"/>
        </w:rPr>
        <w:t>"Exactly."</w:t>
      </w:r>
    </w:p>
    <w:p w14:paraId="5C56D328" w14:textId="59EA35DD" w:rsidR="00A1675C" w:rsidRDefault="003434B6">
      <w:pPr>
        <w:ind w:firstLine="432"/>
      </w:pPr>
      <w:r>
        <w:rPr>
          <w:rFonts w:eastAsia="Georgia"/>
        </w:rPr>
        <w:t>Penny smiled.</w:t>
      </w:r>
    </w:p>
    <w:p w14:paraId="09EF7E06" w14:textId="77777777" w:rsidR="00A1675C" w:rsidRDefault="00000000">
      <w:pPr>
        <w:spacing w:before="40" w:after="120"/>
      </w:pPr>
      <w:r>
        <w:rPr>
          <w:rFonts w:eastAsia="Georgia"/>
        </w:rPr>
        <w:t>"So perhaps General Relativity isn't involved after all."</w:t>
      </w:r>
    </w:p>
    <w:p w14:paraId="43C27383" w14:textId="77777777" w:rsidR="00A1675C" w:rsidRDefault="00000000">
      <w:pPr>
        <w:ind w:firstLine="432"/>
      </w:pPr>
      <w:r>
        <w:rPr>
          <w:rFonts w:eastAsia="Georgia"/>
        </w:rPr>
        <w:t>Derek carefully surveyed her.</w:t>
      </w:r>
    </w:p>
    <w:p w14:paraId="15D63F6F" w14:textId="77777777" w:rsidR="00A1675C" w:rsidRDefault="00000000">
      <w:pPr>
        <w:spacing w:before="40" w:after="120"/>
      </w:pPr>
      <w:r>
        <w:rPr>
          <w:rFonts w:eastAsia="Georgia"/>
        </w:rPr>
        <w:t>"Perhaps."</w:t>
      </w:r>
    </w:p>
    <w:p w14:paraId="574C4CCE" w14:textId="77777777" w:rsidR="00A1675C" w:rsidRDefault="00000000">
      <w:pPr>
        <w:ind w:firstLine="432"/>
      </w:pPr>
      <w:r>
        <w:rPr>
          <w:rFonts w:eastAsia="Georgia"/>
        </w:rPr>
        <w:t>The computer chimed again. A final line appeared.</w:t>
      </w:r>
    </w:p>
    <w:p w14:paraId="252B5F9E" w14:textId="77777777" w:rsidR="00A1675C" w:rsidRDefault="00000000">
      <w:pPr>
        <w:spacing w:before="200" w:after="120"/>
        <w:jc w:val="center"/>
      </w:pPr>
      <w:r>
        <w:rPr>
          <w:rFonts w:eastAsia="Georgia"/>
          <w:b/>
          <w:sz w:val="24"/>
        </w:rPr>
        <w:t>GRAVITY: REQUIRED.</w:t>
      </w:r>
    </w:p>
    <w:p w14:paraId="0BFFEFA4" w14:textId="5B068D62" w:rsidR="00A1675C" w:rsidRDefault="00000000">
      <w:pPr>
        <w:ind w:firstLine="432"/>
      </w:pPr>
      <w:r>
        <w:rPr>
          <w:rFonts w:eastAsia="Georgia"/>
        </w:rPr>
        <w:t>Derek stared. Penny stared. Trevor stared.</w:t>
      </w:r>
    </w:p>
    <w:p w14:paraId="749925BD" w14:textId="77777777" w:rsidR="00A1675C" w:rsidRDefault="00000000">
      <w:pPr>
        <w:spacing w:before="40" w:after="120"/>
      </w:pPr>
      <w:r>
        <w:rPr>
          <w:rFonts w:eastAsia="Georgia"/>
        </w:rPr>
        <w:t>Then Trevor answered:</w:t>
      </w:r>
    </w:p>
    <w:p w14:paraId="3249C896" w14:textId="77777777" w:rsidR="00A1675C" w:rsidRDefault="00000000">
      <w:pPr>
        <w:spacing w:before="40" w:after="120"/>
      </w:pPr>
      <w:r>
        <w:rPr>
          <w:rFonts w:eastAsia="Georgia"/>
        </w:rPr>
        <w:t>"That's rather rude."</w:t>
      </w:r>
    </w:p>
    <w:p w14:paraId="53A0DEF5" w14:textId="77777777" w:rsidR="00A1675C" w:rsidRDefault="00000000">
      <w:pPr>
        <w:ind w:firstLine="432"/>
      </w:pPr>
      <w:r>
        <w:rPr>
          <w:rFonts w:eastAsia="Georgia"/>
        </w:rPr>
        <w:t>Derek laughed. For the first time since receiving the murder notice, he felt genuinely cheerful. Someone—or something—was giving them instructions.</w:t>
      </w:r>
    </w:p>
    <w:p w14:paraId="5D964D3F" w14:textId="77777777" w:rsidR="00A1675C" w:rsidRDefault="00000000">
      <w:pPr>
        <w:ind w:firstLine="432"/>
      </w:pPr>
      <w:r>
        <w:rPr>
          <w:rFonts w:eastAsia="Georgia"/>
        </w:rPr>
        <w:t>The instructions were cryptic. The physics was inconsistent. The future appeared to have leaked into the present.</w:t>
      </w:r>
    </w:p>
    <w:p w14:paraId="6A1E4778" w14:textId="77777777" w:rsidR="00A1675C" w:rsidRDefault="00000000">
      <w:pPr>
        <w:ind w:firstLine="432"/>
      </w:pPr>
      <w:r>
        <w:rPr>
          <w:rFonts w:eastAsia="Georgia"/>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spacing w:before="40" w:after="120"/>
      </w:pPr>
      <w:r>
        <w:rPr>
          <w:rFonts w:eastAsia="Georgia"/>
        </w:rPr>
        <w:t>"Platform seven."</w:t>
      </w:r>
    </w:p>
    <w:p w14:paraId="331EBA72" w14:textId="0B2840EF" w:rsidR="00A1675C" w:rsidRDefault="003434B6">
      <w:pPr>
        <w:ind w:firstLine="432"/>
      </w:pPr>
      <w:r>
        <w:rPr>
          <w:rFonts w:eastAsia="Georgia"/>
        </w:rPr>
        <w:t>Penny picked up her handbag.</w:t>
      </w:r>
    </w:p>
    <w:p w14:paraId="3CE3885F" w14:textId="77777777" w:rsidR="00A1675C" w:rsidRDefault="00000000">
      <w:pPr>
        <w:spacing w:before="40" w:after="120"/>
      </w:pPr>
      <w:r>
        <w:rPr>
          <w:rFonts w:eastAsia="Georgia"/>
        </w:rPr>
        <w:t>"At eleven seventeen."</w:t>
      </w:r>
    </w:p>
    <w:p w14:paraId="7FF37FFF" w14:textId="77777777" w:rsidR="00A1675C" w:rsidRDefault="00000000">
      <w:pPr>
        <w:ind w:firstLine="432"/>
      </w:pPr>
      <w:r>
        <w:rPr>
          <w:rFonts w:eastAsia="Georgia"/>
        </w:rPr>
        <w:t>Trevor grabbed the mysterious photograph.</w:t>
      </w:r>
    </w:p>
    <w:p w14:paraId="3B825186" w14:textId="77777777" w:rsidR="00A1675C" w:rsidRDefault="00000000">
      <w:pPr>
        <w:spacing w:before="40" w:after="120"/>
      </w:pPr>
      <w:r>
        <w:rPr>
          <w:rFonts w:eastAsia="Georgia"/>
        </w:rPr>
        <w:t>"Tomorrow."</w:t>
      </w:r>
    </w:p>
    <w:p w14:paraId="117E4D23" w14:textId="77777777" w:rsidR="00A1675C" w:rsidRDefault="00000000">
      <w:pPr>
        <w:ind w:firstLine="432"/>
      </w:pPr>
      <w:r>
        <w:rPr>
          <w:rFonts w:eastAsia="Georgia"/>
        </w:rPr>
        <w:t>Derek calmly nodded.</w:t>
      </w:r>
    </w:p>
    <w:p w14:paraId="3561E7D2" w14:textId="77777777" w:rsidR="00A1675C" w:rsidRDefault="00000000">
      <w:pPr>
        <w:spacing w:before="40" w:after="120"/>
      </w:pPr>
      <w:r>
        <w:rPr>
          <w:rFonts w:eastAsia="Georgia"/>
        </w:rPr>
        <w:t>"Tomorrow."</w:t>
      </w:r>
    </w:p>
    <w:p w14:paraId="08072E4C" w14:textId="77777777" w:rsidR="00A1675C" w:rsidRDefault="00000000">
      <w:pPr>
        <w:ind w:firstLine="432"/>
      </w:pPr>
      <w:r>
        <w:rPr>
          <w:rFonts w:eastAsia="Georgia"/>
        </w:rPr>
        <w:t>Trevor looked at the ancient brass old clock.</w:t>
      </w:r>
    </w:p>
    <w:p w14:paraId="1687C645" w14:textId="77777777" w:rsidR="00A1675C" w:rsidRDefault="00000000">
      <w:pPr>
        <w:spacing w:before="40" w:after="120"/>
      </w:pPr>
      <w:r>
        <w:rPr>
          <w:rFonts w:eastAsia="Georgia"/>
        </w:rPr>
        <w:t>"What about this?"</w:t>
      </w:r>
    </w:p>
    <w:p w14:paraId="71CE026E" w14:textId="77777777" w:rsidR="00A1675C" w:rsidRDefault="00000000">
      <w:pPr>
        <w:ind w:firstLine="432"/>
      </w:pPr>
      <w:r>
        <w:rPr>
          <w:rFonts w:eastAsia="Georgia"/>
        </w:rPr>
        <w:t>Derek picked it up.</w:t>
      </w:r>
    </w:p>
    <w:p w14:paraId="07402D1A" w14:textId="77777777" w:rsidR="00A1675C" w:rsidRDefault="00000000">
      <w:pPr>
        <w:spacing w:before="40" w:after="120"/>
      </w:pPr>
      <w:r>
        <w:rPr>
          <w:rFonts w:eastAsia="Georgia"/>
        </w:rPr>
        <w:t>"We're taking it."</w:t>
      </w:r>
    </w:p>
    <w:p w14:paraId="440EEABA" w14:textId="69FF4612" w:rsidR="00A1675C" w:rsidRDefault="003434B6">
      <w:pPr>
        <w:ind w:firstLine="432"/>
      </w:pPr>
      <w:r>
        <w:rPr>
          <w:rFonts w:eastAsia="Georgia"/>
        </w:rPr>
        <w:t>Penny carefully regarded him.</w:t>
      </w:r>
    </w:p>
    <w:p w14:paraId="0B4FC8D3" w14:textId="77777777" w:rsidR="00A1675C" w:rsidRDefault="00000000">
      <w:pPr>
        <w:spacing w:before="40" w:after="120"/>
      </w:pPr>
      <w:r>
        <w:rPr>
          <w:rFonts w:eastAsia="Georgia"/>
        </w:rPr>
        <w:t>"Why?"</w:t>
      </w:r>
    </w:p>
    <w:p w14:paraId="0ED805AC" w14:textId="77777777" w:rsidR="00A1675C" w:rsidRDefault="00000000">
      <w:pPr>
        <w:spacing w:before="40" w:after="120"/>
      </w:pPr>
      <w:r>
        <w:rPr>
          <w:rFonts w:eastAsia="Georgia"/>
        </w:rPr>
        <w:t>"Because it clearly wants to go."</w:t>
      </w:r>
    </w:p>
    <w:p w14:paraId="105E41BF" w14:textId="77777777" w:rsidR="00A1675C" w:rsidRDefault="00000000">
      <w:pPr>
        <w:ind w:firstLine="432"/>
      </w:pPr>
      <w:r>
        <w:rPr>
          <w:rFonts w:eastAsia="Georgia"/>
        </w:rPr>
        <w:t>Trevor frowned.</w:t>
      </w:r>
    </w:p>
    <w:p w14:paraId="0B0D00F3" w14:textId="77777777" w:rsidR="00A1675C" w:rsidRDefault="00000000">
      <w:pPr>
        <w:spacing w:before="40" w:after="120"/>
      </w:pPr>
      <w:r>
        <w:rPr>
          <w:rFonts w:eastAsia="Georgia"/>
        </w:rPr>
        <w:t>"Clocks don't want things."</w:t>
      </w:r>
    </w:p>
    <w:p w14:paraId="0CEA2579" w14:textId="77777777" w:rsidR="00A1675C" w:rsidRDefault="00000000">
      <w:pPr>
        <w:ind w:firstLine="432"/>
      </w:pPr>
      <w:r>
        <w:rPr>
          <w:rFonts w:eastAsia="Georgia"/>
        </w:rPr>
        <w:t>Derek opened the old door.</w:t>
      </w:r>
    </w:p>
    <w:p w14:paraId="0DAC5978" w14:textId="77777777" w:rsidR="00A1675C" w:rsidRDefault="00000000">
      <w:pPr>
        <w:spacing w:before="40" w:after="120"/>
      </w:pPr>
      <w:r>
        <w:rPr>
          <w:rFonts w:eastAsia="Georgia"/>
        </w:rPr>
        <w:t>"Normally, no."</w:t>
      </w:r>
    </w:p>
    <w:p w14:paraId="27F10126" w14:textId="77777777" w:rsidR="00A1675C" w:rsidRDefault="00000000">
      <w:pPr>
        <w:ind w:firstLine="432"/>
      </w:pPr>
      <w:r>
        <w:rPr>
          <w:rFonts w:eastAsia="Georgia"/>
        </w:rPr>
        <w:t>He carefully examined the clock.</w:t>
      </w:r>
    </w:p>
    <w:p w14:paraId="63C5DD41" w14:textId="77777777" w:rsidR="00A1675C" w:rsidRDefault="00000000">
      <w:pPr>
        <w:spacing w:before="40" w:after="120"/>
      </w:pPr>
      <w:r>
        <w:rPr>
          <w:rFonts w:eastAsia="Georgia"/>
        </w:rPr>
        <w:t>"This one appears to be an exception."</w:t>
      </w:r>
    </w:p>
    <w:p w14:paraId="38C5E746" w14:textId="77777777" w:rsidR="00A1675C" w:rsidRDefault="00000000">
      <w:pPr>
        <w:ind w:firstLine="432"/>
      </w:pPr>
      <w:r>
        <w:rPr>
          <w:rFonts w:eastAsia="Georgia"/>
        </w:rPr>
        <w:t>They stepped into the narrow corridor. Derek locked the familiar office. Then stopped.</w:t>
      </w:r>
    </w:p>
    <w:p w14:paraId="1B46280C" w14:textId="77777777" w:rsidR="00A1675C" w:rsidRDefault="00000000">
      <w:pPr>
        <w:ind w:firstLine="432"/>
      </w:pPr>
      <w:r>
        <w:rPr>
          <w:rFonts w:eastAsia="Georgia"/>
        </w:rPr>
        <w:t>He looked back through the glass. For just a moment, he thought he saw somebody sitting at his desk. A man.</w:t>
      </w:r>
    </w:p>
    <w:p w14:paraId="6D7B1000" w14:textId="77777777" w:rsidR="00A1675C" w:rsidRDefault="00000000">
      <w:pPr>
        <w:ind w:firstLine="432"/>
      </w:pPr>
      <w:r>
        <w:rPr>
          <w:rFonts w:eastAsia="Georgia"/>
        </w:rPr>
        <w:t>Old. Grey-haired. Wearing a dark suit.</w:t>
      </w:r>
    </w:p>
    <w:p w14:paraId="2521C052" w14:textId="77777777" w:rsidR="00A1675C" w:rsidRDefault="00000000">
      <w:pPr>
        <w:ind w:firstLine="432"/>
      </w:pPr>
      <w:r>
        <w:rPr>
          <w:rFonts w:eastAsia="Georgia"/>
        </w:rPr>
        <w:t>Derek blinked. The chair was empty. He unlocked the door again.</w:t>
      </w:r>
    </w:p>
    <w:p w14:paraId="1ADBC80F" w14:textId="77777777" w:rsidR="00A1675C" w:rsidRDefault="00000000">
      <w:pPr>
        <w:ind w:firstLine="432"/>
      </w:pPr>
      <w:r>
        <w:rPr>
          <w:rFonts w:eastAsia="Georgia"/>
        </w:rPr>
        <w:t>Trevor inspected him.</w:t>
      </w:r>
    </w:p>
    <w:p w14:paraId="7C9698C0" w14:textId="77777777" w:rsidR="00A1675C" w:rsidRDefault="00000000">
      <w:pPr>
        <w:spacing w:before="40" w:after="120"/>
      </w:pPr>
      <w:r>
        <w:rPr>
          <w:rFonts w:eastAsia="Georgia"/>
        </w:rPr>
        <w:t>"What?"</w:t>
      </w:r>
    </w:p>
    <w:p w14:paraId="386EEB85" w14:textId="77777777" w:rsidR="00A1675C" w:rsidRDefault="00000000">
      <w:pPr>
        <w:spacing w:before="40" w:after="120"/>
      </w:pPr>
      <w:r>
        <w:rPr>
          <w:rFonts w:eastAsia="Georgia"/>
        </w:rPr>
        <w:t>"Nothing."</w:t>
      </w:r>
    </w:p>
    <w:p w14:paraId="124E2B34" w14:textId="77777777" w:rsidR="00A1675C" w:rsidRDefault="00000000">
      <w:pPr>
        <w:ind w:firstLine="432"/>
      </w:pPr>
      <w:r>
        <w:rPr>
          <w:rFonts w:eastAsia="Georgia"/>
        </w:rPr>
        <w:t>Derek went inside. The desk was empty. The computer was off.</w:t>
      </w:r>
    </w:p>
    <w:p w14:paraId="5BDC3438" w14:textId="77777777" w:rsidR="00A1675C" w:rsidRDefault="00000000">
      <w:pPr>
        <w:ind w:firstLine="432"/>
      </w:pPr>
      <w:r>
        <w:rPr>
          <w:rFonts w:eastAsia="Georgia"/>
        </w:rPr>
        <w:t>The brass clock was in his hand. He considered the chair again. Nothing.</w:t>
      </w:r>
    </w:p>
    <w:p w14:paraId="29CC2961" w14:textId="2E9E681C" w:rsidR="00A1675C" w:rsidRDefault="003434B6">
      <w:pPr>
        <w:ind w:firstLine="432"/>
      </w:pPr>
      <w:r>
        <w:rPr>
          <w:rFonts w:eastAsia="Georgia"/>
        </w:rPr>
        <w:t>Penny mysteriously appeared in the doorway.</w:t>
      </w:r>
    </w:p>
    <w:p w14:paraId="185C2A55" w14:textId="77777777" w:rsidR="00A1675C" w:rsidRDefault="00000000">
      <w:pPr>
        <w:spacing w:before="40" w:after="120"/>
      </w:pPr>
      <w:r>
        <w:rPr>
          <w:rFonts w:eastAsia="Georgia"/>
        </w:rPr>
        <w:t>"Coming?"</w:t>
      </w:r>
    </w:p>
    <w:p w14:paraId="22D0CC48" w14:textId="77777777" w:rsidR="00A1675C" w:rsidRDefault="00000000">
      <w:pPr>
        <w:spacing w:before="40" w:after="120"/>
      </w:pPr>
      <w:r>
        <w:rPr>
          <w:rFonts w:eastAsia="Georgia"/>
        </w:rPr>
        <w:t>"Yes."</w:t>
      </w:r>
    </w:p>
    <w:p w14:paraId="3F39B1FC" w14:textId="77777777" w:rsidR="00A1675C" w:rsidRDefault="00000000">
      <w:pPr>
        <w:ind w:firstLine="432"/>
      </w:pPr>
      <w:r>
        <w:rPr>
          <w:rFonts w:eastAsia="Georgia"/>
        </w:rPr>
        <w:t>Derek switched off the light. As the familiar door closed, the computer screen came on by itself. One sentence appeared.</w:t>
      </w:r>
    </w:p>
    <w:p w14:paraId="236DE37F" w14:textId="77777777" w:rsidR="00A1675C" w:rsidRDefault="00000000">
      <w:pPr>
        <w:spacing w:before="200" w:after="120"/>
        <w:jc w:val="center"/>
      </w:pPr>
      <w:r>
        <w:rPr>
          <w:rFonts w:eastAsia="Georgia"/>
          <w:b/>
          <w:sz w:val="24"/>
        </w:rPr>
        <w:t>THE LORENTZ TRANSFORMATION IS CORRECT.</w:t>
      </w:r>
    </w:p>
    <w:p w14:paraId="49BD3589" w14:textId="77777777" w:rsidR="00A1675C" w:rsidRDefault="00000000">
      <w:pPr>
        <w:ind w:firstLine="432"/>
      </w:pPr>
      <w:r>
        <w:rPr>
          <w:rFonts w:eastAsia="Georgia"/>
        </w:rPr>
        <w:t>Then another.</w:t>
      </w:r>
    </w:p>
    <w:p w14:paraId="7ABB9DA9" w14:textId="77777777" w:rsidR="00A1675C" w:rsidRDefault="00000000">
      <w:pPr>
        <w:spacing w:before="200" w:after="120"/>
        <w:jc w:val="center"/>
      </w:pPr>
      <w:r>
        <w:rPr>
          <w:rFonts w:eastAsia="Georgia"/>
          <w:b/>
          <w:sz w:val="24"/>
        </w:rPr>
        <w:t>YOUR INTERPRETATION IS NOT.</w:t>
      </w:r>
    </w:p>
    <w:p w14:paraId="0A9C54E2" w14:textId="77777777" w:rsidR="00A1675C" w:rsidRDefault="00000000">
      <w:pPr>
        <w:ind w:firstLine="432"/>
      </w:pPr>
      <w:r>
        <w:rPr>
          <w:rFonts w:eastAsia="Georgia"/>
        </w:rPr>
        <w:t>And beneath it:</w:t>
      </w:r>
    </w:p>
    <w:p w14:paraId="2A711893" w14:textId="77777777" w:rsidR="00A1675C" w:rsidRDefault="00000000">
      <w:pPr>
        <w:spacing w:before="200" w:after="120"/>
        <w:jc w:val="center"/>
      </w:pPr>
      <w:r>
        <w:rPr>
          <w:rFonts w:eastAsia="Georgia"/>
          <w:b/>
          <w:sz w:val="24"/>
        </w:rPr>
        <w:t>NEXT: FIND THE strange TRAIN.</w:t>
      </w:r>
    </w:p>
    <w:p w14:paraId="4FC89B44" w14:textId="1C429EDF" w:rsidR="00A1675C" w:rsidRDefault="00000000">
      <w:pPr>
        <w:ind w:firstLine="432"/>
      </w:pPr>
      <w:r>
        <w:rPr>
          <w:rFonts w:eastAsia="Georgia"/>
        </w:rPr>
        <w:t>The screen went dark. In the narrow corridor, Derek stopped. Penny glanced at him.</w:t>
      </w:r>
    </w:p>
    <w:p w14:paraId="5DF94DB4" w14:textId="77777777" w:rsidR="00A1675C" w:rsidRDefault="00000000">
      <w:pPr>
        <w:spacing w:before="40" w:after="120"/>
      </w:pPr>
      <w:r>
        <w:rPr>
          <w:rFonts w:eastAsia="Georgia"/>
        </w:rPr>
        <w:t>"What now?"</w:t>
      </w:r>
    </w:p>
    <w:p w14:paraId="4026CF9A" w14:textId="77777777" w:rsidR="00A1675C" w:rsidRDefault="00000000">
      <w:pPr>
        <w:ind w:firstLine="432"/>
      </w:pPr>
      <w:r>
        <w:rPr>
          <w:rFonts w:eastAsia="Georgia"/>
        </w:rPr>
        <w:t>Derek smiled.</w:t>
      </w:r>
    </w:p>
    <w:p w14:paraId="2BF71F4A" w14:textId="77777777" w:rsidR="00A1675C" w:rsidRDefault="00000000">
      <w:pPr>
        <w:spacing w:before="40" w:after="120"/>
      </w:pPr>
      <w:r>
        <w:rPr>
          <w:rFonts w:eastAsia="Georgia"/>
        </w:rPr>
        <w:t>"Now we catch a train."</w:t>
      </w:r>
    </w:p>
    <w:p w14:paraId="42781347" w14:textId="77777777" w:rsidR="00A1675C" w:rsidRDefault="00000000">
      <w:pPr>
        <w:ind w:firstLine="432"/>
      </w:pPr>
      <w:r>
        <w:rPr>
          <w:rFonts w:eastAsia="Georgia"/>
        </w:rPr>
        <w:t>Trevor frowned.</w:t>
      </w:r>
    </w:p>
    <w:p w14:paraId="138869E1" w14:textId="77777777" w:rsidR="00A1675C" w:rsidRDefault="00000000">
      <w:pPr>
        <w:spacing w:before="40" w:after="120"/>
      </w:pPr>
      <w:r>
        <w:rPr>
          <w:rFonts w:eastAsia="Georgia"/>
        </w:rPr>
        <w:t>"We're not going anywhere."</w:t>
      </w:r>
    </w:p>
    <w:p w14:paraId="7352A378" w14:textId="77777777" w:rsidR="00A1675C" w:rsidRDefault="00000000">
      <w:pPr>
        <w:spacing w:before="40" w:after="120"/>
      </w:pPr>
      <w:r>
        <w:rPr>
          <w:rFonts w:eastAsia="Georgia"/>
        </w:rPr>
        <w:t>"Not yet."</w:t>
      </w:r>
    </w:p>
    <w:p w14:paraId="44561E6A" w14:textId="77777777" w:rsidR="00A1675C" w:rsidRDefault="00000000">
      <w:pPr>
        <w:ind w:firstLine="432"/>
      </w:pPr>
      <w:r>
        <w:rPr>
          <w:rFonts w:eastAsia="Georgia"/>
        </w:rPr>
        <w:t>Derek looked sharply at the ancient brass mysterious clock.</w:t>
      </w:r>
    </w:p>
    <w:p w14:paraId="36D9B109" w14:textId="77777777" w:rsidR="00A1675C" w:rsidRDefault="00000000">
      <w:pPr>
        <w:spacing w:before="40" w:after="120"/>
      </w:pPr>
      <w:r>
        <w:rPr>
          <w:rFonts w:eastAsia="Georgia"/>
        </w:rPr>
        <w:t>"That's the point."</w:t>
      </w:r>
    </w:p>
    <w:p w14:paraId="586968A8" w14:textId="77777777" w:rsidR="00A1675C" w:rsidRDefault="00000000">
      <w:pPr>
        <w:ind w:firstLine="432"/>
      </w:pPr>
      <w:r>
        <w:rPr>
          <w:rFonts w:eastAsia="Georgia"/>
        </w:rPr>
        <w:t>And somewhere, very far away—or possibly very close—the sound of a distant train began to move through the walls.</w:t>
      </w:r>
    </w:p>
    <w:p w14:paraId="5EE0CC52" w14:textId="77777777" w:rsidR="00A1675C" w:rsidRDefault="00000000">
      <w:pPr>
        <w:spacing w:before="480" w:after="240"/>
        <w:jc w:val="center"/>
      </w:pPr>
      <w:r>
        <w:rPr>
          <w:rFonts w:eastAsia="Georgia"/>
          <w:b/>
          <w:sz w:val="32"/>
        </w:rPr>
        <w:t>Chapter 3</w:t>
      </w:r>
    </w:p>
    <w:p w14:paraId="710B5714" w14:textId="77777777" w:rsidR="00A1675C" w:rsidRDefault="00000000">
      <w:pPr>
        <w:spacing w:before="200" w:after="120"/>
        <w:jc w:val="center"/>
      </w:pPr>
      <w:r>
        <w:rPr>
          <w:rFonts w:eastAsia="Georgia"/>
          <w:b/>
          <w:sz w:val="24"/>
        </w:rPr>
        <w:t>The Weight of Time</w:t>
      </w:r>
    </w:p>
    <w:p w14:paraId="5B188CAE" w14:textId="77777777" w:rsidR="00A1675C" w:rsidRDefault="00000000">
      <w:pPr>
        <w:ind w:firstLine="432"/>
      </w:pPr>
      <w:r>
        <w:rPr>
          <w:rFonts w:eastAsia="Georgia"/>
        </w:rPr>
        <w:t>By Thursday morning, Alfred Weinstein was sitting in a patent attorney's office in Schwabing. He was bored. This was not unusual.</w:t>
      </w:r>
    </w:p>
    <w:p w14:paraId="57D9D723" w14:textId="77777777" w:rsidR="00A1675C" w:rsidRDefault="00000000">
      <w:pPr>
        <w:ind w:firstLine="432"/>
      </w:pPr>
      <w:r>
        <w:rPr>
          <w:rFonts w:eastAsia="Georgia"/>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ind w:firstLine="432"/>
      </w:pPr>
      <w:r>
        <w:rPr>
          <w:rFonts w:eastAsia="Georgia"/>
        </w:rPr>
        <w:t>The third had been optimistic. The fourth had involved a spring. The fifth had involved a spring behaving in a way Weinstein considered personally insulting.</w:t>
      </w:r>
    </w:p>
    <w:p w14:paraId="56AAC486" w14:textId="77777777" w:rsidR="00A1675C" w:rsidRDefault="00000000">
      <w:pPr>
        <w:ind w:firstLine="432"/>
      </w:pPr>
      <w:r>
        <w:rPr>
          <w:rFonts w:eastAsia="Georgia"/>
        </w:rPr>
        <w:t>By the sixth minute, his mind had left the room. He looked out of the cold window. Munich was busy.</w:t>
      </w:r>
    </w:p>
    <w:p w14:paraId="704236F9" w14:textId="77777777" w:rsidR="00A1675C" w:rsidRDefault="00000000">
      <w:pPr>
        <w:ind w:firstLine="432"/>
      </w:pPr>
      <w:r>
        <w:rPr>
          <w:rFonts w:eastAsia="Georgia"/>
        </w:rPr>
        <w:t>A tram rattled past. A cyclist narrowly avoided a delivery cart.</w:t>
      </w:r>
    </w:p>
    <w:p w14:paraId="3743D6AF" w14:textId="77777777" w:rsidR="00A1675C" w:rsidRDefault="00000000">
      <w:pPr>
        <w:spacing w:before="40" w:after="120"/>
      </w:pPr>
      <w:r>
        <w:rPr>
          <w:rFonts w:eastAsia="Georgia"/>
        </w:rPr>
        <w:t>Someone shouted at someone else.</w:t>
      </w:r>
    </w:p>
    <w:p w14:paraId="408FC487" w14:textId="77777777" w:rsidR="00A1675C" w:rsidRDefault="00000000">
      <w:pPr>
        <w:ind w:firstLine="432"/>
      </w:pPr>
      <w:r>
        <w:rPr>
          <w:rFonts w:eastAsia="Georgia"/>
        </w:rPr>
        <w:t>A dog had apparently decided that the entire afternoon belonged to it. Weinstein watched the movement for a while. Then he quietly stared at the silent clock.</w:t>
      </w:r>
    </w:p>
    <w:p w14:paraId="6673376C" w14:textId="77777777" w:rsidR="00A1675C" w:rsidRDefault="00000000">
      <w:pPr>
        <w:ind w:firstLine="432"/>
      </w:pPr>
      <w:r>
        <w:rPr>
          <w:rFonts w:eastAsia="Georgia"/>
        </w:rPr>
        <w:t>He had been in the quiet office for forty-three minutes. It felt like three hours. He gently smiled.</w:t>
      </w:r>
    </w:p>
    <w:p w14:paraId="6D2215E7" w14:textId="77777777" w:rsidR="00A1675C" w:rsidRDefault="00000000">
      <w:pPr>
        <w:ind w:firstLine="432"/>
      </w:pPr>
      <w:r>
        <w:rPr>
          <w:rFonts w:eastAsia="Georgia"/>
        </w:rPr>
        <w:t>That was an interesting thought. The feeling of time passing was obviously psychological. Physical time was another matter.</w:t>
      </w:r>
    </w:p>
    <w:p w14:paraId="4FAF3FCB" w14:textId="77777777" w:rsidR="00A1675C" w:rsidRDefault="00000000">
      <w:pPr>
        <w:ind w:firstLine="432"/>
      </w:pPr>
      <w:r>
        <w:rPr>
          <w:rFonts w:eastAsia="Georgia"/>
        </w:rPr>
        <w:t>He gazed at the clock again. Then at his watch. They disagreed.</w:t>
      </w:r>
    </w:p>
    <w:p w14:paraId="112F38C6" w14:textId="77777777" w:rsidR="00A1675C" w:rsidRDefault="00000000">
      <w:pPr>
        <w:ind w:firstLine="432"/>
      </w:pPr>
      <w:r>
        <w:rPr>
          <w:rFonts w:eastAsia="Georgia"/>
        </w:rPr>
        <w:t>Only slightly. Weinstein deeply frowned. He checked them again.</w:t>
      </w:r>
    </w:p>
    <w:p w14:paraId="5BA1B83A" w14:textId="77777777" w:rsidR="00A1675C" w:rsidRDefault="00000000">
      <w:pPr>
        <w:ind w:firstLine="432"/>
      </w:pPr>
      <w:r>
        <w:rPr>
          <w:rFonts w:eastAsia="Georgia"/>
        </w:rPr>
        <w:t>The difference was still there. He looked around the office. One mysterious clock was on the wall.</w:t>
      </w:r>
    </w:p>
    <w:p w14:paraId="66258107" w14:textId="77777777" w:rsidR="00A1675C" w:rsidRDefault="00000000">
      <w:pPr>
        <w:ind w:firstLine="432"/>
      </w:pPr>
      <w:r>
        <w:rPr>
          <w:rFonts w:eastAsia="Georgia"/>
        </w:rPr>
        <w:t>His watch was on his wrist. Nothing unusual about that. He returned to the patent.</w:t>
      </w:r>
    </w:p>
    <w:p w14:paraId="47D3E254" w14:textId="77777777" w:rsidR="00A1675C" w:rsidRDefault="00000000">
      <w:pPr>
        <w:ind w:firstLine="432"/>
      </w:pPr>
      <w:r>
        <w:rPr>
          <w:rFonts w:eastAsia="Georgia"/>
        </w:rPr>
        <w:t>The attorney was still speaking. Weinstein lasted another twelve seconds. Then his mind wandered back to the clocks.</w:t>
      </w:r>
    </w:p>
    <w:p w14:paraId="269E82DD" w14:textId="77777777" w:rsidR="00A1675C" w:rsidRDefault="00000000">
      <w:pPr>
        <w:ind w:firstLine="432"/>
      </w:pPr>
      <w:r>
        <w:rPr>
          <w:rFonts w:eastAsia="Georgia"/>
        </w:rPr>
        <w:t>Suppose two identical clocks were placed at different heights. Would they remain synchronized? He knew the answer.</w:t>
      </w:r>
    </w:p>
    <w:p w14:paraId="2A0F23AA" w14:textId="77777777" w:rsidR="00A1675C" w:rsidRDefault="00000000">
      <w:pPr>
        <w:spacing w:before="40" w:after="120"/>
      </w:pPr>
      <w:r>
        <w:rPr>
          <w:rFonts w:eastAsia="Georgia"/>
        </w:rPr>
        <w:t>No.</w:t>
      </w:r>
    </w:p>
    <w:p w14:paraId="21D80042" w14:textId="77777777" w:rsidR="00A1675C" w:rsidRDefault="00000000">
      <w:pPr>
        <w:ind w:firstLine="432"/>
      </w:pPr>
      <w:r>
        <w:rPr>
          <w:rFonts w:eastAsia="Georgia"/>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ind w:firstLine="432"/>
      </w:pPr>
      <w:r>
        <w:rPr>
          <w:rFonts w:eastAsia="Georgia"/>
        </w:rPr>
        <w:t>And, more importantly, it was measurable. Weinstein picked up his pencil. On the margin of the patent application he wrote:</w:t>
      </w:r>
    </w:p>
    <w:p w14:paraId="5B79BF17" w14:textId="77777777" w:rsidR="00A1675C" w:rsidRDefault="00000000">
      <w:pPr>
        <w:spacing w:before="200" w:after="120"/>
        <w:jc w:val="center"/>
      </w:pPr>
      <w:r>
        <w:rPr>
          <w:rFonts w:eastAsia="Georgia"/>
          <w:b/>
          <w:sz w:val="24"/>
        </w:rPr>
        <w:t>GRAVITY CHANGES THE RATE OF TIME.</w:t>
      </w:r>
    </w:p>
    <w:p w14:paraId="68A4BCAE" w14:textId="77777777" w:rsidR="00A1675C" w:rsidRDefault="00000000">
      <w:pPr>
        <w:ind w:firstLine="432"/>
      </w:pPr>
      <w:r>
        <w:rPr>
          <w:rFonts w:eastAsia="Georgia"/>
        </w:rPr>
        <w:t>He looked at the sentence.</w:t>
      </w:r>
    </w:p>
    <w:p w14:paraId="12E74B8F" w14:textId="77777777" w:rsidR="00A1675C" w:rsidRDefault="00000000">
      <w:pPr>
        <w:spacing w:before="40" w:after="120"/>
      </w:pPr>
      <w:r>
        <w:rPr>
          <w:rFonts w:eastAsia="Georgia"/>
        </w:rPr>
        <w:t>Then added:</w:t>
      </w:r>
    </w:p>
    <w:p w14:paraId="4E4A7973" w14:textId="77777777" w:rsidR="00A1675C" w:rsidRDefault="00000000">
      <w:pPr>
        <w:spacing w:before="200" w:after="120"/>
        <w:jc w:val="center"/>
      </w:pPr>
      <w:r>
        <w:rPr>
          <w:rFonts w:eastAsia="Georgia"/>
          <w:b/>
          <w:sz w:val="24"/>
        </w:rPr>
        <w:t>THE DIFFERENCE SHOULD BE MEASURABLE.</w:t>
      </w:r>
    </w:p>
    <w:p w14:paraId="1A221C14" w14:textId="77777777" w:rsidR="00A1675C" w:rsidRDefault="00000000">
      <w:pPr>
        <w:ind w:firstLine="432"/>
      </w:pPr>
      <w:r>
        <w:rPr>
          <w:rFonts w:eastAsia="Georgia"/>
        </w:rPr>
        <w:t>He sharply stared at it. The patent attorney stopped speaking.</w:t>
      </w:r>
    </w:p>
    <w:p w14:paraId="299BE2F0" w14:textId="77777777" w:rsidR="00A1675C" w:rsidRDefault="00000000">
      <w:pPr>
        <w:spacing w:before="40" w:after="120"/>
      </w:pPr>
      <w:r>
        <w:rPr>
          <w:rFonts w:eastAsia="Georgia"/>
        </w:rPr>
        <w:t>“Herr Weinstein?”</w:t>
      </w:r>
    </w:p>
    <w:p w14:paraId="5C5DE974" w14:textId="77777777" w:rsidR="00A1675C" w:rsidRDefault="00000000">
      <w:pPr>
        <w:spacing w:before="40" w:after="120"/>
      </w:pPr>
      <w:r>
        <w:rPr>
          <w:rFonts w:eastAsia="Georgia"/>
        </w:rPr>
        <w:t>“Yes?”</w:t>
      </w:r>
    </w:p>
    <w:p w14:paraId="19D1DFEF" w14:textId="77777777" w:rsidR="00A1675C" w:rsidRDefault="00000000">
      <w:pPr>
        <w:spacing w:before="40" w:after="120"/>
      </w:pPr>
      <w:r>
        <w:rPr>
          <w:rFonts w:eastAsia="Georgia"/>
        </w:rPr>
        <w:t>“Are you following me?”</w:t>
      </w:r>
    </w:p>
    <w:p w14:paraId="238890AB" w14:textId="77777777" w:rsidR="00A1675C" w:rsidRDefault="00000000">
      <w:pPr>
        <w:spacing w:before="40" w:after="120"/>
      </w:pPr>
      <w:r>
        <w:rPr>
          <w:rFonts w:eastAsia="Georgia"/>
        </w:rPr>
        <w:t>“Absolutely.”</w:t>
      </w:r>
    </w:p>
    <w:p w14:paraId="4922B67B" w14:textId="77777777" w:rsidR="00A1675C" w:rsidRDefault="00000000">
      <w:pPr>
        <w:spacing w:before="40" w:after="120"/>
      </w:pPr>
      <w:r>
        <w:rPr>
          <w:rFonts w:eastAsia="Georgia"/>
        </w:rPr>
        <w:t>“What did I just say?”</w:t>
      </w:r>
    </w:p>
    <w:p w14:paraId="53BF55AA" w14:textId="77777777" w:rsidR="00A1675C" w:rsidRDefault="00000000">
      <w:pPr>
        <w:ind w:firstLine="432"/>
      </w:pPr>
      <w:r>
        <w:rPr>
          <w:rFonts w:eastAsia="Georgia"/>
        </w:rPr>
        <w:t>Weinstein eyed the patent. Then at the attorney. Then at his pencil.</w:t>
      </w:r>
    </w:p>
    <w:p w14:paraId="6E463173" w14:textId="77777777" w:rsidR="00A1675C" w:rsidRDefault="00000000">
      <w:pPr>
        <w:spacing w:before="40" w:after="120"/>
      </w:pPr>
      <w:r>
        <w:rPr>
          <w:rFonts w:eastAsia="Georgia"/>
        </w:rPr>
        <w:t>“You were explaining the regulator.”</w:t>
      </w:r>
    </w:p>
    <w:p w14:paraId="15E3E8B0" w14:textId="77777777" w:rsidR="00A1675C" w:rsidRDefault="00000000">
      <w:pPr>
        <w:spacing w:before="40" w:after="120"/>
      </w:pPr>
      <w:r>
        <w:rPr>
          <w:rFonts w:eastAsia="Georgia"/>
        </w:rPr>
        <w:t>“Yes.”</w:t>
      </w:r>
    </w:p>
    <w:p w14:paraId="63626E98" w14:textId="77777777" w:rsidR="00A1675C" w:rsidRDefault="00000000">
      <w:pPr>
        <w:spacing w:before="40" w:after="120"/>
      </w:pPr>
      <w:r>
        <w:rPr>
          <w:rFonts w:eastAsia="Georgia"/>
        </w:rPr>
        <w:t>“And the spring.”</w:t>
      </w:r>
    </w:p>
    <w:p w14:paraId="5239A212" w14:textId="77777777" w:rsidR="00A1675C" w:rsidRDefault="00000000">
      <w:pPr>
        <w:spacing w:before="40" w:after="120"/>
      </w:pPr>
      <w:r>
        <w:rPr>
          <w:rFonts w:eastAsia="Georgia"/>
        </w:rPr>
        <w:t>“Yes.”</w:t>
      </w:r>
    </w:p>
    <w:p w14:paraId="080B791D" w14:textId="77777777" w:rsidR="00A1675C" w:rsidRDefault="00000000">
      <w:pPr>
        <w:spacing w:before="40" w:after="120"/>
      </w:pPr>
      <w:r>
        <w:rPr>
          <w:rFonts w:eastAsia="Georgia"/>
        </w:rPr>
        <w:t>“The spring is wrong.”</w:t>
      </w:r>
    </w:p>
    <w:p w14:paraId="3B320894" w14:textId="77777777" w:rsidR="00A1675C" w:rsidRDefault="00000000">
      <w:pPr>
        <w:ind w:firstLine="432"/>
      </w:pPr>
      <w:r>
        <w:rPr>
          <w:rFonts w:eastAsia="Georgia"/>
        </w:rPr>
        <w:t>The attorney stared intently at him.</w:t>
      </w:r>
    </w:p>
    <w:p w14:paraId="097FF4B4" w14:textId="77777777" w:rsidR="00A1675C" w:rsidRDefault="00000000">
      <w:pPr>
        <w:spacing w:before="40" w:after="120"/>
      </w:pPr>
      <w:r>
        <w:rPr>
          <w:rFonts w:eastAsia="Georgia"/>
        </w:rPr>
        <w:t>“I beg your pardon?”</w:t>
      </w:r>
    </w:p>
    <w:p w14:paraId="0CDB5631" w14:textId="77777777" w:rsidR="00A1675C" w:rsidRDefault="00000000">
      <w:pPr>
        <w:ind w:firstLine="432"/>
      </w:pPr>
      <w:r>
        <w:rPr>
          <w:rFonts w:eastAsia="Georgia"/>
        </w:rPr>
        <w:t>Weinstein watched the diagram.</w:t>
      </w:r>
    </w:p>
    <w:p w14:paraId="55863D23" w14:textId="77777777" w:rsidR="00A1675C" w:rsidRDefault="00000000">
      <w:pPr>
        <w:spacing w:before="40" w:after="120"/>
      </w:pPr>
      <w:r>
        <w:rPr>
          <w:rFonts w:eastAsia="Georgia"/>
        </w:rPr>
        <w:t>“It won't behave as you've described.”</w:t>
      </w:r>
    </w:p>
    <w:p w14:paraId="19E44F6B" w14:textId="77777777" w:rsidR="00A1675C" w:rsidRDefault="00000000">
      <w:pPr>
        <w:spacing w:before="40" w:after="120"/>
      </w:pPr>
      <w:r>
        <w:rPr>
          <w:rFonts w:eastAsia="Georgia"/>
        </w:rPr>
        <w:t>“Why not?”</w:t>
      </w:r>
    </w:p>
    <w:p w14:paraId="66C77E55" w14:textId="77777777" w:rsidR="00A1675C" w:rsidRDefault="00000000">
      <w:pPr>
        <w:ind w:firstLine="432"/>
      </w:pPr>
      <w:r>
        <w:rPr>
          <w:rFonts w:eastAsia="Georgia"/>
        </w:rPr>
        <w:t>Weinstein carefully surveyed the drawing for a moment.</w:t>
      </w:r>
    </w:p>
    <w:p w14:paraId="0E466124" w14:textId="77777777" w:rsidR="00A1675C" w:rsidRDefault="00000000">
      <w:pPr>
        <w:spacing w:before="40" w:after="120"/>
      </w:pPr>
      <w:r>
        <w:rPr>
          <w:rFonts w:eastAsia="Georgia"/>
        </w:rPr>
        <w:t>“Because you've assumed the temperature remains constant.”</w:t>
      </w:r>
    </w:p>
    <w:p w14:paraId="3D0968E3" w14:textId="77777777" w:rsidR="00A1675C" w:rsidRDefault="00000000">
      <w:pPr>
        <w:ind w:firstLine="432"/>
      </w:pPr>
      <w:r>
        <w:rPr>
          <w:rFonts w:eastAsia="Georgia"/>
        </w:rPr>
        <w:t>The attorney blinked.</w:t>
      </w:r>
    </w:p>
    <w:p w14:paraId="2D0998E5" w14:textId="77777777" w:rsidR="00A1675C" w:rsidRDefault="00000000">
      <w:pPr>
        <w:spacing w:before="40" w:after="120"/>
      </w:pPr>
      <w:r>
        <w:rPr>
          <w:rFonts w:eastAsia="Georgia"/>
        </w:rPr>
        <w:t>“Doesn't it?”</w:t>
      </w:r>
    </w:p>
    <w:p w14:paraId="643B4728" w14:textId="77777777" w:rsidR="00A1675C" w:rsidRDefault="00000000">
      <w:pPr>
        <w:spacing w:before="40" w:after="120"/>
      </w:pPr>
      <w:r>
        <w:rPr>
          <w:rFonts w:eastAsia="Georgia"/>
        </w:rPr>
        <w:t>“No.”</w:t>
      </w:r>
    </w:p>
    <w:p w14:paraId="5125ABB0" w14:textId="77777777" w:rsidR="00A1675C" w:rsidRDefault="00000000">
      <w:pPr>
        <w:spacing w:before="40" w:after="120"/>
      </w:pPr>
      <w:r>
        <w:rPr>
          <w:rFonts w:eastAsia="Georgia"/>
        </w:rPr>
        <w:t>“Oh.”</w:t>
      </w:r>
    </w:p>
    <w:p w14:paraId="2D3856D4" w14:textId="77777777" w:rsidR="00A1675C" w:rsidRDefault="00000000">
      <w:pPr>
        <w:ind w:firstLine="432"/>
      </w:pPr>
      <w:r>
        <w:rPr>
          <w:rFonts w:eastAsia="Georgia"/>
        </w:rPr>
        <w:t>Weinstein turned the paper around and pointed to a line.</w:t>
      </w:r>
    </w:p>
    <w:p w14:paraId="6567DF53" w14:textId="77777777" w:rsidR="00A1675C" w:rsidRDefault="00000000">
      <w:pPr>
        <w:spacing w:before="40" w:after="120"/>
      </w:pPr>
      <w:r>
        <w:rPr>
          <w:rFonts w:eastAsia="Georgia"/>
        </w:rPr>
        <w:t>“This coefficient changes with temperature.”</w:t>
      </w:r>
    </w:p>
    <w:p w14:paraId="5CEF6AF6" w14:textId="77777777" w:rsidR="00A1675C" w:rsidRDefault="00000000">
      <w:pPr>
        <w:ind w:firstLine="432"/>
      </w:pPr>
      <w:r>
        <w:rPr>
          <w:rFonts w:eastAsia="Georgia"/>
        </w:rPr>
        <w:t>The attorney leaned over the desk.</w:t>
      </w:r>
    </w:p>
    <w:p w14:paraId="67E74A36" w14:textId="77777777" w:rsidR="00A1675C" w:rsidRDefault="00000000">
      <w:pPr>
        <w:spacing w:before="40" w:after="120"/>
      </w:pPr>
      <w:r>
        <w:rPr>
          <w:rFonts w:eastAsia="Georgia"/>
        </w:rPr>
        <w:t>“Good heavens.”</w:t>
      </w:r>
    </w:p>
    <w:p w14:paraId="2F16FA92" w14:textId="77777777" w:rsidR="00A1675C" w:rsidRDefault="00000000">
      <w:pPr>
        <w:ind w:firstLine="432"/>
      </w:pPr>
      <w:r>
        <w:rPr>
          <w:rFonts w:eastAsia="Georgia"/>
        </w:rPr>
        <w:t>Weinstein shrugged.</w:t>
      </w:r>
    </w:p>
    <w:p w14:paraId="1F977DAC" w14:textId="77777777" w:rsidR="00A1675C" w:rsidRDefault="00000000">
      <w:pPr>
        <w:spacing w:before="40" w:after="120"/>
      </w:pPr>
      <w:r>
        <w:rPr>
          <w:rFonts w:eastAsia="Georgia"/>
        </w:rPr>
        <w:t>“Well, there we are.”</w:t>
      </w:r>
    </w:p>
    <w:p w14:paraId="11BCDFAB" w14:textId="77777777" w:rsidR="00A1675C" w:rsidRDefault="00000000">
      <w:pPr>
        <w:ind w:firstLine="432"/>
      </w:pPr>
      <w:r>
        <w:rPr>
          <w:rFonts w:eastAsia="Georgia"/>
        </w:rPr>
        <w:t>He returned to his mysterious clock. The patent attorney studied the amended diagram. Then at Weinstein.</w:t>
      </w:r>
    </w:p>
    <w:p w14:paraId="15DD4EBB" w14:textId="77777777" w:rsidR="00A1675C" w:rsidRDefault="00000000">
      <w:pPr>
        <w:spacing w:before="40" w:after="120"/>
      </w:pPr>
      <w:r>
        <w:rPr>
          <w:rFonts w:eastAsia="Georgia"/>
        </w:rPr>
        <w:t>“You've been listening after all.”</w:t>
      </w:r>
    </w:p>
    <w:p w14:paraId="66222AD5" w14:textId="77777777" w:rsidR="00A1675C" w:rsidRDefault="00000000">
      <w:pPr>
        <w:spacing w:before="40" w:after="120"/>
      </w:pPr>
      <w:r>
        <w:rPr>
          <w:rFonts w:eastAsia="Georgia"/>
        </w:rPr>
        <w:t>“Occasionally.”</w:t>
      </w:r>
    </w:p>
    <w:p w14:paraId="47D2117C" w14:textId="77777777" w:rsidR="00A1675C" w:rsidRDefault="00000000">
      <w:pPr>
        <w:ind w:firstLine="432"/>
      </w:pPr>
      <w:r>
        <w:rPr>
          <w:rFonts w:eastAsia="Georgia"/>
        </w:rPr>
        <w:t>The attorney gently smiled.</w:t>
      </w:r>
    </w:p>
    <w:p w14:paraId="60F58F4C" w14:textId="77777777" w:rsidR="00A1675C" w:rsidRDefault="00000000">
      <w:pPr>
        <w:spacing w:before="40" w:after="120"/>
      </w:pPr>
      <w:r>
        <w:rPr>
          <w:rFonts w:eastAsia="Georgia"/>
        </w:rPr>
        <w:t>“I suppose I should be grateful.”</w:t>
      </w:r>
    </w:p>
    <w:p w14:paraId="47873ADD" w14:textId="77777777" w:rsidR="00A1675C" w:rsidRDefault="00000000">
      <w:pPr>
        <w:spacing w:before="40" w:after="120"/>
      </w:pPr>
      <w:r>
        <w:rPr>
          <w:rFonts w:eastAsia="Georgia"/>
        </w:rPr>
        <w:t>“You should.”</w:t>
      </w:r>
    </w:p>
    <w:p w14:paraId="29EA0B79" w14:textId="77777777" w:rsidR="00A1675C" w:rsidRDefault="00000000">
      <w:pPr>
        <w:ind w:firstLine="432"/>
      </w:pPr>
      <w:r>
        <w:rPr>
          <w:rFonts w:eastAsia="Georgia"/>
        </w:rPr>
        <w:t>Weinstein carefully regarded his watch again. The difference between it and the wall clock had increased. He deeply frowned.</w:t>
      </w:r>
    </w:p>
    <w:p w14:paraId="12C6FCF9" w14:textId="77777777" w:rsidR="00A1675C" w:rsidRDefault="00000000">
      <w:pPr>
        <w:ind w:firstLine="432"/>
      </w:pPr>
      <w:r>
        <w:rPr>
          <w:rFonts w:eastAsia="Georgia"/>
        </w:rPr>
        <w:t>That was no longer ordinary. He stood.</w:t>
      </w:r>
    </w:p>
    <w:p w14:paraId="76E39207" w14:textId="77777777" w:rsidR="00A1675C" w:rsidRDefault="00000000">
      <w:pPr>
        <w:spacing w:before="40" w:after="120"/>
      </w:pPr>
      <w:r>
        <w:rPr>
          <w:rFonts w:eastAsia="Georgia"/>
        </w:rPr>
        <w:t>“Do you have another clock?”</w:t>
      </w:r>
    </w:p>
    <w:p w14:paraId="136611E1" w14:textId="77777777" w:rsidR="00A1675C" w:rsidRDefault="00000000">
      <w:pPr>
        <w:ind w:firstLine="432"/>
      </w:pPr>
      <w:r>
        <w:rPr>
          <w:rFonts w:eastAsia="Georgia"/>
        </w:rPr>
        <w:t>The attorney looked puzzled.</w:t>
      </w:r>
    </w:p>
    <w:p w14:paraId="4DC8979D" w14:textId="77777777" w:rsidR="00A1675C" w:rsidRDefault="00000000">
      <w:pPr>
        <w:spacing w:before="40" w:after="120"/>
      </w:pPr>
      <w:r>
        <w:rPr>
          <w:rFonts w:eastAsia="Georgia"/>
        </w:rPr>
        <w:t>“Another?”</w:t>
      </w:r>
    </w:p>
    <w:p w14:paraId="236D48B0" w14:textId="77777777" w:rsidR="00A1675C" w:rsidRDefault="00000000">
      <w:pPr>
        <w:spacing w:before="40" w:after="120"/>
      </w:pPr>
      <w:r>
        <w:rPr>
          <w:rFonts w:eastAsia="Georgia"/>
        </w:rPr>
        <w:t>“Yes.”</w:t>
      </w:r>
    </w:p>
    <w:p w14:paraId="328A5BEF" w14:textId="77777777" w:rsidR="00A1675C" w:rsidRDefault="00000000">
      <w:pPr>
        <w:spacing w:before="40" w:after="120"/>
      </w:pPr>
      <w:r>
        <w:rPr>
          <w:rFonts w:eastAsia="Georgia"/>
        </w:rPr>
        <w:t>“Why?”</w:t>
      </w:r>
    </w:p>
    <w:p w14:paraId="00F5AB0E" w14:textId="77777777" w:rsidR="00A1675C" w:rsidRDefault="00000000">
      <w:pPr>
        <w:spacing w:before="40" w:after="120"/>
      </w:pPr>
      <w:r>
        <w:rPr>
          <w:rFonts w:eastAsia="Georgia"/>
        </w:rPr>
        <w:t>“I'd like to compare them.”</w:t>
      </w:r>
    </w:p>
    <w:p w14:paraId="6BAFF9A5" w14:textId="77777777" w:rsidR="00A1675C" w:rsidRDefault="00000000">
      <w:pPr>
        <w:ind w:firstLine="432"/>
      </w:pPr>
      <w:r>
        <w:rPr>
          <w:rFonts w:eastAsia="Georgia"/>
        </w:rPr>
        <w:t>The attorney pointed towards the secretary's desk.</w:t>
      </w:r>
    </w:p>
    <w:p w14:paraId="59092CAC" w14:textId="77777777" w:rsidR="00A1675C" w:rsidRDefault="00000000">
      <w:pPr>
        <w:spacing w:before="40" w:after="120"/>
      </w:pPr>
      <w:r>
        <w:rPr>
          <w:rFonts w:eastAsia="Georgia"/>
        </w:rPr>
        <w:t>“There is one there.”</w:t>
      </w:r>
    </w:p>
    <w:p w14:paraId="50039FEB" w14:textId="77777777" w:rsidR="00A1675C" w:rsidRDefault="00000000">
      <w:pPr>
        <w:ind w:firstLine="432"/>
      </w:pPr>
      <w:r>
        <w:rPr>
          <w:rFonts w:eastAsia="Georgia"/>
        </w:rPr>
        <w:t>Weinstein quietly walked over. He compared it with his watch. Then with the wall clock.</w:t>
      </w:r>
    </w:p>
    <w:p w14:paraId="361AE79E" w14:textId="77777777" w:rsidR="00A1675C" w:rsidRDefault="00000000">
      <w:pPr>
        <w:ind w:firstLine="432"/>
      </w:pPr>
      <w:r>
        <w:rPr>
          <w:rFonts w:eastAsia="Georgia"/>
        </w:rPr>
        <w:t>Then he carefully examined the positions of all three. His expression changed. The patent attorney noticed.</w:t>
      </w:r>
    </w:p>
    <w:p w14:paraId="41346BCB" w14:textId="77777777" w:rsidR="00A1675C" w:rsidRDefault="00000000">
      <w:pPr>
        <w:spacing w:before="40" w:after="120"/>
      </w:pPr>
      <w:r>
        <w:rPr>
          <w:rFonts w:eastAsia="Georgia"/>
        </w:rPr>
        <w:t>“Something wrong?”</w:t>
      </w:r>
    </w:p>
    <w:p w14:paraId="13182AF5" w14:textId="77777777" w:rsidR="00A1675C" w:rsidRDefault="00000000">
      <w:pPr>
        <w:spacing w:before="40" w:after="120"/>
      </w:pPr>
      <w:r>
        <w:rPr>
          <w:rFonts w:eastAsia="Georgia"/>
        </w:rPr>
        <w:t>“Yes.”</w:t>
      </w:r>
    </w:p>
    <w:p w14:paraId="2134B52C" w14:textId="77777777" w:rsidR="00A1675C" w:rsidRDefault="00000000">
      <w:pPr>
        <w:spacing w:before="40" w:after="120"/>
      </w:pPr>
      <w:r>
        <w:rPr>
          <w:rFonts w:eastAsia="Georgia"/>
        </w:rPr>
        <w:t>“What?”</w:t>
      </w:r>
    </w:p>
    <w:p w14:paraId="7E172D5A" w14:textId="77777777" w:rsidR="00A1675C" w:rsidRDefault="00000000">
      <w:pPr>
        <w:spacing w:before="40" w:after="120"/>
      </w:pPr>
      <w:r>
        <w:rPr>
          <w:rFonts w:eastAsia="Georgia"/>
        </w:rPr>
        <w:t>“The clocks are disagreeing.”</w:t>
      </w:r>
    </w:p>
    <w:p w14:paraId="5A33C3C4" w14:textId="77777777" w:rsidR="00A1675C" w:rsidRDefault="00000000">
      <w:pPr>
        <w:spacing w:before="40" w:after="120"/>
      </w:pPr>
      <w:r>
        <w:rPr>
          <w:rFonts w:eastAsia="Georgia"/>
        </w:rPr>
        <w:t>“They do that.”</w:t>
      </w:r>
    </w:p>
    <w:p w14:paraId="0EEA099A" w14:textId="77777777" w:rsidR="00A1675C" w:rsidRDefault="00000000">
      <w:pPr>
        <w:spacing w:before="40" w:after="120"/>
      </w:pPr>
      <w:r>
        <w:rPr>
          <w:rFonts w:eastAsia="Georgia"/>
        </w:rPr>
        <w:t>“Not like this.”</w:t>
      </w:r>
    </w:p>
    <w:p w14:paraId="437F12CA" w14:textId="77777777" w:rsidR="00A1675C" w:rsidRDefault="00000000">
      <w:pPr>
        <w:ind w:firstLine="432"/>
      </w:pPr>
      <w:r>
        <w:rPr>
          <w:rFonts w:eastAsia="Georgia"/>
        </w:rPr>
        <w:t>The attorney inspected him. Weinstein took out his notebook. He calculated.</w:t>
      </w:r>
    </w:p>
    <w:p w14:paraId="7D00B1E9" w14:textId="77777777" w:rsidR="00A1675C" w:rsidRDefault="00000000">
      <w:pPr>
        <w:ind w:firstLine="432"/>
      </w:pPr>
      <w:r>
        <w:rPr>
          <w:rFonts w:eastAsia="Georgia"/>
        </w:rPr>
        <w:t>Then calculated again. The difference was far too large. He looked at the ceiling.</w:t>
      </w:r>
    </w:p>
    <w:p w14:paraId="1EB63261" w14:textId="77777777" w:rsidR="00A1675C" w:rsidRDefault="00000000">
      <w:pPr>
        <w:ind w:firstLine="432"/>
      </w:pPr>
      <w:r>
        <w:rPr>
          <w:rFonts w:eastAsia="Georgia"/>
        </w:rPr>
        <w:t>Then at the floor. The secretary came in.</w:t>
      </w:r>
    </w:p>
    <w:p w14:paraId="4EB77B18" w14:textId="77777777" w:rsidR="00A1675C" w:rsidRDefault="00000000">
      <w:pPr>
        <w:spacing w:before="40" w:after="120"/>
      </w:pPr>
      <w:r>
        <w:rPr>
          <w:rFonts w:eastAsia="Georgia"/>
        </w:rPr>
        <w:t>“Herr Weinstein?”</w:t>
      </w:r>
    </w:p>
    <w:p w14:paraId="6FFA28F9" w14:textId="77777777" w:rsidR="00A1675C" w:rsidRDefault="00000000">
      <w:pPr>
        <w:spacing w:before="40" w:after="120"/>
      </w:pPr>
      <w:r>
        <w:rPr>
          <w:rFonts w:eastAsia="Georgia"/>
        </w:rPr>
        <w:t>“Yes?”</w:t>
      </w:r>
    </w:p>
    <w:p w14:paraId="6B02CFD1" w14:textId="77777777" w:rsidR="00A1675C" w:rsidRDefault="00000000">
      <w:pPr>
        <w:spacing w:before="40" w:after="120"/>
      </w:pPr>
      <w:r>
        <w:rPr>
          <w:rFonts w:eastAsia="Georgia"/>
        </w:rPr>
        <w:t>“Is everything all right?”</w:t>
      </w:r>
    </w:p>
    <w:p w14:paraId="65EB6C66" w14:textId="77777777" w:rsidR="00A1675C" w:rsidRDefault="00000000">
      <w:pPr>
        <w:spacing w:before="40" w:after="120"/>
      </w:pPr>
      <w:r>
        <w:rPr>
          <w:rFonts w:eastAsia="Georgia"/>
        </w:rPr>
        <w:t>“No.”</w:t>
      </w:r>
    </w:p>
    <w:p w14:paraId="13AA7F6A" w14:textId="77777777" w:rsidR="00A1675C" w:rsidRDefault="00000000">
      <w:pPr>
        <w:spacing w:before="40" w:after="120"/>
      </w:pPr>
      <w:r>
        <w:rPr>
          <w:rFonts w:eastAsia="Georgia"/>
        </w:rPr>
        <w:t>“What happened?”</w:t>
      </w:r>
    </w:p>
    <w:p w14:paraId="0EE6D0BD" w14:textId="77777777" w:rsidR="00A1675C" w:rsidRDefault="00000000">
      <w:pPr>
        <w:ind w:firstLine="432"/>
      </w:pPr>
      <w:r>
        <w:rPr>
          <w:rFonts w:eastAsia="Georgia"/>
        </w:rPr>
        <w:t>Weinstein held up the notebook.</w:t>
      </w:r>
    </w:p>
    <w:p w14:paraId="47E2A439" w14:textId="77777777" w:rsidR="00A1675C" w:rsidRDefault="00000000">
      <w:pPr>
        <w:spacing w:before="40" w:after="120"/>
      </w:pPr>
      <w:r>
        <w:rPr>
          <w:rFonts w:eastAsia="Georgia"/>
        </w:rPr>
        <w:t>“The clocks are behaving badly.”</w:t>
      </w:r>
    </w:p>
    <w:p w14:paraId="5CC2F612" w14:textId="77777777" w:rsidR="00A1675C" w:rsidRDefault="00000000">
      <w:pPr>
        <w:ind w:firstLine="432"/>
      </w:pPr>
      <w:r>
        <w:rPr>
          <w:rFonts w:eastAsia="Georgia"/>
        </w:rPr>
        <w:t>The secretary carefully glanced at the clocks.</w:t>
      </w:r>
    </w:p>
    <w:p w14:paraId="3E6708CD" w14:textId="77777777" w:rsidR="00A1675C" w:rsidRDefault="00000000">
      <w:pPr>
        <w:spacing w:before="40" w:after="120"/>
      </w:pPr>
      <w:r>
        <w:rPr>
          <w:rFonts w:eastAsia="Georgia"/>
        </w:rPr>
        <w:t>“They seem fine.”</w:t>
      </w:r>
    </w:p>
    <w:p w14:paraId="11C96868" w14:textId="77777777" w:rsidR="00A1675C" w:rsidRDefault="00000000">
      <w:pPr>
        <w:spacing w:before="40" w:after="120"/>
      </w:pPr>
      <w:r>
        <w:rPr>
          <w:rFonts w:eastAsia="Georgia"/>
        </w:rPr>
        <w:t>“That's what makes it interesting.”</w:t>
      </w:r>
    </w:p>
    <w:p w14:paraId="76B71FA4" w14:textId="77777777" w:rsidR="00A1675C" w:rsidRDefault="00000000">
      <w:pPr>
        <w:ind w:firstLine="432"/>
      </w:pPr>
      <w:r>
        <w:rPr>
          <w:rFonts w:eastAsia="Georgia"/>
        </w:rPr>
        <w:t>He put the notebook away.</w:t>
      </w:r>
    </w:p>
    <w:p w14:paraId="6A45C9D1" w14:textId="77777777" w:rsidR="00A1675C" w:rsidRDefault="00000000">
      <w:pPr>
        <w:spacing w:before="40" w:after="120"/>
      </w:pPr>
      <w:r>
        <w:rPr>
          <w:rFonts w:eastAsia="Georgia"/>
        </w:rPr>
        <w:t>“How high is this building?”</w:t>
      </w:r>
    </w:p>
    <w:p w14:paraId="125C3EDB" w14:textId="77777777" w:rsidR="00A1675C" w:rsidRDefault="00000000">
      <w:pPr>
        <w:spacing w:before="40" w:after="120"/>
      </w:pPr>
      <w:r>
        <w:rPr>
          <w:rFonts w:eastAsia="Georgia"/>
        </w:rPr>
        <w:t>“Four floors.”</w:t>
      </w:r>
    </w:p>
    <w:p w14:paraId="77E4088F" w14:textId="77777777" w:rsidR="00A1675C" w:rsidRDefault="00000000">
      <w:pPr>
        <w:spacing w:before="40" w:after="120"/>
      </w:pPr>
      <w:r>
        <w:rPr>
          <w:rFonts w:eastAsia="Georgia"/>
        </w:rPr>
        <w:t>“Exactly?”</w:t>
      </w:r>
    </w:p>
    <w:p w14:paraId="02294E37" w14:textId="77777777" w:rsidR="00A1675C" w:rsidRDefault="00000000">
      <w:pPr>
        <w:spacing w:before="40" w:after="120"/>
      </w:pPr>
      <w:r>
        <w:rPr>
          <w:rFonts w:eastAsia="Georgia"/>
        </w:rPr>
        <w:t>“I believe so.”</w:t>
      </w:r>
    </w:p>
    <w:p w14:paraId="05AA35A1" w14:textId="77777777" w:rsidR="00A1675C" w:rsidRDefault="00000000">
      <w:pPr>
        <w:ind w:firstLine="432"/>
      </w:pPr>
      <w:r>
        <w:rPr>
          <w:rFonts w:eastAsia="Georgia"/>
        </w:rPr>
        <w:t>Weinstein nodded. He looked up.</w:t>
      </w:r>
    </w:p>
    <w:p w14:paraId="6DD803F5" w14:textId="77777777" w:rsidR="00A1675C" w:rsidRDefault="00000000">
      <w:pPr>
        <w:spacing w:before="40" w:after="120"/>
      </w:pPr>
      <w:r>
        <w:rPr>
          <w:rFonts w:eastAsia="Georgia"/>
        </w:rPr>
        <w:t>“Which floor are we on?”</w:t>
      </w:r>
    </w:p>
    <w:p w14:paraId="131CADC2" w14:textId="77777777" w:rsidR="00A1675C" w:rsidRDefault="00000000">
      <w:pPr>
        <w:spacing w:before="40" w:after="120"/>
      </w:pPr>
      <w:r>
        <w:rPr>
          <w:rFonts w:eastAsia="Georgia"/>
        </w:rPr>
        <w:t>“Second.”</w:t>
      </w:r>
    </w:p>
    <w:p w14:paraId="4E429510" w14:textId="77777777" w:rsidR="00A1675C" w:rsidRDefault="00000000">
      <w:pPr>
        <w:ind w:firstLine="432"/>
      </w:pPr>
      <w:r>
        <w:rPr>
          <w:rFonts w:eastAsia="Georgia"/>
        </w:rPr>
        <w:t>He thought. Then carefully stared at his watch again. The difference had increased.</w:t>
      </w:r>
    </w:p>
    <w:p w14:paraId="6B5D5962" w14:textId="77777777" w:rsidR="00A1675C" w:rsidRDefault="00000000">
      <w:pPr>
        <w:ind w:firstLine="432"/>
      </w:pPr>
      <w:r>
        <w:rPr>
          <w:rFonts w:eastAsia="Georgia"/>
        </w:rPr>
        <w:t>He deeply frowned.</w:t>
      </w:r>
    </w:p>
    <w:p w14:paraId="773AE4E2" w14:textId="77777777" w:rsidR="00A1675C" w:rsidRDefault="00000000">
      <w:pPr>
        <w:spacing w:before="40" w:after="120"/>
      </w:pPr>
      <w:r>
        <w:rPr>
          <w:rFonts w:eastAsia="Georgia"/>
        </w:rPr>
        <w:t>“That's impossible.”</w:t>
      </w:r>
    </w:p>
    <w:p w14:paraId="296B9BAD" w14:textId="77777777" w:rsidR="00A1675C" w:rsidRDefault="00000000">
      <w:pPr>
        <w:ind w:firstLine="432"/>
      </w:pPr>
      <w:r>
        <w:rPr>
          <w:rFonts w:eastAsia="Georgia"/>
        </w:rPr>
        <w:t>The secretary gently softly smiled.</w:t>
      </w:r>
    </w:p>
    <w:p w14:paraId="20401324" w14:textId="77777777" w:rsidR="00A1675C" w:rsidRDefault="00000000">
      <w:pPr>
        <w:spacing w:before="40" w:after="120"/>
      </w:pPr>
      <w:r>
        <w:rPr>
          <w:rFonts w:eastAsia="Georgia"/>
        </w:rPr>
        <w:t>“I thought you didn't believe in impossible things.”</w:t>
      </w:r>
    </w:p>
    <w:p w14:paraId="552B1701" w14:textId="77777777" w:rsidR="00A1675C" w:rsidRDefault="00000000">
      <w:pPr>
        <w:spacing w:before="40" w:after="120"/>
      </w:pPr>
      <w:r>
        <w:rPr>
          <w:rFonts w:eastAsia="Georgia"/>
        </w:rPr>
        <w:t>“I don't.”</w:t>
      </w:r>
    </w:p>
    <w:p w14:paraId="711E73C7" w14:textId="77777777" w:rsidR="00A1675C" w:rsidRDefault="00000000">
      <w:pPr>
        <w:spacing w:before="40" w:after="120"/>
      </w:pPr>
      <w:r>
        <w:rPr>
          <w:rFonts w:eastAsia="Georgia"/>
        </w:rPr>
        <w:t>“Then what is it?”</w:t>
      </w:r>
    </w:p>
    <w:p w14:paraId="384C8125" w14:textId="77777777" w:rsidR="00A1675C" w:rsidRDefault="00000000">
      <w:pPr>
        <w:ind w:firstLine="432"/>
      </w:pPr>
      <w:r>
        <w:rPr>
          <w:rFonts w:eastAsia="Georgia"/>
        </w:rPr>
        <w:t>Weinstein considered the question.</w:t>
      </w:r>
    </w:p>
    <w:p w14:paraId="6A0338FD" w14:textId="77777777" w:rsidR="00A1675C" w:rsidRDefault="00000000">
      <w:pPr>
        <w:spacing w:before="40" w:after="120"/>
      </w:pPr>
      <w:r>
        <w:rPr>
          <w:rFonts w:eastAsia="Georgia"/>
        </w:rPr>
        <w:t>“A very large error.”</w:t>
      </w:r>
    </w:p>
    <w:p w14:paraId="18AE25DE" w14:textId="77777777" w:rsidR="00A1675C" w:rsidRDefault="00000000">
      <w:pPr>
        <w:ind w:firstLine="432"/>
      </w:pPr>
      <w:r>
        <w:rPr>
          <w:rFonts w:eastAsia="Georgia"/>
        </w:rPr>
        <w:t>The secretary calmly nodded.</w:t>
      </w:r>
    </w:p>
    <w:p w14:paraId="6BEF74F6" w14:textId="77777777" w:rsidR="00A1675C" w:rsidRDefault="00000000">
      <w:pPr>
        <w:spacing w:before="40" w:after="120"/>
      </w:pPr>
      <w:r>
        <w:rPr>
          <w:rFonts w:eastAsia="Georgia"/>
        </w:rPr>
        <w:t>“Ah.”</w:t>
      </w:r>
    </w:p>
    <w:p w14:paraId="5C66EDDD" w14:textId="77777777" w:rsidR="00A1675C" w:rsidRDefault="00000000">
      <w:pPr>
        <w:ind w:firstLine="432"/>
      </w:pPr>
      <w:r>
        <w:rPr>
          <w:rFonts w:eastAsia="Georgia"/>
        </w:rPr>
        <w:t>She returned to her desk. Weinstein picked up his coat. The patent attorney looked alarmed.</w:t>
      </w:r>
    </w:p>
    <w:p w14:paraId="73C011B9" w14:textId="77777777" w:rsidR="00A1675C" w:rsidRDefault="00000000">
      <w:pPr>
        <w:spacing w:before="40" w:after="120"/>
      </w:pPr>
      <w:r>
        <w:rPr>
          <w:rFonts w:eastAsia="Georgia"/>
        </w:rPr>
        <w:t>“Are you leaving?”</w:t>
      </w:r>
    </w:p>
    <w:p w14:paraId="2A74C944" w14:textId="77777777" w:rsidR="00A1675C" w:rsidRDefault="00000000">
      <w:pPr>
        <w:spacing w:before="40" w:after="120"/>
      </w:pPr>
      <w:r>
        <w:rPr>
          <w:rFonts w:eastAsia="Georgia"/>
        </w:rPr>
        <w:t>“Yes.”</w:t>
      </w:r>
    </w:p>
    <w:p w14:paraId="5D59EE46" w14:textId="77777777" w:rsidR="00A1675C" w:rsidRDefault="00000000">
      <w:pPr>
        <w:spacing w:before="40" w:after="120"/>
      </w:pPr>
      <w:r>
        <w:rPr>
          <w:rFonts w:eastAsia="Georgia"/>
        </w:rPr>
        <w:t>“We haven't finished.”</w:t>
      </w:r>
    </w:p>
    <w:p w14:paraId="5E16D296" w14:textId="77777777" w:rsidR="00A1675C" w:rsidRDefault="00000000">
      <w:pPr>
        <w:spacing w:before="40" w:after="120"/>
      </w:pPr>
      <w:r>
        <w:rPr>
          <w:rFonts w:eastAsia="Georgia"/>
        </w:rPr>
        <w:t>“We have.”</w:t>
      </w:r>
    </w:p>
    <w:p w14:paraId="2C99B88F" w14:textId="77777777" w:rsidR="00A1675C" w:rsidRDefault="00000000">
      <w:pPr>
        <w:spacing w:before="40" w:after="120"/>
      </w:pPr>
      <w:r>
        <w:rPr>
          <w:rFonts w:eastAsia="Georgia"/>
        </w:rPr>
        <w:t>“What about the rest of the patent?”</w:t>
      </w:r>
    </w:p>
    <w:p w14:paraId="204A074A" w14:textId="77777777" w:rsidR="00A1675C" w:rsidRDefault="00000000">
      <w:pPr>
        <w:spacing w:before="40" w:after="120"/>
      </w:pPr>
      <w:r>
        <w:rPr>
          <w:rFonts w:eastAsia="Georgia"/>
        </w:rPr>
        <w:t>“It can wait.”</w:t>
      </w:r>
    </w:p>
    <w:p w14:paraId="53066458" w14:textId="77777777" w:rsidR="00A1675C" w:rsidRDefault="00000000">
      <w:pPr>
        <w:spacing w:before="40" w:after="120"/>
      </w:pPr>
      <w:r>
        <w:rPr>
          <w:rFonts w:eastAsia="Georgia"/>
        </w:rPr>
        <w:t>“The spring?”</w:t>
      </w:r>
    </w:p>
    <w:p w14:paraId="3744623B" w14:textId="77777777" w:rsidR="00A1675C" w:rsidRDefault="00000000">
      <w:pPr>
        <w:spacing w:before="40" w:after="120"/>
      </w:pPr>
      <w:r>
        <w:rPr>
          <w:rFonts w:eastAsia="Georgia"/>
        </w:rPr>
        <w:t>“It will continue being wrong while I'm gone.”</w:t>
      </w:r>
    </w:p>
    <w:p w14:paraId="5579383D" w14:textId="77777777" w:rsidR="00A1675C" w:rsidRDefault="00000000">
      <w:pPr>
        <w:ind w:firstLine="432"/>
      </w:pPr>
      <w:r>
        <w:rPr>
          <w:rFonts w:eastAsia="Georgia"/>
        </w:rPr>
        <w:t>He left the quiet office. Hermann Minkowski was standing in the empty empty corridor. Weinstein stopped.</w:t>
      </w:r>
    </w:p>
    <w:p w14:paraId="266F6EF4" w14:textId="77777777" w:rsidR="00A1675C" w:rsidRDefault="00000000">
      <w:pPr>
        <w:spacing w:before="40" w:after="120"/>
      </w:pPr>
      <w:r>
        <w:rPr>
          <w:rFonts w:eastAsia="Georgia"/>
        </w:rPr>
        <w:t>“You knew.”</w:t>
      </w:r>
    </w:p>
    <w:p w14:paraId="1C00449C" w14:textId="77777777" w:rsidR="00A1675C" w:rsidRDefault="00000000">
      <w:pPr>
        <w:ind w:firstLine="432"/>
      </w:pPr>
      <w:r>
        <w:rPr>
          <w:rFonts w:eastAsia="Georgia"/>
        </w:rPr>
        <w:t>Minkowski gazed at him.</w:t>
      </w:r>
    </w:p>
    <w:p w14:paraId="5154D077" w14:textId="77777777" w:rsidR="00A1675C" w:rsidRDefault="00000000">
      <w:pPr>
        <w:spacing w:before="40" w:after="120"/>
      </w:pPr>
      <w:r>
        <w:rPr>
          <w:rFonts w:eastAsia="Georgia"/>
        </w:rPr>
        <w:t>“Knew what?”</w:t>
      </w:r>
    </w:p>
    <w:p w14:paraId="3DCE3D1F" w14:textId="77777777" w:rsidR="00A1675C" w:rsidRDefault="00000000">
      <w:pPr>
        <w:spacing w:before="40" w:after="120"/>
      </w:pPr>
      <w:r>
        <w:rPr>
          <w:rFonts w:eastAsia="Georgia"/>
        </w:rPr>
        <w:t>“The clocks.”</w:t>
      </w:r>
    </w:p>
    <w:p w14:paraId="2C0BAA93" w14:textId="77777777" w:rsidR="00A1675C" w:rsidRDefault="00000000">
      <w:pPr>
        <w:spacing w:before="40" w:after="120"/>
      </w:pPr>
      <w:r>
        <w:rPr>
          <w:rFonts w:eastAsia="Georgia"/>
        </w:rPr>
        <w:t>“What about them?”</w:t>
      </w:r>
    </w:p>
    <w:p w14:paraId="569B9AD9" w14:textId="77777777" w:rsidR="00A1675C" w:rsidRDefault="00000000">
      <w:pPr>
        <w:spacing w:before="40" w:after="120"/>
      </w:pPr>
      <w:r>
        <w:rPr>
          <w:rFonts w:eastAsia="Georgia"/>
        </w:rPr>
        <w:t>“They're disagreeing.”</w:t>
      </w:r>
    </w:p>
    <w:p w14:paraId="2A9061AE" w14:textId="77777777" w:rsidR="00A1675C" w:rsidRDefault="00000000">
      <w:pPr>
        <w:ind w:firstLine="432"/>
      </w:pPr>
      <w:r>
        <w:rPr>
          <w:rFonts w:eastAsia="Georgia"/>
        </w:rPr>
        <w:t>Minkowski nodded.</w:t>
      </w:r>
    </w:p>
    <w:p w14:paraId="00002ACE" w14:textId="77777777" w:rsidR="00A1675C" w:rsidRDefault="00000000">
      <w:pPr>
        <w:spacing w:before="40" w:after="120"/>
      </w:pPr>
      <w:r>
        <w:rPr>
          <w:rFonts w:eastAsia="Georgia"/>
        </w:rPr>
        <w:t>“Yes.”</w:t>
      </w:r>
    </w:p>
    <w:p w14:paraId="2176C51A" w14:textId="77777777" w:rsidR="00A1675C" w:rsidRDefault="00000000">
      <w:pPr>
        <w:spacing w:before="40" w:after="120"/>
      </w:pPr>
      <w:r>
        <w:rPr>
          <w:rFonts w:eastAsia="Georgia"/>
        </w:rPr>
        <w:t>“By a ridiculous amount.”</w:t>
      </w:r>
    </w:p>
    <w:p w14:paraId="64744CFD" w14:textId="77777777" w:rsidR="00A1675C" w:rsidRDefault="00000000">
      <w:pPr>
        <w:spacing w:before="40" w:after="120"/>
      </w:pPr>
      <w:r>
        <w:rPr>
          <w:rFonts w:eastAsia="Georgia"/>
        </w:rPr>
        <w:t>“Yes.”</w:t>
      </w:r>
    </w:p>
    <w:p w14:paraId="5CBA65AB" w14:textId="77777777" w:rsidR="00A1675C" w:rsidRDefault="00000000">
      <w:pPr>
        <w:spacing w:before="40" w:after="120"/>
      </w:pPr>
      <w:r>
        <w:rPr>
          <w:rFonts w:eastAsia="Georgia"/>
        </w:rPr>
        <w:t>“And you knew.”</w:t>
      </w:r>
    </w:p>
    <w:p w14:paraId="75DB3034" w14:textId="77777777" w:rsidR="00A1675C" w:rsidRDefault="00000000">
      <w:pPr>
        <w:spacing w:before="40" w:after="120"/>
      </w:pPr>
      <w:r>
        <w:rPr>
          <w:rFonts w:eastAsia="Georgia"/>
        </w:rPr>
        <w:t>“Yes.”</w:t>
      </w:r>
    </w:p>
    <w:p w14:paraId="74D527FC" w14:textId="77777777" w:rsidR="00A1675C" w:rsidRDefault="00000000">
      <w:pPr>
        <w:ind w:firstLine="432"/>
      </w:pPr>
      <w:r>
        <w:rPr>
          <w:rFonts w:eastAsia="Georgia"/>
        </w:rPr>
        <w:t>Weinstein stared at him.</w:t>
      </w:r>
    </w:p>
    <w:p w14:paraId="306BDA5F" w14:textId="77777777" w:rsidR="00A1675C" w:rsidRDefault="00000000">
      <w:pPr>
        <w:spacing w:before="40" w:after="120"/>
      </w:pPr>
      <w:r>
        <w:rPr>
          <w:rFonts w:eastAsia="Georgia"/>
        </w:rPr>
        <w:t>“Well?”</w:t>
      </w:r>
    </w:p>
    <w:p w14:paraId="34A530AD" w14:textId="77777777" w:rsidR="00A1675C" w:rsidRDefault="00000000">
      <w:pPr>
        <w:spacing w:before="40" w:after="120"/>
      </w:pPr>
      <w:r>
        <w:rPr>
          <w:rFonts w:eastAsia="Georgia"/>
        </w:rPr>
        <w:t>“Well what?”</w:t>
      </w:r>
    </w:p>
    <w:p w14:paraId="40491F3C" w14:textId="77777777" w:rsidR="00A1675C" w:rsidRDefault="00000000">
      <w:pPr>
        <w:spacing w:before="40" w:after="120"/>
      </w:pPr>
      <w:r>
        <w:rPr>
          <w:rFonts w:eastAsia="Georgia"/>
        </w:rPr>
        <w:t>“What is happening?”</w:t>
      </w:r>
    </w:p>
    <w:p w14:paraId="50401816" w14:textId="77777777" w:rsidR="00A1675C" w:rsidRDefault="00000000">
      <w:pPr>
        <w:ind w:firstLine="432"/>
      </w:pPr>
      <w:r>
        <w:rPr>
          <w:rFonts w:eastAsia="Georgia"/>
        </w:rPr>
        <w:t>Minkowski gently smiled.</w:t>
      </w:r>
    </w:p>
    <w:p w14:paraId="45E8F549" w14:textId="77777777" w:rsidR="00A1675C" w:rsidRDefault="00000000">
      <w:pPr>
        <w:spacing w:before="40" w:after="120"/>
      </w:pPr>
      <w:r>
        <w:rPr>
          <w:rFonts w:eastAsia="Georgia"/>
        </w:rPr>
        <w:t>“That is what Derek Gent is trying to discover.”</w:t>
      </w:r>
    </w:p>
    <w:p w14:paraId="1516BD93" w14:textId="77777777" w:rsidR="00A1675C" w:rsidRDefault="00000000">
      <w:pPr>
        <w:ind w:firstLine="432"/>
      </w:pPr>
      <w:r>
        <w:rPr>
          <w:rFonts w:eastAsia="Georgia"/>
        </w:rPr>
        <w:t>Weinstein frowned.</w:t>
      </w:r>
    </w:p>
    <w:p w14:paraId="247371E4" w14:textId="77777777" w:rsidR="00A1675C" w:rsidRDefault="00000000">
      <w:pPr>
        <w:spacing w:before="40" w:after="120"/>
      </w:pPr>
      <w:r>
        <w:rPr>
          <w:rFonts w:eastAsia="Georgia"/>
        </w:rPr>
        <w:t>“Who?”</w:t>
      </w:r>
    </w:p>
    <w:p w14:paraId="7BE50839" w14:textId="77777777" w:rsidR="00A1675C" w:rsidRDefault="00000000">
      <w:pPr>
        <w:spacing w:before="40" w:after="120"/>
      </w:pPr>
      <w:r>
        <w:rPr>
          <w:rFonts w:eastAsia="Georgia"/>
        </w:rPr>
        <w:t>“Derek Gent.”</w:t>
      </w:r>
    </w:p>
    <w:p w14:paraId="1C796F17" w14:textId="77777777" w:rsidR="00A1675C" w:rsidRDefault="00000000">
      <w:pPr>
        <w:spacing w:before="40" w:after="120"/>
      </w:pPr>
      <w:r>
        <w:rPr>
          <w:rFonts w:eastAsia="Georgia"/>
        </w:rPr>
        <w:t>“Never heard of him.”</w:t>
      </w:r>
    </w:p>
    <w:p w14:paraId="79A78CE9" w14:textId="77777777" w:rsidR="00A1675C" w:rsidRDefault="00000000">
      <w:pPr>
        <w:spacing w:before="40" w:after="120"/>
      </w:pPr>
      <w:r>
        <w:rPr>
          <w:rFonts w:eastAsia="Georgia"/>
        </w:rPr>
        <w:t>“You will.”</w:t>
      </w:r>
    </w:p>
    <w:p w14:paraId="2BD5B265" w14:textId="77777777" w:rsidR="00A1675C" w:rsidRDefault="00000000">
      <w:pPr>
        <w:ind w:firstLine="432"/>
      </w:pPr>
      <w:r>
        <w:rPr>
          <w:rFonts w:eastAsia="Georgia"/>
        </w:rPr>
        <w:t>Minkowski handed him a vivid photograph. Weinstein looked sharply at it. The picture showed an office.</w:t>
      </w:r>
    </w:p>
    <w:p w14:paraId="402987F6" w14:textId="77777777" w:rsidR="00A1675C" w:rsidRDefault="00000000">
      <w:pPr>
        <w:ind w:firstLine="432"/>
      </w:pPr>
      <w:r>
        <w:rPr>
          <w:rFonts w:eastAsia="Georgia"/>
        </w:rPr>
        <w:t>A man was lying face-down on the floor. Weinstein stared.</w:t>
      </w:r>
    </w:p>
    <w:p w14:paraId="1451B5D9" w14:textId="77777777" w:rsidR="00A1675C" w:rsidRDefault="00000000">
      <w:pPr>
        <w:spacing w:before="40" w:after="120"/>
      </w:pPr>
      <w:r>
        <w:rPr>
          <w:rFonts w:eastAsia="Georgia"/>
        </w:rPr>
        <w:t>“Who is that?”</w:t>
      </w:r>
    </w:p>
    <w:p w14:paraId="1DB9F244" w14:textId="77777777" w:rsidR="00A1675C" w:rsidRDefault="00000000">
      <w:pPr>
        <w:spacing w:before="40" w:after="120"/>
      </w:pPr>
      <w:r>
        <w:rPr>
          <w:rFonts w:eastAsia="Georgia"/>
        </w:rPr>
        <w:t>“Derek Gent.”</w:t>
      </w:r>
    </w:p>
    <w:p w14:paraId="018FE988" w14:textId="77777777" w:rsidR="00A1675C" w:rsidRDefault="00000000">
      <w:pPr>
        <w:spacing w:before="40" w:after="120"/>
      </w:pPr>
      <w:r>
        <w:rPr>
          <w:rFonts w:eastAsia="Georgia"/>
        </w:rPr>
        <w:t>“Dead?”</w:t>
      </w:r>
    </w:p>
    <w:p w14:paraId="08FEBD2F" w14:textId="77777777" w:rsidR="00A1675C" w:rsidRDefault="00000000">
      <w:pPr>
        <w:spacing w:before="40" w:after="120"/>
      </w:pPr>
      <w:r>
        <w:rPr>
          <w:rFonts w:eastAsia="Georgia"/>
        </w:rPr>
        <w:t>“Apparently.”</w:t>
      </w:r>
    </w:p>
    <w:p w14:paraId="2FAC5F16" w14:textId="77777777" w:rsidR="00A1675C" w:rsidRDefault="00000000">
      <w:pPr>
        <w:ind w:firstLine="432"/>
      </w:pPr>
      <w:r>
        <w:rPr>
          <w:rFonts w:eastAsia="Georgia"/>
        </w:rPr>
        <w:t>Weinstein peered at the strange vivid photograph again.</w:t>
      </w:r>
    </w:p>
    <w:p w14:paraId="02C89804" w14:textId="77777777" w:rsidR="00A1675C" w:rsidRDefault="00000000">
      <w:pPr>
        <w:spacing w:before="40" w:after="120"/>
      </w:pPr>
      <w:r>
        <w:rPr>
          <w:rFonts w:eastAsia="Georgia"/>
        </w:rPr>
        <w:t>“When?”</w:t>
      </w:r>
    </w:p>
    <w:p w14:paraId="647C7215" w14:textId="77777777" w:rsidR="00A1675C" w:rsidRDefault="00000000">
      <w:pPr>
        <w:spacing w:before="40" w:after="120"/>
      </w:pPr>
      <w:r>
        <w:rPr>
          <w:rFonts w:eastAsia="Georgia"/>
        </w:rPr>
        <w:t>“Tomorrow.”</w:t>
      </w:r>
    </w:p>
    <w:p w14:paraId="153180AA" w14:textId="77777777" w:rsidR="00A1675C" w:rsidRDefault="00000000">
      <w:pPr>
        <w:ind w:firstLine="432"/>
      </w:pPr>
      <w:r>
        <w:rPr>
          <w:rFonts w:eastAsia="Georgia"/>
        </w:rPr>
        <w:t>Weinstein quietly eyed Minkowski.</w:t>
      </w:r>
    </w:p>
    <w:p w14:paraId="2721B135" w14:textId="77777777" w:rsidR="00A1675C" w:rsidRDefault="00000000">
      <w:pPr>
        <w:spacing w:before="40" w:after="120"/>
      </w:pPr>
      <w:r>
        <w:rPr>
          <w:rFonts w:eastAsia="Georgia"/>
        </w:rPr>
        <w:t>“That's inconvenient.”</w:t>
      </w:r>
    </w:p>
    <w:p w14:paraId="5298019D" w14:textId="77777777" w:rsidR="00A1675C" w:rsidRDefault="00000000">
      <w:pPr>
        <w:spacing w:before="40" w:after="120"/>
      </w:pPr>
      <w:r>
        <w:rPr>
          <w:rFonts w:eastAsia="Georgia"/>
        </w:rPr>
        <w:t>“I thought you'd say that.”</w:t>
      </w:r>
    </w:p>
    <w:p w14:paraId="2C82C931" w14:textId="77777777" w:rsidR="00A1675C" w:rsidRDefault="00000000">
      <w:pPr>
        <w:ind w:firstLine="432"/>
      </w:pPr>
      <w:r>
        <w:rPr>
          <w:rFonts w:eastAsia="Georgia"/>
        </w:rPr>
        <w:t>Weinstein studied the strange photograph. Then he noticed the clock. 11:03:17.</w:t>
      </w:r>
    </w:p>
    <w:p w14:paraId="306D1885" w14:textId="77777777" w:rsidR="00A1675C" w:rsidRDefault="00000000">
      <w:pPr>
        <w:ind w:firstLine="432"/>
      </w:pPr>
      <w:r>
        <w:rPr>
          <w:rFonts w:eastAsia="Georgia"/>
        </w:rPr>
        <w:t>His expression changed.</w:t>
      </w:r>
    </w:p>
    <w:p w14:paraId="6452773D" w14:textId="77777777" w:rsidR="00A1675C" w:rsidRDefault="00000000">
      <w:pPr>
        <w:spacing w:before="40" w:after="120"/>
      </w:pPr>
      <w:r>
        <w:rPr>
          <w:rFonts w:eastAsia="Georgia"/>
        </w:rPr>
        <w:t>“Where did you get this?”</w:t>
      </w:r>
    </w:p>
    <w:p w14:paraId="4AB53F98" w14:textId="77777777" w:rsidR="00A1675C" w:rsidRDefault="00000000">
      <w:pPr>
        <w:spacing w:before="40" w:after="120"/>
      </w:pPr>
      <w:r>
        <w:rPr>
          <w:rFonts w:eastAsia="Georgia"/>
        </w:rPr>
        <w:t>“From the Bureau.”</w:t>
      </w:r>
    </w:p>
    <w:p w14:paraId="26557B4B" w14:textId="77777777" w:rsidR="00A1675C" w:rsidRDefault="00000000">
      <w:pPr>
        <w:spacing w:before="40" w:after="120"/>
      </w:pPr>
      <w:r>
        <w:rPr>
          <w:rFonts w:eastAsia="Georgia"/>
        </w:rPr>
        <w:t>“What Bureau?”</w:t>
      </w:r>
    </w:p>
    <w:p w14:paraId="3867B441" w14:textId="77777777" w:rsidR="00A1675C" w:rsidRDefault="00000000">
      <w:pPr>
        <w:spacing w:before="40" w:after="120"/>
      </w:pPr>
      <w:r>
        <w:rPr>
          <w:rFonts w:eastAsia="Georgia"/>
        </w:rPr>
        <w:t>“Derek Gent's Relativistic Investigation Bureau.”</w:t>
      </w:r>
    </w:p>
    <w:p w14:paraId="7D7AEA71" w14:textId="77777777" w:rsidR="00A1675C" w:rsidRDefault="00000000">
      <w:pPr>
        <w:ind w:firstLine="432"/>
      </w:pPr>
      <w:r>
        <w:rPr>
          <w:rFonts w:eastAsia="Georgia"/>
        </w:rPr>
        <w:t>Weinstein watched the strange photograph. Then at Minkowski.</w:t>
      </w:r>
    </w:p>
    <w:p w14:paraId="6F80E02B" w14:textId="77777777" w:rsidR="00A1675C" w:rsidRDefault="00000000">
      <w:pPr>
        <w:spacing w:before="40" w:after="120"/>
      </w:pPr>
      <w:r>
        <w:rPr>
          <w:rFonts w:eastAsia="Georgia"/>
        </w:rPr>
        <w:t>“And you expect me to believe this?”</w:t>
      </w:r>
    </w:p>
    <w:p w14:paraId="3E24B9D9" w14:textId="77777777" w:rsidR="00A1675C" w:rsidRDefault="00000000">
      <w:pPr>
        <w:spacing w:before="40" w:after="120"/>
      </w:pPr>
      <w:r>
        <w:rPr>
          <w:rFonts w:eastAsia="Georgia"/>
        </w:rPr>
        <w:t>“No.”</w:t>
      </w:r>
    </w:p>
    <w:p w14:paraId="21FA86C9" w14:textId="77777777" w:rsidR="00A1675C" w:rsidRDefault="00000000">
      <w:pPr>
        <w:spacing w:before="40" w:after="120"/>
      </w:pPr>
      <w:r>
        <w:rPr>
          <w:rFonts w:eastAsia="Georgia"/>
        </w:rPr>
        <w:t>“Good.”</w:t>
      </w:r>
    </w:p>
    <w:p w14:paraId="23119567" w14:textId="77777777" w:rsidR="00A1675C" w:rsidRDefault="00000000">
      <w:pPr>
        <w:spacing w:before="40" w:after="120"/>
      </w:pPr>
      <w:r>
        <w:rPr>
          <w:rFonts w:eastAsia="Georgia"/>
        </w:rPr>
        <w:t>“I expect you to analyze it.”</w:t>
      </w:r>
    </w:p>
    <w:p w14:paraId="749D55B9" w14:textId="77777777" w:rsidR="00A1675C" w:rsidRDefault="00000000">
      <w:pPr>
        <w:ind w:firstLine="432"/>
      </w:pPr>
      <w:r>
        <w:rPr>
          <w:rFonts w:eastAsia="Georgia"/>
        </w:rPr>
        <w:t>Weinstein nodded.</w:t>
      </w:r>
    </w:p>
    <w:p w14:paraId="52EE9B15" w14:textId="77777777" w:rsidR="00A1675C" w:rsidRDefault="00000000">
      <w:pPr>
        <w:spacing w:before="40" w:after="120"/>
      </w:pPr>
      <w:r>
        <w:rPr>
          <w:rFonts w:eastAsia="Georgia"/>
        </w:rPr>
        <w:t>“That is more reasonable.”</w:t>
      </w:r>
    </w:p>
    <w:p w14:paraId="26C05EA8" w14:textId="77777777" w:rsidR="00A1675C" w:rsidRDefault="00000000">
      <w:pPr>
        <w:ind w:firstLine="432"/>
      </w:pPr>
      <w:r>
        <w:rPr>
          <w:rFonts w:eastAsia="Georgia"/>
        </w:rPr>
        <w:t>He carefully surveyed the clock in the strange mysterious photograph.</w:t>
      </w:r>
    </w:p>
    <w:p w14:paraId="3CFC0755" w14:textId="77777777" w:rsidR="00A1675C" w:rsidRDefault="00000000">
      <w:pPr>
        <w:spacing w:before="40" w:after="120"/>
      </w:pPr>
      <w:r>
        <w:rPr>
          <w:rFonts w:eastAsia="Georgia"/>
        </w:rPr>
        <w:t>“What frame?”</w:t>
      </w:r>
    </w:p>
    <w:p w14:paraId="2BB2197A" w14:textId="77777777" w:rsidR="00A1675C" w:rsidRDefault="00000000">
      <w:pPr>
        <w:ind w:firstLine="432"/>
      </w:pPr>
      <w:r>
        <w:rPr>
          <w:rFonts w:eastAsia="Georgia"/>
        </w:rPr>
        <w:t>Minkowski smiled.</w:t>
      </w:r>
    </w:p>
    <w:p w14:paraId="6A882FBD" w14:textId="77777777" w:rsidR="00A1675C" w:rsidRDefault="00000000">
      <w:pPr>
        <w:spacing w:before="40" w:after="120"/>
      </w:pPr>
      <w:r>
        <w:rPr>
          <w:rFonts w:eastAsia="Georgia"/>
        </w:rPr>
        <w:t>“Exactly.”</w:t>
      </w:r>
    </w:p>
    <w:p w14:paraId="059C5E60" w14:textId="77777777" w:rsidR="00A1675C" w:rsidRDefault="00000000">
      <w:pPr>
        <w:ind w:firstLine="432"/>
      </w:pPr>
      <w:r>
        <w:rPr>
          <w:rFonts w:eastAsia="Georgia"/>
        </w:rPr>
        <w:t>Weinstein carefully looked at him.</w:t>
      </w:r>
    </w:p>
    <w:p w14:paraId="5ADD2DE3" w14:textId="77777777" w:rsidR="00A1675C" w:rsidRDefault="00000000">
      <w:pPr>
        <w:spacing w:before="40" w:after="120"/>
      </w:pPr>
      <w:r>
        <w:rPr>
          <w:rFonts w:eastAsia="Georgia"/>
        </w:rPr>
        <w:t>“Don't be pleased with yourself.”</w:t>
      </w:r>
    </w:p>
    <w:p w14:paraId="72365353" w14:textId="77777777" w:rsidR="00A1675C" w:rsidRDefault="00000000">
      <w:pPr>
        <w:spacing w:before="40" w:after="120"/>
      </w:pPr>
      <w:r>
        <w:rPr>
          <w:rFonts w:eastAsia="Georgia"/>
        </w:rPr>
        <w:t>“I wasn't.”</w:t>
      </w:r>
    </w:p>
    <w:p w14:paraId="29278CA4" w14:textId="77777777" w:rsidR="00A1675C" w:rsidRDefault="00000000">
      <w:pPr>
        <w:spacing w:before="40" w:after="120"/>
      </w:pPr>
      <w:r>
        <w:rPr>
          <w:rFonts w:eastAsia="Georgia"/>
        </w:rPr>
        <w:t>“You were.”</w:t>
      </w:r>
    </w:p>
    <w:p w14:paraId="6D4B4239" w14:textId="77777777" w:rsidR="00A1675C" w:rsidRDefault="00000000">
      <w:pPr>
        <w:spacing w:before="40" w:after="120"/>
      </w:pPr>
      <w:r>
        <w:rPr>
          <w:rFonts w:eastAsia="Georgia"/>
        </w:rPr>
        <w:t>“Perhaps.”</w:t>
      </w:r>
    </w:p>
    <w:p w14:paraId="7B386BF4" w14:textId="77777777" w:rsidR="00A1675C" w:rsidRDefault="00000000">
      <w:pPr>
        <w:ind w:firstLine="432"/>
      </w:pPr>
      <w:r>
        <w:rPr>
          <w:rFonts w:eastAsia="Georgia"/>
        </w:rPr>
        <w:t>Weinstein returned to the strange vivid photograph.</w:t>
      </w:r>
    </w:p>
    <w:p w14:paraId="3E927B88" w14:textId="77777777" w:rsidR="00A1675C" w:rsidRDefault="00000000">
      <w:pPr>
        <w:spacing w:before="40" w:after="120"/>
      </w:pPr>
      <w:r>
        <w:rPr>
          <w:rFonts w:eastAsia="Georgia"/>
        </w:rPr>
        <w:t>“The timestamp alone tells us almost nothing.”</w:t>
      </w:r>
    </w:p>
    <w:p w14:paraId="1499EF0B" w14:textId="77777777" w:rsidR="00A1675C" w:rsidRDefault="00000000">
      <w:pPr>
        <w:spacing w:before="40" w:after="120"/>
      </w:pPr>
      <w:r>
        <w:rPr>
          <w:rFonts w:eastAsia="Georgia"/>
        </w:rPr>
        <w:t>“Correct.”</w:t>
      </w:r>
    </w:p>
    <w:p w14:paraId="70743C47" w14:textId="77777777" w:rsidR="00A1675C" w:rsidRDefault="00000000">
      <w:pPr>
        <w:spacing w:before="40" w:after="120"/>
      </w:pPr>
      <w:r>
        <w:rPr>
          <w:rFonts w:eastAsia="Georgia"/>
        </w:rPr>
        <w:t>“We need the event coordinates.”</w:t>
      </w:r>
    </w:p>
    <w:p w14:paraId="36397458" w14:textId="77777777" w:rsidR="00A1675C" w:rsidRDefault="00000000">
      <w:pPr>
        <w:spacing w:before="40" w:after="120"/>
      </w:pPr>
      <w:r>
        <w:rPr>
          <w:rFonts w:eastAsia="Georgia"/>
        </w:rPr>
        <w:t>“Correct.”</w:t>
      </w:r>
    </w:p>
    <w:p w14:paraId="553113E2" w14:textId="77777777" w:rsidR="00A1675C" w:rsidRDefault="00000000">
      <w:pPr>
        <w:spacing w:before="40" w:after="120"/>
      </w:pPr>
      <w:r>
        <w:rPr>
          <w:rFonts w:eastAsia="Georgia"/>
        </w:rPr>
        <w:t>“And the observer's frame.”</w:t>
      </w:r>
    </w:p>
    <w:p w14:paraId="56D49C9E" w14:textId="77777777" w:rsidR="00A1675C" w:rsidRDefault="00000000">
      <w:pPr>
        <w:spacing w:before="40" w:after="120"/>
      </w:pPr>
      <w:r>
        <w:rPr>
          <w:rFonts w:eastAsia="Georgia"/>
        </w:rPr>
        <w:t>“Correct.”</w:t>
      </w:r>
    </w:p>
    <w:p w14:paraId="3589393C" w14:textId="77777777" w:rsidR="00A1675C" w:rsidRDefault="00000000">
      <w:pPr>
        <w:spacing w:before="40" w:after="120"/>
      </w:pPr>
      <w:r>
        <w:rPr>
          <w:rFonts w:eastAsia="Georgia"/>
        </w:rPr>
        <w:t>“And the light-travel time between the event and the camera.”</w:t>
      </w:r>
    </w:p>
    <w:p w14:paraId="6C65727C" w14:textId="77777777" w:rsidR="00A1675C" w:rsidRDefault="00000000">
      <w:pPr>
        <w:spacing w:before="40" w:after="120"/>
      </w:pPr>
      <w:r>
        <w:rPr>
          <w:rFonts w:eastAsia="Georgia"/>
        </w:rPr>
        <w:t>“Correct.”</w:t>
      </w:r>
    </w:p>
    <w:p w14:paraId="0AE5E806" w14:textId="77777777" w:rsidR="00A1675C" w:rsidRDefault="00000000">
      <w:pPr>
        <w:ind w:firstLine="432"/>
      </w:pPr>
      <w:r>
        <w:rPr>
          <w:rFonts w:eastAsia="Georgia"/>
        </w:rPr>
        <w:t>Weinstein nodded.</w:t>
      </w:r>
    </w:p>
    <w:p w14:paraId="3102F417" w14:textId="77777777" w:rsidR="00A1675C" w:rsidRDefault="00000000">
      <w:pPr>
        <w:spacing w:before="40" w:after="120"/>
      </w:pPr>
      <w:r>
        <w:rPr>
          <w:rFonts w:eastAsia="Georgia"/>
        </w:rPr>
        <w:t>“Well, that's straightforward.”</w:t>
      </w:r>
    </w:p>
    <w:p w14:paraId="595ADBE3" w14:textId="77777777" w:rsidR="00A1675C" w:rsidRDefault="00000000">
      <w:pPr>
        <w:ind w:firstLine="432"/>
      </w:pPr>
      <w:r>
        <w:rPr>
          <w:rFonts w:eastAsia="Georgia"/>
        </w:rPr>
        <w:t>Minkowski smiled.</w:t>
      </w:r>
    </w:p>
    <w:p w14:paraId="0DB282E3" w14:textId="77777777" w:rsidR="00A1675C" w:rsidRDefault="00000000">
      <w:pPr>
        <w:spacing w:before="40" w:after="120"/>
      </w:pPr>
      <w:r>
        <w:rPr>
          <w:rFonts w:eastAsia="Georgia"/>
        </w:rPr>
        <w:t>“Is it?”</w:t>
      </w:r>
    </w:p>
    <w:p w14:paraId="1453F5C4" w14:textId="77777777" w:rsidR="00A1675C" w:rsidRDefault="00000000">
      <w:pPr>
        <w:spacing w:before="40" w:after="120"/>
      </w:pPr>
      <w:r>
        <w:rPr>
          <w:rFonts w:eastAsia="Georgia"/>
        </w:rPr>
        <w:t>“No.”</w:t>
      </w:r>
    </w:p>
    <w:p w14:paraId="740815A0" w14:textId="77777777" w:rsidR="00A1675C" w:rsidRDefault="00000000">
      <w:pPr>
        <w:spacing w:before="40" w:after="120"/>
      </w:pPr>
      <w:r>
        <w:rPr>
          <w:rFonts w:eastAsia="Georgia"/>
        </w:rPr>
        <w:t>“Good.”</w:t>
      </w:r>
    </w:p>
    <w:p w14:paraId="75328884" w14:textId="77777777" w:rsidR="00A1675C" w:rsidRDefault="00000000">
      <w:pPr>
        <w:ind w:firstLine="432"/>
      </w:pPr>
      <w:r>
        <w:rPr>
          <w:rFonts w:eastAsia="Georgia"/>
        </w:rPr>
        <w:t>Weinstein looked again. There was something else. A brass old clock.</w:t>
      </w:r>
    </w:p>
    <w:p w14:paraId="2EAC37A6" w14:textId="77777777" w:rsidR="00A1675C" w:rsidRDefault="00000000">
      <w:pPr>
        <w:ind w:firstLine="432"/>
      </w:pPr>
      <w:r>
        <w:rPr>
          <w:rFonts w:eastAsia="Georgia"/>
        </w:rPr>
        <w:t>The same old clock he'd seen in his office. He pointed at it.</w:t>
      </w:r>
    </w:p>
    <w:p w14:paraId="1FDFB359" w14:textId="77777777" w:rsidR="00A1675C" w:rsidRDefault="00000000">
      <w:pPr>
        <w:spacing w:before="40" w:after="120"/>
      </w:pPr>
      <w:r>
        <w:rPr>
          <w:rFonts w:eastAsia="Georgia"/>
        </w:rPr>
        <w:t>“That.”</w:t>
      </w:r>
    </w:p>
    <w:p w14:paraId="63F02137" w14:textId="77777777" w:rsidR="00A1675C" w:rsidRDefault="00000000">
      <w:pPr>
        <w:spacing w:before="40" w:after="120"/>
      </w:pPr>
      <w:r>
        <w:rPr>
          <w:rFonts w:eastAsia="Georgia"/>
        </w:rPr>
        <w:t>“Yes.”</w:t>
      </w:r>
    </w:p>
    <w:p w14:paraId="0E372A8D" w14:textId="77777777" w:rsidR="00A1675C" w:rsidRDefault="00000000">
      <w:pPr>
        <w:spacing w:before="40" w:after="120"/>
      </w:pPr>
      <w:r>
        <w:rPr>
          <w:rFonts w:eastAsia="Georgia"/>
        </w:rPr>
        <w:t>“I've seen that clock.”</w:t>
      </w:r>
    </w:p>
    <w:p w14:paraId="75682874" w14:textId="77777777" w:rsidR="00A1675C" w:rsidRDefault="00000000">
      <w:pPr>
        <w:spacing w:before="40" w:after="120"/>
      </w:pPr>
      <w:r>
        <w:rPr>
          <w:rFonts w:eastAsia="Georgia"/>
        </w:rPr>
        <w:t>“Where?”</w:t>
      </w:r>
    </w:p>
    <w:p w14:paraId="37E4E40D" w14:textId="77777777" w:rsidR="00A1675C" w:rsidRDefault="00000000">
      <w:pPr>
        <w:spacing w:before="40" w:after="120"/>
      </w:pPr>
      <w:r>
        <w:rPr>
          <w:rFonts w:eastAsia="Georgia"/>
        </w:rPr>
        <w:t>“In London.”</w:t>
      </w:r>
    </w:p>
    <w:p w14:paraId="630D8E94" w14:textId="77777777" w:rsidR="00A1675C" w:rsidRDefault="00000000">
      <w:pPr>
        <w:ind w:firstLine="432"/>
      </w:pPr>
      <w:r>
        <w:rPr>
          <w:rFonts w:eastAsia="Georgia"/>
        </w:rPr>
        <w:t>Minkowski was silent. Weinstein carefully regarded him.</w:t>
      </w:r>
    </w:p>
    <w:p w14:paraId="1A23A506" w14:textId="77777777" w:rsidR="00A1675C" w:rsidRDefault="00000000">
      <w:pPr>
        <w:spacing w:before="40" w:after="120"/>
      </w:pPr>
      <w:r>
        <w:rPr>
          <w:rFonts w:eastAsia="Georgia"/>
        </w:rPr>
        <w:t>“Yesterday.”</w:t>
      </w:r>
    </w:p>
    <w:p w14:paraId="647EA82D" w14:textId="77777777" w:rsidR="00A1675C" w:rsidRDefault="00000000">
      <w:pPr>
        <w:ind w:firstLine="432"/>
      </w:pPr>
      <w:r>
        <w:rPr>
          <w:rFonts w:eastAsia="Georgia"/>
        </w:rPr>
        <w:t>Minkowski nodded.</w:t>
      </w:r>
    </w:p>
    <w:p w14:paraId="6A06ADBF" w14:textId="77777777" w:rsidR="00A1675C" w:rsidRDefault="00000000">
      <w:pPr>
        <w:spacing w:before="40" w:after="120"/>
      </w:pPr>
      <w:r>
        <w:rPr>
          <w:rFonts w:eastAsia="Georgia"/>
        </w:rPr>
        <w:t>“Yes.”</w:t>
      </w:r>
    </w:p>
    <w:p w14:paraId="1D446BB4" w14:textId="77777777" w:rsidR="00A1675C" w:rsidRDefault="00000000">
      <w:pPr>
        <w:ind w:firstLine="432"/>
      </w:pPr>
      <w:r>
        <w:rPr>
          <w:rFonts w:eastAsia="Georgia"/>
        </w:rPr>
        <w:t>Weinstein stared intently.</w:t>
      </w:r>
    </w:p>
    <w:p w14:paraId="64E4A0C5" w14:textId="77777777" w:rsidR="00A1675C" w:rsidRDefault="00000000">
      <w:pPr>
        <w:spacing w:before="40" w:after="120"/>
      </w:pPr>
      <w:r>
        <w:rPr>
          <w:rFonts w:eastAsia="Georgia"/>
        </w:rPr>
        <w:t>“Why didn't you tell me?”</w:t>
      </w:r>
    </w:p>
    <w:p w14:paraId="31F8913D" w14:textId="77777777" w:rsidR="00A1675C" w:rsidRDefault="00000000">
      <w:pPr>
        <w:spacing w:before="40" w:after="120"/>
      </w:pPr>
      <w:r>
        <w:rPr>
          <w:rFonts w:eastAsia="Georgia"/>
        </w:rPr>
        <w:t>“I wanted you to notice.”</w:t>
      </w:r>
    </w:p>
    <w:p w14:paraId="27E8ABAD" w14:textId="77777777" w:rsidR="00A1675C" w:rsidRDefault="00000000">
      <w:pPr>
        <w:spacing w:before="40" w:after="120"/>
      </w:pPr>
      <w:r>
        <w:rPr>
          <w:rFonts w:eastAsia="Georgia"/>
        </w:rPr>
        <w:t>Weinstein sighed.</w:t>
      </w:r>
    </w:p>
    <w:p w14:paraId="240ECF83" w14:textId="77777777" w:rsidR="00A1675C" w:rsidRDefault="00000000">
      <w:pPr>
        <w:spacing w:before="40" w:after="120"/>
      </w:pPr>
      <w:r>
        <w:rPr>
          <w:rFonts w:eastAsia="Georgia"/>
        </w:rPr>
        <w:t>“You have an unfortunate tendency to turn information into puzzles.”</w:t>
      </w:r>
    </w:p>
    <w:p w14:paraId="673B88E3" w14:textId="77777777" w:rsidR="00A1675C" w:rsidRDefault="00000000">
      <w:pPr>
        <w:spacing w:before="40" w:after="120"/>
      </w:pPr>
      <w:r>
        <w:rPr>
          <w:rFonts w:eastAsia="Georgia"/>
        </w:rPr>
        <w:t>“It keeps the mind active.”</w:t>
      </w:r>
    </w:p>
    <w:p w14:paraId="71FF646C" w14:textId="77777777" w:rsidR="00A1675C" w:rsidRDefault="00000000">
      <w:pPr>
        <w:spacing w:before="40" w:after="120"/>
      </w:pPr>
      <w:r>
        <w:rPr>
          <w:rFonts w:eastAsia="Georgia"/>
        </w:rPr>
        <w:t>“It also wastes time.”</w:t>
      </w:r>
    </w:p>
    <w:p w14:paraId="6DBC7C04" w14:textId="77777777" w:rsidR="00A1675C" w:rsidRDefault="00000000">
      <w:pPr>
        <w:spacing w:before="40" w:after="120"/>
      </w:pPr>
      <w:r>
        <w:rPr>
          <w:rFonts w:eastAsia="Georgia"/>
        </w:rPr>
        <w:t>“Not according to relativity.”</w:t>
      </w:r>
    </w:p>
    <w:p w14:paraId="72EE9E29" w14:textId="77777777" w:rsidR="00A1675C" w:rsidRDefault="00000000">
      <w:pPr>
        <w:ind w:firstLine="432"/>
      </w:pPr>
      <w:r>
        <w:rPr>
          <w:rFonts w:eastAsia="Georgia"/>
        </w:rPr>
        <w:t>Weinstein quietly examined him.</w:t>
      </w:r>
    </w:p>
    <w:p w14:paraId="47367CB6" w14:textId="77777777" w:rsidR="00A1675C" w:rsidRDefault="00000000">
      <w:pPr>
        <w:spacing w:before="40" w:after="120"/>
      </w:pPr>
      <w:r>
        <w:rPr>
          <w:rFonts w:eastAsia="Georgia"/>
        </w:rPr>
        <w:t>“That was terrible.”</w:t>
      </w:r>
    </w:p>
    <w:p w14:paraId="105B28AA" w14:textId="77777777" w:rsidR="00A1675C" w:rsidRDefault="00000000">
      <w:pPr>
        <w:spacing w:before="40" w:after="120"/>
      </w:pPr>
      <w:r>
        <w:rPr>
          <w:rFonts w:eastAsia="Georgia"/>
        </w:rPr>
        <w:t>“I know.”</w:t>
      </w:r>
    </w:p>
    <w:p w14:paraId="1433AD5E" w14:textId="77777777" w:rsidR="00A1675C" w:rsidRDefault="00000000">
      <w:pPr>
        <w:ind w:firstLine="432"/>
      </w:pPr>
      <w:r>
        <w:rPr>
          <w:rFonts w:eastAsia="Georgia"/>
        </w:rPr>
        <w:t>Weinstein handed the photograph back.</w:t>
      </w:r>
    </w:p>
    <w:p w14:paraId="1D8EBE0D" w14:textId="77777777" w:rsidR="00A1675C" w:rsidRDefault="00000000">
      <w:pPr>
        <w:spacing w:before="40" w:after="120"/>
      </w:pPr>
      <w:r>
        <w:rPr>
          <w:rFonts w:eastAsia="Georgia"/>
        </w:rPr>
        <w:t>“Let's go to London.”</w:t>
      </w:r>
    </w:p>
    <w:p w14:paraId="081DB678" w14:textId="77777777" w:rsidR="00A1675C" w:rsidRDefault="00000000">
      <w:pPr>
        <w:ind w:firstLine="432"/>
      </w:pPr>
      <w:r>
        <w:rPr>
          <w:rFonts w:eastAsia="Georgia"/>
        </w:rPr>
        <w:t>Minkowski raised an eyebrow.</w:t>
      </w:r>
    </w:p>
    <w:p w14:paraId="76EDC07A" w14:textId="77777777" w:rsidR="00A1675C" w:rsidRDefault="00000000">
      <w:pPr>
        <w:spacing w:before="40" w:after="120"/>
      </w:pPr>
      <w:r>
        <w:rPr>
          <w:rFonts w:eastAsia="Georgia"/>
        </w:rPr>
        <w:t>“Now?”</w:t>
      </w:r>
    </w:p>
    <w:p w14:paraId="19FE12F1" w14:textId="77777777" w:rsidR="00A1675C" w:rsidRDefault="00000000">
      <w:pPr>
        <w:spacing w:before="40" w:after="120"/>
      </w:pPr>
      <w:r>
        <w:rPr>
          <w:rFonts w:eastAsia="Georgia"/>
        </w:rPr>
        <w:t>“Yes.”</w:t>
      </w:r>
    </w:p>
    <w:p w14:paraId="43295C86" w14:textId="77777777" w:rsidR="00A1675C" w:rsidRDefault="00000000">
      <w:pPr>
        <w:spacing w:before="40" w:after="120"/>
      </w:pPr>
      <w:r>
        <w:rPr>
          <w:rFonts w:eastAsia="Georgia"/>
        </w:rPr>
        <w:t>“You're not curious about the patent?”</w:t>
      </w:r>
    </w:p>
    <w:p w14:paraId="24CF6AA1" w14:textId="77777777" w:rsidR="00A1675C" w:rsidRDefault="00000000">
      <w:pPr>
        <w:ind w:firstLine="432"/>
      </w:pPr>
      <w:r>
        <w:rPr>
          <w:rFonts w:eastAsia="Georgia"/>
        </w:rPr>
        <w:t>Weinstein carefully looked toward the office.</w:t>
      </w:r>
    </w:p>
    <w:p w14:paraId="443A762F" w14:textId="77777777" w:rsidR="00A1675C" w:rsidRDefault="00000000">
      <w:pPr>
        <w:spacing w:before="40" w:after="120"/>
      </w:pPr>
      <w:r>
        <w:rPr>
          <w:rFonts w:eastAsia="Georgia"/>
        </w:rPr>
        <w:t>“No.”</w:t>
      </w:r>
    </w:p>
    <w:p w14:paraId="11D4BECC" w14:textId="77777777" w:rsidR="00A1675C" w:rsidRDefault="00000000">
      <w:pPr>
        <w:spacing w:before="40" w:after="120"/>
      </w:pPr>
      <w:r>
        <w:rPr>
          <w:rFonts w:eastAsia="Georgia"/>
        </w:rPr>
        <w:t>“The spring?”</w:t>
      </w:r>
    </w:p>
    <w:p w14:paraId="29A843CB" w14:textId="77777777" w:rsidR="00A1675C" w:rsidRDefault="00000000">
      <w:pPr>
        <w:spacing w:before="40" w:after="120"/>
      </w:pPr>
      <w:r>
        <w:rPr>
          <w:rFonts w:eastAsia="Georgia"/>
        </w:rPr>
        <w:t>“No.”</w:t>
      </w:r>
    </w:p>
    <w:p w14:paraId="373D989D" w14:textId="77777777" w:rsidR="00A1675C" w:rsidRDefault="00000000">
      <w:pPr>
        <w:spacing w:before="40" w:after="120"/>
      </w:pPr>
      <w:r>
        <w:rPr>
          <w:rFonts w:eastAsia="Georgia"/>
        </w:rPr>
        <w:t>“The regulator?”</w:t>
      </w:r>
    </w:p>
    <w:p w14:paraId="51149F05" w14:textId="77777777" w:rsidR="00A1675C" w:rsidRDefault="00000000">
      <w:pPr>
        <w:spacing w:before="40" w:after="120"/>
      </w:pPr>
      <w:r>
        <w:rPr>
          <w:rFonts w:eastAsia="Georgia"/>
        </w:rPr>
        <w:t>“No.”</w:t>
      </w:r>
    </w:p>
    <w:p w14:paraId="1F255072" w14:textId="77777777" w:rsidR="00A1675C" w:rsidRDefault="00000000">
      <w:pPr>
        <w:ind w:firstLine="432"/>
      </w:pPr>
      <w:r>
        <w:rPr>
          <w:rFonts w:eastAsia="Georgia"/>
        </w:rPr>
        <w:t>Minkowski nodded.</w:t>
      </w:r>
    </w:p>
    <w:p w14:paraId="758BDFC8" w14:textId="77777777" w:rsidR="00A1675C" w:rsidRDefault="00000000">
      <w:pPr>
        <w:spacing w:before="40" w:after="120"/>
      </w:pPr>
      <w:r>
        <w:rPr>
          <w:rFonts w:eastAsia="Georgia"/>
        </w:rPr>
        <w:t>“Good.”</w:t>
      </w:r>
    </w:p>
    <w:p w14:paraId="1214E89B" w14:textId="77777777" w:rsidR="00A1675C" w:rsidRDefault="00000000">
      <w:pPr>
        <w:ind w:firstLine="432"/>
      </w:pPr>
      <w:r>
        <w:rPr>
          <w:rFonts w:eastAsia="Georgia"/>
        </w:rPr>
        <w:t>They quietly walked toward the stairs.</w:t>
      </w:r>
    </w:p>
    <w:p w14:paraId="472C39FB" w14:textId="77777777" w:rsidR="00A1675C" w:rsidRDefault="00000000">
      <w:pPr>
        <w:spacing w:before="40" w:after="120"/>
      </w:pPr>
      <w:r>
        <w:rPr>
          <w:rFonts w:eastAsia="Georgia"/>
        </w:rPr>
        <w:t>After a moment, Weinstein added:</w:t>
      </w:r>
    </w:p>
    <w:p w14:paraId="06B92A74" w14:textId="77777777" w:rsidR="00A1675C" w:rsidRDefault="00000000">
      <w:pPr>
        <w:spacing w:before="40" w:after="120"/>
      </w:pPr>
      <w:r>
        <w:rPr>
          <w:rFonts w:eastAsia="Georgia"/>
        </w:rPr>
        <w:t>“There's something else.”</w:t>
      </w:r>
    </w:p>
    <w:p w14:paraId="089E5692" w14:textId="77777777" w:rsidR="00A1675C" w:rsidRDefault="00000000">
      <w:pPr>
        <w:spacing w:before="40" w:after="120"/>
      </w:pPr>
      <w:r>
        <w:rPr>
          <w:rFonts w:eastAsia="Georgia"/>
        </w:rPr>
        <w:t>“What?”</w:t>
      </w:r>
    </w:p>
    <w:p w14:paraId="3D6BDBE2" w14:textId="77777777" w:rsidR="00A1675C" w:rsidRDefault="00000000">
      <w:pPr>
        <w:spacing w:before="40" w:after="120"/>
      </w:pPr>
      <w:r>
        <w:rPr>
          <w:rFonts w:eastAsia="Georgia"/>
        </w:rPr>
        <w:t>“The difference between the clocks.”</w:t>
      </w:r>
    </w:p>
    <w:p w14:paraId="6DDF3375" w14:textId="77777777" w:rsidR="00A1675C" w:rsidRDefault="00000000">
      <w:pPr>
        <w:spacing w:before="40" w:after="120"/>
      </w:pPr>
      <w:r>
        <w:rPr>
          <w:rFonts w:eastAsia="Georgia"/>
        </w:rPr>
        <w:t>“Yes?”</w:t>
      </w:r>
    </w:p>
    <w:p w14:paraId="26C5FED9" w14:textId="77777777" w:rsidR="00A1675C" w:rsidRDefault="00000000">
      <w:pPr>
        <w:spacing w:before="40" w:after="120"/>
      </w:pPr>
      <w:r>
        <w:rPr>
          <w:rFonts w:eastAsia="Georgia"/>
        </w:rPr>
        <w:t>“It's much too large to be explained by the gravitational field of the Earth at that height.”</w:t>
      </w:r>
    </w:p>
    <w:p w14:paraId="14CEA1AD" w14:textId="77777777" w:rsidR="00A1675C" w:rsidRDefault="00000000">
      <w:pPr>
        <w:ind w:firstLine="432"/>
      </w:pPr>
      <w:r>
        <w:rPr>
          <w:rFonts w:eastAsia="Georgia"/>
        </w:rPr>
        <w:t>Minkowski nodded.</w:t>
      </w:r>
    </w:p>
    <w:p w14:paraId="561D3154" w14:textId="77777777" w:rsidR="00A1675C" w:rsidRDefault="00000000">
      <w:pPr>
        <w:spacing w:before="40" w:after="120"/>
      </w:pPr>
      <w:r>
        <w:rPr>
          <w:rFonts w:eastAsia="Georgia"/>
        </w:rPr>
        <w:t>“Exactly.”</w:t>
      </w:r>
    </w:p>
    <w:p w14:paraId="38FA484C" w14:textId="77777777" w:rsidR="00A1675C" w:rsidRDefault="00000000">
      <w:pPr>
        <w:spacing w:before="40" w:after="120"/>
      </w:pPr>
      <w:r>
        <w:rPr>
          <w:rFonts w:eastAsia="Georgia"/>
        </w:rPr>
        <w:t>“So either the clocks are wrong...”</w:t>
      </w:r>
    </w:p>
    <w:p w14:paraId="74B44AD9" w14:textId="77777777" w:rsidR="00A1675C" w:rsidRDefault="00000000">
      <w:pPr>
        <w:spacing w:before="40" w:after="120"/>
      </w:pPr>
      <w:r>
        <w:rPr>
          <w:rFonts w:eastAsia="Georgia"/>
        </w:rPr>
        <w:t>“Yes.”</w:t>
      </w:r>
    </w:p>
    <w:p w14:paraId="43A84C5C" w14:textId="77777777" w:rsidR="00A1675C" w:rsidRDefault="00000000">
      <w:pPr>
        <w:spacing w:before="40" w:after="120"/>
      </w:pPr>
      <w:r>
        <w:rPr>
          <w:rFonts w:eastAsia="Georgia"/>
        </w:rPr>
        <w:t>“...or we're not dealing with the Earth's ordinary gravitational field.”</w:t>
      </w:r>
    </w:p>
    <w:p w14:paraId="2A86440F" w14:textId="77777777" w:rsidR="00A1675C" w:rsidRDefault="00000000">
      <w:pPr>
        <w:spacing w:before="40" w:after="120"/>
      </w:pPr>
      <w:r>
        <w:rPr>
          <w:rFonts w:eastAsia="Georgia"/>
        </w:rPr>
        <w:t>“Yes.”</w:t>
      </w:r>
    </w:p>
    <w:p w14:paraId="7BEDB6BB" w14:textId="77777777" w:rsidR="00A1675C" w:rsidRDefault="00000000">
      <w:pPr>
        <w:ind w:firstLine="432"/>
      </w:pPr>
      <w:r>
        <w:rPr>
          <w:rFonts w:eastAsia="Georgia"/>
        </w:rPr>
        <w:t>Weinstein stopped.</w:t>
      </w:r>
    </w:p>
    <w:p w14:paraId="6988287B" w14:textId="77777777" w:rsidR="00A1675C" w:rsidRDefault="00000000">
      <w:pPr>
        <w:spacing w:before="40" w:after="120"/>
      </w:pPr>
      <w:r>
        <w:rPr>
          <w:rFonts w:eastAsia="Georgia"/>
        </w:rPr>
        <w:t>“Then what are we dealing with?”</w:t>
      </w:r>
    </w:p>
    <w:p w14:paraId="2785DCF6" w14:textId="77777777" w:rsidR="00A1675C" w:rsidRDefault="00000000">
      <w:pPr>
        <w:ind w:firstLine="432"/>
      </w:pPr>
      <w:r>
        <w:rPr>
          <w:rFonts w:eastAsia="Georgia"/>
        </w:rPr>
        <w:t>Minkowski inspected him.</w:t>
      </w:r>
    </w:p>
    <w:p w14:paraId="557AA0E2" w14:textId="77777777" w:rsidR="00A1675C" w:rsidRDefault="00000000">
      <w:pPr>
        <w:spacing w:before="40" w:after="120"/>
      </w:pPr>
      <w:r>
        <w:rPr>
          <w:rFonts w:eastAsia="Georgia"/>
        </w:rPr>
        <w:t>“That is the interesting question.”</w:t>
      </w:r>
    </w:p>
    <w:p w14:paraId="5C7ADDEF" w14:textId="77777777" w:rsidR="00A1675C" w:rsidRDefault="00000000">
      <w:pPr>
        <w:ind w:firstLine="432"/>
      </w:pPr>
      <w:r>
        <w:rPr>
          <w:rFonts w:eastAsia="Georgia"/>
        </w:rPr>
        <w:t>Weinstein nodded.</w:t>
      </w:r>
    </w:p>
    <w:p w14:paraId="70A0FFE0" w14:textId="77777777" w:rsidR="00A1675C" w:rsidRDefault="00000000">
      <w:pPr>
        <w:spacing w:before="40" w:after="120"/>
      </w:pPr>
      <w:r>
        <w:rPr>
          <w:rFonts w:eastAsia="Georgia"/>
        </w:rPr>
        <w:t>“Well, that's settled.”</w:t>
      </w:r>
    </w:p>
    <w:p w14:paraId="6B851D59" w14:textId="77777777" w:rsidR="00A1675C" w:rsidRDefault="00000000">
      <w:pPr>
        <w:ind w:firstLine="432"/>
      </w:pPr>
      <w:r>
        <w:rPr>
          <w:rFonts w:eastAsia="Georgia"/>
        </w:rPr>
        <w:t>Minkowski stared intently at him.</w:t>
      </w:r>
    </w:p>
    <w:p w14:paraId="6CC3CB9A" w14:textId="77777777" w:rsidR="00A1675C" w:rsidRDefault="00000000">
      <w:pPr>
        <w:spacing w:before="40" w:after="120"/>
      </w:pPr>
      <w:r>
        <w:rPr>
          <w:rFonts w:eastAsia="Georgia"/>
        </w:rPr>
        <w:t>“What is?”</w:t>
      </w:r>
    </w:p>
    <w:p w14:paraId="2E66BEEB" w14:textId="77777777" w:rsidR="00A1675C" w:rsidRDefault="00000000">
      <w:pPr>
        <w:spacing w:before="40" w:after="120"/>
      </w:pPr>
      <w:r>
        <w:rPr>
          <w:rFonts w:eastAsia="Georgia"/>
        </w:rPr>
        <w:t>“That we don't know.”</w:t>
      </w:r>
    </w:p>
    <w:p w14:paraId="36B70D78" w14:textId="77777777" w:rsidR="00A1675C" w:rsidRDefault="00000000">
      <w:pPr>
        <w:ind w:firstLine="432"/>
      </w:pPr>
      <w:r>
        <w:rPr>
          <w:rFonts w:eastAsia="Georgia"/>
        </w:rPr>
        <w:t>Minkowski gently smiled.</w:t>
      </w:r>
    </w:p>
    <w:p w14:paraId="278C951A" w14:textId="77777777" w:rsidR="00A1675C" w:rsidRDefault="00000000">
      <w:pPr>
        <w:spacing w:before="40" w:after="120"/>
      </w:pPr>
      <w:r>
        <w:rPr>
          <w:rFonts w:eastAsia="Georgia"/>
        </w:rPr>
        <w:t>“Quite.”</w:t>
      </w:r>
    </w:p>
    <w:p w14:paraId="5740DE7C" w14:textId="154F8540" w:rsidR="00A1675C" w:rsidRDefault="00000000">
      <w:pPr>
        <w:ind w:firstLine="432"/>
      </w:pPr>
      <w:r>
        <w:rPr>
          <w:rFonts w:eastAsia="Georgia"/>
        </w:rPr>
        <w:t>They continued down the stairs. In London, Derek Gent was standing in the Bureau, staring at the same strange photograph. Penny stood beside him.</w:t>
      </w:r>
    </w:p>
    <w:p w14:paraId="6EA4254B" w14:textId="77777777" w:rsidR="00A1675C" w:rsidRDefault="00000000">
      <w:pPr>
        <w:ind w:firstLine="432"/>
      </w:pPr>
      <w:r>
        <w:rPr>
          <w:rFonts w:eastAsia="Georgia"/>
        </w:rPr>
        <w:t>Trevor was at the computer. The three of them had spent the morning testing the Lorentz transformation against the mysterious timestamps. The result had been unsatisfactory.</w:t>
      </w:r>
    </w:p>
    <w:p w14:paraId="2A379DD1" w14:textId="77777777" w:rsidR="00A1675C" w:rsidRDefault="00000000">
      <w:pPr>
        <w:ind w:firstLine="432"/>
      </w:pPr>
      <w:r>
        <w:rPr>
          <w:rFonts w:eastAsia="Georgia"/>
        </w:rPr>
        <w:t>The mathematics worked. The interpretation didn't. Derek considered the latest calculation.</w:t>
      </w:r>
    </w:p>
    <w:p w14:paraId="32AE203C" w14:textId="77777777" w:rsidR="00A1675C" w:rsidRDefault="00000000">
      <w:pPr>
        <w:spacing w:before="40" w:after="120"/>
      </w:pPr>
      <w:r>
        <w:rPr>
          <w:rFonts w:eastAsia="Georgia"/>
        </w:rPr>
        <w:t>“We've got a problem.”</w:t>
      </w:r>
    </w:p>
    <w:p w14:paraId="5D17784F" w14:textId="77777777" w:rsidR="00A1675C" w:rsidRDefault="00000000">
      <w:pPr>
        <w:ind w:firstLine="432"/>
      </w:pPr>
      <w:r>
        <w:rPr>
          <w:rFonts w:eastAsia="Georgia"/>
        </w:rPr>
        <w:t>Trevor looked over.</w:t>
      </w:r>
    </w:p>
    <w:p w14:paraId="686F58B8" w14:textId="77777777" w:rsidR="00A1675C" w:rsidRDefault="00000000">
      <w:pPr>
        <w:spacing w:before="40" w:after="120"/>
      </w:pPr>
      <w:r>
        <w:rPr>
          <w:rFonts w:eastAsia="Georgia"/>
        </w:rPr>
        <w:t>“What sort?”</w:t>
      </w:r>
    </w:p>
    <w:p w14:paraId="12AB8BE0" w14:textId="77777777" w:rsidR="00A1675C" w:rsidRDefault="00000000">
      <w:pPr>
        <w:spacing w:before="40" w:after="120"/>
      </w:pPr>
      <w:r>
        <w:rPr>
          <w:rFonts w:eastAsia="Georgia"/>
        </w:rPr>
        <w:t>“The relative velocity required to transform the two timestamps is greater than the speed of light.”</w:t>
      </w:r>
    </w:p>
    <w:p w14:paraId="5A21BB9B" w14:textId="70A6B4A8" w:rsidR="00A1675C" w:rsidRDefault="003434B6">
      <w:pPr>
        <w:ind w:firstLine="432"/>
      </w:pPr>
      <w:r>
        <w:rPr>
          <w:rFonts w:eastAsia="Georgia"/>
        </w:rPr>
        <w:t>Penny quietly nodded.</w:t>
      </w:r>
    </w:p>
    <w:p w14:paraId="5B272217" w14:textId="77777777" w:rsidR="00A1675C" w:rsidRDefault="00000000">
      <w:pPr>
        <w:spacing w:before="40" w:after="120"/>
      </w:pPr>
      <w:r>
        <w:rPr>
          <w:rFonts w:eastAsia="Georgia"/>
        </w:rPr>
        <w:t>“So the two timestamps cannot simply be the same event described in two inertial frames.”</w:t>
      </w:r>
    </w:p>
    <w:p w14:paraId="0753C512" w14:textId="77777777" w:rsidR="00A1675C" w:rsidRDefault="00000000">
      <w:pPr>
        <w:spacing w:before="40" w:after="120"/>
      </w:pPr>
      <w:r>
        <w:rPr>
          <w:rFonts w:eastAsia="Georgia"/>
        </w:rPr>
        <w:t>“Correct.”</w:t>
      </w:r>
    </w:p>
    <w:p w14:paraId="33BBE88E" w14:textId="77777777" w:rsidR="00A1675C" w:rsidRDefault="00000000">
      <w:pPr>
        <w:ind w:firstLine="432"/>
      </w:pPr>
      <w:r>
        <w:rPr>
          <w:rFonts w:eastAsia="Georgia"/>
        </w:rPr>
        <w:t>Trevor glanced at the equation.</w:t>
      </w:r>
    </w:p>
    <w:p w14:paraId="4AD55F16" w14:textId="77777777" w:rsidR="00A1675C" w:rsidRDefault="00000000">
      <w:pPr>
        <w:spacing w:before="40" w:after="120"/>
      </w:pPr>
      <w:r>
        <w:rPr>
          <w:rFonts w:eastAsia="Georgia"/>
        </w:rPr>
        <w:t>“Then one of our assumptions is wrong.”</w:t>
      </w:r>
    </w:p>
    <w:p w14:paraId="76AD9E1D" w14:textId="77777777" w:rsidR="00A1675C" w:rsidRDefault="00000000">
      <w:pPr>
        <w:spacing w:before="40" w:after="120"/>
      </w:pPr>
      <w:r>
        <w:rPr>
          <w:rFonts w:eastAsia="Georgia"/>
        </w:rPr>
        <w:t>“Yes.”</w:t>
      </w:r>
    </w:p>
    <w:p w14:paraId="7D97B78A" w14:textId="77777777" w:rsidR="00A1675C" w:rsidRDefault="00000000">
      <w:pPr>
        <w:spacing w:before="40" w:after="120"/>
      </w:pPr>
      <w:r>
        <w:rPr>
          <w:rFonts w:eastAsia="Georgia"/>
        </w:rPr>
        <w:t>“Which one?”</w:t>
      </w:r>
    </w:p>
    <w:p w14:paraId="406936D3" w14:textId="77777777" w:rsidR="00A1675C" w:rsidRDefault="00000000">
      <w:pPr>
        <w:spacing w:before="40" w:after="120"/>
      </w:pPr>
      <w:r>
        <w:rPr>
          <w:rFonts w:eastAsia="Georgia"/>
        </w:rPr>
        <w:t>“We don't know.”</w:t>
      </w:r>
    </w:p>
    <w:p w14:paraId="1F6902B6" w14:textId="73302AB6" w:rsidR="00A1675C" w:rsidRDefault="003434B6">
      <w:pPr>
        <w:ind w:firstLine="432"/>
      </w:pPr>
      <w:r>
        <w:rPr>
          <w:rFonts w:eastAsia="Georgia"/>
        </w:rPr>
        <w:t>Penny stared at the photograph.</w:t>
      </w:r>
    </w:p>
    <w:p w14:paraId="1A99D397" w14:textId="77777777" w:rsidR="00A1675C" w:rsidRDefault="00000000">
      <w:pPr>
        <w:spacing w:before="40" w:after="120"/>
      </w:pPr>
      <w:r>
        <w:rPr>
          <w:rFonts w:eastAsia="Georgia"/>
        </w:rPr>
        <w:t>“Could the photograph be genuine but the event misidentified?”</w:t>
      </w:r>
    </w:p>
    <w:p w14:paraId="1A5708AC" w14:textId="77777777" w:rsidR="00A1675C" w:rsidRDefault="00000000">
      <w:pPr>
        <w:spacing w:before="40" w:after="120"/>
      </w:pPr>
      <w:r>
        <w:rPr>
          <w:rFonts w:eastAsia="Georgia"/>
        </w:rPr>
        <w:t>“Yes.”</w:t>
      </w:r>
    </w:p>
    <w:p w14:paraId="17F46689" w14:textId="77777777" w:rsidR="00A1675C" w:rsidRDefault="00000000">
      <w:pPr>
        <w:spacing w:before="40" w:after="120"/>
      </w:pPr>
      <w:r>
        <w:rPr>
          <w:rFonts w:eastAsia="Georgia"/>
        </w:rPr>
        <w:t>“Could the clock be genuine but the frame wrong?”</w:t>
      </w:r>
    </w:p>
    <w:p w14:paraId="160E4427" w14:textId="77777777" w:rsidR="00A1675C" w:rsidRDefault="00000000">
      <w:pPr>
        <w:spacing w:before="40" w:after="120"/>
      </w:pPr>
      <w:r>
        <w:rPr>
          <w:rFonts w:eastAsia="Georgia"/>
        </w:rPr>
        <w:t>“Yes.”</w:t>
      </w:r>
    </w:p>
    <w:p w14:paraId="3C59505A" w14:textId="77777777" w:rsidR="00A1675C" w:rsidRDefault="00000000">
      <w:pPr>
        <w:spacing w:before="40" w:after="120"/>
      </w:pPr>
      <w:r>
        <w:rPr>
          <w:rFonts w:eastAsia="Georgia"/>
        </w:rPr>
        <w:t>“Could both be genuine and there be another effect?”</w:t>
      </w:r>
    </w:p>
    <w:p w14:paraId="496C71C6" w14:textId="77777777" w:rsidR="00A1675C" w:rsidRDefault="00000000">
      <w:pPr>
        <w:ind w:firstLine="432"/>
      </w:pPr>
      <w:r>
        <w:rPr>
          <w:rFonts w:eastAsia="Georgia"/>
        </w:rPr>
        <w:t>Derek gazed at her.</w:t>
      </w:r>
    </w:p>
    <w:p w14:paraId="6055940A" w14:textId="77777777" w:rsidR="00A1675C" w:rsidRDefault="00000000">
      <w:pPr>
        <w:spacing w:before="40" w:after="120"/>
      </w:pPr>
      <w:r>
        <w:rPr>
          <w:rFonts w:eastAsia="Georgia"/>
        </w:rPr>
        <w:t>“Yes.”</w:t>
      </w:r>
    </w:p>
    <w:p w14:paraId="4E1D3F0A" w14:textId="77777777" w:rsidR="00A1675C" w:rsidRDefault="00000000">
      <w:pPr>
        <w:ind w:firstLine="432"/>
      </w:pPr>
      <w:r>
        <w:rPr>
          <w:rFonts w:eastAsia="Georgia"/>
        </w:rPr>
        <w:t>Trevor thought for a moment.</w:t>
      </w:r>
    </w:p>
    <w:p w14:paraId="530842B1" w14:textId="77777777" w:rsidR="00A1675C" w:rsidRDefault="00000000">
      <w:pPr>
        <w:spacing w:before="40" w:after="120"/>
      </w:pPr>
      <w:r>
        <w:rPr>
          <w:rFonts w:eastAsia="Georgia"/>
        </w:rPr>
        <w:t>“Gravity.”</w:t>
      </w:r>
    </w:p>
    <w:p w14:paraId="7EF354E4" w14:textId="77777777" w:rsidR="00A1675C" w:rsidRDefault="00000000">
      <w:pPr>
        <w:ind w:firstLine="432"/>
      </w:pPr>
      <w:r>
        <w:rPr>
          <w:rFonts w:eastAsia="Georgia"/>
        </w:rPr>
        <w:t>Derek nodded.</w:t>
      </w:r>
    </w:p>
    <w:p w14:paraId="580CB1CD" w14:textId="77777777" w:rsidR="00A1675C" w:rsidRDefault="00000000">
      <w:pPr>
        <w:spacing w:before="40" w:after="120"/>
      </w:pPr>
      <w:r>
        <w:rPr>
          <w:rFonts w:eastAsia="Georgia"/>
        </w:rPr>
        <w:t>“Possibly.”</w:t>
      </w:r>
    </w:p>
    <w:p w14:paraId="7A0DF2CA" w14:textId="77777777" w:rsidR="00A1675C" w:rsidRDefault="00000000">
      <w:pPr>
        <w:ind w:firstLine="432"/>
      </w:pPr>
      <w:r>
        <w:rPr>
          <w:rFonts w:eastAsia="Georgia"/>
        </w:rPr>
        <w:t>Trevor looked surprised.</w:t>
      </w:r>
    </w:p>
    <w:p w14:paraId="0428301D" w14:textId="77777777" w:rsidR="00A1675C" w:rsidRDefault="00000000">
      <w:pPr>
        <w:spacing w:before="40" w:after="120"/>
      </w:pPr>
      <w:r>
        <w:rPr>
          <w:rFonts w:eastAsia="Georgia"/>
        </w:rPr>
        <w:t>“You think General Relativity?”</w:t>
      </w:r>
    </w:p>
    <w:p w14:paraId="14CA7E69" w14:textId="77777777" w:rsidR="00A1675C" w:rsidRDefault="00000000">
      <w:pPr>
        <w:spacing w:before="40" w:after="120"/>
      </w:pPr>
      <w:r>
        <w:rPr>
          <w:rFonts w:eastAsia="Georgia"/>
        </w:rPr>
        <w:t>“I think we shouldn't ignore it.”</w:t>
      </w:r>
    </w:p>
    <w:p w14:paraId="37604CA0" w14:textId="494A9F9A" w:rsidR="00A1675C" w:rsidRDefault="003434B6">
      <w:pPr>
        <w:ind w:firstLine="432"/>
      </w:pPr>
      <w:r>
        <w:rPr>
          <w:rFonts w:eastAsia="Georgia"/>
        </w:rPr>
        <w:t>Penny nodded.</w:t>
      </w:r>
    </w:p>
    <w:p w14:paraId="04685EBC" w14:textId="77777777" w:rsidR="00A1675C" w:rsidRDefault="00000000">
      <w:pPr>
        <w:spacing w:before="40" w:after="120"/>
      </w:pPr>
      <w:r>
        <w:rPr>
          <w:rFonts w:eastAsia="Georgia"/>
        </w:rPr>
        <w:t>“That would be sensible.”</w:t>
      </w:r>
    </w:p>
    <w:p w14:paraId="33070626" w14:textId="77777777" w:rsidR="00A1675C" w:rsidRDefault="00000000">
      <w:pPr>
        <w:ind w:firstLine="432"/>
      </w:pPr>
      <w:r>
        <w:rPr>
          <w:rFonts w:eastAsia="Georgia"/>
        </w:rPr>
        <w:t>Derek carefully looked at the silent clock.</w:t>
      </w:r>
    </w:p>
    <w:p w14:paraId="2F83ADF5" w14:textId="77777777" w:rsidR="00A1675C" w:rsidRDefault="00000000">
      <w:pPr>
        <w:spacing w:before="40" w:after="120"/>
      </w:pPr>
      <w:r>
        <w:rPr>
          <w:rFonts w:eastAsia="Georgia"/>
        </w:rPr>
        <w:t>“There's another problem.”</w:t>
      </w:r>
    </w:p>
    <w:p w14:paraId="69B554C9" w14:textId="77777777" w:rsidR="00A1675C" w:rsidRDefault="00000000">
      <w:pPr>
        <w:spacing w:before="40" w:after="120"/>
      </w:pPr>
      <w:r>
        <w:rPr>
          <w:rFonts w:eastAsia="Georgia"/>
        </w:rPr>
        <w:t>“What?”</w:t>
      </w:r>
    </w:p>
    <w:p w14:paraId="6C82997B" w14:textId="77777777" w:rsidR="00A1675C" w:rsidRDefault="00000000">
      <w:pPr>
        <w:spacing w:before="40" w:after="120"/>
      </w:pPr>
      <w:r>
        <w:rPr>
          <w:rFonts w:eastAsia="Georgia"/>
        </w:rPr>
        <w:t>“The effect is too large.”</w:t>
      </w:r>
    </w:p>
    <w:p w14:paraId="6946E430" w14:textId="77777777" w:rsidR="00A1675C" w:rsidRDefault="00000000">
      <w:pPr>
        <w:ind w:firstLine="432"/>
      </w:pPr>
      <w:r>
        <w:rPr>
          <w:rFonts w:eastAsia="Georgia"/>
        </w:rPr>
        <w:t>Trevor quietly walked over.</w:t>
      </w:r>
    </w:p>
    <w:p w14:paraId="5FAD03D7" w14:textId="77777777" w:rsidR="00A1675C" w:rsidRDefault="00000000">
      <w:pPr>
        <w:spacing w:before="40" w:after="120"/>
      </w:pPr>
      <w:r>
        <w:rPr>
          <w:rFonts w:eastAsia="Georgia"/>
        </w:rPr>
        <w:t>“By how much?”</w:t>
      </w:r>
    </w:p>
    <w:p w14:paraId="0B79395B" w14:textId="77777777" w:rsidR="00A1675C" w:rsidRDefault="00000000">
      <w:pPr>
        <w:ind w:firstLine="432"/>
      </w:pPr>
      <w:r>
        <w:rPr>
          <w:rFonts w:eastAsia="Georgia"/>
        </w:rPr>
        <w:t>Derek showed him. Trevor whistled softly.</w:t>
      </w:r>
    </w:p>
    <w:p w14:paraId="449A2143" w14:textId="77777777" w:rsidR="00A1675C" w:rsidRDefault="00000000">
      <w:pPr>
        <w:spacing w:before="40" w:after="120"/>
      </w:pPr>
      <w:r>
        <w:rPr>
          <w:rFonts w:eastAsia="Georgia"/>
        </w:rPr>
        <w:t>“That isn't a small correction.”</w:t>
      </w:r>
    </w:p>
    <w:p w14:paraId="67FAF2EF" w14:textId="77777777" w:rsidR="00A1675C" w:rsidRDefault="00000000">
      <w:pPr>
        <w:spacing w:before="40" w:after="120"/>
      </w:pPr>
      <w:r>
        <w:rPr>
          <w:rFonts w:eastAsia="Georgia"/>
        </w:rPr>
        <w:t>“No.”</w:t>
      </w:r>
    </w:p>
    <w:p w14:paraId="2146B4BC" w14:textId="77777777" w:rsidR="00A1675C" w:rsidRDefault="00000000">
      <w:pPr>
        <w:spacing w:before="40" w:after="120"/>
      </w:pPr>
      <w:r>
        <w:rPr>
          <w:rFonts w:eastAsia="Georgia"/>
        </w:rPr>
        <w:t>“Could a strong gravitational field do it?”</w:t>
      </w:r>
    </w:p>
    <w:p w14:paraId="30905814" w14:textId="77777777" w:rsidR="00A1675C" w:rsidRDefault="00000000">
      <w:pPr>
        <w:spacing w:before="40" w:after="120"/>
      </w:pPr>
      <w:r>
        <w:rPr>
          <w:rFonts w:eastAsia="Georgia"/>
        </w:rPr>
        <w:t>“Certainly.”</w:t>
      </w:r>
    </w:p>
    <w:p w14:paraId="2C8FD18E" w14:textId="77777777" w:rsidR="00A1675C" w:rsidRDefault="00000000">
      <w:pPr>
        <w:spacing w:before="40" w:after="120"/>
      </w:pPr>
      <w:r>
        <w:rPr>
          <w:rFonts w:eastAsia="Georgia"/>
        </w:rPr>
        <w:t>“Do we have one?”</w:t>
      </w:r>
    </w:p>
    <w:p w14:paraId="246709B5" w14:textId="77777777" w:rsidR="00A1675C" w:rsidRDefault="00000000">
      <w:pPr>
        <w:ind w:firstLine="432"/>
      </w:pPr>
      <w:r>
        <w:rPr>
          <w:rFonts w:eastAsia="Georgia"/>
        </w:rPr>
        <w:t>Derek carefully looked around the empty empty office.</w:t>
      </w:r>
    </w:p>
    <w:p w14:paraId="1FEC256B" w14:textId="77777777" w:rsidR="00A1675C" w:rsidRDefault="00000000">
      <w:pPr>
        <w:spacing w:before="40" w:after="120"/>
      </w:pPr>
      <w:r>
        <w:rPr>
          <w:rFonts w:eastAsia="Georgia"/>
        </w:rPr>
        <w:t>“Not unless the landlord has installed a neutron star.”</w:t>
      </w:r>
    </w:p>
    <w:p w14:paraId="41644A58" w14:textId="107F7F46" w:rsidR="00A1675C" w:rsidRDefault="003434B6">
      <w:pPr>
        <w:ind w:firstLine="432"/>
      </w:pPr>
      <w:r>
        <w:rPr>
          <w:rFonts w:eastAsia="Georgia"/>
        </w:rPr>
        <w:t>Penny eyed the floor.</w:t>
      </w:r>
    </w:p>
    <w:p w14:paraId="3F84EEF5" w14:textId="77777777" w:rsidR="00A1675C" w:rsidRDefault="00000000">
      <w:pPr>
        <w:spacing w:before="40" w:after="120"/>
      </w:pPr>
      <w:r>
        <w:rPr>
          <w:rFonts w:eastAsia="Georgia"/>
        </w:rPr>
        <w:t>“Perhaps he has.”</w:t>
      </w:r>
    </w:p>
    <w:p w14:paraId="69CFF070" w14:textId="77777777" w:rsidR="00A1675C" w:rsidRDefault="00000000">
      <w:pPr>
        <w:ind w:firstLine="432"/>
      </w:pPr>
      <w:r>
        <w:rPr>
          <w:rFonts w:eastAsia="Georgia"/>
        </w:rPr>
        <w:t>Derek smiled.</w:t>
      </w:r>
    </w:p>
    <w:p w14:paraId="6947E4CF" w14:textId="77777777" w:rsidR="00A1675C" w:rsidRDefault="00000000">
      <w:pPr>
        <w:spacing w:before="40" w:after="120"/>
      </w:pPr>
      <w:r>
        <w:rPr>
          <w:rFonts w:eastAsia="Georgia"/>
        </w:rPr>
        <w:t>“Then I want my rent reduced.”</w:t>
      </w:r>
    </w:p>
    <w:p w14:paraId="0621B72A" w14:textId="77777777" w:rsidR="00A1675C" w:rsidRDefault="00000000">
      <w:pPr>
        <w:ind w:firstLine="432"/>
      </w:pPr>
      <w:r>
        <w:rPr>
          <w:rFonts w:eastAsia="Georgia"/>
        </w:rPr>
        <w:t>The telephone rang.</w:t>
      </w:r>
    </w:p>
    <w:p w14:paraId="567C7131" w14:textId="77777777" w:rsidR="00A1675C" w:rsidRDefault="00000000">
      <w:pPr>
        <w:spacing w:before="40" w:after="120"/>
      </w:pPr>
      <w:r>
        <w:rPr>
          <w:rFonts w:eastAsia="Georgia"/>
        </w:rPr>
        <w:t>Derek answered.</w:t>
      </w:r>
    </w:p>
    <w:p w14:paraId="7F0F41B5" w14:textId="77777777" w:rsidR="00A1675C" w:rsidRDefault="00000000">
      <w:pPr>
        <w:spacing w:before="40" w:after="120"/>
      </w:pPr>
      <w:r>
        <w:rPr>
          <w:rFonts w:eastAsia="Georgia"/>
        </w:rPr>
        <w:t>“Derek Gent.”</w:t>
      </w:r>
    </w:p>
    <w:p w14:paraId="0758C5F4" w14:textId="77777777" w:rsidR="00A1675C" w:rsidRDefault="00000000">
      <w:pPr>
        <w:spacing w:before="40" w:after="120"/>
      </w:pPr>
      <w:r>
        <w:rPr>
          <w:rFonts w:eastAsia="Georgia"/>
        </w:rPr>
        <w:t>A familiar voice explained:</w:t>
      </w:r>
    </w:p>
    <w:p w14:paraId="73AEC53B" w14:textId="77777777" w:rsidR="00A1675C" w:rsidRDefault="00000000">
      <w:pPr>
        <w:spacing w:before="40" w:after="120"/>
      </w:pPr>
      <w:r>
        <w:rPr>
          <w:rFonts w:eastAsia="Georgia"/>
        </w:rPr>
        <w:t>“Good morning.”</w:t>
      </w:r>
    </w:p>
    <w:p w14:paraId="12D14CFE" w14:textId="77777777" w:rsidR="00A1675C" w:rsidRDefault="00000000">
      <w:pPr>
        <w:ind w:firstLine="432"/>
      </w:pPr>
      <w:r>
        <w:rPr>
          <w:rFonts w:eastAsia="Georgia"/>
        </w:rPr>
        <w:t>Derek gently smiled.</w:t>
      </w:r>
    </w:p>
    <w:p w14:paraId="028356C3" w14:textId="77777777" w:rsidR="00A1675C" w:rsidRDefault="00000000">
      <w:pPr>
        <w:spacing w:before="40" w:after="120"/>
      </w:pPr>
      <w:r>
        <w:rPr>
          <w:rFonts w:eastAsia="Georgia"/>
        </w:rPr>
        <w:t>“Hermann.”</w:t>
      </w:r>
    </w:p>
    <w:p w14:paraId="03A429F2" w14:textId="77777777" w:rsidR="00A1675C" w:rsidRDefault="00000000">
      <w:pPr>
        <w:spacing w:before="40" w:after="120"/>
      </w:pPr>
      <w:r>
        <w:rPr>
          <w:rFonts w:eastAsia="Georgia"/>
        </w:rPr>
        <w:t>“Yes.”</w:t>
      </w:r>
    </w:p>
    <w:p w14:paraId="4BE9D7BF" w14:textId="77777777" w:rsidR="00A1675C" w:rsidRDefault="00000000">
      <w:pPr>
        <w:spacing w:before="40" w:after="120"/>
      </w:pPr>
      <w:r>
        <w:rPr>
          <w:rFonts w:eastAsia="Georgia"/>
        </w:rPr>
        <w:t>“Where are you?”</w:t>
      </w:r>
    </w:p>
    <w:p w14:paraId="65069903" w14:textId="77777777" w:rsidR="00A1675C" w:rsidRDefault="00000000">
      <w:pPr>
        <w:spacing w:before="40" w:after="120"/>
      </w:pPr>
      <w:r>
        <w:rPr>
          <w:rFonts w:eastAsia="Georgia"/>
        </w:rPr>
        <w:t>“Munich.”</w:t>
      </w:r>
    </w:p>
    <w:p w14:paraId="4928E274" w14:textId="77777777" w:rsidR="00A1675C" w:rsidRDefault="00000000">
      <w:pPr>
        <w:spacing w:before="40" w:after="120"/>
      </w:pPr>
      <w:r>
        <w:rPr>
          <w:rFonts w:eastAsia="Georgia"/>
        </w:rPr>
        <w:t>“Still?”</w:t>
      </w:r>
    </w:p>
    <w:p w14:paraId="4084583A" w14:textId="77777777" w:rsidR="00A1675C" w:rsidRDefault="00000000">
      <w:pPr>
        <w:spacing w:before="40" w:after="120"/>
      </w:pPr>
      <w:r>
        <w:rPr>
          <w:rFonts w:eastAsia="Georgia"/>
        </w:rPr>
        <w:t>“Yes.”</w:t>
      </w:r>
    </w:p>
    <w:p w14:paraId="30398BFA" w14:textId="77777777" w:rsidR="00A1675C" w:rsidRDefault="00000000">
      <w:pPr>
        <w:spacing w:before="40" w:after="120"/>
      </w:pPr>
      <w:r>
        <w:rPr>
          <w:rFonts w:eastAsia="Georgia"/>
        </w:rPr>
        <w:t>“Why?”</w:t>
      </w:r>
    </w:p>
    <w:p w14:paraId="2ABBC6AB" w14:textId="77777777" w:rsidR="00A1675C" w:rsidRDefault="00000000">
      <w:pPr>
        <w:spacing w:before="40" w:after="120"/>
      </w:pPr>
      <w:r>
        <w:rPr>
          <w:rFonts w:eastAsia="Georgia"/>
        </w:rPr>
        <w:t>“Alfred is here.”</w:t>
      </w:r>
    </w:p>
    <w:p w14:paraId="00C16797" w14:textId="387D29C2" w:rsidR="00A1675C" w:rsidRDefault="00000000">
      <w:pPr>
        <w:ind w:firstLine="432"/>
      </w:pPr>
      <w:r>
        <w:rPr>
          <w:rFonts w:eastAsia="Georgia"/>
        </w:rPr>
        <w:t>Derek carefully watched Penny.</w:t>
      </w:r>
    </w:p>
    <w:p w14:paraId="16AFBAB0" w14:textId="77777777" w:rsidR="00A1675C" w:rsidRDefault="00000000">
      <w:pPr>
        <w:spacing w:before="40" w:after="120"/>
      </w:pPr>
      <w:r>
        <w:rPr>
          <w:rFonts w:eastAsia="Georgia"/>
        </w:rPr>
        <w:t>“That's convenient.”</w:t>
      </w:r>
    </w:p>
    <w:p w14:paraId="6E99B991" w14:textId="77777777" w:rsidR="00A1675C" w:rsidRDefault="00000000">
      <w:pPr>
        <w:spacing w:before="40" w:after="120"/>
      </w:pPr>
      <w:r>
        <w:rPr>
          <w:rFonts w:eastAsia="Georgia"/>
        </w:rPr>
        <w:t>“No.”</w:t>
      </w:r>
    </w:p>
    <w:p w14:paraId="1A70EDE5" w14:textId="77777777" w:rsidR="00A1675C" w:rsidRDefault="00000000">
      <w:pPr>
        <w:spacing w:before="40" w:after="120"/>
      </w:pPr>
      <w:r>
        <w:rPr>
          <w:rFonts w:eastAsia="Georgia"/>
        </w:rPr>
        <w:t>“What?”</w:t>
      </w:r>
    </w:p>
    <w:p w14:paraId="79632FF2" w14:textId="77777777" w:rsidR="00A1675C" w:rsidRDefault="00000000">
      <w:pPr>
        <w:spacing w:before="40" w:after="120"/>
      </w:pPr>
      <w:r>
        <w:rPr>
          <w:rFonts w:eastAsia="Georgia"/>
        </w:rPr>
        <w:t>“You don't understand.”</w:t>
      </w:r>
    </w:p>
    <w:p w14:paraId="6D335B3C" w14:textId="77777777" w:rsidR="00A1675C" w:rsidRDefault="00000000">
      <w:pPr>
        <w:spacing w:before="40" w:after="120"/>
      </w:pPr>
      <w:r>
        <w:rPr>
          <w:rFonts w:eastAsia="Georgia"/>
        </w:rPr>
        <w:t>“Explain.”</w:t>
      </w:r>
    </w:p>
    <w:p w14:paraId="6640049B" w14:textId="77777777" w:rsidR="00A1675C" w:rsidRDefault="00000000">
      <w:pPr>
        <w:spacing w:before="40" w:after="120"/>
      </w:pPr>
      <w:r>
        <w:rPr>
          <w:rFonts w:eastAsia="Georgia"/>
        </w:rPr>
        <w:t>“He has found the same anomaly.”</w:t>
      </w:r>
    </w:p>
    <w:p w14:paraId="40FD993B" w14:textId="77777777" w:rsidR="00A1675C" w:rsidRDefault="00000000">
      <w:pPr>
        <w:ind w:firstLine="432"/>
      </w:pPr>
      <w:r>
        <w:rPr>
          <w:rFonts w:eastAsia="Georgia"/>
        </w:rPr>
        <w:t>Derek straightened.</w:t>
      </w:r>
    </w:p>
    <w:p w14:paraId="5BEC4DFD" w14:textId="77777777" w:rsidR="00A1675C" w:rsidRDefault="00000000">
      <w:pPr>
        <w:spacing w:before="40" w:after="120"/>
      </w:pPr>
      <w:r>
        <w:rPr>
          <w:rFonts w:eastAsia="Georgia"/>
        </w:rPr>
        <w:t>“The clocks?”</w:t>
      </w:r>
    </w:p>
    <w:p w14:paraId="1378CFC9" w14:textId="77777777" w:rsidR="00A1675C" w:rsidRDefault="00000000">
      <w:pPr>
        <w:spacing w:before="40" w:after="120"/>
      </w:pPr>
      <w:r>
        <w:rPr>
          <w:rFonts w:eastAsia="Georgia"/>
        </w:rPr>
        <w:t>“Yes.”</w:t>
      </w:r>
    </w:p>
    <w:p w14:paraId="1CC80293" w14:textId="77777777" w:rsidR="00A1675C" w:rsidRDefault="00000000">
      <w:pPr>
        <w:spacing w:before="40" w:after="120"/>
      </w:pPr>
      <w:r>
        <w:rPr>
          <w:rFonts w:eastAsia="Georgia"/>
        </w:rPr>
        <w:t>“Same magnitude?”</w:t>
      </w:r>
    </w:p>
    <w:p w14:paraId="40178FDA" w14:textId="77777777" w:rsidR="00A1675C" w:rsidRDefault="00000000">
      <w:pPr>
        <w:spacing w:before="40" w:after="120"/>
      </w:pPr>
      <w:r>
        <w:rPr>
          <w:rFonts w:eastAsia="Georgia"/>
        </w:rPr>
        <w:t>“Essentially.”</w:t>
      </w:r>
    </w:p>
    <w:p w14:paraId="62F67EDA" w14:textId="08BB1B10" w:rsidR="00A1675C" w:rsidRDefault="003434B6">
      <w:pPr>
        <w:ind w:firstLine="432"/>
      </w:pPr>
      <w:r>
        <w:rPr>
          <w:rFonts w:eastAsia="Georgia"/>
        </w:rPr>
        <w:t>Penny's expression changed. Trevor carefully surveyed her.</w:t>
      </w:r>
    </w:p>
    <w:p w14:paraId="256D572D" w14:textId="77777777" w:rsidR="00A1675C" w:rsidRDefault="00000000">
      <w:pPr>
        <w:spacing w:before="40" w:after="120"/>
      </w:pPr>
      <w:r>
        <w:rPr>
          <w:rFonts w:eastAsia="Georgia"/>
        </w:rPr>
        <w:t>“What?”</w:t>
      </w:r>
    </w:p>
    <w:p w14:paraId="6EB614FD" w14:textId="77777777" w:rsidR="00A1675C" w:rsidRDefault="00000000">
      <w:pPr>
        <w:spacing w:before="40" w:after="120"/>
      </w:pPr>
      <w:r>
        <w:rPr>
          <w:rFonts w:eastAsia="Georgia"/>
        </w:rPr>
        <w:t>She whispered:</w:t>
      </w:r>
    </w:p>
    <w:p w14:paraId="5A501E3A" w14:textId="77777777" w:rsidR="00A1675C" w:rsidRDefault="00000000">
      <w:pPr>
        <w:spacing w:before="40" w:after="120"/>
      </w:pPr>
      <w:r>
        <w:rPr>
          <w:rFonts w:eastAsia="Georgia"/>
        </w:rPr>
        <w:t>“Same anomaly in Munich.”</w:t>
      </w:r>
    </w:p>
    <w:p w14:paraId="4EA47BB3" w14:textId="77777777" w:rsidR="00A1675C" w:rsidRDefault="00000000">
      <w:pPr>
        <w:ind w:firstLine="432"/>
      </w:pPr>
      <w:r>
        <w:rPr>
          <w:rFonts w:eastAsia="Georgia"/>
        </w:rPr>
        <w:t>Trevor understood.</w:t>
      </w:r>
    </w:p>
    <w:p w14:paraId="172A59B2" w14:textId="77777777" w:rsidR="00A1675C" w:rsidRDefault="00000000">
      <w:pPr>
        <w:spacing w:before="40" w:after="120"/>
      </w:pPr>
      <w:r>
        <w:rPr>
          <w:rFonts w:eastAsia="Georgia"/>
        </w:rPr>
        <w:t>Derek declared:</w:t>
      </w:r>
    </w:p>
    <w:p w14:paraId="4EBFC912" w14:textId="77777777" w:rsidR="00A1675C" w:rsidRDefault="00000000">
      <w:pPr>
        <w:spacing w:before="40" w:after="120"/>
      </w:pPr>
      <w:r>
        <w:rPr>
          <w:rFonts w:eastAsia="Georgia"/>
        </w:rPr>
        <w:t>“Put Alfred on.”</w:t>
      </w:r>
    </w:p>
    <w:p w14:paraId="2E91955A" w14:textId="77777777" w:rsidR="00A1675C" w:rsidRDefault="00000000">
      <w:pPr>
        <w:ind w:firstLine="432"/>
      </w:pPr>
      <w:r>
        <w:rPr>
          <w:rFonts w:eastAsia="Georgia"/>
        </w:rPr>
        <w:t>There was a click. Then a voice.</w:t>
      </w:r>
    </w:p>
    <w:p w14:paraId="221B610F" w14:textId="77777777" w:rsidR="00A1675C" w:rsidRDefault="00000000">
      <w:pPr>
        <w:spacing w:before="40" w:after="120"/>
      </w:pPr>
      <w:r>
        <w:rPr>
          <w:rFonts w:eastAsia="Georgia"/>
        </w:rPr>
        <w:t>“Mr Gent.”</w:t>
      </w:r>
    </w:p>
    <w:p w14:paraId="0F673B3E" w14:textId="77777777" w:rsidR="00A1675C" w:rsidRDefault="00000000">
      <w:pPr>
        <w:spacing w:before="40" w:after="120"/>
      </w:pPr>
      <w:r>
        <w:rPr>
          <w:rFonts w:eastAsia="Georgia"/>
        </w:rPr>
        <w:t>“Alfred.”</w:t>
      </w:r>
    </w:p>
    <w:p w14:paraId="0658753F" w14:textId="77777777" w:rsidR="00A1675C" w:rsidRDefault="00000000">
      <w:pPr>
        <w:spacing w:before="40" w:after="120"/>
      </w:pPr>
      <w:r>
        <w:rPr>
          <w:rFonts w:eastAsia="Georgia"/>
        </w:rPr>
        <w:t>“You have the clock.”</w:t>
      </w:r>
    </w:p>
    <w:p w14:paraId="0A969C73" w14:textId="77777777" w:rsidR="00A1675C" w:rsidRDefault="00000000">
      <w:pPr>
        <w:spacing w:before="40" w:after="120"/>
      </w:pPr>
      <w:r>
        <w:rPr>
          <w:rFonts w:eastAsia="Georgia"/>
        </w:rPr>
        <w:t>“Yes.”</w:t>
      </w:r>
    </w:p>
    <w:p w14:paraId="4EFCA1D9" w14:textId="77777777" w:rsidR="00A1675C" w:rsidRDefault="00000000">
      <w:pPr>
        <w:spacing w:before="40" w:after="120"/>
      </w:pPr>
      <w:r>
        <w:rPr>
          <w:rFonts w:eastAsia="Georgia"/>
        </w:rPr>
        <w:t>“I have seen it.”</w:t>
      </w:r>
    </w:p>
    <w:p w14:paraId="4CD9D2E7" w14:textId="77777777" w:rsidR="00A1675C" w:rsidRDefault="00000000">
      <w:pPr>
        <w:spacing w:before="40" w:after="120"/>
      </w:pPr>
      <w:r>
        <w:rPr>
          <w:rFonts w:eastAsia="Georgia"/>
        </w:rPr>
        <w:t>“I know.”</w:t>
      </w:r>
    </w:p>
    <w:p w14:paraId="5B7CD649" w14:textId="77777777" w:rsidR="00A1675C" w:rsidRDefault="00000000">
      <w:pPr>
        <w:spacing w:before="40" w:after="120"/>
      </w:pPr>
      <w:r>
        <w:rPr>
          <w:rFonts w:eastAsia="Georgia"/>
        </w:rPr>
        <w:t>“No. I mean I have seen that exact clock.”</w:t>
      </w:r>
    </w:p>
    <w:p w14:paraId="5F359DB6" w14:textId="77777777" w:rsidR="00A1675C" w:rsidRDefault="00000000">
      <w:pPr>
        <w:spacing w:before="40" w:after="120"/>
      </w:pPr>
      <w:r>
        <w:rPr>
          <w:rFonts w:eastAsia="Georgia"/>
        </w:rPr>
        <w:t>“Where?”</w:t>
      </w:r>
    </w:p>
    <w:p w14:paraId="26F03E3D" w14:textId="77777777" w:rsidR="00A1675C" w:rsidRDefault="00000000">
      <w:pPr>
        <w:spacing w:before="40" w:after="120"/>
      </w:pPr>
      <w:r>
        <w:rPr>
          <w:rFonts w:eastAsia="Georgia"/>
        </w:rPr>
        <w:t>“In your Bureau.”</w:t>
      </w:r>
    </w:p>
    <w:p w14:paraId="69906BF2" w14:textId="77777777" w:rsidR="00A1675C" w:rsidRDefault="00000000">
      <w:pPr>
        <w:ind w:firstLine="432"/>
      </w:pPr>
      <w:r>
        <w:rPr>
          <w:rFonts w:eastAsia="Georgia"/>
        </w:rPr>
        <w:t>Derek glanced at the brass ancient clock.</w:t>
      </w:r>
    </w:p>
    <w:p w14:paraId="648A0F2F" w14:textId="77777777" w:rsidR="00A1675C" w:rsidRDefault="00000000">
      <w:pPr>
        <w:spacing w:before="40" w:after="120"/>
      </w:pPr>
      <w:r>
        <w:rPr>
          <w:rFonts w:eastAsia="Georgia"/>
        </w:rPr>
        <w:t>“When?”</w:t>
      </w:r>
    </w:p>
    <w:p w14:paraId="1F7569F9" w14:textId="77777777" w:rsidR="00A1675C" w:rsidRDefault="00000000">
      <w:pPr>
        <w:spacing w:before="40" w:after="120"/>
      </w:pPr>
      <w:r>
        <w:rPr>
          <w:rFonts w:eastAsia="Georgia"/>
        </w:rPr>
        <w:t>“Tomorrow.”</w:t>
      </w:r>
    </w:p>
    <w:p w14:paraId="766F3E82" w14:textId="4E86230C" w:rsidR="00A1675C" w:rsidRDefault="00000000">
      <w:pPr>
        <w:ind w:firstLine="432"/>
      </w:pPr>
      <w:r>
        <w:rPr>
          <w:rFonts w:eastAsia="Georgia"/>
        </w:rPr>
        <w:t>Derek sat down. Penny took the phone.</w:t>
      </w:r>
    </w:p>
    <w:p w14:paraId="24BE0541" w14:textId="77777777" w:rsidR="00A1675C" w:rsidRDefault="00000000">
      <w:pPr>
        <w:spacing w:before="40" w:after="120"/>
      </w:pPr>
      <w:r>
        <w:rPr>
          <w:rFonts w:eastAsia="Georgia"/>
        </w:rPr>
        <w:t>“Alfred, what did you see?”</w:t>
      </w:r>
    </w:p>
    <w:p w14:paraId="28DC4430" w14:textId="77777777" w:rsidR="00A1675C" w:rsidRDefault="00000000">
      <w:pPr>
        <w:spacing w:before="40" w:after="120"/>
      </w:pPr>
      <w:r>
        <w:rPr>
          <w:rFonts w:eastAsia="Georgia"/>
        </w:rPr>
        <w:t>“I saw the clock.”</w:t>
      </w:r>
    </w:p>
    <w:p w14:paraId="2530BA68" w14:textId="77777777" w:rsidR="00A1675C" w:rsidRDefault="00000000">
      <w:pPr>
        <w:spacing w:before="40" w:after="120"/>
      </w:pPr>
      <w:r>
        <w:rPr>
          <w:rFonts w:eastAsia="Georgia"/>
        </w:rPr>
        <w:t>“And?”</w:t>
      </w:r>
    </w:p>
    <w:p w14:paraId="596C00DF" w14:textId="77777777" w:rsidR="00A1675C" w:rsidRDefault="00000000">
      <w:pPr>
        <w:spacing w:before="40" w:after="120"/>
      </w:pPr>
      <w:r>
        <w:rPr>
          <w:rFonts w:eastAsia="Georgia"/>
        </w:rPr>
        <w:t>“I saw you.”</w:t>
      </w:r>
    </w:p>
    <w:p w14:paraId="1F6A43BB" w14:textId="77777777" w:rsidR="00A1675C" w:rsidRDefault="00000000">
      <w:pPr>
        <w:spacing w:before="40" w:after="120"/>
      </w:pPr>
      <w:r>
        <w:rPr>
          <w:rFonts w:eastAsia="Georgia"/>
        </w:rPr>
        <w:t>“Alive?”</w:t>
      </w:r>
    </w:p>
    <w:p w14:paraId="4AB512CF" w14:textId="77777777" w:rsidR="00A1675C" w:rsidRDefault="00000000">
      <w:pPr>
        <w:spacing w:before="40" w:after="120"/>
      </w:pPr>
      <w:r>
        <w:rPr>
          <w:rFonts w:eastAsia="Georgia"/>
        </w:rPr>
        <w:t>“Yes.”</w:t>
      </w:r>
    </w:p>
    <w:p w14:paraId="1F9F59AE" w14:textId="6A35C80C" w:rsidR="00A1675C" w:rsidRDefault="003434B6">
      <w:pPr>
        <w:ind w:firstLine="432"/>
      </w:pPr>
      <w:r>
        <w:rPr>
          <w:rFonts w:eastAsia="Georgia"/>
        </w:rPr>
        <w:t>Penny studied Derek.</w:t>
      </w:r>
    </w:p>
    <w:p w14:paraId="3F4030D1" w14:textId="77777777" w:rsidR="00A1675C" w:rsidRDefault="00000000">
      <w:pPr>
        <w:spacing w:before="40" w:after="120"/>
      </w:pPr>
      <w:r>
        <w:rPr>
          <w:rFonts w:eastAsia="Georgia"/>
        </w:rPr>
        <w:t>“And?”</w:t>
      </w:r>
    </w:p>
    <w:p w14:paraId="1C9D9C24" w14:textId="77777777" w:rsidR="00A1675C" w:rsidRDefault="00000000">
      <w:pPr>
        <w:spacing w:before="40" w:after="120"/>
      </w:pPr>
      <w:r>
        <w:rPr>
          <w:rFonts w:eastAsia="Georgia"/>
        </w:rPr>
        <w:t>“You were also dead.”</w:t>
      </w:r>
    </w:p>
    <w:p w14:paraId="657BDF3A" w14:textId="77777777" w:rsidR="00A1675C" w:rsidRDefault="00000000">
      <w:pPr>
        <w:ind w:firstLine="432"/>
      </w:pPr>
      <w:r>
        <w:rPr>
          <w:rFonts w:eastAsia="Georgia"/>
        </w:rPr>
        <w:t>Trevor stared intently. Derek took the phone back.</w:t>
      </w:r>
    </w:p>
    <w:p w14:paraId="5C2F9F37" w14:textId="77777777" w:rsidR="00A1675C" w:rsidRDefault="00000000">
      <w:pPr>
        <w:spacing w:before="40" w:after="120"/>
      </w:pPr>
      <w:r>
        <w:rPr>
          <w:rFonts w:eastAsia="Georgia"/>
        </w:rPr>
        <w:t>“Alfred, let's be precise.”</w:t>
      </w:r>
    </w:p>
    <w:p w14:paraId="29FBF772" w14:textId="77777777" w:rsidR="00A1675C" w:rsidRDefault="00000000">
      <w:pPr>
        <w:spacing w:before="40" w:after="120"/>
      </w:pPr>
      <w:r>
        <w:rPr>
          <w:rFonts w:eastAsia="Georgia"/>
        </w:rPr>
        <w:t>“I always am.”</w:t>
      </w:r>
    </w:p>
    <w:p w14:paraId="42508A8F" w14:textId="77777777" w:rsidR="00A1675C" w:rsidRDefault="00000000">
      <w:pPr>
        <w:spacing w:before="40" w:after="120"/>
      </w:pPr>
      <w:r>
        <w:rPr>
          <w:rFonts w:eastAsia="Georgia"/>
        </w:rPr>
        <w:t>“You saw me alive and dead.”</w:t>
      </w:r>
    </w:p>
    <w:p w14:paraId="26E067FE" w14:textId="77777777" w:rsidR="00A1675C" w:rsidRDefault="00000000">
      <w:pPr>
        <w:spacing w:before="40" w:after="120"/>
      </w:pPr>
      <w:r>
        <w:rPr>
          <w:rFonts w:eastAsia="Georgia"/>
        </w:rPr>
        <w:t>“Yes.”</w:t>
      </w:r>
    </w:p>
    <w:p w14:paraId="0A023F29" w14:textId="77777777" w:rsidR="00A1675C" w:rsidRDefault="00000000">
      <w:pPr>
        <w:spacing w:before="40" w:after="120"/>
      </w:pPr>
      <w:r>
        <w:rPr>
          <w:rFonts w:eastAsia="Georgia"/>
        </w:rPr>
        <w:t>“At the same location?”</w:t>
      </w:r>
    </w:p>
    <w:p w14:paraId="133DD11A" w14:textId="77777777" w:rsidR="00A1675C" w:rsidRDefault="00000000">
      <w:pPr>
        <w:spacing w:before="40" w:after="120"/>
      </w:pPr>
      <w:r>
        <w:rPr>
          <w:rFonts w:eastAsia="Georgia"/>
        </w:rPr>
        <w:t>“Apparently.”</w:t>
      </w:r>
    </w:p>
    <w:p w14:paraId="458B97AE" w14:textId="77777777" w:rsidR="00A1675C" w:rsidRDefault="00000000">
      <w:pPr>
        <w:spacing w:before="40" w:after="120"/>
      </w:pPr>
      <w:r>
        <w:rPr>
          <w:rFonts w:eastAsia="Georgia"/>
        </w:rPr>
        <w:t>“At the same time?”</w:t>
      </w:r>
    </w:p>
    <w:p w14:paraId="1746C1C2" w14:textId="77777777" w:rsidR="00A1675C" w:rsidRDefault="00000000">
      <w:pPr>
        <w:spacing w:before="40" w:after="120"/>
      </w:pPr>
      <w:r>
        <w:rPr>
          <w:rFonts w:eastAsia="Georgia"/>
        </w:rPr>
        <w:t>“That depends on which time you mean.”</w:t>
      </w:r>
    </w:p>
    <w:p w14:paraId="1083F743" w14:textId="77777777" w:rsidR="00A1675C" w:rsidRDefault="00000000">
      <w:pPr>
        <w:ind w:firstLine="432"/>
      </w:pPr>
      <w:r>
        <w:rPr>
          <w:rFonts w:eastAsia="Georgia"/>
        </w:rPr>
        <w:t>Derek softly smiled.</w:t>
      </w:r>
    </w:p>
    <w:p w14:paraId="31B17944" w14:textId="77777777" w:rsidR="00A1675C" w:rsidRDefault="00000000">
      <w:pPr>
        <w:spacing w:before="40" w:after="120"/>
      </w:pPr>
      <w:r>
        <w:rPr>
          <w:rFonts w:eastAsia="Georgia"/>
        </w:rPr>
        <w:t>“Good answer.”</w:t>
      </w:r>
    </w:p>
    <w:p w14:paraId="0085FAD3" w14:textId="77777777" w:rsidR="00A1675C" w:rsidRDefault="00000000">
      <w:pPr>
        <w:spacing w:before="40" w:after="120"/>
      </w:pPr>
      <w:r>
        <w:rPr>
          <w:rFonts w:eastAsia="Georgia"/>
        </w:rPr>
        <w:t>“Thank you.”</w:t>
      </w:r>
    </w:p>
    <w:p w14:paraId="2EF43151" w14:textId="714AF9E4" w:rsidR="00A1675C" w:rsidRDefault="003434B6">
      <w:pPr>
        <w:spacing w:before="40" w:after="120"/>
      </w:pPr>
      <w:r>
        <w:rPr>
          <w:rFonts w:eastAsia="Georgia"/>
        </w:rPr>
        <w:t>Penny announced:</w:t>
      </w:r>
    </w:p>
    <w:p w14:paraId="6914C0E6" w14:textId="77777777" w:rsidR="00A1675C" w:rsidRDefault="00000000">
      <w:pPr>
        <w:spacing w:before="40" w:after="120"/>
      </w:pPr>
      <w:r>
        <w:rPr>
          <w:rFonts w:eastAsia="Georgia"/>
        </w:rPr>
        <w:t>“That's settled, then.”</w:t>
      </w:r>
    </w:p>
    <w:p w14:paraId="5C39200A" w14:textId="77777777" w:rsidR="00A1675C" w:rsidRDefault="00000000">
      <w:pPr>
        <w:ind w:firstLine="432"/>
      </w:pPr>
      <w:r>
        <w:rPr>
          <w:rFonts w:eastAsia="Georgia"/>
        </w:rPr>
        <w:t>Derek slowly nodded.</w:t>
      </w:r>
    </w:p>
    <w:p w14:paraId="168F181F" w14:textId="77777777" w:rsidR="00A1675C" w:rsidRDefault="00000000">
      <w:pPr>
        <w:spacing w:before="40" w:after="120"/>
      </w:pPr>
      <w:r>
        <w:rPr>
          <w:rFonts w:eastAsia="Georgia"/>
        </w:rPr>
        <w:t>“Apparently.”</w:t>
      </w:r>
    </w:p>
    <w:p w14:paraId="0A9D13BD" w14:textId="77777777" w:rsidR="00A1675C" w:rsidRDefault="00000000">
      <w:pPr>
        <w:ind w:firstLine="432"/>
      </w:pPr>
      <w:r>
        <w:rPr>
          <w:rFonts w:eastAsia="Georgia"/>
        </w:rPr>
        <w:t>Trevor carefully regarded them.</w:t>
      </w:r>
    </w:p>
    <w:p w14:paraId="470AEF29" w14:textId="77777777" w:rsidR="00A1675C" w:rsidRDefault="00000000">
      <w:pPr>
        <w:spacing w:before="40" w:after="120"/>
      </w:pPr>
      <w:r>
        <w:rPr>
          <w:rFonts w:eastAsia="Georgia"/>
        </w:rPr>
        <w:t>“That's it?”</w:t>
      </w:r>
    </w:p>
    <w:p w14:paraId="0985C5E6" w14:textId="0BAD79A0" w:rsidR="00A1675C" w:rsidRDefault="003434B6">
      <w:pPr>
        <w:ind w:firstLine="432"/>
      </w:pPr>
      <w:r>
        <w:rPr>
          <w:rFonts w:eastAsia="Georgia"/>
        </w:rPr>
        <w:t>Penny examined him.</w:t>
      </w:r>
    </w:p>
    <w:p w14:paraId="6C05BF66" w14:textId="77777777" w:rsidR="00A1675C" w:rsidRDefault="00000000">
      <w:pPr>
        <w:spacing w:before="40" w:after="120"/>
      </w:pPr>
      <w:r>
        <w:rPr>
          <w:rFonts w:eastAsia="Georgia"/>
        </w:rPr>
        <w:t>“What else is there to settle?”</w:t>
      </w:r>
    </w:p>
    <w:p w14:paraId="338CAAC2" w14:textId="77777777" w:rsidR="00A1675C" w:rsidRDefault="00000000">
      <w:pPr>
        <w:ind w:firstLine="432"/>
      </w:pPr>
      <w:r>
        <w:rPr>
          <w:rFonts w:eastAsia="Georgia"/>
        </w:rPr>
        <w:t>Trevor considered that.</w:t>
      </w:r>
    </w:p>
    <w:p w14:paraId="367FB450" w14:textId="77777777" w:rsidR="00A1675C" w:rsidRDefault="00000000">
      <w:pPr>
        <w:spacing w:before="40" w:after="120"/>
      </w:pPr>
      <w:r>
        <w:rPr>
          <w:rFonts w:eastAsia="Georgia"/>
        </w:rPr>
        <w:t>“Fair enough.”</w:t>
      </w:r>
    </w:p>
    <w:p w14:paraId="5C3520C0" w14:textId="77777777" w:rsidR="00A1675C" w:rsidRDefault="00000000">
      <w:pPr>
        <w:ind w:firstLine="432"/>
      </w:pPr>
      <w:r>
        <w:rPr>
          <w:rFonts w:eastAsia="Georgia"/>
        </w:rPr>
        <w:t>Derek returned to the phone.</w:t>
      </w:r>
    </w:p>
    <w:p w14:paraId="7D364EB9" w14:textId="77777777" w:rsidR="00A1675C" w:rsidRDefault="00000000">
      <w:pPr>
        <w:spacing w:before="40" w:after="120"/>
      </w:pPr>
      <w:r>
        <w:rPr>
          <w:rFonts w:eastAsia="Georgia"/>
        </w:rPr>
        <w:t>“Alfred, do you know what causes the effect?”</w:t>
      </w:r>
    </w:p>
    <w:p w14:paraId="2776FB68" w14:textId="77777777" w:rsidR="00A1675C" w:rsidRDefault="00000000">
      <w:pPr>
        <w:spacing w:before="40" w:after="120"/>
      </w:pPr>
      <w:r>
        <w:rPr>
          <w:rFonts w:eastAsia="Georgia"/>
        </w:rPr>
        <w:t>“No.”</w:t>
      </w:r>
    </w:p>
    <w:p w14:paraId="1A978359" w14:textId="77777777" w:rsidR="00A1675C" w:rsidRDefault="00000000">
      <w:pPr>
        <w:spacing w:before="40" w:after="120"/>
      </w:pPr>
      <w:r>
        <w:rPr>
          <w:rFonts w:eastAsia="Georgia"/>
        </w:rPr>
        <w:t>“Could it be gravitational?”</w:t>
      </w:r>
    </w:p>
    <w:p w14:paraId="4196BA82" w14:textId="77777777" w:rsidR="00A1675C" w:rsidRDefault="00000000">
      <w:pPr>
        <w:spacing w:before="40" w:after="120"/>
      </w:pPr>
      <w:r>
        <w:rPr>
          <w:rFonts w:eastAsia="Georgia"/>
        </w:rPr>
        <w:t>“Yes.”</w:t>
      </w:r>
    </w:p>
    <w:p w14:paraId="4E7DEA83" w14:textId="77777777" w:rsidR="00A1675C" w:rsidRDefault="00000000">
      <w:pPr>
        <w:spacing w:before="40" w:after="120"/>
      </w:pPr>
      <w:r>
        <w:rPr>
          <w:rFonts w:eastAsia="Georgia"/>
        </w:rPr>
        <w:t>“Ordinary Earth gravity?”</w:t>
      </w:r>
    </w:p>
    <w:p w14:paraId="4F9A82E6" w14:textId="77777777" w:rsidR="00A1675C" w:rsidRDefault="00000000">
      <w:pPr>
        <w:spacing w:before="40" w:after="120"/>
      </w:pPr>
      <w:r>
        <w:rPr>
          <w:rFonts w:eastAsia="Georgia"/>
        </w:rPr>
        <w:t>“No.”</w:t>
      </w:r>
    </w:p>
    <w:p w14:paraId="759C8D30" w14:textId="77777777" w:rsidR="00A1675C" w:rsidRDefault="00000000">
      <w:pPr>
        <w:spacing w:before="40" w:after="120"/>
      </w:pPr>
      <w:r>
        <w:rPr>
          <w:rFonts w:eastAsia="Georgia"/>
        </w:rPr>
        <w:t>“Could it be acceleration?”</w:t>
      </w:r>
    </w:p>
    <w:p w14:paraId="11E17043" w14:textId="77777777" w:rsidR="00A1675C" w:rsidRDefault="00000000">
      <w:pPr>
        <w:spacing w:before="40" w:after="120"/>
      </w:pPr>
      <w:r>
        <w:rPr>
          <w:rFonts w:eastAsia="Georgia"/>
        </w:rPr>
        <w:t>“Possibly.”</w:t>
      </w:r>
    </w:p>
    <w:p w14:paraId="109C7DB4" w14:textId="77777777" w:rsidR="00A1675C" w:rsidRDefault="00000000">
      <w:pPr>
        <w:spacing w:before="40" w:after="120"/>
      </w:pPr>
      <w:r>
        <w:rPr>
          <w:rFonts w:eastAsia="Georgia"/>
        </w:rPr>
        <w:t>“Could it be spacetime curvature?”</w:t>
      </w:r>
    </w:p>
    <w:p w14:paraId="5E8F212E" w14:textId="77777777" w:rsidR="00A1675C" w:rsidRDefault="00000000">
      <w:pPr>
        <w:spacing w:before="40" w:after="120"/>
      </w:pPr>
      <w:r>
        <w:rPr>
          <w:rFonts w:eastAsia="Georgia"/>
        </w:rPr>
        <w:t>“Possibly.”</w:t>
      </w:r>
    </w:p>
    <w:p w14:paraId="33F8C3CB" w14:textId="77777777" w:rsidR="00A1675C" w:rsidRDefault="00000000">
      <w:pPr>
        <w:spacing w:before="40" w:after="120"/>
      </w:pPr>
      <w:r>
        <w:rPr>
          <w:rFonts w:eastAsia="Georgia"/>
        </w:rPr>
        <w:t>“Could it be a combination?”</w:t>
      </w:r>
    </w:p>
    <w:p w14:paraId="697C13AB" w14:textId="77777777" w:rsidR="00A1675C" w:rsidRDefault="00000000">
      <w:pPr>
        <w:spacing w:before="40" w:after="120"/>
      </w:pPr>
      <w:r>
        <w:rPr>
          <w:rFonts w:eastAsia="Georgia"/>
        </w:rPr>
        <w:t>“Possibly.”</w:t>
      </w:r>
    </w:p>
    <w:p w14:paraId="580B678D" w14:textId="77777777" w:rsidR="00A1675C" w:rsidRDefault="00000000">
      <w:pPr>
        <w:ind w:firstLine="432"/>
      </w:pPr>
      <w:r>
        <w:rPr>
          <w:rFonts w:eastAsia="Georgia"/>
        </w:rPr>
        <w:t>Derek gently smiled.</w:t>
      </w:r>
    </w:p>
    <w:p w14:paraId="489083A8" w14:textId="77777777" w:rsidR="00A1675C" w:rsidRDefault="00000000">
      <w:pPr>
        <w:spacing w:before="40" w:after="120"/>
      </w:pPr>
      <w:r>
        <w:rPr>
          <w:rFonts w:eastAsia="Georgia"/>
        </w:rPr>
        <w:t>“Very helpful.”</w:t>
      </w:r>
    </w:p>
    <w:p w14:paraId="6B17B266" w14:textId="77777777" w:rsidR="00A1675C" w:rsidRDefault="00000000">
      <w:pPr>
        <w:spacing w:before="40" w:after="120"/>
      </w:pPr>
      <w:r>
        <w:rPr>
          <w:rFonts w:eastAsia="Georgia"/>
        </w:rPr>
        <w:t>“I am not there to solve your case.”</w:t>
      </w:r>
    </w:p>
    <w:p w14:paraId="0723E241" w14:textId="77777777" w:rsidR="00A1675C" w:rsidRDefault="00000000">
      <w:pPr>
        <w:spacing w:before="40" w:after="120"/>
      </w:pPr>
      <w:r>
        <w:rPr>
          <w:rFonts w:eastAsia="Georgia"/>
        </w:rPr>
        <w:t>“Then why are you coming to London?”</w:t>
      </w:r>
    </w:p>
    <w:p w14:paraId="06AB7A02" w14:textId="77777777" w:rsidR="00A1675C" w:rsidRDefault="00000000">
      <w:pPr>
        <w:ind w:firstLine="432"/>
      </w:pPr>
      <w:r>
        <w:rPr>
          <w:rFonts w:eastAsia="Georgia"/>
        </w:rPr>
        <w:t>There was a pause.</w:t>
      </w:r>
    </w:p>
    <w:p w14:paraId="7B746083" w14:textId="77777777" w:rsidR="00A1675C" w:rsidRDefault="00000000">
      <w:pPr>
        <w:spacing w:before="40" w:after="120"/>
      </w:pPr>
      <w:r>
        <w:rPr>
          <w:rFonts w:eastAsia="Georgia"/>
        </w:rPr>
        <w:t>“Because I am curious.”</w:t>
      </w:r>
    </w:p>
    <w:p w14:paraId="3AA76DDD" w14:textId="77777777" w:rsidR="00A1675C" w:rsidRDefault="00000000">
      <w:pPr>
        <w:ind w:firstLine="432"/>
      </w:pPr>
      <w:r>
        <w:rPr>
          <w:rFonts w:eastAsia="Georgia"/>
        </w:rPr>
        <w:t>Derek nodded.</w:t>
      </w:r>
    </w:p>
    <w:p w14:paraId="442E7CE5" w14:textId="77777777" w:rsidR="00A1675C" w:rsidRDefault="00000000">
      <w:pPr>
        <w:spacing w:before="40" w:after="120"/>
      </w:pPr>
      <w:r>
        <w:rPr>
          <w:rFonts w:eastAsia="Georgia"/>
        </w:rPr>
        <w:t>“Well, that settles it.”</w:t>
      </w:r>
    </w:p>
    <w:p w14:paraId="467A2D37" w14:textId="77777777" w:rsidR="00A1675C" w:rsidRDefault="00000000">
      <w:pPr>
        <w:spacing w:before="40" w:after="120"/>
      </w:pPr>
      <w:r>
        <w:rPr>
          <w:rFonts w:eastAsia="Georgia"/>
        </w:rPr>
        <w:t>“What does?”</w:t>
      </w:r>
    </w:p>
    <w:p w14:paraId="58257085" w14:textId="77777777" w:rsidR="00A1675C" w:rsidRDefault="00000000">
      <w:pPr>
        <w:spacing w:before="40" w:after="120"/>
      </w:pPr>
      <w:r>
        <w:rPr>
          <w:rFonts w:eastAsia="Georgia"/>
        </w:rPr>
        <w:t>“You're coming.”</w:t>
      </w:r>
    </w:p>
    <w:p w14:paraId="2F5A7A7B" w14:textId="77777777" w:rsidR="00A1675C" w:rsidRDefault="00000000">
      <w:pPr>
        <w:spacing w:before="40" w:after="120"/>
      </w:pPr>
      <w:r>
        <w:rPr>
          <w:rFonts w:eastAsia="Georgia"/>
        </w:rPr>
        <w:t>“Yes.”</w:t>
      </w:r>
    </w:p>
    <w:p w14:paraId="3D198432" w14:textId="77777777" w:rsidR="00A1675C" w:rsidRDefault="00000000">
      <w:pPr>
        <w:spacing w:before="40" w:after="120"/>
      </w:pPr>
      <w:r>
        <w:rPr>
          <w:rFonts w:eastAsia="Georgia"/>
        </w:rPr>
        <w:t>“When?”</w:t>
      </w:r>
    </w:p>
    <w:p w14:paraId="16F13EE5" w14:textId="77777777" w:rsidR="00A1675C" w:rsidRDefault="00000000">
      <w:pPr>
        <w:spacing w:before="40" w:after="120"/>
      </w:pPr>
      <w:r>
        <w:rPr>
          <w:rFonts w:eastAsia="Georgia"/>
        </w:rPr>
        <w:t>“Tomorrow.”</w:t>
      </w:r>
    </w:p>
    <w:p w14:paraId="40068AAB" w14:textId="2C93C66B" w:rsidR="00A1675C" w:rsidRDefault="00000000">
      <w:pPr>
        <w:ind w:firstLine="432"/>
      </w:pPr>
      <w:r>
        <w:rPr>
          <w:rFonts w:eastAsia="Georgia"/>
        </w:rPr>
        <w:t>Derek carefully inspected Penny. Penny smiled.</w:t>
      </w:r>
    </w:p>
    <w:p w14:paraId="560293CB" w14:textId="77777777" w:rsidR="00A1675C" w:rsidRDefault="00000000">
      <w:pPr>
        <w:spacing w:before="40" w:after="120"/>
      </w:pPr>
      <w:r>
        <w:rPr>
          <w:rFonts w:eastAsia="Georgia"/>
        </w:rPr>
        <w:t>“Of course.”</w:t>
      </w:r>
    </w:p>
    <w:p w14:paraId="3BECAC23" w14:textId="77777777" w:rsidR="00A1675C" w:rsidRDefault="00000000">
      <w:pPr>
        <w:ind w:firstLine="432"/>
      </w:pPr>
      <w:r>
        <w:rPr>
          <w:rFonts w:eastAsia="Georgia"/>
        </w:rPr>
        <w:t>Weinstein continued:</w:t>
      </w:r>
    </w:p>
    <w:p w14:paraId="019488F2" w14:textId="77777777" w:rsidR="00A1675C" w:rsidRDefault="00000000">
      <w:pPr>
        <w:spacing w:before="40" w:after="120"/>
      </w:pPr>
      <w:r>
        <w:rPr>
          <w:rFonts w:eastAsia="Georgia"/>
        </w:rPr>
        <w:t>“I'll meet you at the station.”</w:t>
      </w:r>
    </w:p>
    <w:p w14:paraId="3A56514E" w14:textId="77777777" w:rsidR="00A1675C" w:rsidRDefault="00000000">
      <w:pPr>
        <w:spacing w:before="40" w:after="120"/>
      </w:pPr>
      <w:r>
        <w:rPr>
          <w:rFonts w:eastAsia="Georgia"/>
        </w:rPr>
        <w:t>“Which station?”</w:t>
      </w:r>
    </w:p>
    <w:p w14:paraId="1C79E951" w14:textId="77777777" w:rsidR="00A1675C" w:rsidRDefault="00000000">
      <w:pPr>
        <w:spacing w:before="40" w:after="120"/>
      </w:pPr>
      <w:r>
        <w:rPr>
          <w:rFonts w:eastAsia="Georgia"/>
        </w:rPr>
        <w:t>“London Terminus.”</w:t>
      </w:r>
    </w:p>
    <w:p w14:paraId="0BF88E6A" w14:textId="77777777" w:rsidR="00A1675C" w:rsidRDefault="00000000">
      <w:pPr>
        <w:ind w:firstLine="432"/>
      </w:pPr>
      <w:r>
        <w:rPr>
          <w:rFonts w:eastAsia="Georgia"/>
        </w:rPr>
        <w:t>Derek looked at the strange photograph.</w:t>
      </w:r>
    </w:p>
    <w:p w14:paraId="597C1EA5" w14:textId="77777777" w:rsidR="00A1675C" w:rsidRDefault="00000000">
      <w:pPr>
        <w:spacing w:before="40" w:after="120"/>
      </w:pPr>
      <w:r>
        <w:rPr>
          <w:rFonts w:eastAsia="Georgia"/>
        </w:rPr>
        <w:t>“Platform seven?”</w:t>
      </w:r>
    </w:p>
    <w:p w14:paraId="09B08B3E" w14:textId="77777777" w:rsidR="00A1675C" w:rsidRDefault="00000000">
      <w:pPr>
        <w:spacing w:before="40" w:after="120"/>
      </w:pPr>
      <w:r>
        <w:rPr>
          <w:rFonts w:eastAsia="Georgia"/>
        </w:rPr>
        <w:t>“Yes.”</w:t>
      </w:r>
    </w:p>
    <w:p w14:paraId="54DA8132" w14:textId="77777777" w:rsidR="00A1675C" w:rsidRDefault="00000000">
      <w:pPr>
        <w:spacing w:before="40" w:after="120"/>
      </w:pPr>
      <w:r>
        <w:rPr>
          <w:rFonts w:eastAsia="Georgia"/>
        </w:rPr>
        <w:t>“At 11:17?”</w:t>
      </w:r>
    </w:p>
    <w:p w14:paraId="5D9B336E" w14:textId="77777777" w:rsidR="00A1675C" w:rsidRDefault="00000000">
      <w:pPr>
        <w:spacing w:before="40" w:after="120"/>
      </w:pPr>
      <w:r>
        <w:rPr>
          <w:rFonts w:eastAsia="Georgia"/>
        </w:rPr>
        <w:t>“Yes.”</w:t>
      </w:r>
    </w:p>
    <w:p w14:paraId="2610DBC1" w14:textId="0C7300D3" w:rsidR="00A1675C" w:rsidRDefault="00000000">
      <w:pPr>
        <w:ind w:firstLine="432"/>
      </w:pPr>
      <w:r>
        <w:rPr>
          <w:rFonts w:eastAsia="Georgia"/>
        </w:rPr>
        <w:t>Derek went silent. Trevor watched him. Penny understood immediately.</w:t>
      </w:r>
    </w:p>
    <w:p w14:paraId="6FCB37F4" w14:textId="77777777" w:rsidR="00A1675C" w:rsidRDefault="00000000">
      <w:pPr>
        <w:spacing w:before="40" w:after="120"/>
      </w:pPr>
      <w:r>
        <w:rPr>
          <w:rFonts w:eastAsia="Georgia"/>
        </w:rPr>
        <w:t>“That was in the photograph.”</w:t>
      </w:r>
    </w:p>
    <w:p w14:paraId="622E785C" w14:textId="77777777" w:rsidR="00A1675C" w:rsidRDefault="00000000">
      <w:pPr>
        <w:spacing w:before="40" w:after="120"/>
      </w:pPr>
      <w:r>
        <w:rPr>
          <w:rFonts w:eastAsia="Georgia"/>
        </w:rPr>
        <w:t>“Yes,” Derek asserted.</w:t>
      </w:r>
    </w:p>
    <w:p w14:paraId="2BCC50D8" w14:textId="77777777" w:rsidR="00A1675C" w:rsidRDefault="00000000">
      <w:pPr>
        <w:spacing w:before="40" w:after="120"/>
      </w:pPr>
      <w:r>
        <w:rPr>
          <w:rFonts w:eastAsia="Georgia"/>
        </w:rPr>
        <w:t>Alfred pointed out:</w:t>
      </w:r>
    </w:p>
    <w:p w14:paraId="584625C4" w14:textId="77777777" w:rsidR="00A1675C" w:rsidRDefault="00000000">
      <w:pPr>
        <w:spacing w:before="40" w:after="120"/>
      </w:pPr>
      <w:r>
        <w:rPr>
          <w:rFonts w:eastAsia="Georgia"/>
        </w:rPr>
        <w:t>“I know.”</w:t>
      </w:r>
    </w:p>
    <w:p w14:paraId="1623ABFE" w14:textId="77777777" w:rsidR="00A1675C" w:rsidRDefault="00000000">
      <w:pPr>
        <w:ind w:firstLine="432"/>
      </w:pPr>
      <w:r>
        <w:rPr>
          <w:rFonts w:eastAsia="Georgia"/>
        </w:rPr>
        <w:t>Derek glanced at the brass clock.</w:t>
      </w:r>
    </w:p>
    <w:p w14:paraId="7189F64E" w14:textId="77777777" w:rsidR="00A1675C" w:rsidRDefault="00000000">
      <w:pPr>
        <w:spacing w:before="40" w:after="120"/>
      </w:pPr>
      <w:r>
        <w:rPr>
          <w:rFonts w:eastAsia="Georgia"/>
        </w:rPr>
        <w:t>“Alfred.”</w:t>
      </w:r>
    </w:p>
    <w:p w14:paraId="54BAEFAB" w14:textId="77777777" w:rsidR="00A1675C" w:rsidRDefault="00000000">
      <w:pPr>
        <w:spacing w:before="40" w:after="120"/>
      </w:pPr>
      <w:r>
        <w:rPr>
          <w:rFonts w:eastAsia="Georgia"/>
        </w:rPr>
        <w:t>“Yes?”</w:t>
      </w:r>
    </w:p>
    <w:p w14:paraId="22894B2A" w14:textId="77777777" w:rsidR="00A1675C" w:rsidRDefault="00000000">
      <w:pPr>
        <w:spacing w:before="40" w:after="120"/>
      </w:pPr>
      <w:r>
        <w:rPr>
          <w:rFonts w:eastAsia="Georgia"/>
        </w:rPr>
        <w:t>“Why are you so certain?”</w:t>
      </w:r>
    </w:p>
    <w:p w14:paraId="08154E26" w14:textId="77777777" w:rsidR="00A1675C" w:rsidRDefault="00000000">
      <w:pPr>
        <w:ind w:firstLine="432"/>
      </w:pPr>
      <w:r>
        <w:rPr>
          <w:rFonts w:eastAsia="Georgia"/>
        </w:rPr>
        <w:t>A pause.</w:t>
      </w:r>
    </w:p>
    <w:p w14:paraId="3463AAA6" w14:textId="77777777" w:rsidR="00A1675C" w:rsidRDefault="00000000">
      <w:pPr>
        <w:spacing w:before="40" w:after="120"/>
      </w:pPr>
      <w:r>
        <w:rPr>
          <w:rFonts w:eastAsia="Georgia"/>
        </w:rPr>
        <w:t>“Because I've already been there.”</w:t>
      </w:r>
    </w:p>
    <w:p w14:paraId="6E966789" w14:textId="77777777" w:rsidR="00A1675C" w:rsidRDefault="00000000">
      <w:pPr>
        <w:ind w:firstLine="432"/>
      </w:pPr>
      <w:r>
        <w:rPr>
          <w:rFonts w:eastAsia="Georgia"/>
        </w:rPr>
        <w:t>Derek deeply frowned.</w:t>
      </w:r>
    </w:p>
    <w:p w14:paraId="1B0EECAE" w14:textId="77777777" w:rsidR="00A1675C" w:rsidRDefault="00000000">
      <w:pPr>
        <w:spacing w:before="40" w:after="120"/>
      </w:pPr>
      <w:r>
        <w:rPr>
          <w:rFonts w:eastAsia="Georgia"/>
        </w:rPr>
        <w:t>“Tomorrow?”</w:t>
      </w:r>
    </w:p>
    <w:p w14:paraId="269A9712" w14:textId="77777777" w:rsidR="00A1675C" w:rsidRDefault="00000000">
      <w:pPr>
        <w:spacing w:before="40" w:after="120"/>
      </w:pPr>
      <w:r>
        <w:rPr>
          <w:rFonts w:eastAsia="Georgia"/>
        </w:rPr>
        <w:t>“Yes.”</w:t>
      </w:r>
    </w:p>
    <w:p w14:paraId="13A24870" w14:textId="77777777" w:rsidR="00A1675C" w:rsidRDefault="00000000">
      <w:pPr>
        <w:spacing w:before="40" w:after="120"/>
      </w:pPr>
      <w:r>
        <w:rPr>
          <w:rFonts w:eastAsia="Georgia"/>
        </w:rPr>
        <w:t>“And you've already seen me?”</w:t>
      </w:r>
    </w:p>
    <w:p w14:paraId="53C19B52" w14:textId="77777777" w:rsidR="00A1675C" w:rsidRDefault="00000000">
      <w:pPr>
        <w:spacing w:before="40" w:after="120"/>
      </w:pPr>
      <w:r>
        <w:rPr>
          <w:rFonts w:eastAsia="Georgia"/>
        </w:rPr>
        <w:t>“Yes.”</w:t>
      </w:r>
    </w:p>
    <w:p w14:paraId="45708031" w14:textId="77777777" w:rsidR="00A1675C" w:rsidRDefault="00000000">
      <w:pPr>
        <w:spacing w:before="40" w:after="120"/>
      </w:pPr>
      <w:r>
        <w:rPr>
          <w:rFonts w:eastAsia="Georgia"/>
        </w:rPr>
        <w:t>“And the clock?”</w:t>
      </w:r>
    </w:p>
    <w:p w14:paraId="07F2A4C2" w14:textId="77777777" w:rsidR="00A1675C" w:rsidRDefault="00000000">
      <w:pPr>
        <w:spacing w:before="40" w:after="120"/>
      </w:pPr>
      <w:r>
        <w:rPr>
          <w:rFonts w:eastAsia="Georgia"/>
        </w:rPr>
        <w:t>“Yes.”</w:t>
      </w:r>
    </w:p>
    <w:p w14:paraId="02A74880" w14:textId="77777777" w:rsidR="00A1675C" w:rsidRDefault="00000000">
      <w:pPr>
        <w:ind w:firstLine="432"/>
      </w:pPr>
      <w:r>
        <w:rPr>
          <w:rFonts w:eastAsia="Georgia"/>
        </w:rPr>
        <w:t>Derek thought.</w:t>
      </w:r>
    </w:p>
    <w:p w14:paraId="6694F572" w14:textId="77777777" w:rsidR="00A1675C" w:rsidRDefault="00000000">
      <w:pPr>
        <w:spacing w:before="40" w:after="120"/>
      </w:pPr>
      <w:r>
        <w:rPr>
          <w:rFonts w:eastAsia="Georgia"/>
        </w:rPr>
        <w:t>“Then we have a causal loop.”</w:t>
      </w:r>
    </w:p>
    <w:p w14:paraId="7B98F0ED" w14:textId="77777777" w:rsidR="00A1675C" w:rsidRDefault="00000000">
      <w:pPr>
        <w:spacing w:before="40" w:after="120"/>
      </w:pPr>
      <w:r>
        <w:rPr>
          <w:rFonts w:eastAsia="Georgia"/>
        </w:rPr>
        <w:t>“Perhaps.”</w:t>
      </w:r>
    </w:p>
    <w:p w14:paraId="355FB520" w14:textId="3DB655BC" w:rsidR="00A1675C" w:rsidRDefault="003434B6">
      <w:pPr>
        <w:ind w:firstLine="432"/>
      </w:pPr>
      <w:r>
        <w:rPr>
          <w:rFonts w:eastAsia="Georgia"/>
        </w:rPr>
        <w:t>Penny looked sharply at him.</w:t>
      </w:r>
    </w:p>
    <w:p w14:paraId="33B45E5F" w14:textId="77777777" w:rsidR="00A1675C" w:rsidRDefault="00000000">
      <w:pPr>
        <w:spacing w:before="40" w:after="120"/>
      </w:pPr>
      <w:r>
        <w:rPr>
          <w:rFonts w:eastAsia="Georgia"/>
        </w:rPr>
        <w:t>“Don't get excited.”</w:t>
      </w:r>
    </w:p>
    <w:p w14:paraId="299542DF" w14:textId="77777777" w:rsidR="00A1675C" w:rsidRDefault="00000000">
      <w:pPr>
        <w:spacing w:before="40" w:after="120"/>
      </w:pPr>
      <w:r>
        <w:rPr>
          <w:rFonts w:eastAsia="Georgia"/>
        </w:rPr>
        <w:t>“I wasn't.”</w:t>
      </w:r>
    </w:p>
    <w:p w14:paraId="5E332F1D" w14:textId="77777777" w:rsidR="00A1675C" w:rsidRDefault="00000000">
      <w:pPr>
        <w:spacing w:before="40" w:after="120"/>
      </w:pPr>
      <w:r>
        <w:rPr>
          <w:rFonts w:eastAsia="Georgia"/>
        </w:rPr>
        <w:t>“You were.”</w:t>
      </w:r>
    </w:p>
    <w:p w14:paraId="6CA35E06" w14:textId="77777777" w:rsidR="00A1675C" w:rsidRDefault="00000000">
      <w:pPr>
        <w:ind w:firstLine="432"/>
      </w:pPr>
      <w:r>
        <w:rPr>
          <w:rFonts w:eastAsia="Georgia"/>
        </w:rPr>
        <w:t>Derek gently smiled.</w:t>
      </w:r>
    </w:p>
    <w:p w14:paraId="525AFAFF" w14:textId="77777777" w:rsidR="00A1675C" w:rsidRDefault="00000000">
      <w:pPr>
        <w:spacing w:before="40" w:after="120"/>
      </w:pPr>
      <w:r>
        <w:rPr>
          <w:rFonts w:eastAsia="Georgia"/>
        </w:rPr>
        <w:t>“I was mildly interested.”</w:t>
      </w:r>
    </w:p>
    <w:p w14:paraId="075BFB5B" w14:textId="77777777" w:rsidR="00A1675C" w:rsidRDefault="00000000">
      <w:pPr>
        <w:spacing w:before="40" w:after="120"/>
      </w:pPr>
      <w:r>
        <w:rPr>
          <w:rFonts w:eastAsia="Georgia"/>
        </w:rPr>
        <w:t>“That's your version of excitement.”</w:t>
      </w:r>
    </w:p>
    <w:p w14:paraId="6EC6890E" w14:textId="77777777" w:rsidR="00A1675C" w:rsidRDefault="00000000">
      <w:pPr>
        <w:ind w:firstLine="432"/>
      </w:pPr>
      <w:r>
        <w:rPr>
          <w:rFonts w:eastAsia="Georgia"/>
        </w:rPr>
        <w:t>Trevor nodded.</w:t>
      </w:r>
    </w:p>
    <w:p w14:paraId="5184C45D" w14:textId="77777777" w:rsidR="00A1675C" w:rsidRDefault="00000000">
      <w:pPr>
        <w:spacing w:before="40" w:after="120"/>
      </w:pPr>
      <w:r>
        <w:rPr>
          <w:rFonts w:eastAsia="Georgia"/>
        </w:rPr>
        <w:t>“It is.”</w:t>
      </w:r>
    </w:p>
    <w:p w14:paraId="6D6DFB60" w14:textId="77777777" w:rsidR="00A1675C" w:rsidRDefault="00000000">
      <w:pPr>
        <w:ind w:firstLine="432"/>
      </w:pPr>
      <w:r>
        <w:rPr>
          <w:rFonts w:eastAsia="Georgia"/>
        </w:rPr>
        <w:t>Derek ignored both of them.</w:t>
      </w:r>
    </w:p>
    <w:p w14:paraId="2F5178AE" w14:textId="77777777" w:rsidR="00A1675C" w:rsidRDefault="00000000">
      <w:pPr>
        <w:spacing w:before="40" w:after="120"/>
      </w:pPr>
      <w:r>
        <w:rPr>
          <w:rFonts w:eastAsia="Georgia"/>
        </w:rPr>
        <w:t>“Alfred, one more thing.”</w:t>
      </w:r>
    </w:p>
    <w:p w14:paraId="638F66C7" w14:textId="77777777" w:rsidR="00A1675C" w:rsidRDefault="00000000">
      <w:pPr>
        <w:spacing w:before="40" w:after="120"/>
      </w:pPr>
      <w:r>
        <w:rPr>
          <w:rFonts w:eastAsia="Georgia"/>
        </w:rPr>
        <w:t>“Yes?”</w:t>
      </w:r>
    </w:p>
    <w:p w14:paraId="0F66C9A5" w14:textId="77777777" w:rsidR="00A1675C" w:rsidRDefault="00000000">
      <w:pPr>
        <w:spacing w:before="40" w:after="120"/>
      </w:pPr>
      <w:r>
        <w:rPr>
          <w:rFonts w:eastAsia="Georgia"/>
        </w:rPr>
        <w:t>“Does General Relativity explain what we're seeing?”</w:t>
      </w:r>
    </w:p>
    <w:p w14:paraId="75528140" w14:textId="77777777" w:rsidR="00A1675C" w:rsidRDefault="00000000">
      <w:pPr>
        <w:ind w:firstLine="432"/>
      </w:pPr>
      <w:r>
        <w:rPr>
          <w:rFonts w:eastAsia="Georgia"/>
        </w:rPr>
        <w:t>There was a pause.</w:t>
      </w:r>
    </w:p>
    <w:p w14:paraId="79356AEF" w14:textId="77777777" w:rsidR="00A1675C" w:rsidRDefault="00000000">
      <w:pPr>
        <w:spacing w:before="40" w:after="120"/>
      </w:pPr>
      <w:r>
        <w:rPr>
          <w:rFonts w:eastAsia="Georgia"/>
        </w:rPr>
        <w:t>Then Weinstein answered:</w:t>
      </w:r>
    </w:p>
    <w:p w14:paraId="1154483D" w14:textId="77777777" w:rsidR="00A1675C" w:rsidRDefault="00000000">
      <w:pPr>
        <w:spacing w:before="40" w:after="120"/>
      </w:pPr>
      <w:r>
        <w:rPr>
          <w:rFonts w:eastAsia="Georgia"/>
        </w:rPr>
        <w:t>“It explains the principle.”</w:t>
      </w:r>
    </w:p>
    <w:p w14:paraId="696417E9" w14:textId="77777777" w:rsidR="00A1675C" w:rsidRDefault="00000000">
      <w:pPr>
        <w:spacing w:before="40" w:after="120"/>
      </w:pPr>
      <w:r>
        <w:rPr>
          <w:rFonts w:eastAsia="Georgia"/>
        </w:rPr>
        <w:t>“But not the effect.”</w:t>
      </w:r>
    </w:p>
    <w:p w14:paraId="3FF637FC" w14:textId="77777777" w:rsidR="00A1675C" w:rsidRDefault="00000000">
      <w:pPr>
        <w:spacing w:before="40" w:after="120"/>
      </w:pPr>
      <w:r>
        <w:rPr>
          <w:rFonts w:eastAsia="Georgia"/>
        </w:rPr>
        <w:t>“No.”</w:t>
      </w:r>
    </w:p>
    <w:p w14:paraId="63CE9F6D" w14:textId="77777777" w:rsidR="00A1675C" w:rsidRDefault="00000000">
      <w:pPr>
        <w:ind w:firstLine="432"/>
      </w:pPr>
      <w:r>
        <w:rPr>
          <w:rFonts w:eastAsia="Georgia"/>
        </w:rPr>
        <w:t>Derek waited. Weinstein continued:</w:t>
      </w:r>
    </w:p>
    <w:p w14:paraId="08C7137C" w14:textId="77777777" w:rsidR="00A1675C" w:rsidRDefault="00000000">
      <w:pPr>
        <w:spacing w:before="40" w:after="120"/>
      </w:pPr>
      <w:r>
        <w:rPr>
          <w:rFonts w:eastAsia="Georgia"/>
        </w:rPr>
        <w:t>“The gravitational time-dilation effect is real. We understand it extremely well. What we don't understand is why your clocks are showing a difference so large.”</w:t>
      </w:r>
    </w:p>
    <w:p w14:paraId="58432B53" w14:textId="77777777" w:rsidR="00A1675C" w:rsidRDefault="00000000">
      <w:pPr>
        <w:ind w:firstLine="432"/>
      </w:pPr>
      <w:r>
        <w:rPr>
          <w:rFonts w:eastAsia="Georgia"/>
        </w:rPr>
        <w:t>Derek nodded.</w:t>
      </w:r>
    </w:p>
    <w:p w14:paraId="23E20099" w14:textId="77777777" w:rsidR="00A1675C" w:rsidRDefault="00000000">
      <w:pPr>
        <w:spacing w:before="40" w:after="120"/>
      </w:pPr>
      <w:r>
        <w:rPr>
          <w:rFonts w:eastAsia="Georgia"/>
        </w:rPr>
        <w:t>“So we're not discovering new relativity.”</w:t>
      </w:r>
    </w:p>
    <w:p w14:paraId="303DA135" w14:textId="77777777" w:rsidR="00A1675C" w:rsidRDefault="00000000">
      <w:pPr>
        <w:spacing w:before="40" w:after="120"/>
      </w:pPr>
      <w:r>
        <w:rPr>
          <w:rFonts w:eastAsia="Georgia"/>
        </w:rPr>
        <w:t>“No.”</w:t>
      </w:r>
    </w:p>
    <w:p w14:paraId="475E4DDD" w14:textId="77777777" w:rsidR="00A1675C" w:rsidRDefault="00000000">
      <w:pPr>
        <w:spacing w:before="40" w:after="120"/>
      </w:pPr>
      <w:r>
        <w:rPr>
          <w:rFonts w:eastAsia="Georgia"/>
        </w:rPr>
        <w:t>“We're applying known relativity to an unknown situation.”</w:t>
      </w:r>
    </w:p>
    <w:p w14:paraId="07DDE870" w14:textId="77777777" w:rsidR="00A1675C" w:rsidRDefault="00000000">
      <w:pPr>
        <w:spacing w:before="40" w:after="120"/>
      </w:pPr>
      <w:r>
        <w:rPr>
          <w:rFonts w:eastAsia="Georgia"/>
        </w:rPr>
        <w:t>“Exactly.”</w:t>
      </w:r>
    </w:p>
    <w:p w14:paraId="672AB94C" w14:textId="77777777" w:rsidR="00A1675C" w:rsidRDefault="00000000">
      <w:pPr>
        <w:ind w:firstLine="432"/>
      </w:pPr>
      <w:r>
        <w:rPr>
          <w:rFonts w:eastAsia="Georgia"/>
        </w:rPr>
        <w:t>Derek smiled.</w:t>
      </w:r>
    </w:p>
    <w:p w14:paraId="6D1383AE" w14:textId="77777777" w:rsidR="00A1675C" w:rsidRDefault="00000000">
      <w:pPr>
        <w:spacing w:before="40" w:after="120"/>
      </w:pPr>
      <w:r>
        <w:rPr>
          <w:rFonts w:eastAsia="Georgia"/>
        </w:rPr>
        <w:t>“Well, that's settled.”</w:t>
      </w:r>
    </w:p>
    <w:p w14:paraId="20AF99B5" w14:textId="77777777" w:rsidR="00A1675C" w:rsidRDefault="00000000">
      <w:pPr>
        <w:spacing w:before="40" w:after="120"/>
      </w:pPr>
      <w:r>
        <w:rPr>
          <w:rFonts w:eastAsia="Georgia"/>
        </w:rPr>
        <w:t>“What is?”</w:t>
      </w:r>
    </w:p>
    <w:p w14:paraId="0BA87306" w14:textId="77777777" w:rsidR="00A1675C" w:rsidRDefault="00000000">
      <w:pPr>
        <w:spacing w:before="40" w:after="120"/>
      </w:pPr>
      <w:r>
        <w:rPr>
          <w:rFonts w:eastAsia="Georgia"/>
        </w:rPr>
        <w:t>“The physics isn't broken.”</w:t>
      </w:r>
    </w:p>
    <w:p w14:paraId="58515E7B" w14:textId="77777777" w:rsidR="00A1675C" w:rsidRDefault="00000000">
      <w:pPr>
        <w:spacing w:before="40" w:after="120"/>
      </w:pPr>
      <w:r>
        <w:rPr>
          <w:rFonts w:eastAsia="Georgia"/>
        </w:rPr>
        <w:t>“No.”</w:t>
      </w:r>
    </w:p>
    <w:p w14:paraId="44A28274" w14:textId="77777777" w:rsidR="00A1675C" w:rsidRDefault="00000000">
      <w:pPr>
        <w:spacing w:before="40" w:after="120"/>
      </w:pPr>
      <w:r>
        <w:rPr>
          <w:rFonts w:eastAsia="Georgia"/>
        </w:rPr>
        <w:t>“The situation is.”</w:t>
      </w:r>
    </w:p>
    <w:p w14:paraId="297379F4" w14:textId="77777777" w:rsidR="00A1675C" w:rsidRDefault="00000000">
      <w:pPr>
        <w:spacing w:before="40" w:after="120"/>
      </w:pPr>
      <w:r>
        <w:rPr>
          <w:rFonts w:eastAsia="Georgia"/>
        </w:rPr>
        <w:t>“Yes.”</w:t>
      </w:r>
    </w:p>
    <w:p w14:paraId="4E1A4900" w14:textId="77777777" w:rsidR="00A1675C" w:rsidRDefault="00000000">
      <w:pPr>
        <w:spacing w:before="40" w:after="120"/>
      </w:pPr>
      <w:r>
        <w:rPr>
          <w:rFonts w:eastAsia="Georgia"/>
        </w:rPr>
        <w:t>“Good.”</w:t>
      </w:r>
    </w:p>
    <w:p w14:paraId="616F6A27" w14:textId="77777777" w:rsidR="00A1675C" w:rsidRDefault="00000000">
      <w:pPr>
        <w:ind w:firstLine="432"/>
      </w:pPr>
      <w:r>
        <w:rPr>
          <w:rFonts w:eastAsia="Georgia"/>
        </w:rPr>
        <w:t>The call ended. Derek put down the phone. Trevor stared at him.</w:t>
      </w:r>
    </w:p>
    <w:p w14:paraId="0A483C41" w14:textId="77777777" w:rsidR="00A1675C" w:rsidRDefault="00000000">
      <w:pPr>
        <w:spacing w:before="40" w:after="120"/>
      </w:pPr>
      <w:r>
        <w:rPr>
          <w:rFonts w:eastAsia="Georgia"/>
        </w:rPr>
        <w:t>“We're going to London Terminus tomorrow.”</w:t>
      </w:r>
    </w:p>
    <w:p w14:paraId="103C342D" w14:textId="77777777" w:rsidR="00A1675C" w:rsidRDefault="00000000">
      <w:pPr>
        <w:spacing w:before="40" w:after="120"/>
      </w:pPr>
      <w:r>
        <w:rPr>
          <w:rFonts w:eastAsia="Georgia"/>
        </w:rPr>
        <w:t>“Yes.”</w:t>
      </w:r>
    </w:p>
    <w:p w14:paraId="70AA5C6A" w14:textId="77777777" w:rsidR="00A1675C" w:rsidRDefault="00000000">
      <w:pPr>
        <w:spacing w:before="40" w:after="120"/>
      </w:pPr>
      <w:r>
        <w:rPr>
          <w:rFonts w:eastAsia="Georgia"/>
        </w:rPr>
        <w:t>“At 11:17.”</w:t>
      </w:r>
    </w:p>
    <w:p w14:paraId="52A845F1" w14:textId="77777777" w:rsidR="00A1675C" w:rsidRDefault="00000000">
      <w:pPr>
        <w:spacing w:before="40" w:after="120"/>
      </w:pPr>
      <w:r>
        <w:rPr>
          <w:rFonts w:eastAsia="Georgia"/>
        </w:rPr>
        <w:t>“Yes.”</w:t>
      </w:r>
    </w:p>
    <w:p w14:paraId="1C901D13" w14:textId="77777777" w:rsidR="00A1675C" w:rsidRDefault="00000000">
      <w:pPr>
        <w:spacing w:before="40" w:after="120"/>
      </w:pPr>
      <w:r>
        <w:rPr>
          <w:rFonts w:eastAsia="Georgia"/>
        </w:rPr>
        <w:t>“After your supposed murder.”</w:t>
      </w:r>
    </w:p>
    <w:p w14:paraId="5FB8124E" w14:textId="77777777" w:rsidR="00A1675C" w:rsidRDefault="00000000">
      <w:pPr>
        <w:spacing w:before="40" w:after="120"/>
      </w:pPr>
      <w:r>
        <w:rPr>
          <w:rFonts w:eastAsia="Georgia"/>
        </w:rPr>
        <w:t>“Yes.”</w:t>
      </w:r>
    </w:p>
    <w:p w14:paraId="33A32137" w14:textId="0C7093C3" w:rsidR="00A1675C" w:rsidRDefault="003434B6">
      <w:pPr>
        <w:ind w:firstLine="432"/>
      </w:pPr>
      <w:r>
        <w:rPr>
          <w:rFonts w:eastAsia="Georgia"/>
        </w:rPr>
        <w:t>Penny picked up her coat.</w:t>
      </w:r>
    </w:p>
    <w:p w14:paraId="143DFD85" w14:textId="77777777" w:rsidR="00A1675C" w:rsidRDefault="00000000">
      <w:pPr>
        <w:spacing w:before="40" w:after="120"/>
      </w:pPr>
      <w:r>
        <w:rPr>
          <w:rFonts w:eastAsia="Georgia"/>
        </w:rPr>
        <w:t>“And Weinstein will be there.”</w:t>
      </w:r>
    </w:p>
    <w:p w14:paraId="2933962F" w14:textId="77777777" w:rsidR="00A1675C" w:rsidRDefault="00000000">
      <w:pPr>
        <w:spacing w:before="40" w:after="120"/>
      </w:pPr>
      <w:r>
        <w:rPr>
          <w:rFonts w:eastAsia="Georgia"/>
        </w:rPr>
        <w:t>“Yes.”</w:t>
      </w:r>
    </w:p>
    <w:p w14:paraId="3B154BC3" w14:textId="77777777" w:rsidR="00A1675C" w:rsidRDefault="00000000">
      <w:pPr>
        <w:ind w:firstLine="432"/>
      </w:pPr>
      <w:r>
        <w:rPr>
          <w:rFonts w:eastAsia="Georgia"/>
        </w:rPr>
        <w:t>Trevor calmly nodded.</w:t>
      </w:r>
    </w:p>
    <w:p w14:paraId="3B0844A4" w14:textId="77777777" w:rsidR="00A1675C" w:rsidRDefault="00000000">
      <w:pPr>
        <w:spacing w:before="40" w:after="120"/>
      </w:pPr>
      <w:r>
        <w:rPr>
          <w:rFonts w:eastAsia="Georgia"/>
        </w:rPr>
        <w:t>“Well, that settles it.”</w:t>
      </w:r>
    </w:p>
    <w:p w14:paraId="473E2863" w14:textId="77777777" w:rsidR="00A1675C" w:rsidRDefault="00000000">
      <w:pPr>
        <w:ind w:firstLine="432"/>
      </w:pPr>
      <w:r>
        <w:rPr>
          <w:rFonts w:eastAsia="Georgia"/>
        </w:rPr>
        <w:t>Derek gazed at him.</w:t>
      </w:r>
    </w:p>
    <w:p w14:paraId="36A02B84" w14:textId="77777777" w:rsidR="00A1675C" w:rsidRDefault="00000000">
      <w:pPr>
        <w:spacing w:before="40" w:after="120"/>
      </w:pPr>
      <w:r>
        <w:rPr>
          <w:rFonts w:eastAsia="Georgia"/>
        </w:rPr>
        <w:t>“Does it?”</w:t>
      </w:r>
    </w:p>
    <w:p w14:paraId="39B240B8" w14:textId="77777777" w:rsidR="00A1675C" w:rsidRDefault="00000000">
      <w:pPr>
        <w:ind w:firstLine="432"/>
      </w:pPr>
      <w:r>
        <w:rPr>
          <w:rFonts w:eastAsia="Georgia"/>
        </w:rPr>
        <w:t>Trevor thought.</w:t>
      </w:r>
    </w:p>
    <w:p w14:paraId="06699D8D" w14:textId="77777777" w:rsidR="00A1675C" w:rsidRDefault="00000000">
      <w:pPr>
        <w:spacing w:before="40" w:after="120"/>
      </w:pPr>
      <w:r>
        <w:rPr>
          <w:rFonts w:eastAsia="Georgia"/>
        </w:rPr>
        <w:t>“Yes.”</w:t>
      </w:r>
    </w:p>
    <w:p w14:paraId="1CCDE15F" w14:textId="77777777" w:rsidR="00A1675C" w:rsidRDefault="00000000">
      <w:pPr>
        <w:spacing w:before="40" w:after="120"/>
      </w:pPr>
      <w:r>
        <w:rPr>
          <w:rFonts w:eastAsia="Georgia"/>
        </w:rPr>
        <w:t>“Good.”</w:t>
      </w:r>
    </w:p>
    <w:p w14:paraId="214BC75D" w14:textId="77777777" w:rsidR="00A1675C" w:rsidRDefault="00000000">
      <w:pPr>
        <w:ind w:firstLine="432"/>
      </w:pPr>
      <w:r>
        <w:rPr>
          <w:rFonts w:eastAsia="Georgia"/>
        </w:rPr>
        <w:t>Derek picked up the ancient brass clock. The second hand moved. Tick.</w:t>
      </w:r>
    </w:p>
    <w:p w14:paraId="732C0A0E" w14:textId="77777777" w:rsidR="00A1675C" w:rsidRDefault="00000000">
      <w:pPr>
        <w:ind w:firstLine="432"/>
      </w:pPr>
      <w:r>
        <w:rPr>
          <w:rFonts w:eastAsia="Georgia"/>
        </w:rPr>
        <w:t>Tick. Tick. It reached seventeen.</w:t>
      </w:r>
    </w:p>
    <w:p w14:paraId="7B8AC207" w14:textId="77777777" w:rsidR="00A1675C" w:rsidRDefault="00000000">
      <w:pPr>
        <w:ind w:firstLine="432"/>
      </w:pPr>
      <w:r>
        <w:rPr>
          <w:rFonts w:eastAsia="Georgia"/>
        </w:rPr>
        <w:t>Stopped. Then started again. Derek carefully peered at it.</w:t>
      </w:r>
    </w:p>
    <w:p w14:paraId="15428BFE" w14:textId="77777777" w:rsidR="00A1675C" w:rsidRDefault="00000000">
      <w:pPr>
        <w:spacing w:before="40" w:after="120"/>
      </w:pPr>
      <w:r>
        <w:rPr>
          <w:rFonts w:eastAsia="Georgia"/>
        </w:rPr>
        <w:t>“There's still one thing.”</w:t>
      </w:r>
    </w:p>
    <w:p w14:paraId="35015615" w14:textId="3E43933F" w:rsidR="00A1675C" w:rsidRDefault="003434B6">
      <w:pPr>
        <w:ind w:firstLine="432"/>
      </w:pPr>
      <w:r>
        <w:rPr>
          <w:rFonts w:eastAsia="Georgia"/>
        </w:rPr>
        <w:t>Penny paused at the door.</w:t>
      </w:r>
    </w:p>
    <w:p w14:paraId="0F50300F" w14:textId="77777777" w:rsidR="00A1675C" w:rsidRDefault="00000000">
      <w:pPr>
        <w:spacing w:before="40" w:after="120"/>
      </w:pPr>
      <w:r>
        <w:rPr>
          <w:rFonts w:eastAsia="Georgia"/>
        </w:rPr>
        <w:t>“What?”</w:t>
      </w:r>
    </w:p>
    <w:p w14:paraId="12506D6B" w14:textId="77777777" w:rsidR="00A1675C" w:rsidRDefault="00000000">
      <w:pPr>
        <w:ind w:firstLine="432"/>
      </w:pPr>
      <w:r>
        <w:rPr>
          <w:rFonts w:eastAsia="Georgia"/>
        </w:rPr>
        <w:t>Derek turned the silent clock over. The initials LGV were still stamped into the back.</w:t>
      </w:r>
    </w:p>
    <w:p w14:paraId="32825DAA" w14:textId="77777777" w:rsidR="00A1675C" w:rsidRDefault="00000000">
      <w:pPr>
        <w:spacing w:before="40" w:after="120"/>
      </w:pPr>
      <w:r>
        <w:rPr>
          <w:rFonts w:eastAsia="Georgia"/>
        </w:rPr>
        <w:t>“I want to know what this means.”</w:t>
      </w:r>
    </w:p>
    <w:p w14:paraId="4E501AA6" w14:textId="77777777" w:rsidR="00A1675C" w:rsidRDefault="00000000">
      <w:pPr>
        <w:ind w:firstLine="432"/>
      </w:pPr>
      <w:r>
        <w:rPr>
          <w:rFonts w:eastAsia="Georgia"/>
        </w:rPr>
        <w:t>Trevor eyed it.</w:t>
      </w:r>
    </w:p>
    <w:p w14:paraId="721B2E9D" w14:textId="77777777" w:rsidR="00A1675C" w:rsidRDefault="00000000">
      <w:pPr>
        <w:spacing w:before="40" w:after="120"/>
      </w:pPr>
      <w:r>
        <w:rPr>
          <w:rFonts w:eastAsia="Georgia"/>
        </w:rPr>
        <w:t>“Perhaps Weinstein knows.”</w:t>
      </w:r>
    </w:p>
    <w:p w14:paraId="17D834D9" w14:textId="77777777" w:rsidR="00A1675C" w:rsidRDefault="00000000">
      <w:pPr>
        <w:ind w:firstLine="432"/>
      </w:pPr>
      <w:r>
        <w:rPr>
          <w:rFonts w:eastAsia="Georgia"/>
        </w:rPr>
        <w:t>Derek nodded.</w:t>
      </w:r>
    </w:p>
    <w:p w14:paraId="5C702D64" w14:textId="77777777" w:rsidR="00A1675C" w:rsidRDefault="00000000">
      <w:pPr>
        <w:spacing w:before="40" w:after="120"/>
      </w:pPr>
      <w:r>
        <w:rPr>
          <w:rFonts w:eastAsia="Georgia"/>
        </w:rPr>
        <w:t>“Perhaps.”</w:t>
      </w:r>
    </w:p>
    <w:p w14:paraId="568A36E2" w14:textId="36120FE3" w:rsidR="00A1675C" w:rsidRDefault="003434B6">
      <w:pPr>
        <w:ind w:firstLine="432"/>
      </w:pPr>
      <w:r>
        <w:rPr>
          <w:rFonts w:eastAsia="Georgia"/>
        </w:rPr>
        <w:t>Penny opened the door.</w:t>
      </w:r>
    </w:p>
    <w:p w14:paraId="0F6868FA" w14:textId="77777777" w:rsidR="00A1675C" w:rsidRDefault="00000000">
      <w:pPr>
        <w:spacing w:before="40" w:after="120"/>
      </w:pPr>
      <w:r>
        <w:rPr>
          <w:rFonts w:eastAsia="Georgia"/>
        </w:rPr>
        <w:t>“Ask him tomorrow.”</w:t>
      </w:r>
    </w:p>
    <w:p w14:paraId="338FEF60" w14:textId="77777777" w:rsidR="00A1675C" w:rsidRDefault="00000000">
      <w:pPr>
        <w:ind w:firstLine="432"/>
      </w:pPr>
      <w:r>
        <w:rPr>
          <w:rFonts w:eastAsia="Georgia"/>
        </w:rPr>
        <w:t>Derek put the silent clock in his coat pocket.</w:t>
      </w:r>
    </w:p>
    <w:p w14:paraId="33DF0453" w14:textId="77777777" w:rsidR="00A1675C" w:rsidRDefault="00000000">
      <w:pPr>
        <w:spacing w:before="40" w:after="120"/>
      </w:pPr>
      <w:r>
        <w:rPr>
          <w:rFonts w:eastAsia="Georgia"/>
        </w:rPr>
        <w:t>“Good idea.”</w:t>
      </w:r>
    </w:p>
    <w:p w14:paraId="0DB5C4D0" w14:textId="77777777" w:rsidR="00A1675C" w:rsidRDefault="00000000">
      <w:pPr>
        <w:ind w:firstLine="432"/>
      </w:pPr>
      <w:r>
        <w:rPr>
          <w:rFonts w:eastAsia="Georgia"/>
        </w:rPr>
        <w:t>They left the Bureau. Behind them, the computer switched itself on. A new case note mysteriously appeared.</w:t>
      </w:r>
    </w:p>
    <w:p w14:paraId="114C1F2E" w14:textId="77777777" w:rsidR="00A1675C" w:rsidRDefault="00000000">
      <w:pPr>
        <w:spacing w:before="200" w:after="120"/>
        <w:jc w:val="center"/>
      </w:pPr>
      <w:r>
        <w:rPr>
          <w:rFonts w:eastAsia="Georgia"/>
          <w:b/>
          <w:sz w:val="24"/>
        </w:rPr>
        <w:t>complex CASE 1047</w:t>
      </w:r>
    </w:p>
    <w:p w14:paraId="3054E35B" w14:textId="77777777" w:rsidR="00A1675C" w:rsidRDefault="00000000">
      <w:pPr>
        <w:spacing w:before="200" w:after="120"/>
        <w:jc w:val="center"/>
      </w:pPr>
      <w:r>
        <w:rPr>
          <w:rFonts w:eastAsia="Georgia"/>
          <w:b/>
          <w:sz w:val="24"/>
        </w:rPr>
        <w:t>REFERENCE FRAME: INERTIAL</w:t>
      </w:r>
    </w:p>
    <w:p w14:paraId="43A2E403" w14:textId="77777777" w:rsidR="00A1675C" w:rsidRDefault="00000000">
      <w:pPr>
        <w:spacing w:before="200" w:after="120"/>
        <w:jc w:val="center"/>
      </w:pPr>
      <w:r>
        <w:rPr>
          <w:rFonts w:eastAsia="Georgia"/>
          <w:b/>
          <w:sz w:val="24"/>
        </w:rPr>
        <w:t>GRAVITATIONAL CORRECTION: REQUIRED</w:t>
      </w:r>
    </w:p>
    <w:p w14:paraId="5B122BA4" w14:textId="6AB2CABD" w:rsidR="00A1675C" w:rsidRDefault="00000000">
      <w:pPr>
        <w:ind w:firstLine="432"/>
      </w:pPr>
      <w:r>
        <w:rPr>
          <w:rFonts w:eastAsia="Georgia"/>
        </w:rPr>
        <w:t>Derek's name suddenly appeared beneath it. Then Trevor's. Then Penny's.</w:t>
      </w:r>
    </w:p>
    <w:p w14:paraId="632129A3" w14:textId="77777777" w:rsidR="00A1675C" w:rsidRDefault="00000000">
      <w:pPr>
        <w:ind w:firstLine="432"/>
      </w:pPr>
      <w:r>
        <w:rPr>
          <w:rFonts w:eastAsia="Georgia"/>
        </w:rPr>
        <w:t>Then Alfred Weinstein's. Finally, one more line appeared.</w:t>
      </w:r>
    </w:p>
    <w:p w14:paraId="0A47441C" w14:textId="77777777" w:rsidR="00A1675C" w:rsidRDefault="00000000">
      <w:pPr>
        <w:spacing w:before="200" w:after="120"/>
        <w:jc w:val="center"/>
      </w:pPr>
      <w:r>
        <w:rPr>
          <w:rFonts w:eastAsia="Georgia"/>
          <w:b/>
          <w:sz w:val="24"/>
        </w:rPr>
        <w:t>HERMANN MINKOWSKI: CONSULTING</w:t>
      </w:r>
    </w:p>
    <w:p w14:paraId="6B0C9D3E" w14:textId="77777777" w:rsidR="00A1675C" w:rsidRDefault="00000000">
      <w:pPr>
        <w:ind w:firstLine="432"/>
      </w:pPr>
      <w:r>
        <w:rPr>
          <w:rFonts w:eastAsia="Georgia"/>
        </w:rPr>
        <w:t>The screen went dark. In Munich, at almost exactly the same moment, the wall clock in the patent attorney's familiar office stopped. Weinstein noticed.</w:t>
      </w:r>
    </w:p>
    <w:p w14:paraId="5DF940C4" w14:textId="77777777" w:rsidR="00A1675C" w:rsidRDefault="00000000">
      <w:pPr>
        <w:ind w:firstLine="432"/>
      </w:pPr>
      <w:r>
        <w:rPr>
          <w:rFonts w:eastAsia="Georgia"/>
        </w:rPr>
        <w:t>He carefully watched his watch. Then at the clock. Then at the second hand.</w:t>
      </w:r>
    </w:p>
    <w:p w14:paraId="3E36991D" w14:textId="77777777" w:rsidR="00A1675C" w:rsidRDefault="00000000">
      <w:pPr>
        <w:ind w:firstLine="432"/>
      </w:pPr>
      <w:r>
        <w:rPr>
          <w:rFonts w:eastAsia="Georgia"/>
        </w:rPr>
        <w:t>It had stopped at seventeen. He smiled. Minkowski noticed.</w:t>
      </w:r>
    </w:p>
    <w:p w14:paraId="4F9CB551" w14:textId="77777777" w:rsidR="00A1675C" w:rsidRDefault="00000000">
      <w:pPr>
        <w:spacing w:before="40" w:after="120"/>
      </w:pPr>
      <w:r>
        <w:rPr>
          <w:rFonts w:eastAsia="Georgia"/>
        </w:rPr>
        <w:t>“What?”</w:t>
      </w:r>
    </w:p>
    <w:p w14:paraId="49E4BEB7" w14:textId="77777777" w:rsidR="00A1675C" w:rsidRDefault="00000000">
      <w:pPr>
        <w:ind w:firstLine="432"/>
      </w:pPr>
      <w:r>
        <w:rPr>
          <w:rFonts w:eastAsia="Georgia"/>
        </w:rPr>
        <w:t>Weinstein held up his watch.</w:t>
      </w:r>
    </w:p>
    <w:p w14:paraId="67754799" w14:textId="77777777" w:rsidR="00A1675C" w:rsidRDefault="00000000">
      <w:pPr>
        <w:spacing w:before="40" w:after="120"/>
      </w:pPr>
      <w:r>
        <w:rPr>
          <w:rFonts w:eastAsia="Georgia"/>
        </w:rPr>
        <w:t>“Same thing.”</w:t>
      </w:r>
    </w:p>
    <w:p w14:paraId="19489F9C" w14:textId="77777777" w:rsidR="00A1675C" w:rsidRDefault="00000000">
      <w:pPr>
        <w:ind w:firstLine="432"/>
      </w:pPr>
      <w:r>
        <w:rPr>
          <w:rFonts w:eastAsia="Georgia"/>
        </w:rPr>
        <w:t>Minkowski looked.</w:t>
      </w:r>
    </w:p>
    <w:p w14:paraId="121FF426" w14:textId="77777777" w:rsidR="00A1675C" w:rsidRDefault="00000000">
      <w:pPr>
        <w:spacing w:before="40" w:after="120"/>
      </w:pPr>
      <w:r>
        <w:rPr>
          <w:rFonts w:eastAsia="Georgia"/>
        </w:rPr>
        <w:t>“Indeed.”</w:t>
      </w:r>
    </w:p>
    <w:p w14:paraId="6EE60C6D" w14:textId="77777777" w:rsidR="00A1675C" w:rsidRDefault="00000000">
      <w:pPr>
        <w:ind w:firstLine="432"/>
      </w:pPr>
      <w:r>
        <w:rPr>
          <w:rFonts w:eastAsia="Georgia"/>
        </w:rPr>
        <w:t>Weinstein put the watch away.</w:t>
      </w:r>
    </w:p>
    <w:p w14:paraId="0A779B66" w14:textId="77777777" w:rsidR="00A1675C" w:rsidRDefault="00000000">
      <w:pPr>
        <w:spacing w:before="40" w:after="120"/>
      </w:pPr>
      <w:r>
        <w:rPr>
          <w:rFonts w:eastAsia="Georgia"/>
        </w:rPr>
        <w:t>“Well, that's settled.”</w:t>
      </w:r>
    </w:p>
    <w:p w14:paraId="29915DD1" w14:textId="77777777" w:rsidR="00A1675C" w:rsidRDefault="00000000">
      <w:pPr>
        <w:spacing w:before="40" w:after="120"/>
      </w:pPr>
      <w:r>
        <w:rPr>
          <w:rFonts w:eastAsia="Georgia"/>
        </w:rPr>
        <w:t>“What is?”</w:t>
      </w:r>
    </w:p>
    <w:p w14:paraId="48C8D286" w14:textId="77777777" w:rsidR="00A1675C" w:rsidRDefault="00000000">
      <w:pPr>
        <w:spacing w:before="40" w:after="120"/>
      </w:pPr>
      <w:r>
        <w:rPr>
          <w:rFonts w:eastAsia="Georgia"/>
        </w:rPr>
        <w:t>“We're going to London.”</w:t>
      </w:r>
    </w:p>
    <w:p w14:paraId="5B412FFA" w14:textId="77777777" w:rsidR="00A1675C" w:rsidRDefault="00000000">
      <w:pPr>
        <w:ind w:firstLine="432"/>
      </w:pPr>
      <w:r>
        <w:rPr>
          <w:rFonts w:eastAsia="Georgia"/>
        </w:rPr>
        <w:t>Minkowski nodded.</w:t>
      </w:r>
    </w:p>
    <w:p w14:paraId="6EDA66BB" w14:textId="77777777" w:rsidR="00A1675C" w:rsidRDefault="00000000">
      <w:pPr>
        <w:spacing w:before="40" w:after="120"/>
      </w:pPr>
      <w:r>
        <w:rPr>
          <w:rFonts w:eastAsia="Georgia"/>
        </w:rPr>
        <w:t>“And the patent?”</w:t>
      </w:r>
    </w:p>
    <w:p w14:paraId="4BA3F6C3" w14:textId="77777777" w:rsidR="00A1675C" w:rsidRDefault="00000000">
      <w:pPr>
        <w:ind w:firstLine="432"/>
      </w:pPr>
      <w:r>
        <w:rPr>
          <w:rFonts w:eastAsia="Georgia"/>
        </w:rPr>
        <w:t>Weinstein looked sharply toward the quiet office.</w:t>
      </w:r>
    </w:p>
    <w:p w14:paraId="6C3E8728" w14:textId="77777777" w:rsidR="00A1675C" w:rsidRDefault="00000000">
      <w:pPr>
        <w:spacing w:before="40" w:after="120"/>
      </w:pPr>
      <w:r>
        <w:rPr>
          <w:rFonts w:eastAsia="Georgia"/>
        </w:rPr>
        <w:t>“The spring can wait.”</w:t>
      </w:r>
    </w:p>
    <w:p w14:paraId="35D3EE16" w14:textId="77777777" w:rsidR="00A1675C" w:rsidRDefault="00000000">
      <w:pPr>
        <w:ind w:firstLine="432"/>
      </w:pPr>
      <w:r>
        <w:rPr>
          <w:rFonts w:eastAsia="Georgia"/>
        </w:rPr>
        <w:t>They walked toward the strange station. Behind them, in the patent attorney's office, the silent clock started again. Only this time it was running backwards.</w:t>
      </w:r>
    </w:p>
    <w:p w14:paraId="1E6192D8" w14:textId="77777777" w:rsidR="00A1675C" w:rsidRDefault="00000000">
      <w:pPr>
        <w:spacing w:before="480" w:after="240"/>
        <w:jc w:val="center"/>
      </w:pPr>
      <w:r>
        <w:rPr>
          <w:rFonts w:eastAsia="Georgia"/>
          <w:b/>
          <w:sz w:val="32"/>
        </w:rPr>
        <w:t>Chapter 4</w:t>
      </w:r>
    </w:p>
    <w:p w14:paraId="204B1B92" w14:textId="77777777" w:rsidR="00A1675C" w:rsidRDefault="00000000">
      <w:pPr>
        <w:spacing w:before="200" w:after="120"/>
        <w:jc w:val="center"/>
      </w:pPr>
      <w:r>
        <w:rPr>
          <w:rFonts w:eastAsia="Georgia"/>
          <w:b/>
          <w:sz w:val="24"/>
        </w:rPr>
        <w:t>The Man Who Had Mislaid Time</w:t>
      </w:r>
    </w:p>
    <w:p w14:paraId="7C6D853B" w14:textId="77777777" w:rsidR="00A1675C" w:rsidRDefault="00000000">
      <w:pPr>
        <w:ind w:firstLine="432"/>
      </w:pPr>
      <w:r>
        <w:rPr>
          <w:rFonts w:eastAsia="Georgia"/>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ind w:firstLine="432"/>
      </w:pPr>
      <w:r>
        <w:rPr>
          <w:rFonts w:eastAsia="Georgia"/>
        </w:rPr>
        <w:t>There was, however, a small brass plaque beside the front door.</w:t>
      </w:r>
    </w:p>
    <w:p w14:paraId="7572464F" w14:textId="77777777" w:rsidR="00A1675C" w:rsidRDefault="00000000">
      <w:pPr>
        <w:spacing w:before="200" w:after="120"/>
        <w:jc w:val="center"/>
      </w:pPr>
      <w:r>
        <w:rPr>
          <w:rFonts w:eastAsia="Georgia"/>
          <w:b/>
          <w:sz w:val="24"/>
        </w:rPr>
        <w:t>JULIUS BARBARIAN PHYSICIST</w:t>
      </w:r>
    </w:p>
    <w:p w14:paraId="3C00486C" w14:textId="77777777" w:rsidR="00A1675C" w:rsidRDefault="00000000">
      <w:pPr>
        <w:ind w:firstLine="432"/>
      </w:pPr>
      <w:r>
        <w:rPr>
          <w:rFonts w:eastAsia="Georgia"/>
        </w:rPr>
        <w:t>Underneath, in smaller letters:</w:t>
      </w:r>
    </w:p>
    <w:p w14:paraId="71E73DA9" w14:textId="77777777" w:rsidR="00A1675C" w:rsidRDefault="00000000">
      <w:pPr>
        <w:spacing w:before="200" w:after="120"/>
        <w:jc w:val="center"/>
      </w:pPr>
      <w:r>
        <w:rPr>
          <w:rFonts w:eastAsia="Georgia"/>
          <w:b/>
          <w:sz w:val="24"/>
        </w:rPr>
        <w:t>APPOINTMENTS ARE A HUMAN CONVENTION</w:t>
      </w:r>
    </w:p>
    <w:p w14:paraId="4F3561D9" w14:textId="77777777" w:rsidR="00A1675C" w:rsidRDefault="00000000">
      <w:pPr>
        <w:ind w:firstLine="432"/>
      </w:pPr>
      <w:r>
        <w:rPr>
          <w:rFonts w:eastAsia="Georgia"/>
        </w:rPr>
        <w:t>Derek Gent read it twice.</w:t>
      </w:r>
    </w:p>
    <w:p w14:paraId="4DF79993" w14:textId="77777777" w:rsidR="00A1675C" w:rsidRDefault="00000000">
      <w:pPr>
        <w:spacing w:before="40" w:after="120"/>
      </w:pPr>
      <w:r>
        <w:rPr>
          <w:rFonts w:eastAsia="Georgia"/>
        </w:rPr>
        <w:t>"He's going to be one of those people."</w:t>
      </w:r>
    </w:p>
    <w:p w14:paraId="2ECB6AC7" w14:textId="13AEF8B0" w:rsidR="00A1675C" w:rsidRDefault="003434B6">
      <w:pPr>
        <w:ind w:firstLine="432"/>
      </w:pPr>
      <w:r>
        <w:rPr>
          <w:rFonts w:eastAsia="Georgia"/>
        </w:rPr>
        <w:t>Penny carefully surveyed the plaque.</w:t>
      </w:r>
    </w:p>
    <w:p w14:paraId="4CCC2DFB" w14:textId="77777777" w:rsidR="00A1675C" w:rsidRDefault="00000000">
      <w:pPr>
        <w:spacing w:before="40" w:after="120"/>
      </w:pPr>
      <w:r>
        <w:rPr>
          <w:rFonts w:eastAsia="Georgia"/>
        </w:rPr>
        <w:t>"Almost certainly."</w:t>
      </w:r>
    </w:p>
    <w:p w14:paraId="500CE048" w14:textId="77777777" w:rsidR="00A1675C" w:rsidRDefault="00000000">
      <w:pPr>
        <w:ind w:firstLine="432"/>
      </w:pPr>
      <w:r>
        <w:rPr>
          <w:rFonts w:eastAsia="Georgia"/>
        </w:rPr>
        <w:t>Trevor still stood behind them, holding the ancient brass clock.</w:t>
      </w:r>
    </w:p>
    <w:p w14:paraId="19050BCA" w14:textId="77777777" w:rsidR="00A1675C" w:rsidRDefault="00000000">
      <w:pPr>
        <w:spacing w:before="40" w:after="120"/>
      </w:pPr>
      <w:r>
        <w:rPr>
          <w:rFonts w:eastAsia="Georgia"/>
        </w:rPr>
        <w:t>"What sort of people?"</w:t>
      </w:r>
    </w:p>
    <w:p w14:paraId="71A211DB" w14:textId="77777777" w:rsidR="00A1675C" w:rsidRDefault="00000000">
      <w:pPr>
        <w:spacing w:before="40" w:after="120"/>
      </w:pPr>
      <w:r>
        <w:rPr>
          <w:rFonts w:eastAsia="Georgia"/>
        </w:rPr>
        <w:t>"The sort who put philosophical statements on doorways."</w:t>
      </w:r>
    </w:p>
    <w:p w14:paraId="7193F7B7" w14:textId="77777777" w:rsidR="00A1675C" w:rsidRDefault="00000000">
      <w:pPr>
        <w:ind w:firstLine="432"/>
      </w:pPr>
      <w:r>
        <w:rPr>
          <w:rFonts w:eastAsia="Georgia"/>
        </w:rPr>
        <w:t>Trevor considered this.</w:t>
      </w:r>
    </w:p>
    <w:p w14:paraId="54931CBE" w14:textId="77777777" w:rsidR="00A1675C" w:rsidRDefault="00000000">
      <w:pPr>
        <w:spacing w:before="40" w:after="120"/>
      </w:pPr>
      <w:r>
        <w:rPr>
          <w:rFonts w:eastAsia="Georgia"/>
        </w:rPr>
        <w:t>"Could be worse."</w:t>
      </w:r>
    </w:p>
    <w:p w14:paraId="2AC28934" w14:textId="77777777" w:rsidR="00A1675C" w:rsidRDefault="00000000">
      <w:pPr>
        <w:spacing w:before="40" w:after="120"/>
      </w:pPr>
      <w:r>
        <w:rPr>
          <w:rFonts w:eastAsia="Georgia"/>
        </w:rPr>
        <w:t>"How?"</w:t>
      </w:r>
    </w:p>
    <w:p w14:paraId="0416641D" w14:textId="77777777" w:rsidR="00A1675C" w:rsidRDefault="00000000">
      <w:pPr>
        <w:spacing w:before="40" w:after="120"/>
      </w:pPr>
      <w:r>
        <w:rPr>
          <w:rFonts w:eastAsia="Georgia"/>
        </w:rPr>
        <w:t>"They could put them on mugs."</w:t>
      </w:r>
    </w:p>
    <w:p w14:paraId="6A0B664D" w14:textId="71737254" w:rsidR="00A1675C" w:rsidRDefault="003434B6">
      <w:pPr>
        <w:ind w:firstLine="432"/>
      </w:pPr>
      <w:r>
        <w:rPr>
          <w:rFonts w:eastAsia="Georgia"/>
        </w:rPr>
        <w:t>Penny quietly nodded.</w:t>
      </w:r>
    </w:p>
    <w:p w14:paraId="526099E6" w14:textId="77777777" w:rsidR="00A1675C" w:rsidRDefault="00000000">
      <w:pPr>
        <w:spacing w:before="40" w:after="120"/>
      </w:pPr>
      <w:r>
        <w:rPr>
          <w:rFonts w:eastAsia="Georgia"/>
        </w:rPr>
        <w:t>"Fair point."</w:t>
      </w:r>
    </w:p>
    <w:p w14:paraId="5EFCE50B" w14:textId="77777777" w:rsidR="00A1675C" w:rsidRDefault="00000000">
      <w:pPr>
        <w:ind w:firstLine="432"/>
      </w:pPr>
      <w:r>
        <w:rPr>
          <w:rFonts w:eastAsia="Georgia"/>
        </w:rPr>
        <w:t>Derek pressed the bell. Nothing happened. He pressed it again.</w:t>
      </w:r>
    </w:p>
    <w:p w14:paraId="26EBC4B1" w14:textId="77777777" w:rsidR="00A1675C" w:rsidRDefault="00000000">
      <w:pPr>
        <w:ind w:firstLine="432"/>
      </w:pPr>
      <w:r>
        <w:rPr>
          <w:rFonts w:eastAsia="Georgia"/>
        </w:rPr>
        <w:t>Still nothing. He pressed it a third time. The door quietly opened.</w:t>
      </w:r>
    </w:p>
    <w:p w14:paraId="3DE59125" w14:textId="77777777" w:rsidR="00A1675C" w:rsidRDefault="00000000">
      <w:pPr>
        <w:ind w:firstLine="432"/>
      </w:pPr>
      <w:r>
        <w:rPr>
          <w:rFonts w:eastAsia="Georgia"/>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ind w:firstLine="432"/>
      </w:pPr>
      <w:r>
        <w:rPr>
          <w:rFonts w:eastAsia="Georgia"/>
        </w:rPr>
        <w:t>Then Penny. Then Trevor. Then the silent clock.</w:t>
      </w:r>
    </w:p>
    <w:p w14:paraId="6D4FE583" w14:textId="77777777" w:rsidR="00A1675C" w:rsidRDefault="00000000">
      <w:pPr>
        <w:spacing w:before="40" w:after="120"/>
      </w:pPr>
      <w:r>
        <w:rPr>
          <w:rFonts w:eastAsia="Georgia"/>
        </w:rPr>
        <w:t>"You're late."</w:t>
      </w:r>
    </w:p>
    <w:p w14:paraId="2D24B832" w14:textId="77777777" w:rsidR="00A1675C" w:rsidRDefault="00000000">
      <w:pPr>
        <w:ind w:firstLine="432"/>
      </w:pPr>
      <w:r>
        <w:rPr>
          <w:rFonts w:eastAsia="Georgia"/>
        </w:rPr>
        <w:t>Derek glanced at his watch.</w:t>
      </w:r>
    </w:p>
    <w:p w14:paraId="74BB1553" w14:textId="77777777" w:rsidR="00A1675C" w:rsidRDefault="00000000">
      <w:pPr>
        <w:spacing w:before="40" w:after="120"/>
      </w:pPr>
      <w:r>
        <w:rPr>
          <w:rFonts w:eastAsia="Georgia"/>
        </w:rPr>
        <w:t>"We're three minutes early."</w:t>
      </w:r>
    </w:p>
    <w:p w14:paraId="482E1613" w14:textId="77777777" w:rsidR="00A1675C" w:rsidRDefault="00000000">
      <w:pPr>
        <w:spacing w:before="40" w:after="120"/>
      </w:pPr>
      <w:r>
        <w:rPr>
          <w:rFonts w:eastAsia="Georgia"/>
        </w:rPr>
        <w:t>"Exactly."</w:t>
      </w:r>
    </w:p>
    <w:p w14:paraId="2B11B9BC" w14:textId="77777777" w:rsidR="00A1675C" w:rsidRDefault="00000000">
      <w:pPr>
        <w:ind w:firstLine="432"/>
      </w:pPr>
      <w:r>
        <w:rPr>
          <w:rFonts w:eastAsia="Georgia"/>
        </w:rPr>
        <w:t>Barbarian opened the door wider.</w:t>
      </w:r>
    </w:p>
    <w:p w14:paraId="620F2B2D" w14:textId="77777777" w:rsidR="00A1675C" w:rsidRDefault="00000000">
      <w:pPr>
        <w:spacing w:before="40" w:after="120"/>
      </w:pPr>
      <w:r>
        <w:rPr>
          <w:rFonts w:eastAsia="Georgia"/>
        </w:rPr>
        <w:t>"Come in."</w:t>
      </w:r>
    </w:p>
    <w:p w14:paraId="7AF83AEE" w14:textId="77777777" w:rsidR="00A1675C" w:rsidRDefault="00000000">
      <w:pPr>
        <w:ind w:firstLine="432"/>
      </w:pPr>
      <w:r>
        <w:rPr>
          <w:rFonts w:eastAsia="Georgia"/>
        </w:rPr>
        <w:t>Derek hesitated.</w:t>
      </w:r>
    </w:p>
    <w:p w14:paraId="1FF9B7A5" w14:textId="77777777" w:rsidR="00A1675C" w:rsidRDefault="00000000">
      <w:pPr>
        <w:spacing w:before="40" w:after="120"/>
      </w:pPr>
      <w:r>
        <w:rPr>
          <w:rFonts w:eastAsia="Georgia"/>
        </w:rPr>
        <w:t>"How did you know who we were?"</w:t>
      </w:r>
    </w:p>
    <w:p w14:paraId="4A070018" w14:textId="77777777" w:rsidR="00A1675C" w:rsidRDefault="00000000">
      <w:pPr>
        <w:spacing w:before="40" w:after="120"/>
      </w:pPr>
      <w:r>
        <w:rPr>
          <w:rFonts w:eastAsia="Georgia"/>
        </w:rPr>
        <w:t>"I knew you were coming."</w:t>
      </w:r>
    </w:p>
    <w:p w14:paraId="099B79AE" w14:textId="77777777" w:rsidR="00A1675C" w:rsidRDefault="00000000">
      <w:pPr>
        <w:spacing w:before="40" w:after="120"/>
      </w:pPr>
      <w:r>
        <w:rPr>
          <w:rFonts w:eastAsia="Georgia"/>
        </w:rPr>
        <w:t>"How?"</w:t>
      </w:r>
    </w:p>
    <w:p w14:paraId="2C97BD56" w14:textId="77777777" w:rsidR="00A1675C" w:rsidRDefault="00000000">
      <w:pPr>
        <w:spacing w:before="40" w:after="120"/>
      </w:pPr>
      <w:r>
        <w:rPr>
          <w:rFonts w:eastAsia="Georgia"/>
        </w:rPr>
        <w:t>"Your car."</w:t>
      </w:r>
    </w:p>
    <w:p w14:paraId="54475DC3" w14:textId="77777777" w:rsidR="00A1675C" w:rsidRDefault="00000000">
      <w:pPr>
        <w:spacing w:before="40" w:after="120"/>
      </w:pPr>
      <w:r>
        <w:rPr>
          <w:rFonts w:eastAsia="Georgia"/>
        </w:rPr>
        <w:t>"We came by train."</w:t>
      </w:r>
    </w:p>
    <w:p w14:paraId="50E4F3A8" w14:textId="77777777" w:rsidR="00A1675C" w:rsidRDefault="00000000">
      <w:pPr>
        <w:spacing w:before="40" w:after="120"/>
      </w:pPr>
      <w:r>
        <w:rPr>
          <w:rFonts w:eastAsia="Georgia"/>
        </w:rPr>
        <w:t>"Exactly."</w:t>
      </w:r>
    </w:p>
    <w:p w14:paraId="7A644A7F" w14:textId="77777777" w:rsidR="00A1675C" w:rsidRDefault="00000000">
      <w:pPr>
        <w:ind w:firstLine="432"/>
      </w:pPr>
      <w:r>
        <w:rPr>
          <w:rFonts w:eastAsia="Georgia"/>
        </w:rPr>
        <w:t>Derek sharply stared at him. Barbarian quietly smiled.</w:t>
      </w:r>
    </w:p>
    <w:p w14:paraId="748ADB80" w14:textId="77777777" w:rsidR="00A1675C" w:rsidRDefault="00000000">
      <w:pPr>
        <w:spacing w:before="40" w:after="120"/>
      </w:pPr>
      <w:r>
        <w:rPr>
          <w:rFonts w:eastAsia="Georgia"/>
        </w:rPr>
        <w:t>"Come in."</w:t>
      </w:r>
    </w:p>
    <w:p w14:paraId="0E13B6F6" w14:textId="77777777" w:rsidR="00A1675C" w:rsidRDefault="00000000">
      <w:pPr>
        <w:ind w:firstLine="432"/>
      </w:pPr>
      <w:r>
        <w:rPr>
          <w:rFonts w:eastAsia="Georgia"/>
        </w:rPr>
        <w:t>They entered. The hallway was surprisingly ordinary. Bookshelves occupied both walls.</w:t>
      </w:r>
    </w:p>
    <w:p w14:paraId="255EBFC7" w14:textId="77777777" w:rsidR="00A1675C" w:rsidRDefault="00000000">
      <w:pPr>
        <w:ind w:firstLine="432"/>
      </w:pPr>
      <w:r>
        <w:rPr>
          <w:rFonts w:eastAsia="Georgia"/>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ind w:firstLine="432"/>
      </w:pPr>
      <w:r>
        <w:rPr>
          <w:rFonts w:eastAsia="Georgia"/>
        </w:rPr>
        <w:t>There were books on physics, philosophy, mathematics and cosmology. There were also several books about gardening. One shelf contained nothing but clocks.</w:t>
      </w:r>
    </w:p>
    <w:p w14:paraId="1992C7C3" w14:textId="77777777" w:rsidR="00A1675C" w:rsidRDefault="00000000">
      <w:pPr>
        <w:ind w:firstLine="432"/>
      </w:pPr>
      <w:r>
        <w:rPr>
          <w:rFonts w:eastAsia="Georgia"/>
        </w:rPr>
        <w:t>Derek stopped. There were perhaps twenty of them. Pocket watches.</w:t>
      </w:r>
    </w:p>
    <w:p w14:paraId="2F0633A5" w14:textId="77777777" w:rsidR="00A1675C" w:rsidRDefault="00000000">
      <w:pPr>
        <w:ind w:firstLine="432"/>
      </w:pPr>
      <w:r>
        <w:rPr>
          <w:rFonts w:eastAsia="Georgia"/>
        </w:rPr>
        <w:t>Marine chronometers. Railway clocks. A grandfather ancient clock.</w:t>
      </w:r>
    </w:p>
    <w:p w14:paraId="1BF81670" w14:textId="77777777" w:rsidR="00A1675C" w:rsidRDefault="00000000">
      <w:pPr>
        <w:ind w:firstLine="432"/>
      </w:pPr>
      <w:r>
        <w:rPr>
          <w:rFonts w:eastAsia="Georgia"/>
        </w:rPr>
        <w:t>A small digital clock. A sundial. And, inexplicably, an egg timer.</w:t>
      </w:r>
    </w:p>
    <w:p w14:paraId="178183D5" w14:textId="77777777" w:rsidR="00A1675C" w:rsidRDefault="00000000">
      <w:pPr>
        <w:ind w:firstLine="432"/>
      </w:pPr>
      <w:r>
        <w:rPr>
          <w:rFonts w:eastAsia="Georgia"/>
        </w:rPr>
        <w:t>Trevor noticed it too.</w:t>
      </w:r>
    </w:p>
    <w:p w14:paraId="5EAB3E3F" w14:textId="77777777" w:rsidR="00A1675C" w:rsidRDefault="00000000">
      <w:pPr>
        <w:spacing w:before="40" w:after="120"/>
      </w:pPr>
      <w:r>
        <w:rPr>
          <w:rFonts w:eastAsia="Georgia"/>
        </w:rPr>
        <w:t>"Do you collect clocks?"</w:t>
      </w:r>
    </w:p>
    <w:p w14:paraId="6A7FD5BE" w14:textId="77777777" w:rsidR="00A1675C" w:rsidRDefault="00000000">
      <w:pPr>
        <w:spacing w:before="40" w:after="120"/>
      </w:pPr>
      <w:r>
        <w:rPr>
          <w:rFonts w:eastAsia="Georgia"/>
        </w:rPr>
        <w:t>"No."</w:t>
      </w:r>
    </w:p>
    <w:p w14:paraId="4537D894" w14:textId="77777777" w:rsidR="00A1675C" w:rsidRDefault="00000000">
      <w:pPr>
        <w:ind w:firstLine="432"/>
      </w:pPr>
      <w:r>
        <w:rPr>
          <w:rFonts w:eastAsia="Georgia"/>
        </w:rPr>
        <w:t>Barbarian took off his jacket.</w:t>
      </w:r>
    </w:p>
    <w:p w14:paraId="0A7C7797" w14:textId="77777777" w:rsidR="00A1675C" w:rsidRDefault="00000000">
      <w:pPr>
        <w:spacing w:before="40" w:after="120"/>
      </w:pPr>
      <w:r>
        <w:rPr>
          <w:rFonts w:eastAsia="Georgia"/>
        </w:rPr>
        <w:t>"I collect things people use to pretend time exists."</w:t>
      </w:r>
    </w:p>
    <w:p w14:paraId="64049CD1" w14:textId="0FECECE3" w:rsidR="00A1675C" w:rsidRDefault="00000000">
      <w:pPr>
        <w:ind w:firstLine="432"/>
      </w:pPr>
      <w:r>
        <w:rPr>
          <w:rFonts w:eastAsia="Georgia"/>
        </w:rPr>
        <w:t>Derek carefully regarded Penny. Penny examined him. Trevor inspected the clocks.</w:t>
      </w:r>
    </w:p>
    <w:p w14:paraId="2000EA46" w14:textId="77777777" w:rsidR="00A1675C" w:rsidRDefault="00000000">
      <w:pPr>
        <w:spacing w:before="40" w:after="120"/>
      </w:pPr>
      <w:r>
        <w:rPr>
          <w:rFonts w:eastAsia="Georgia"/>
        </w:rPr>
        <w:t>"That's a rather strong statement."</w:t>
      </w:r>
    </w:p>
    <w:p w14:paraId="5E284BEE" w14:textId="77777777" w:rsidR="00A1675C" w:rsidRDefault="00000000">
      <w:pPr>
        <w:ind w:firstLine="432"/>
      </w:pPr>
      <w:r>
        <w:rPr>
          <w:rFonts w:eastAsia="Georgia"/>
        </w:rPr>
        <w:t>Barbarian softly smiled.</w:t>
      </w:r>
    </w:p>
    <w:p w14:paraId="4AF5D4C2" w14:textId="77777777" w:rsidR="00A1675C" w:rsidRDefault="00000000">
      <w:pPr>
        <w:spacing w:before="40" w:after="120"/>
      </w:pPr>
      <w:r>
        <w:rPr>
          <w:rFonts w:eastAsia="Georgia"/>
        </w:rPr>
        <w:t>"I've been told."</w:t>
      </w:r>
    </w:p>
    <w:p w14:paraId="53EFF483" w14:textId="77777777" w:rsidR="00A1675C" w:rsidRDefault="00000000">
      <w:pPr>
        <w:ind w:firstLine="432"/>
      </w:pPr>
      <w:r>
        <w:rPr>
          <w:rFonts w:eastAsia="Georgia"/>
        </w:rPr>
        <w:t>He walked into the sitting room. They followed. A large wooden table occupied the centre of the room.</w:t>
      </w:r>
    </w:p>
    <w:p w14:paraId="37841DDB" w14:textId="77777777" w:rsidR="00A1675C" w:rsidRDefault="00000000">
      <w:pPr>
        <w:ind w:firstLine="432"/>
      </w:pPr>
      <w:r>
        <w:rPr>
          <w:rFonts w:eastAsia="Georgia"/>
        </w:rPr>
        <w:t>There were four chairs. Barbarian sat down. The others did likewise.</w:t>
      </w:r>
    </w:p>
    <w:p w14:paraId="627A3359" w14:textId="77777777" w:rsidR="00A1675C" w:rsidRDefault="00000000">
      <w:pPr>
        <w:ind w:firstLine="432"/>
      </w:pPr>
      <w:r>
        <w:rPr>
          <w:rFonts w:eastAsia="Georgia"/>
        </w:rPr>
        <w:t>For several seconds nobody spoke. Then Barbarian slowly looked directly at Weinstein.</w:t>
      </w:r>
    </w:p>
    <w:p w14:paraId="0510C08A" w14:textId="77777777" w:rsidR="00A1675C" w:rsidRDefault="00000000">
      <w:pPr>
        <w:spacing w:before="40" w:after="120"/>
      </w:pPr>
      <w:r>
        <w:rPr>
          <w:rFonts w:eastAsia="Georgia"/>
        </w:rPr>
        <w:t>"Alfred."</w:t>
      </w:r>
    </w:p>
    <w:p w14:paraId="6EB7347D" w14:textId="77777777" w:rsidR="00A1675C" w:rsidRDefault="00000000">
      <w:pPr>
        <w:ind w:firstLine="432"/>
      </w:pPr>
      <w:r>
        <w:rPr>
          <w:rFonts w:eastAsia="Georgia"/>
        </w:rPr>
        <w:t>Weinstein, who had been examining a book on the shelf, slowly turned.</w:t>
      </w:r>
    </w:p>
    <w:p w14:paraId="05658EC2" w14:textId="77777777" w:rsidR="00A1675C" w:rsidRDefault="00000000">
      <w:pPr>
        <w:spacing w:before="40" w:after="120"/>
      </w:pPr>
      <w:r>
        <w:rPr>
          <w:rFonts w:eastAsia="Georgia"/>
        </w:rPr>
        <w:t>"Yes?"</w:t>
      </w:r>
    </w:p>
    <w:p w14:paraId="242258F5" w14:textId="77777777" w:rsidR="00A1675C" w:rsidRDefault="00000000">
      <w:pPr>
        <w:spacing w:before="40" w:after="120"/>
      </w:pPr>
      <w:r>
        <w:rPr>
          <w:rFonts w:eastAsia="Georgia"/>
        </w:rPr>
        <w:t>"You've spent most of your life making time behave."</w:t>
      </w:r>
    </w:p>
    <w:p w14:paraId="54BB767C" w14:textId="77777777" w:rsidR="00A1675C" w:rsidRDefault="00000000">
      <w:pPr>
        <w:spacing w:before="40" w:after="120"/>
      </w:pPr>
      <w:r>
        <w:rPr>
          <w:rFonts w:eastAsia="Georgia"/>
        </w:rPr>
        <w:t>"I've spent most of my life making physicists stop treating it as obvious."</w:t>
      </w:r>
    </w:p>
    <w:p w14:paraId="36BD57D4" w14:textId="77777777" w:rsidR="00A1675C" w:rsidRDefault="00000000">
      <w:pPr>
        <w:spacing w:before="40" w:after="120"/>
      </w:pPr>
      <w:r>
        <w:rPr>
          <w:rFonts w:eastAsia="Georgia"/>
        </w:rPr>
        <w:t>"Better."</w:t>
      </w:r>
    </w:p>
    <w:p w14:paraId="18DF1F42" w14:textId="77777777" w:rsidR="00A1675C" w:rsidRDefault="00000000">
      <w:pPr>
        <w:ind w:firstLine="432"/>
      </w:pPr>
      <w:r>
        <w:rPr>
          <w:rFonts w:eastAsia="Georgia"/>
        </w:rPr>
        <w:t>Barbarian leaned back.</w:t>
      </w:r>
    </w:p>
    <w:p w14:paraId="42BEE624" w14:textId="77777777" w:rsidR="00A1675C" w:rsidRDefault="00000000">
      <w:pPr>
        <w:spacing w:before="40" w:after="120"/>
      </w:pPr>
      <w:r>
        <w:rPr>
          <w:rFonts w:eastAsia="Georgia"/>
        </w:rPr>
        <w:t>"Now you're having trouble with it."</w:t>
      </w:r>
    </w:p>
    <w:p w14:paraId="308FD1A4" w14:textId="77777777" w:rsidR="00A1675C" w:rsidRDefault="00000000">
      <w:pPr>
        <w:ind w:firstLine="432"/>
      </w:pPr>
      <w:r>
        <w:rPr>
          <w:rFonts w:eastAsia="Georgia"/>
        </w:rPr>
        <w:t>Weinstein quietly sat opposite him.</w:t>
      </w:r>
    </w:p>
    <w:p w14:paraId="186A3CE6" w14:textId="77777777" w:rsidR="00A1675C" w:rsidRDefault="00000000">
      <w:pPr>
        <w:spacing w:before="40" w:after="120"/>
      </w:pPr>
      <w:r>
        <w:rPr>
          <w:rFonts w:eastAsia="Georgia"/>
        </w:rPr>
        <w:t>"We have clocks that appear to disagree by an amount that cannot be explained by ordinary gravitational time dilation."</w:t>
      </w:r>
    </w:p>
    <w:p w14:paraId="3EAEFF7F" w14:textId="77777777" w:rsidR="00A1675C" w:rsidRDefault="00000000">
      <w:pPr>
        <w:spacing w:before="40" w:after="120"/>
      </w:pPr>
      <w:r>
        <w:rPr>
          <w:rFonts w:eastAsia="Georgia"/>
        </w:rPr>
        <w:t>"Yes."</w:t>
      </w:r>
    </w:p>
    <w:p w14:paraId="5A8C90F7" w14:textId="77777777" w:rsidR="00A1675C" w:rsidRDefault="00000000">
      <w:pPr>
        <w:spacing w:before="40" w:after="120"/>
      </w:pPr>
      <w:r>
        <w:rPr>
          <w:rFonts w:eastAsia="Georgia"/>
        </w:rPr>
        <w:t>"And the same anomaly appears in London and Munich."</w:t>
      </w:r>
    </w:p>
    <w:p w14:paraId="5DA227CC" w14:textId="77777777" w:rsidR="00A1675C" w:rsidRDefault="00000000">
      <w:pPr>
        <w:spacing w:before="40" w:after="120"/>
      </w:pPr>
      <w:r>
        <w:rPr>
          <w:rFonts w:eastAsia="Georgia"/>
        </w:rPr>
        <w:t>"Yes."</w:t>
      </w:r>
    </w:p>
    <w:p w14:paraId="30DDB5AC" w14:textId="77777777" w:rsidR="00A1675C" w:rsidRDefault="00000000">
      <w:pPr>
        <w:spacing w:before="40" w:after="120"/>
      </w:pPr>
      <w:r>
        <w:rPr>
          <w:rFonts w:eastAsia="Georgia"/>
        </w:rPr>
        <w:t>"And the clocks appear to be connected to an event which hasn't happened yet."</w:t>
      </w:r>
    </w:p>
    <w:p w14:paraId="448F44ED" w14:textId="77777777" w:rsidR="00A1675C" w:rsidRDefault="00000000">
      <w:pPr>
        <w:spacing w:before="40" w:after="120"/>
      </w:pPr>
      <w:r>
        <w:rPr>
          <w:rFonts w:eastAsia="Georgia"/>
        </w:rPr>
        <w:t>"Yes."</w:t>
      </w:r>
    </w:p>
    <w:p w14:paraId="47540FD7" w14:textId="77777777" w:rsidR="00A1675C" w:rsidRDefault="00000000">
      <w:pPr>
        <w:spacing w:before="40" w:after="120"/>
      </w:pPr>
      <w:r>
        <w:rPr>
          <w:rFonts w:eastAsia="Georgia"/>
        </w:rPr>
        <w:t>"And you invited us here because you think the problem is that we're assuming time exists."</w:t>
      </w:r>
    </w:p>
    <w:p w14:paraId="7EF0797A" w14:textId="77777777" w:rsidR="00A1675C" w:rsidRDefault="00000000">
      <w:pPr>
        <w:ind w:firstLine="432"/>
      </w:pPr>
      <w:r>
        <w:rPr>
          <w:rFonts w:eastAsia="Georgia"/>
        </w:rPr>
        <w:t>Barbarian smiled.</w:t>
      </w:r>
    </w:p>
    <w:p w14:paraId="6A713D5F" w14:textId="77777777" w:rsidR="00A1675C" w:rsidRDefault="00000000">
      <w:pPr>
        <w:spacing w:before="40" w:after="120"/>
      </w:pPr>
      <w:r>
        <w:rPr>
          <w:rFonts w:eastAsia="Georgia"/>
        </w:rPr>
        <w:t>"No."</w:t>
      </w:r>
    </w:p>
    <w:p w14:paraId="154C4FB0" w14:textId="77777777" w:rsidR="00A1675C" w:rsidRDefault="00000000">
      <w:pPr>
        <w:ind w:firstLine="432"/>
      </w:pPr>
      <w:r>
        <w:rPr>
          <w:rFonts w:eastAsia="Georgia"/>
        </w:rPr>
        <w:t>Weinstein waited. Barbarian picked up a cup of tea.</w:t>
      </w:r>
    </w:p>
    <w:p w14:paraId="2B99D52D" w14:textId="77777777" w:rsidR="00A1675C" w:rsidRDefault="00000000">
      <w:pPr>
        <w:spacing w:before="40" w:after="120"/>
      </w:pPr>
      <w:r>
        <w:rPr>
          <w:rFonts w:eastAsia="Georgia"/>
        </w:rPr>
        <w:t>"I invited you here because I think you are assuming that time is something more than the relationships between events."</w:t>
      </w:r>
    </w:p>
    <w:p w14:paraId="4793E8B4" w14:textId="77777777" w:rsidR="00A1675C" w:rsidRDefault="00000000">
      <w:pPr>
        <w:ind w:firstLine="432"/>
      </w:pPr>
      <w:r>
        <w:rPr>
          <w:rFonts w:eastAsia="Georgia"/>
        </w:rPr>
        <w:t>Weinstein nodded slowly.</w:t>
      </w:r>
    </w:p>
    <w:p w14:paraId="10531490" w14:textId="77777777" w:rsidR="00A1675C" w:rsidRDefault="00000000">
      <w:pPr>
        <w:spacing w:before="40" w:after="120"/>
      </w:pPr>
      <w:r>
        <w:rPr>
          <w:rFonts w:eastAsia="Georgia"/>
        </w:rPr>
        <w:t>"That's different."</w:t>
      </w:r>
    </w:p>
    <w:p w14:paraId="5E48A39D" w14:textId="77777777" w:rsidR="00A1675C" w:rsidRDefault="00000000">
      <w:pPr>
        <w:spacing w:before="40" w:after="120"/>
      </w:pPr>
      <w:r>
        <w:rPr>
          <w:rFonts w:eastAsia="Georgia"/>
        </w:rPr>
        <w:t>"Very."</w:t>
      </w:r>
    </w:p>
    <w:p w14:paraId="23B9ACEE" w14:textId="77777777" w:rsidR="00A1675C" w:rsidRDefault="00000000">
      <w:pPr>
        <w:ind w:firstLine="432"/>
      </w:pPr>
      <w:r>
        <w:rPr>
          <w:rFonts w:eastAsia="Georgia"/>
        </w:rPr>
        <w:t>Derek leaned forward.</w:t>
      </w:r>
    </w:p>
    <w:p w14:paraId="252BF9B5" w14:textId="77777777" w:rsidR="00A1675C" w:rsidRDefault="00000000">
      <w:pPr>
        <w:spacing w:before="40" w:after="120"/>
      </w:pPr>
      <w:r>
        <w:rPr>
          <w:rFonts w:eastAsia="Georgia"/>
        </w:rPr>
        <w:t>"How?"</w:t>
      </w:r>
    </w:p>
    <w:p w14:paraId="23176707" w14:textId="77777777" w:rsidR="00A1675C" w:rsidRDefault="00000000">
      <w:pPr>
        <w:ind w:firstLine="432"/>
      </w:pPr>
      <w:r>
        <w:rPr>
          <w:rFonts w:eastAsia="Georgia"/>
        </w:rPr>
        <w:t>Barbarian carefully considered him.</w:t>
      </w:r>
    </w:p>
    <w:p w14:paraId="53D83BF4" w14:textId="77777777" w:rsidR="00A1675C" w:rsidRDefault="00000000">
      <w:pPr>
        <w:spacing w:before="40" w:after="120"/>
      </w:pPr>
      <w:r>
        <w:rPr>
          <w:rFonts w:eastAsia="Georgia"/>
        </w:rPr>
        <w:t>"Tell me what time is."</w:t>
      </w:r>
    </w:p>
    <w:p w14:paraId="2980D343" w14:textId="77777777" w:rsidR="00A1675C" w:rsidRDefault="00000000">
      <w:pPr>
        <w:ind w:firstLine="432"/>
      </w:pPr>
      <w:r>
        <w:rPr>
          <w:rFonts w:eastAsia="Georgia"/>
        </w:rPr>
        <w:t>Derek softly smiled.</w:t>
      </w:r>
    </w:p>
    <w:p w14:paraId="4E358017" w14:textId="77777777" w:rsidR="00A1675C" w:rsidRDefault="00000000">
      <w:pPr>
        <w:spacing w:before="40" w:after="120"/>
      </w:pPr>
      <w:r>
        <w:rPr>
          <w:rFonts w:eastAsia="Georgia"/>
        </w:rPr>
        <w:t>"That's a dangerous question."</w:t>
      </w:r>
    </w:p>
    <w:p w14:paraId="757FC885" w14:textId="77777777" w:rsidR="00A1675C" w:rsidRDefault="00000000">
      <w:pPr>
        <w:spacing w:before="40" w:after="120"/>
      </w:pPr>
      <w:r>
        <w:rPr>
          <w:rFonts w:eastAsia="Georgia"/>
        </w:rPr>
        <w:t>"It's a simple one."</w:t>
      </w:r>
    </w:p>
    <w:p w14:paraId="423C922C" w14:textId="77777777" w:rsidR="00A1675C" w:rsidRDefault="00000000">
      <w:pPr>
        <w:spacing w:before="40" w:after="120"/>
      </w:pPr>
      <w:r>
        <w:rPr>
          <w:rFonts w:eastAsia="Georgia"/>
        </w:rPr>
        <w:t>"No. It's a question designed to make the answer complicated."</w:t>
      </w:r>
    </w:p>
    <w:p w14:paraId="28C08591" w14:textId="77777777" w:rsidR="00A1675C" w:rsidRDefault="00000000">
      <w:pPr>
        <w:spacing w:before="40" w:after="120"/>
      </w:pPr>
      <w:r>
        <w:rPr>
          <w:rFonts w:eastAsia="Georgia"/>
        </w:rPr>
        <w:t>"Excellent."</w:t>
      </w:r>
    </w:p>
    <w:p w14:paraId="7CD0CE82" w14:textId="77777777" w:rsidR="00A1675C" w:rsidRDefault="00000000">
      <w:pPr>
        <w:ind w:firstLine="432"/>
      </w:pPr>
      <w:r>
        <w:rPr>
          <w:rFonts w:eastAsia="Georgia"/>
        </w:rPr>
        <w:t>Derek carefully glanced at the silent clock on the wall.</w:t>
      </w:r>
    </w:p>
    <w:p w14:paraId="718F5253" w14:textId="77777777" w:rsidR="00A1675C" w:rsidRDefault="00000000">
      <w:pPr>
        <w:spacing w:before="40" w:after="120"/>
      </w:pPr>
      <w:r>
        <w:rPr>
          <w:rFonts w:eastAsia="Georgia"/>
        </w:rPr>
        <w:t>"Time is what clocks measure."</w:t>
      </w:r>
    </w:p>
    <w:p w14:paraId="22563928" w14:textId="77777777" w:rsidR="00A1675C" w:rsidRDefault="00000000">
      <w:pPr>
        <w:ind w:firstLine="432"/>
      </w:pPr>
      <w:r>
        <w:rPr>
          <w:rFonts w:eastAsia="Georgia"/>
        </w:rPr>
        <w:t>Barbarian gently smiled.</w:t>
      </w:r>
    </w:p>
    <w:p w14:paraId="60DB88DF" w14:textId="77777777" w:rsidR="00A1675C" w:rsidRDefault="00000000">
      <w:pPr>
        <w:spacing w:before="40" w:after="120"/>
      </w:pPr>
      <w:r>
        <w:rPr>
          <w:rFonts w:eastAsia="Georgia"/>
        </w:rPr>
        <w:t>"No."</w:t>
      </w:r>
    </w:p>
    <w:p w14:paraId="611ECEF1" w14:textId="77777777" w:rsidR="00A1675C" w:rsidRDefault="00000000">
      <w:pPr>
        <w:spacing w:before="40" w:after="120"/>
      </w:pPr>
      <w:r>
        <w:rPr>
          <w:rFonts w:eastAsia="Georgia"/>
        </w:rPr>
        <w:t>"That's at least a useful operational definition."</w:t>
      </w:r>
    </w:p>
    <w:p w14:paraId="75F5DE05" w14:textId="77777777" w:rsidR="00A1675C" w:rsidRDefault="00000000">
      <w:pPr>
        <w:spacing w:before="40" w:after="120"/>
      </w:pPr>
      <w:r>
        <w:rPr>
          <w:rFonts w:eastAsia="Georgia"/>
        </w:rPr>
        <w:t>"Certainly."</w:t>
      </w:r>
    </w:p>
    <w:p w14:paraId="74536A49" w14:textId="77777777" w:rsidR="00A1675C" w:rsidRDefault="00000000">
      <w:pPr>
        <w:spacing w:before="40" w:after="120"/>
      </w:pPr>
      <w:r>
        <w:rPr>
          <w:rFonts w:eastAsia="Georgia"/>
        </w:rPr>
        <w:t>"Then what's wrong with it?"</w:t>
      </w:r>
    </w:p>
    <w:p w14:paraId="3F21781E" w14:textId="77777777" w:rsidR="00A1675C" w:rsidRDefault="00000000">
      <w:pPr>
        <w:spacing w:before="40" w:after="120"/>
      </w:pPr>
      <w:r>
        <w:rPr>
          <w:rFonts w:eastAsia="Georgia"/>
        </w:rPr>
        <w:t>"Nothing."</w:t>
      </w:r>
    </w:p>
    <w:p w14:paraId="0209EBA5" w14:textId="77777777" w:rsidR="00A1675C" w:rsidRDefault="00000000">
      <w:pPr>
        <w:ind w:firstLine="432"/>
      </w:pPr>
      <w:r>
        <w:rPr>
          <w:rFonts w:eastAsia="Georgia"/>
        </w:rPr>
        <w:t>Derek paused.</w:t>
      </w:r>
    </w:p>
    <w:p w14:paraId="51A1DD20" w14:textId="77777777" w:rsidR="00A1675C" w:rsidRDefault="00000000">
      <w:pPr>
        <w:spacing w:before="40" w:after="120"/>
      </w:pPr>
      <w:r>
        <w:rPr>
          <w:rFonts w:eastAsia="Georgia"/>
        </w:rPr>
        <w:t>"Well, that settles it."</w:t>
      </w:r>
    </w:p>
    <w:p w14:paraId="49ACF9B5" w14:textId="77777777" w:rsidR="00A1675C" w:rsidRDefault="00000000">
      <w:pPr>
        <w:ind w:firstLine="432"/>
      </w:pPr>
      <w:r>
        <w:rPr>
          <w:rFonts w:eastAsia="Georgia"/>
        </w:rPr>
        <w:t>Barbarian laughed.</w:t>
      </w:r>
    </w:p>
    <w:p w14:paraId="0BF46083" w14:textId="77777777" w:rsidR="00A1675C" w:rsidRDefault="00000000">
      <w:pPr>
        <w:spacing w:before="40" w:after="120"/>
      </w:pPr>
      <w:r>
        <w:rPr>
          <w:rFonts w:eastAsia="Georgia"/>
        </w:rPr>
        <w:t>"I like you."</w:t>
      </w:r>
    </w:p>
    <w:p w14:paraId="39272734" w14:textId="6B43E2D2" w:rsidR="00A1675C" w:rsidRDefault="003434B6">
      <w:pPr>
        <w:ind w:firstLine="432"/>
      </w:pPr>
      <w:r>
        <w:rPr>
          <w:rFonts w:eastAsia="Georgia"/>
        </w:rPr>
        <w:t>Penny gently smiled.</w:t>
      </w:r>
    </w:p>
    <w:p w14:paraId="2E17D6C6" w14:textId="77777777" w:rsidR="00A1675C" w:rsidRDefault="00000000">
      <w:pPr>
        <w:spacing w:before="40" w:after="120"/>
      </w:pPr>
      <w:r>
        <w:rPr>
          <w:rFonts w:eastAsia="Georgia"/>
        </w:rPr>
        <w:t>"He's getting that a lot lately."</w:t>
      </w:r>
    </w:p>
    <w:p w14:paraId="63973E72" w14:textId="77777777" w:rsidR="00A1675C" w:rsidRDefault="00000000">
      <w:pPr>
        <w:ind w:firstLine="432"/>
      </w:pPr>
      <w:r>
        <w:rPr>
          <w:rFonts w:eastAsia="Georgia"/>
        </w:rPr>
        <w:t>Barbarian carefully stared at the old clock.</w:t>
      </w:r>
    </w:p>
    <w:p w14:paraId="3C43976C" w14:textId="77777777" w:rsidR="00A1675C" w:rsidRDefault="00000000">
      <w:pPr>
        <w:spacing w:before="40" w:after="120"/>
      </w:pPr>
      <w:r>
        <w:rPr>
          <w:rFonts w:eastAsia="Georgia"/>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spacing w:before="40" w:after="120"/>
      </w:pPr>
      <w:r>
        <w:rPr>
          <w:rFonts w:eastAsia="Georgia"/>
        </w:rPr>
        <w:t>"Yes."</w:t>
      </w:r>
    </w:p>
    <w:p w14:paraId="2248380E" w14:textId="77777777" w:rsidR="00A1675C" w:rsidRDefault="00000000">
      <w:pPr>
        <w:spacing w:before="40" w:after="120"/>
      </w:pPr>
      <w:r>
        <w:rPr>
          <w:rFonts w:eastAsia="Georgia"/>
        </w:rPr>
        <w:t>"So a clock doesn't measure some invisible substance called time."</w:t>
      </w:r>
    </w:p>
    <w:p w14:paraId="479B2A55" w14:textId="77777777" w:rsidR="00A1675C" w:rsidRDefault="00000000">
      <w:pPr>
        <w:ind w:firstLine="432"/>
      </w:pPr>
      <w:r>
        <w:rPr>
          <w:rFonts w:eastAsia="Georgia"/>
        </w:rPr>
        <w:t>Derek nodded.</w:t>
      </w:r>
    </w:p>
    <w:p w14:paraId="26B3D007" w14:textId="77777777" w:rsidR="00A1675C" w:rsidRDefault="00000000">
      <w:pPr>
        <w:spacing w:before="40" w:after="120"/>
      </w:pPr>
      <w:r>
        <w:rPr>
          <w:rFonts w:eastAsia="Georgia"/>
        </w:rPr>
        <w:t>"It measures change against change."</w:t>
      </w:r>
    </w:p>
    <w:p w14:paraId="5B406B84" w14:textId="77777777" w:rsidR="00A1675C" w:rsidRDefault="00000000">
      <w:pPr>
        <w:spacing w:before="40" w:after="120"/>
      </w:pPr>
      <w:r>
        <w:rPr>
          <w:rFonts w:eastAsia="Georgia"/>
        </w:rPr>
        <w:t>"Exactly."</w:t>
      </w:r>
    </w:p>
    <w:p w14:paraId="51699206" w14:textId="77777777" w:rsidR="00A1675C" w:rsidRDefault="00000000">
      <w:pPr>
        <w:ind w:firstLine="432"/>
      </w:pPr>
      <w:r>
        <w:rPr>
          <w:rFonts w:eastAsia="Georgia"/>
        </w:rPr>
        <w:t>Trevor slowly looked interested.</w:t>
      </w:r>
    </w:p>
    <w:p w14:paraId="5A13DFAC" w14:textId="77777777" w:rsidR="00A1675C" w:rsidRDefault="00000000">
      <w:pPr>
        <w:spacing w:before="40" w:after="120"/>
      </w:pPr>
      <w:r>
        <w:rPr>
          <w:rFonts w:eastAsia="Georgia"/>
        </w:rPr>
        <w:t>"That doesn't mean time doesn't exist."</w:t>
      </w:r>
    </w:p>
    <w:p w14:paraId="4778AE1D" w14:textId="77777777" w:rsidR="00A1675C" w:rsidRDefault="00000000">
      <w:pPr>
        <w:ind w:firstLine="432"/>
      </w:pPr>
      <w:r>
        <w:rPr>
          <w:rFonts w:eastAsia="Georgia"/>
        </w:rPr>
        <w:t>Barbarian carefully turned toward him.</w:t>
      </w:r>
    </w:p>
    <w:p w14:paraId="7BBC6633" w14:textId="77777777" w:rsidR="00A1675C" w:rsidRDefault="00000000">
      <w:pPr>
        <w:spacing w:before="40" w:after="120"/>
      </w:pPr>
      <w:r>
        <w:rPr>
          <w:rFonts w:eastAsia="Georgia"/>
        </w:rPr>
        <w:t>"No. It means we have to be careful about what we mean by 'exists.'"</w:t>
      </w:r>
    </w:p>
    <w:p w14:paraId="05A9A04D" w14:textId="77777777" w:rsidR="00A1675C" w:rsidRDefault="00000000">
      <w:pPr>
        <w:ind w:firstLine="432"/>
      </w:pPr>
      <w:r>
        <w:rPr>
          <w:rFonts w:eastAsia="Georgia"/>
        </w:rPr>
        <w:t>Trevor quietly nodded.</w:t>
      </w:r>
    </w:p>
    <w:p w14:paraId="5777617E" w14:textId="77777777" w:rsidR="00A1675C" w:rsidRDefault="00000000">
      <w:pPr>
        <w:spacing w:before="40" w:after="120"/>
      </w:pPr>
      <w:r>
        <w:rPr>
          <w:rFonts w:eastAsia="Georgia"/>
        </w:rPr>
        <w:t>"Fair enough."</w:t>
      </w:r>
    </w:p>
    <w:p w14:paraId="19E40F78" w14:textId="77777777" w:rsidR="00A1675C" w:rsidRDefault="00000000">
      <w:pPr>
        <w:ind w:firstLine="432"/>
      </w:pPr>
      <w:r>
        <w:rPr>
          <w:rFonts w:eastAsia="Georgia"/>
        </w:rPr>
        <w:t>Barbarian gently softly smiled.</w:t>
      </w:r>
    </w:p>
    <w:p w14:paraId="5D322943" w14:textId="77777777" w:rsidR="00A1675C" w:rsidRDefault="00000000">
      <w:pPr>
        <w:spacing w:before="40" w:after="120"/>
      </w:pPr>
      <w:r>
        <w:rPr>
          <w:rFonts w:eastAsia="Georgia"/>
        </w:rPr>
        <w:t>"Good."</w:t>
      </w:r>
    </w:p>
    <w:p w14:paraId="6865D1CB" w14:textId="77777777" w:rsidR="00A1675C" w:rsidRDefault="00000000">
      <w:pPr>
        <w:ind w:firstLine="432"/>
      </w:pPr>
      <w:r>
        <w:rPr>
          <w:rFonts w:eastAsia="Georgia"/>
        </w:rPr>
        <w:t>He pointed at the table.</w:t>
      </w:r>
    </w:p>
    <w:p w14:paraId="252E4C83" w14:textId="77777777" w:rsidR="00A1675C" w:rsidRDefault="00000000">
      <w:pPr>
        <w:spacing w:before="40" w:after="120"/>
      </w:pPr>
      <w:r>
        <w:rPr>
          <w:rFonts w:eastAsia="Georgia"/>
        </w:rPr>
        <w:t>"Suppose I place an apple here."</w:t>
      </w:r>
    </w:p>
    <w:p w14:paraId="7C3A096A" w14:textId="77777777" w:rsidR="00A1675C" w:rsidRDefault="00000000">
      <w:pPr>
        <w:ind w:firstLine="432"/>
      </w:pPr>
      <w:r>
        <w:rPr>
          <w:rFonts w:eastAsia="Georgia"/>
        </w:rPr>
        <w:t>He put an apple on the table.</w:t>
      </w:r>
    </w:p>
    <w:p w14:paraId="598820D1" w14:textId="77777777" w:rsidR="00A1675C" w:rsidRDefault="00000000">
      <w:pPr>
        <w:spacing w:before="40" w:after="120"/>
      </w:pPr>
      <w:r>
        <w:rPr>
          <w:rFonts w:eastAsia="Georgia"/>
        </w:rPr>
        <w:t>"Then I move it there."</w:t>
      </w:r>
    </w:p>
    <w:p w14:paraId="565FCEC3" w14:textId="77777777" w:rsidR="00A1675C" w:rsidRDefault="00000000">
      <w:pPr>
        <w:ind w:firstLine="432"/>
      </w:pPr>
      <w:r>
        <w:rPr>
          <w:rFonts w:eastAsia="Georgia"/>
        </w:rPr>
        <w:t>He moved it.</w:t>
      </w:r>
    </w:p>
    <w:p w14:paraId="348BEAB4" w14:textId="77777777" w:rsidR="00A1675C" w:rsidRDefault="00000000">
      <w:pPr>
        <w:spacing w:before="40" w:after="120"/>
      </w:pPr>
      <w:r>
        <w:rPr>
          <w:rFonts w:eastAsia="Georgia"/>
        </w:rPr>
        <w:t>"The apple has changed position."</w:t>
      </w:r>
    </w:p>
    <w:p w14:paraId="76B7C963" w14:textId="77777777" w:rsidR="00A1675C" w:rsidRDefault="00000000">
      <w:pPr>
        <w:spacing w:before="40" w:after="120"/>
      </w:pPr>
      <w:r>
        <w:rPr>
          <w:rFonts w:eastAsia="Georgia"/>
        </w:rPr>
        <w:t>"Yes," Trevor clarified.</w:t>
      </w:r>
    </w:p>
    <w:p w14:paraId="03B5DE8B" w14:textId="77777777" w:rsidR="00A1675C" w:rsidRDefault="00000000">
      <w:pPr>
        <w:spacing w:before="40" w:after="120"/>
      </w:pPr>
      <w:r>
        <w:rPr>
          <w:rFonts w:eastAsia="Georgia"/>
        </w:rPr>
        <w:t>"Do we need time to describe that?"</w:t>
      </w:r>
    </w:p>
    <w:p w14:paraId="73272C78" w14:textId="77777777" w:rsidR="00A1675C" w:rsidRDefault="00000000">
      <w:pPr>
        <w:ind w:firstLine="432"/>
      </w:pPr>
      <w:r>
        <w:rPr>
          <w:rFonts w:eastAsia="Georgia"/>
        </w:rPr>
        <w:t>Trevor thought.</w:t>
      </w:r>
    </w:p>
    <w:p w14:paraId="40E1FDB7" w14:textId="77777777" w:rsidR="00A1675C" w:rsidRDefault="00000000">
      <w:pPr>
        <w:spacing w:before="40" w:after="120"/>
      </w:pPr>
      <w:r>
        <w:rPr>
          <w:rFonts w:eastAsia="Georgia"/>
        </w:rPr>
        <w:t>"We need some ordering."</w:t>
      </w:r>
    </w:p>
    <w:p w14:paraId="38CF34B7" w14:textId="77777777" w:rsidR="00A1675C" w:rsidRDefault="00000000">
      <w:pPr>
        <w:spacing w:before="40" w:after="120"/>
      </w:pPr>
      <w:r>
        <w:rPr>
          <w:rFonts w:eastAsia="Georgia"/>
        </w:rPr>
        <w:t>"Perhaps."</w:t>
      </w:r>
    </w:p>
    <w:p w14:paraId="00262527" w14:textId="77777777" w:rsidR="00A1675C" w:rsidRDefault="00000000">
      <w:pPr>
        <w:spacing w:before="40" w:after="120"/>
      </w:pPr>
      <w:r>
        <w:rPr>
          <w:rFonts w:eastAsia="Georgia"/>
        </w:rPr>
        <w:t>"We need to distinguish the first state from the second."</w:t>
      </w:r>
    </w:p>
    <w:p w14:paraId="526C0662" w14:textId="77777777" w:rsidR="00A1675C" w:rsidRDefault="00000000">
      <w:pPr>
        <w:spacing w:before="40" w:after="120"/>
      </w:pPr>
      <w:r>
        <w:rPr>
          <w:rFonts w:eastAsia="Georgia"/>
        </w:rPr>
        <w:t>"Yes."</w:t>
      </w:r>
    </w:p>
    <w:p w14:paraId="153DC6CE" w14:textId="77777777" w:rsidR="00A1675C" w:rsidRDefault="00000000">
      <w:pPr>
        <w:spacing w:before="40" w:after="120"/>
      </w:pPr>
      <w:r>
        <w:rPr>
          <w:rFonts w:eastAsia="Georgia"/>
        </w:rPr>
        <w:t>"Otherwise we can't say it moved."</w:t>
      </w:r>
    </w:p>
    <w:p w14:paraId="7E008F98" w14:textId="77777777" w:rsidR="00A1675C" w:rsidRDefault="00000000">
      <w:pPr>
        <w:ind w:firstLine="432"/>
      </w:pPr>
      <w:r>
        <w:rPr>
          <w:rFonts w:eastAsia="Georgia"/>
        </w:rPr>
        <w:t>Barbarian quietly nodded.</w:t>
      </w:r>
    </w:p>
    <w:p w14:paraId="7691B459" w14:textId="77777777" w:rsidR="00A1675C" w:rsidRDefault="00000000">
      <w:pPr>
        <w:spacing w:before="40" w:after="120"/>
      </w:pPr>
      <w:r>
        <w:rPr>
          <w:rFonts w:eastAsia="Georgia"/>
        </w:rPr>
        <w:t>"Good."</w:t>
      </w:r>
    </w:p>
    <w:p w14:paraId="4EC0BD88" w14:textId="77777777" w:rsidR="00A1675C" w:rsidRDefault="00000000">
      <w:pPr>
        <w:ind w:firstLine="432"/>
      </w:pPr>
      <w:r>
        <w:rPr>
          <w:rFonts w:eastAsia="Georgia"/>
        </w:rPr>
        <w:t>He picked up the apple.</w:t>
      </w:r>
    </w:p>
    <w:p w14:paraId="5333E658" w14:textId="77777777" w:rsidR="00A1675C" w:rsidRDefault="00000000">
      <w:pPr>
        <w:spacing w:before="40" w:after="120"/>
      </w:pPr>
      <w:r>
        <w:rPr>
          <w:rFonts w:eastAsia="Georgia"/>
        </w:rPr>
        <w:t>"But suppose instead of saying the apple moved through time, we simply describe two complete configurations."</w:t>
      </w:r>
    </w:p>
    <w:p w14:paraId="091892F1" w14:textId="77777777" w:rsidR="00A1675C" w:rsidRDefault="00000000">
      <w:pPr>
        <w:ind w:firstLine="432"/>
      </w:pPr>
      <w:r>
        <w:rPr>
          <w:rFonts w:eastAsia="Georgia"/>
        </w:rPr>
        <w:t>He put the red red apple back.</w:t>
      </w:r>
    </w:p>
    <w:p w14:paraId="0EC9DA48" w14:textId="77777777" w:rsidR="00A1675C" w:rsidRDefault="00000000">
      <w:pPr>
        <w:spacing w:before="40" w:after="120"/>
      </w:pPr>
      <w:r>
        <w:rPr>
          <w:rFonts w:eastAsia="Georgia"/>
        </w:rPr>
        <w:t>"Configuration A."</w:t>
      </w:r>
    </w:p>
    <w:p w14:paraId="70C7AE81" w14:textId="77777777" w:rsidR="00A1675C" w:rsidRDefault="00000000">
      <w:pPr>
        <w:ind w:firstLine="432"/>
      </w:pPr>
      <w:r>
        <w:rPr>
          <w:rFonts w:eastAsia="Georgia"/>
        </w:rPr>
        <w:t>Then moved it.</w:t>
      </w:r>
    </w:p>
    <w:p w14:paraId="377E8D77" w14:textId="77777777" w:rsidR="00A1675C" w:rsidRDefault="00000000">
      <w:pPr>
        <w:spacing w:before="40" w:after="120"/>
      </w:pPr>
      <w:r>
        <w:rPr>
          <w:rFonts w:eastAsia="Georgia"/>
        </w:rPr>
        <w:t>"Configuration B."</w:t>
      </w:r>
    </w:p>
    <w:p w14:paraId="0D05D8CA" w14:textId="77777777" w:rsidR="00A1675C" w:rsidRDefault="00000000">
      <w:pPr>
        <w:ind w:firstLine="432"/>
      </w:pPr>
      <w:r>
        <w:rPr>
          <w:rFonts w:eastAsia="Georgia"/>
        </w:rPr>
        <w:t>Trevor nodded.</w:t>
      </w:r>
    </w:p>
    <w:p w14:paraId="345A6698" w14:textId="77777777" w:rsidR="00A1675C" w:rsidRDefault="00000000">
      <w:pPr>
        <w:spacing w:before="40" w:after="120"/>
      </w:pPr>
      <w:r>
        <w:rPr>
          <w:rFonts w:eastAsia="Georgia"/>
        </w:rPr>
        <w:t>"The relationship between them tells us that the apple changed position."</w:t>
      </w:r>
    </w:p>
    <w:p w14:paraId="0B1EAB51" w14:textId="77777777" w:rsidR="00A1675C" w:rsidRDefault="00000000">
      <w:pPr>
        <w:spacing w:before="40" w:after="120"/>
      </w:pPr>
      <w:r>
        <w:rPr>
          <w:rFonts w:eastAsia="Georgia"/>
        </w:rPr>
        <w:t>"Exactly."</w:t>
      </w:r>
    </w:p>
    <w:p w14:paraId="329EEA97" w14:textId="77777777" w:rsidR="00A1675C" w:rsidRDefault="00000000">
      <w:pPr>
        <w:spacing w:before="40" w:after="120"/>
      </w:pPr>
      <w:r>
        <w:rPr>
          <w:rFonts w:eastAsia="Georgia"/>
        </w:rPr>
        <w:t>"And the amount of change tells us something about the dynamics."</w:t>
      </w:r>
    </w:p>
    <w:p w14:paraId="159A641F" w14:textId="77777777" w:rsidR="00A1675C" w:rsidRDefault="00000000">
      <w:pPr>
        <w:spacing w:before="40" w:after="120"/>
      </w:pPr>
      <w:r>
        <w:rPr>
          <w:rFonts w:eastAsia="Georgia"/>
        </w:rPr>
        <w:t>"Yes."</w:t>
      </w:r>
    </w:p>
    <w:p w14:paraId="5EFFB4C1" w14:textId="77777777" w:rsidR="00A1675C" w:rsidRDefault="00000000">
      <w:pPr>
        <w:spacing w:before="40" w:after="120"/>
      </w:pPr>
      <w:r>
        <w:rPr>
          <w:rFonts w:eastAsia="Georgia"/>
        </w:rPr>
        <w:t>"So where does time go?"</w:t>
      </w:r>
    </w:p>
    <w:p w14:paraId="12C6327F" w14:textId="77777777" w:rsidR="00A1675C" w:rsidRDefault="00000000">
      <w:pPr>
        <w:ind w:firstLine="432"/>
      </w:pPr>
      <w:r>
        <w:rPr>
          <w:rFonts w:eastAsia="Georgia"/>
        </w:rPr>
        <w:t>Barbarian softly smiled.</w:t>
      </w:r>
    </w:p>
    <w:p w14:paraId="588BF891" w14:textId="77777777" w:rsidR="00A1675C" w:rsidRDefault="00000000">
      <w:pPr>
        <w:spacing w:before="40" w:after="120"/>
      </w:pPr>
      <w:r>
        <w:rPr>
          <w:rFonts w:eastAsia="Georgia"/>
        </w:rPr>
        <w:t>"That's the question."</w:t>
      </w:r>
    </w:p>
    <w:p w14:paraId="0CCBC8FE" w14:textId="77777777" w:rsidR="00A1675C" w:rsidRDefault="00000000">
      <w:pPr>
        <w:ind w:firstLine="432"/>
      </w:pPr>
      <w:r>
        <w:rPr>
          <w:rFonts w:eastAsia="Georgia"/>
        </w:rPr>
        <w:t>Derek leaned back.</w:t>
      </w:r>
    </w:p>
    <w:p w14:paraId="00EA647C" w14:textId="77777777" w:rsidR="00A1675C" w:rsidRDefault="00000000">
      <w:pPr>
        <w:spacing w:before="40" w:after="120"/>
      </w:pPr>
      <w:r>
        <w:rPr>
          <w:rFonts w:eastAsia="Georgia"/>
        </w:rPr>
        <w:t>"It doesn't necessarily go anywhere."</w:t>
      </w:r>
    </w:p>
    <w:p w14:paraId="3B1DA2F8" w14:textId="77777777" w:rsidR="00A1675C" w:rsidRDefault="00000000">
      <w:pPr>
        <w:spacing w:before="40" w:after="120"/>
      </w:pPr>
      <w:r>
        <w:rPr>
          <w:rFonts w:eastAsia="Georgia"/>
        </w:rPr>
        <w:t>"Precisely."</w:t>
      </w:r>
    </w:p>
    <w:p w14:paraId="7B01C73A" w14:textId="0785C5CD" w:rsidR="00A1675C" w:rsidRDefault="003434B6">
      <w:pPr>
        <w:ind w:firstLine="432"/>
      </w:pPr>
      <w:r>
        <w:rPr>
          <w:rFonts w:eastAsia="Georgia"/>
        </w:rPr>
        <w:t>Penny carefully gazed at the clocks.</w:t>
      </w:r>
    </w:p>
    <w:p w14:paraId="0E44FE26" w14:textId="77777777" w:rsidR="00A1675C" w:rsidRDefault="00000000">
      <w:pPr>
        <w:spacing w:before="40" w:after="120"/>
      </w:pPr>
      <w:r>
        <w:rPr>
          <w:rFonts w:eastAsia="Georgia"/>
        </w:rPr>
        <w:t>"So you're saying that reality consists of configurations, and what we call time is the ordering or relationship between them."</w:t>
      </w:r>
    </w:p>
    <w:p w14:paraId="07D6B7DF" w14:textId="77777777" w:rsidR="00A1675C" w:rsidRDefault="00000000">
      <w:pPr>
        <w:spacing w:before="40" w:after="120"/>
      </w:pPr>
      <w:r>
        <w:rPr>
          <w:rFonts w:eastAsia="Georgia"/>
        </w:rPr>
        <w:t>"Something like that."</w:t>
      </w:r>
    </w:p>
    <w:p w14:paraId="5358A51A" w14:textId="77777777" w:rsidR="00A1675C" w:rsidRDefault="00000000">
      <w:pPr>
        <w:ind w:firstLine="432"/>
      </w:pPr>
      <w:r>
        <w:rPr>
          <w:rFonts w:eastAsia="Georgia"/>
        </w:rPr>
        <w:t>Weinstein folded his hands.</w:t>
      </w:r>
    </w:p>
    <w:p w14:paraId="0AC2AE0A" w14:textId="77777777" w:rsidR="00A1675C" w:rsidRDefault="00000000">
      <w:pPr>
        <w:spacing w:before="40" w:after="120"/>
      </w:pPr>
      <w:r>
        <w:rPr>
          <w:rFonts w:eastAsia="Georgia"/>
        </w:rPr>
        <w:t>"That is philosophically attractive."</w:t>
      </w:r>
    </w:p>
    <w:p w14:paraId="699B7612" w14:textId="77777777" w:rsidR="00A1675C" w:rsidRDefault="00000000">
      <w:pPr>
        <w:ind w:firstLine="432"/>
      </w:pPr>
      <w:r>
        <w:rPr>
          <w:rFonts w:eastAsia="Georgia"/>
        </w:rPr>
        <w:t>Barbarian raised an eyebrow.</w:t>
      </w:r>
    </w:p>
    <w:p w14:paraId="0C0D7279" w14:textId="77777777" w:rsidR="00A1675C" w:rsidRDefault="00000000">
      <w:pPr>
        <w:spacing w:before="40" w:after="120"/>
      </w:pPr>
      <w:r>
        <w:rPr>
          <w:rFonts w:eastAsia="Georgia"/>
        </w:rPr>
        <w:t>"But?"</w:t>
      </w:r>
    </w:p>
    <w:p w14:paraId="7AED4EF1" w14:textId="77777777" w:rsidR="00A1675C" w:rsidRDefault="00000000">
      <w:pPr>
        <w:spacing w:before="40" w:after="120"/>
      </w:pPr>
      <w:r>
        <w:rPr>
          <w:rFonts w:eastAsia="Georgia"/>
        </w:rPr>
        <w:t>"But General Relativity doesn't give us such an easy picture."</w:t>
      </w:r>
    </w:p>
    <w:p w14:paraId="7CFA5C39" w14:textId="77777777" w:rsidR="00A1675C" w:rsidRDefault="00000000">
      <w:pPr>
        <w:spacing w:before="40" w:after="120"/>
      </w:pPr>
      <w:r>
        <w:rPr>
          <w:rFonts w:eastAsia="Georgia"/>
        </w:rPr>
        <w:t>"Quite."</w:t>
      </w:r>
    </w:p>
    <w:p w14:paraId="2BB0ED78" w14:textId="77777777" w:rsidR="00A1675C" w:rsidRDefault="00000000">
      <w:pPr>
        <w:spacing w:before="40" w:after="120"/>
      </w:pPr>
      <w:r>
        <w:rPr>
          <w:rFonts w:eastAsia="Georgia"/>
        </w:rPr>
        <w:t>"In General Relativity, time is part of spacetime."</w:t>
      </w:r>
    </w:p>
    <w:p w14:paraId="3D92EAB0" w14:textId="77777777" w:rsidR="00A1675C" w:rsidRDefault="00000000">
      <w:pPr>
        <w:spacing w:before="40" w:after="120"/>
      </w:pPr>
      <w:r>
        <w:rPr>
          <w:rFonts w:eastAsia="Georgia"/>
        </w:rPr>
        <w:t>"Yes."</w:t>
      </w:r>
    </w:p>
    <w:p w14:paraId="48423076" w14:textId="77777777" w:rsidR="00A1675C" w:rsidRDefault="00000000">
      <w:pPr>
        <w:spacing w:before="40" w:after="120"/>
      </w:pPr>
      <w:r>
        <w:rPr>
          <w:rFonts w:eastAsia="Georgia"/>
        </w:rPr>
        <w:t>"And the geometry of spacetime is dynamical."</w:t>
      </w:r>
    </w:p>
    <w:p w14:paraId="2E4A067F" w14:textId="77777777" w:rsidR="00A1675C" w:rsidRDefault="00000000">
      <w:pPr>
        <w:spacing w:before="40" w:after="120"/>
      </w:pPr>
      <w:r>
        <w:rPr>
          <w:rFonts w:eastAsia="Georgia"/>
        </w:rPr>
        <w:t>"Yes."</w:t>
      </w:r>
    </w:p>
    <w:p w14:paraId="68E7F1A1" w14:textId="77777777" w:rsidR="00A1675C" w:rsidRDefault="00000000">
      <w:pPr>
        <w:spacing w:before="40" w:after="120"/>
      </w:pPr>
      <w:r>
        <w:rPr>
          <w:rFonts w:eastAsia="Georgia"/>
        </w:rPr>
        <w:t>"Proper time along a worldline is measurable."</w:t>
      </w:r>
    </w:p>
    <w:p w14:paraId="252D8FDF" w14:textId="77777777" w:rsidR="00A1675C" w:rsidRDefault="00000000">
      <w:pPr>
        <w:spacing w:before="40" w:after="120"/>
      </w:pPr>
      <w:r>
        <w:rPr>
          <w:rFonts w:eastAsia="Georgia"/>
        </w:rPr>
        <w:t>"Yes."</w:t>
      </w:r>
    </w:p>
    <w:p w14:paraId="5FF52471" w14:textId="77777777" w:rsidR="00A1675C" w:rsidRDefault="00000000">
      <w:pPr>
        <w:spacing w:before="40" w:after="120"/>
      </w:pPr>
      <w:r>
        <w:rPr>
          <w:rFonts w:eastAsia="Georgia"/>
        </w:rPr>
        <w:t>"An observer carries a clock, and the clock measures proper time along that observer's worldline."</w:t>
      </w:r>
    </w:p>
    <w:p w14:paraId="5A83F95C" w14:textId="77777777" w:rsidR="00A1675C" w:rsidRDefault="00000000">
      <w:pPr>
        <w:spacing w:before="40" w:after="120"/>
      </w:pPr>
      <w:r>
        <w:rPr>
          <w:rFonts w:eastAsia="Georgia"/>
        </w:rPr>
        <w:t>"Yes."</w:t>
      </w:r>
    </w:p>
    <w:p w14:paraId="1402375C" w14:textId="77777777" w:rsidR="00A1675C" w:rsidRDefault="00000000">
      <w:pPr>
        <w:ind w:firstLine="432"/>
      </w:pPr>
      <w:r>
        <w:rPr>
          <w:rFonts w:eastAsia="Georgia"/>
        </w:rPr>
        <w:t>Weinstein smiled.</w:t>
      </w:r>
    </w:p>
    <w:p w14:paraId="34127E58" w14:textId="77777777" w:rsidR="00A1675C" w:rsidRDefault="00000000">
      <w:pPr>
        <w:spacing w:before="40" w:after="120"/>
      </w:pPr>
      <w:r>
        <w:rPr>
          <w:rFonts w:eastAsia="Georgia"/>
        </w:rPr>
        <w:t>"So we cannot simply declare time nonexistent and walk away."</w:t>
      </w:r>
    </w:p>
    <w:p w14:paraId="4485B91B" w14:textId="77777777" w:rsidR="00A1675C" w:rsidRDefault="00000000">
      <w:pPr>
        <w:ind w:firstLine="432"/>
      </w:pPr>
      <w:r>
        <w:rPr>
          <w:rFonts w:eastAsia="Georgia"/>
        </w:rPr>
        <w:t>Barbarian gently smiled back.</w:t>
      </w:r>
    </w:p>
    <w:p w14:paraId="591B110E" w14:textId="77777777" w:rsidR="00A1675C" w:rsidRDefault="00000000">
      <w:pPr>
        <w:spacing w:before="40" w:after="120"/>
      </w:pPr>
      <w:r>
        <w:rPr>
          <w:rFonts w:eastAsia="Georgia"/>
        </w:rPr>
        <w:t>"I wasn't planning to."</w:t>
      </w:r>
    </w:p>
    <w:p w14:paraId="7E6A3487" w14:textId="77777777" w:rsidR="00A1675C" w:rsidRDefault="00000000">
      <w:pPr>
        <w:spacing w:before="40" w:after="120"/>
      </w:pPr>
      <w:r>
        <w:rPr>
          <w:rFonts w:eastAsia="Georgia"/>
        </w:rPr>
        <w:t>"Good."</w:t>
      </w:r>
    </w:p>
    <w:p w14:paraId="4B6E1534" w14:textId="77777777" w:rsidR="00A1675C" w:rsidRDefault="00000000">
      <w:pPr>
        <w:spacing w:before="40" w:after="120"/>
      </w:pPr>
      <w:r>
        <w:rPr>
          <w:rFonts w:eastAsia="Georgia"/>
        </w:rPr>
        <w:t>"I have a much more irritating plan."</w:t>
      </w:r>
    </w:p>
    <w:p w14:paraId="593056F6" w14:textId="1193E4FA" w:rsidR="00A1675C" w:rsidRDefault="00000000">
      <w:pPr>
        <w:ind w:firstLine="432"/>
      </w:pPr>
      <w:r>
        <w:rPr>
          <w:rFonts w:eastAsia="Georgia"/>
        </w:rPr>
        <w:t>Derek carefully looked at Penny.</w:t>
      </w:r>
    </w:p>
    <w:p w14:paraId="2E850ADD" w14:textId="77777777" w:rsidR="00A1675C" w:rsidRDefault="00000000">
      <w:pPr>
        <w:spacing w:before="40" w:after="120"/>
      </w:pPr>
      <w:r>
        <w:rPr>
          <w:rFonts w:eastAsia="Georgia"/>
        </w:rPr>
        <w:t>"He's definitely one of those people."</w:t>
      </w:r>
    </w:p>
    <w:p w14:paraId="40FE7E8D" w14:textId="09F93903" w:rsidR="00A1675C" w:rsidRDefault="003434B6">
      <w:pPr>
        <w:ind w:firstLine="432"/>
      </w:pPr>
      <w:r>
        <w:rPr>
          <w:rFonts w:eastAsia="Georgia"/>
        </w:rPr>
        <w:t>Penny nodded.</w:t>
      </w:r>
    </w:p>
    <w:p w14:paraId="7E49BEE3" w14:textId="77777777" w:rsidR="00A1675C" w:rsidRDefault="00000000">
      <w:pPr>
        <w:spacing w:before="40" w:after="120"/>
      </w:pPr>
      <w:r>
        <w:rPr>
          <w:rFonts w:eastAsia="Georgia"/>
        </w:rPr>
        <w:t>"Yes."</w:t>
      </w:r>
    </w:p>
    <w:p w14:paraId="6E2CF83B" w14:textId="77777777" w:rsidR="00A1675C" w:rsidRDefault="00000000">
      <w:pPr>
        <w:ind w:firstLine="432"/>
      </w:pPr>
      <w:r>
        <w:rPr>
          <w:rFonts w:eastAsia="Georgia"/>
        </w:rPr>
        <w:t>Barbarian continued.</w:t>
      </w:r>
    </w:p>
    <w:p w14:paraId="4E3BF3AE" w14:textId="77777777" w:rsidR="00A1675C" w:rsidRDefault="00000000">
      <w:pPr>
        <w:spacing w:before="40" w:after="120"/>
      </w:pPr>
      <w:r>
        <w:rPr>
          <w:rFonts w:eastAsia="Georgia"/>
        </w:rPr>
        <w:t>"General Relativity tells us something extraordinary. There is no single universal time that everyone in the universe must agree upon."</w:t>
      </w:r>
    </w:p>
    <w:p w14:paraId="6D004AFA" w14:textId="77777777" w:rsidR="00A1675C" w:rsidRDefault="00000000">
      <w:pPr>
        <w:ind w:firstLine="432"/>
      </w:pPr>
      <w:r>
        <w:rPr>
          <w:rFonts w:eastAsia="Georgia"/>
        </w:rPr>
        <w:t>Weinstein slowly nodded.</w:t>
      </w:r>
    </w:p>
    <w:p w14:paraId="3F4940D2" w14:textId="77777777" w:rsidR="00A1675C" w:rsidRDefault="00000000">
      <w:pPr>
        <w:spacing w:before="40" w:after="120"/>
      </w:pPr>
      <w:r>
        <w:rPr>
          <w:rFonts w:eastAsia="Georgia"/>
        </w:rPr>
        <w:t>"Correct."</w:t>
      </w:r>
    </w:p>
    <w:p w14:paraId="7848969F" w14:textId="77777777" w:rsidR="00A1675C" w:rsidRDefault="00000000">
      <w:pPr>
        <w:spacing w:before="40" w:after="120"/>
      </w:pPr>
      <w:r>
        <w:rPr>
          <w:rFonts w:eastAsia="Georgia"/>
        </w:rPr>
        <w:t>"In Special Relativity, simultaneity is relative."</w:t>
      </w:r>
    </w:p>
    <w:p w14:paraId="13C745E7" w14:textId="77777777" w:rsidR="00A1675C" w:rsidRDefault="00000000">
      <w:pPr>
        <w:spacing w:before="40" w:after="120"/>
      </w:pPr>
      <w:r>
        <w:rPr>
          <w:rFonts w:eastAsia="Georgia"/>
        </w:rPr>
        <w:t>"Yes."</w:t>
      </w:r>
    </w:p>
    <w:p w14:paraId="5ED1775F" w14:textId="77777777" w:rsidR="00A1675C" w:rsidRDefault="00000000">
      <w:pPr>
        <w:spacing w:before="40" w:after="120"/>
      </w:pPr>
      <w:r>
        <w:rPr>
          <w:rFonts w:eastAsia="Georgia"/>
        </w:rPr>
        <w:t>"In General Relativity, the situation becomes even richer because spacetime itself is dynamical."</w:t>
      </w:r>
    </w:p>
    <w:p w14:paraId="24DD6A27" w14:textId="77777777" w:rsidR="00A1675C" w:rsidRDefault="00000000">
      <w:pPr>
        <w:spacing w:before="40" w:after="120"/>
      </w:pPr>
      <w:r>
        <w:rPr>
          <w:rFonts w:eastAsia="Georgia"/>
        </w:rPr>
        <w:t>"Yes."</w:t>
      </w:r>
    </w:p>
    <w:p w14:paraId="5D3E308F" w14:textId="77777777" w:rsidR="00A1675C" w:rsidRDefault="00000000">
      <w:pPr>
        <w:spacing w:before="40" w:after="120"/>
      </w:pPr>
      <w:r>
        <w:rPr>
          <w:rFonts w:eastAsia="Georgia"/>
        </w:rPr>
        <w:t>"So the universe doesn't come with a giant clock mounted above it."</w:t>
      </w:r>
    </w:p>
    <w:p w14:paraId="35D9C859" w14:textId="77777777" w:rsidR="00A1675C" w:rsidRDefault="00000000">
      <w:pPr>
        <w:spacing w:before="40" w:after="120"/>
      </w:pPr>
      <w:r>
        <w:rPr>
          <w:rFonts w:eastAsia="Georgia"/>
        </w:rPr>
        <w:t>Derek mentioned:</w:t>
      </w:r>
    </w:p>
    <w:p w14:paraId="7EE7D578" w14:textId="77777777" w:rsidR="00A1675C" w:rsidRDefault="00000000">
      <w:pPr>
        <w:spacing w:before="40" w:after="120"/>
      </w:pPr>
      <w:r>
        <w:rPr>
          <w:rFonts w:eastAsia="Georgia"/>
        </w:rPr>
        <w:t>"That would be inconveniently large."</w:t>
      </w:r>
    </w:p>
    <w:p w14:paraId="1EF56650" w14:textId="77777777" w:rsidR="00A1675C" w:rsidRDefault="00000000">
      <w:pPr>
        <w:ind w:firstLine="432"/>
      </w:pPr>
      <w:r>
        <w:rPr>
          <w:rFonts w:eastAsia="Georgia"/>
        </w:rPr>
        <w:t>Barbarian smiled.</w:t>
      </w:r>
    </w:p>
    <w:p w14:paraId="4762DF82" w14:textId="77777777" w:rsidR="00A1675C" w:rsidRDefault="00000000">
      <w:pPr>
        <w:spacing w:before="40" w:after="120"/>
      </w:pPr>
      <w:r>
        <w:rPr>
          <w:rFonts w:eastAsia="Georgia"/>
        </w:rPr>
        <w:t>"Exactly."</w:t>
      </w:r>
    </w:p>
    <w:p w14:paraId="37254CE7" w14:textId="77777777" w:rsidR="00A1675C" w:rsidRDefault="00000000">
      <w:pPr>
        <w:ind w:firstLine="432"/>
      </w:pPr>
      <w:r>
        <w:rPr>
          <w:rFonts w:eastAsia="Georgia"/>
        </w:rPr>
        <w:t>Trevor eyed the silent clock shelf.</w:t>
      </w:r>
    </w:p>
    <w:p w14:paraId="2D04091E" w14:textId="77777777" w:rsidR="00A1675C" w:rsidRDefault="00000000">
      <w:pPr>
        <w:spacing w:before="40" w:after="120"/>
      </w:pPr>
      <w:r>
        <w:rPr>
          <w:rFonts w:eastAsia="Georgia"/>
        </w:rPr>
        <w:t>"Then what are clocks actually telling us?"</w:t>
      </w:r>
    </w:p>
    <w:p w14:paraId="0EDE9D84" w14:textId="77777777" w:rsidR="00A1675C" w:rsidRDefault="00000000">
      <w:pPr>
        <w:spacing w:before="40" w:after="120"/>
      </w:pPr>
      <w:r>
        <w:rPr>
          <w:rFonts w:eastAsia="Georgia"/>
        </w:rPr>
        <w:t>"Relationships."</w:t>
      </w:r>
    </w:p>
    <w:p w14:paraId="0D4D8DB9" w14:textId="77777777" w:rsidR="00A1675C" w:rsidRDefault="00000000">
      <w:pPr>
        <w:spacing w:before="40" w:after="120"/>
      </w:pPr>
      <w:r>
        <w:rPr>
          <w:rFonts w:eastAsia="Georgia"/>
        </w:rPr>
        <w:t>"Between what?"</w:t>
      </w:r>
    </w:p>
    <w:p w14:paraId="7342B198" w14:textId="77777777" w:rsidR="00A1675C" w:rsidRDefault="00000000">
      <w:pPr>
        <w:spacing w:before="40" w:after="120"/>
      </w:pPr>
      <w:r>
        <w:rPr>
          <w:rFonts w:eastAsia="Georgia"/>
        </w:rPr>
        <w:t>"Between physical processes."</w:t>
      </w:r>
    </w:p>
    <w:p w14:paraId="60A407AE" w14:textId="77777777" w:rsidR="00A1675C" w:rsidRDefault="00000000">
      <w:pPr>
        <w:ind w:firstLine="432"/>
      </w:pPr>
      <w:r>
        <w:rPr>
          <w:rFonts w:eastAsia="Georgia"/>
        </w:rPr>
        <w:t>Trevor nodded.</w:t>
      </w:r>
    </w:p>
    <w:p w14:paraId="0FC79AF8" w14:textId="77777777" w:rsidR="00A1675C" w:rsidRDefault="00000000">
      <w:pPr>
        <w:spacing w:before="40" w:after="120"/>
      </w:pPr>
      <w:r>
        <w:rPr>
          <w:rFonts w:eastAsia="Georgia"/>
        </w:rPr>
        <w:t>"Right."</w:t>
      </w:r>
    </w:p>
    <w:p w14:paraId="7790E020" w14:textId="77777777" w:rsidR="00A1675C" w:rsidRDefault="00000000">
      <w:pPr>
        <w:ind w:firstLine="432"/>
      </w:pPr>
      <w:r>
        <w:rPr>
          <w:rFonts w:eastAsia="Georgia"/>
        </w:rPr>
        <w:t>Barbarian looked sharply pleased.</w:t>
      </w:r>
    </w:p>
    <w:p w14:paraId="0BF32922" w14:textId="77777777" w:rsidR="00A1675C" w:rsidRDefault="00000000">
      <w:pPr>
        <w:spacing w:before="40" w:after="120"/>
      </w:pPr>
      <w:r>
        <w:rPr>
          <w:rFonts w:eastAsia="Georgia"/>
        </w:rPr>
        <w:t>"Well, that's settled."</w:t>
      </w:r>
    </w:p>
    <w:p w14:paraId="0A7DBA6C" w14:textId="77777777" w:rsidR="00A1675C" w:rsidRDefault="00000000">
      <w:pPr>
        <w:ind w:firstLine="432"/>
      </w:pPr>
      <w:r>
        <w:rPr>
          <w:rFonts w:eastAsia="Georgia"/>
        </w:rPr>
        <w:t>Derek laughed.</w:t>
      </w:r>
    </w:p>
    <w:p w14:paraId="14657623" w14:textId="77777777" w:rsidR="00A1675C" w:rsidRDefault="00000000">
      <w:pPr>
        <w:spacing w:before="40" w:after="120"/>
      </w:pPr>
      <w:r>
        <w:rPr>
          <w:rFonts w:eastAsia="Georgia"/>
        </w:rPr>
        <w:t>"We've been here ten minutes and you're already using our phrase."</w:t>
      </w:r>
    </w:p>
    <w:p w14:paraId="1371D956" w14:textId="77777777" w:rsidR="00A1675C" w:rsidRDefault="00000000">
      <w:pPr>
        <w:spacing w:before="40" w:after="120"/>
      </w:pPr>
      <w:r>
        <w:rPr>
          <w:rFonts w:eastAsia="Georgia"/>
        </w:rPr>
        <w:t>"I adapt quickly."</w:t>
      </w:r>
    </w:p>
    <w:p w14:paraId="11AB69B3" w14:textId="405278B0" w:rsidR="00A1675C" w:rsidRDefault="003434B6">
      <w:pPr>
        <w:ind w:firstLine="432"/>
      </w:pPr>
      <w:r>
        <w:rPr>
          <w:rFonts w:eastAsia="Georgia"/>
        </w:rPr>
        <w:t>Penny pointed toward the shelf.</w:t>
      </w:r>
    </w:p>
    <w:p w14:paraId="7802A701" w14:textId="77777777" w:rsidR="00A1675C" w:rsidRDefault="00000000">
      <w:pPr>
        <w:spacing w:before="40" w:after="120"/>
      </w:pPr>
      <w:r>
        <w:rPr>
          <w:rFonts w:eastAsia="Georgia"/>
        </w:rPr>
        <w:t>"Then why all the clocks?"</w:t>
      </w:r>
    </w:p>
    <w:p w14:paraId="18CDCD4C" w14:textId="77777777" w:rsidR="00A1675C" w:rsidRDefault="00000000">
      <w:pPr>
        <w:ind w:firstLine="432"/>
      </w:pPr>
      <w:r>
        <w:rPr>
          <w:rFonts w:eastAsia="Georgia"/>
        </w:rPr>
        <w:t>Barbarian carefully watched them.</w:t>
      </w:r>
    </w:p>
    <w:p w14:paraId="2A49A0DF" w14:textId="77777777" w:rsidR="00A1675C" w:rsidRDefault="00000000">
      <w:pPr>
        <w:spacing w:before="40" w:after="120"/>
      </w:pPr>
      <w:r>
        <w:rPr>
          <w:rFonts w:eastAsia="Georgia"/>
        </w:rPr>
        <w:t>"Because they're useful."</w:t>
      </w:r>
    </w:p>
    <w:p w14:paraId="65AD50B1" w14:textId="77777777" w:rsidR="00A1675C" w:rsidRDefault="00000000">
      <w:pPr>
        <w:spacing w:before="40" w:after="120"/>
      </w:pPr>
      <w:r>
        <w:rPr>
          <w:rFonts w:eastAsia="Georgia"/>
        </w:rPr>
        <w:t>"But you responded that they don't measure time."</w:t>
      </w:r>
    </w:p>
    <w:p w14:paraId="44FD93A8" w14:textId="77777777" w:rsidR="00A1675C" w:rsidRDefault="00000000">
      <w:pPr>
        <w:spacing w:before="40" w:after="120"/>
      </w:pPr>
      <w:r>
        <w:rPr>
          <w:rFonts w:eastAsia="Georgia"/>
        </w:rPr>
        <w:t>"I opined that they don't measure a substance called time."</w:t>
      </w:r>
    </w:p>
    <w:p w14:paraId="4F166973" w14:textId="77777777" w:rsidR="00A1675C" w:rsidRDefault="00000000">
      <w:pPr>
        <w:spacing w:before="40" w:after="120"/>
      </w:pPr>
      <w:r>
        <w:rPr>
          <w:rFonts w:eastAsia="Georgia"/>
        </w:rPr>
        <w:t>"What's the difference?"</w:t>
      </w:r>
    </w:p>
    <w:p w14:paraId="29D83D51" w14:textId="77777777" w:rsidR="00A1675C" w:rsidRDefault="00000000">
      <w:pPr>
        <w:ind w:firstLine="432"/>
      </w:pPr>
      <w:r>
        <w:rPr>
          <w:rFonts w:eastAsia="Georgia"/>
        </w:rPr>
        <w:t>Barbarian gently smiled.</w:t>
      </w:r>
    </w:p>
    <w:p w14:paraId="67B50C6A" w14:textId="77777777" w:rsidR="00A1675C" w:rsidRDefault="00000000">
      <w:pPr>
        <w:spacing w:before="40" w:after="120"/>
      </w:pPr>
      <w:r>
        <w:rPr>
          <w:rFonts w:eastAsia="Georgia"/>
        </w:rPr>
        <w:t>"Quite a large one."</w:t>
      </w:r>
    </w:p>
    <w:p w14:paraId="27AA1CFF" w14:textId="77777777" w:rsidR="00A1675C" w:rsidRDefault="00000000">
      <w:pPr>
        <w:ind w:firstLine="432"/>
      </w:pPr>
      <w:r>
        <w:rPr>
          <w:rFonts w:eastAsia="Georgia"/>
        </w:rPr>
        <w:t>He picked up an old railway watch.</w:t>
      </w:r>
    </w:p>
    <w:p w14:paraId="442717FC" w14:textId="77777777" w:rsidR="00A1675C" w:rsidRDefault="00000000">
      <w:pPr>
        <w:spacing w:before="40" w:after="120"/>
      </w:pPr>
      <w:r>
        <w:rPr>
          <w:rFonts w:eastAsia="Georgia"/>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ind w:firstLine="432"/>
      </w:pPr>
      <w:r>
        <w:rPr>
          <w:rFonts w:eastAsia="Georgia"/>
        </w:rPr>
        <w:t>Weinstein nodded.</w:t>
      </w:r>
    </w:p>
    <w:p w14:paraId="095BA9EA" w14:textId="77777777" w:rsidR="00A1675C" w:rsidRDefault="00000000">
      <w:pPr>
        <w:spacing w:before="40" w:after="120"/>
      </w:pPr>
      <w:r>
        <w:rPr>
          <w:rFonts w:eastAsia="Georgia"/>
        </w:rPr>
        <w:t>"Exactly."</w:t>
      </w:r>
    </w:p>
    <w:p w14:paraId="1C92273D" w14:textId="77777777" w:rsidR="00A1675C" w:rsidRDefault="00000000">
      <w:pPr>
        <w:spacing w:before="40" w:after="120"/>
      </w:pPr>
      <w:r>
        <w:rPr>
          <w:rFonts w:eastAsia="Georgia"/>
        </w:rPr>
        <w:t>"So clocks are not the problem."</w:t>
      </w:r>
    </w:p>
    <w:p w14:paraId="2DF80F9A" w14:textId="77777777" w:rsidR="00A1675C" w:rsidRDefault="00000000">
      <w:pPr>
        <w:spacing w:before="40" w:after="120"/>
      </w:pPr>
      <w:r>
        <w:rPr>
          <w:rFonts w:eastAsia="Georgia"/>
        </w:rPr>
        <w:t>"No."</w:t>
      </w:r>
    </w:p>
    <w:p w14:paraId="207B4284" w14:textId="77777777" w:rsidR="00A1675C" w:rsidRDefault="00000000">
      <w:pPr>
        <w:spacing w:before="40" w:after="120"/>
      </w:pPr>
      <w:r>
        <w:rPr>
          <w:rFonts w:eastAsia="Georgia"/>
        </w:rPr>
        <w:t>"They are evidence."</w:t>
      </w:r>
    </w:p>
    <w:p w14:paraId="33B384F1" w14:textId="77777777" w:rsidR="00A1675C" w:rsidRDefault="00000000">
      <w:pPr>
        <w:spacing w:before="40" w:after="120"/>
      </w:pPr>
      <w:r>
        <w:rPr>
          <w:rFonts w:eastAsia="Georgia"/>
        </w:rPr>
        <w:t>"Yes."</w:t>
      </w:r>
    </w:p>
    <w:p w14:paraId="08FFD3DE" w14:textId="77777777" w:rsidR="00A1675C" w:rsidRDefault="00000000">
      <w:pPr>
        <w:spacing w:before="40" w:after="120"/>
      </w:pPr>
      <w:r>
        <w:rPr>
          <w:rFonts w:eastAsia="Georgia"/>
        </w:rPr>
        <w:t>"Excellent."</w:t>
      </w:r>
    </w:p>
    <w:p w14:paraId="596F959B" w14:textId="77777777" w:rsidR="00A1675C" w:rsidRDefault="00000000">
      <w:pPr>
        <w:ind w:firstLine="432"/>
      </w:pPr>
      <w:r>
        <w:rPr>
          <w:rFonts w:eastAsia="Georgia"/>
        </w:rPr>
        <w:t>Barbarian put the watch down.</w:t>
      </w:r>
    </w:p>
    <w:p w14:paraId="28CB50B9" w14:textId="77777777" w:rsidR="00A1675C" w:rsidRDefault="00000000">
      <w:pPr>
        <w:spacing w:before="40" w:after="120"/>
      </w:pPr>
      <w:r>
        <w:rPr>
          <w:rFonts w:eastAsia="Georgia"/>
        </w:rPr>
        <w:t>"The problem is the interpretation."</w:t>
      </w:r>
    </w:p>
    <w:p w14:paraId="1AE494E3" w14:textId="77777777" w:rsidR="00A1675C" w:rsidRDefault="00000000">
      <w:pPr>
        <w:ind w:firstLine="432"/>
      </w:pPr>
      <w:r>
        <w:rPr>
          <w:rFonts w:eastAsia="Georgia"/>
        </w:rPr>
        <w:t>Derek carefully surveyed the brass clock Trevor was holding.</w:t>
      </w:r>
    </w:p>
    <w:p w14:paraId="4E308D79" w14:textId="77777777" w:rsidR="00A1675C" w:rsidRDefault="00000000">
      <w:pPr>
        <w:spacing w:before="40" w:after="120"/>
      </w:pPr>
      <w:r>
        <w:rPr>
          <w:rFonts w:eastAsia="Georgia"/>
        </w:rPr>
        <w:t>"Which brings us to this."</w:t>
      </w:r>
    </w:p>
    <w:p w14:paraId="37B03FF6" w14:textId="77777777" w:rsidR="00A1675C" w:rsidRDefault="00000000">
      <w:pPr>
        <w:ind w:firstLine="432"/>
      </w:pPr>
      <w:r>
        <w:rPr>
          <w:rFonts w:eastAsia="Georgia"/>
        </w:rPr>
        <w:t>Barbarian's expression changed. Only slightly. But everyone noticed.</w:t>
      </w:r>
    </w:p>
    <w:p w14:paraId="7F929482" w14:textId="77777777" w:rsidR="00A1675C" w:rsidRDefault="00000000">
      <w:pPr>
        <w:spacing w:before="40" w:after="120"/>
      </w:pPr>
      <w:r>
        <w:rPr>
          <w:rFonts w:eastAsia="Georgia"/>
        </w:rPr>
        <w:t>"Yes."</w:t>
      </w:r>
    </w:p>
    <w:p w14:paraId="35583EC1" w14:textId="77777777" w:rsidR="00A1675C" w:rsidRDefault="00000000">
      <w:pPr>
        <w:ind w:firstLine="432"/>
      </w:pPr>
      <w:r>
        <w:rPr>
          <w:rFonts w:eastAsia="Georgia"/>
        </w:rPr>
        <w:t>He stood.</w:t>
      </w:r>
    </w:p>
    <w:p w14:paraId="156C51F3" w14:textId="77777777" w:rsidR="00A1675C" w:rsidRDefault="00000000">
      <w:pPr>
        <w:spacing w:before="40" w:after="120"/>
      </w:pPr>
      <w:r>
        <w:rPr>
          <w:rFonts w:eastAsia="Georgia"/>
        </w:rPr>
        <w:t>"May I?"</w:t>
      </w:r>
    </w:p>
    <w:p w14:paraId="779096F7" w14:textId="77777777" w:rsidR="00A1675C" w:rsidRDefault="00000000">
      <w:pPr>
        <w:ind w:firstLine="432"/>
      </w:pPr>
      <w:r>
        <w:rPr>
          <w:rFonts w:eastAsia="Georgia"/>
        </w:rPr>
        <w:t>Trevor handed him the strange clock. Barbarian turned it over. He examined the initials.</w:t>
      </w:r>
    </w:p>
    <w:p w14:paraId="00FC6AB6" w14:textId="77777777" w:rsidR="00A1675C" w:rsidRDefault="00000000">
      <w:pPr>
        <w:spacing w:before="200" w:after="120"/>
        <w:jc w:val="center"/>
      </w:pPr>
      <w:r>
        <w:rPr>
          <w:rFonts w:eastAsia="Georgia"/>
          <w:b/>
          <w:sz w:val="24"/>
        </w:rPr>
        <w:t>LGV.</w:t>
      </w:r>
    </w:p>
    <w:p w14:paraId="6E9667A9" w14:textId="77777777" w:rsidR="00A1675C" w:rsidRDefault="00000000">
      <w:pPr>
        <w:ind w:firstLine="432"/>
      </w:pPr>
      <w:r>
        <w:rPr>
          <w:rFonts w:eastAsia="Georgia"/>
        </w:rPr>
        <w:t>Then the mechanism. Then the face. He remained silent.</w:t>
      </w:r>
    </w:p>
    <w:p w14:paraId="1B13AA4C" w14:textId="77777777" w:rsidR="00A1675C" w:rsidRDefault="00000000">
      <w:pPr>
        <w:ind w:firstLine="432"/>
      </w:pPr>
      <w:r>
        <w:rPr>
          <w:rFonts w:eastAsia="Georgia"/>
        </w:rPr>
        <w:t>Weinstein watched him.</w:t>
      </w:r>
    </w:p>
    <w:p w14:paraId="5C78D3D7" w14:textId="77777777" w:rsidR="00A1675C" w:rsidRDefault="00000000">
      <w:pPr>
        <w:spacing w:before="40" w:after="120"/>
      </w:pPr>
      <w:r>
        <w:rPr>
          <w:rFonts w:eastAsia="Georgia"/>
        </w:rPr>
        <w:t>"You've seen it before."</w:t>
      </w:r>
    </w:p>
    <w:p w14:paraId="2263BBB8" w14:textId="77777777" w:rsidR="00A1675C" w:rsidRDefault="00000000">
      <w:pPr>
        <w:ind w:firstLine="432"/>
      </w:pPr>
      <w:r>
        <w:rPr>
          <w:rFonts w:eastAsia="Georgia"/>
        </w:rPr>
        <w:t>Barbarian looked up.</w:t>
      </w:r>
    </w:p>
    <w:p w14:paraId="672548CC" w14:textId="77777777" w:rsidR="00A1675C" w:rsidRDefault="00000000">
      <w:pPr>
        <w:spacing w:before="40" w:after="120"/>
      </w:pPr>
      <w:r>
        <w:rPr>
          <w:rFonts w:eastAsia="Georgia"/>
        </w:rPr>
        <w:t>"Yes."</w:t>
      </w:r>
    </w:p>
    <w:p w14:paraId="1C66BAD7" w14:textId="77777777" w:rsidR="00A1675C" w:rsidRDefault="00000000">
      <w:pPr>
        <w:spacing w:before="40" w:after="120"/>
      </w:pPr>
      <w:r>
        <w:rPr>
          <w:rFonts w:eastAsia="Georgia"/>
        </w:rPr>
        <w:t>"When?"</w:t>
      </w:r>
    </w:p>
    <w:p w14:paraId="2C1A7FD5" w14:textId="77777777" w:rsidR="00A1675C" w:rsidRDefault="00000000">
      <w:pPr>
        <w:ind w:firstLine="432"/>
      </w:pPr>
      <w:r>
        <w:rPr>
          <w:rFonts w:eastAsia="Georgia"/>
        </w:rPr>
        <w:t>Barbarian gently softly smiled.</w:t>
      </w:r>
    </w:p>
    <w:p w14:paraId="0FA6CAED" w14:textId="77777777" w:rsidR="00A1675C" w:rsidRDefault="00000000">
      <w:pPr>
        <w:spacing w:before="40" w:after="120"/>
      </w:pPr>
      <w:r>
        <w:rPr>
          <w:rFonts w:eastAsia="Georgia"/>
        </w:rPr>
        <w:t>"That's the wrong question."</w:t>
      </w:r>
    </w:p>
    <w:p w14:paraId="0CC39096" w14:textId="77777777" w:rsidR="00A1675C" w:rsidRDefault="00000000">
      <w:pPr>
        <w:ind w:firstLine="432"/>
      </w:pPr>
      <w:r>
        <w:rPr>
          <w:rFonts w:eastAsia="Georgia"/>
        </w:rPr>
        <w:t>Weinstein frowned.</w:t>
      </w:r>
    </w:p>
    <w:p w14:paraId="458E7D98" w14:textId="77777777" w:rsidR="00A1675C" w:rsidRDefault="00000000">
      <w:pPr>
        <w:spacing w:before="40" w:after="120"/>
      </w:pPr>
      <w:r>
        <w:rPr>
          <w:rFonts w:eastAsia="Georgia"/>
        </w:rPr>
        <w:t>"Don't start."</w:t>
      </w:r>
    </w:p>
    <w:p w14:paraId="0675056B" w14:textId="77777777" w:rsidR="00A1675C" w:rsidRDefault="00000000">
      <w:pPr>
        <w:ind w:firstLine="432"/>
      </w:pPr>
      <w:r>
        <w:rPr>
          <w:rFonts w:eastAsia="Georgia"/>
        </w:rPr>
        <w:t>Barbarian laughed.</w:t>
      </w:r>
    </w:p>
    <w:p w14:paraId="525D7B23" w14:textId="77777777" w:rsidR="00A1675C" w:rsidRDefault="00000000">
      <w:pPr>
        <w:spacing w:before="40" w:after="120"/>
      </w:pPr>
      <w:r>
        <w:rPr>
          <w:rFonts w:eastAsia="Georgia"/>
        </w:rPr>
        <w:t>"Very well."</w:t>
      </w:r>
    </w:p>
    <w:p w14:paraId="6749E06E" w14:textId="77777777" w:rsidR="00A1675C" w:rsidRDefault="00000000">
      <w:pPr>
        <w:ind w:firstLine="432"/>
      </w:pPr>
      <w:r>
        <w:rPr>
          <w:rFonts w:eastAsia="Georgia"/>
        </w:rPr>
        <w:t>He placed the clock on the table.</w:t>
      </w:r>
    </w:p>
    <w:p w14:paraId="1833B953" w14:textId="77777777" w:rsidR="00A1675C" w:rsidRDefault="00000000">
      <w:pPr>
        <w:spacing w:before="40" w:after="120"/>
      </w:pPr>
      <w:r>
        <w:rPr>
          <w:rFonts w:eastAsia="Georgia"/>
        </w:rPr>
        <w:t>"I saw it yesterday."</w:t>
      </w:r>
    </w:p>
    <w:p w14:paraId="13596512" w14:textId="77777777" w:rsidR="00A1675C" w:rsidRDefault="00000000">
      <w:pPr>
        <w:ind w:firstLine="432"/>
      </w:pPr>
      <w:r>
        <w:rPr>
          <w:rFonts w:eastAsia="Georgia"/>
        </w:rPr>
        <w:t>Derek deeply frowned.</w:t>
      </w:r>
    </w:p>
    <w:p w14:paraId="678714B1" w14:textId="77777777" w:rsidR="00A1675C" w:rsidRDefault="00000000">
      <w:pPr>
        <w:spacing w:before="40" w:after="120"/>
      </w:pPr>
      <w:r>
        <w:rPr>
          <w:rFonts w:eastAsia="Georgia"/>
        </w:rPr>
        <w:t>"Where?"</w:t>
      </w:r>
    </w:p>
    <w:p w14:paraId="4431AA22" w14:textId="77777777" w:rsidR="00A1675C" w:rsidRDefault="00000000">
      <w:pPr>
        <w:spacing w:before="40" w:after="120"/>
      </w:pPr>
      <w:r>
        <w:rPr>
          <w:rFonts w:eastAsia="Georgia"/>
        </w:rPr>
        <w:t>"Here."</w:t>
      </w:r>
    </w:p>
    <w:p w14:paraId="4058C067" w14:textId="77777777" w:rsidR="00A1675C" w:rsidRDefault="00000000">
      <w:pPr>
        <w:ind w:firstLine="432"/>
      </w:pPr>
      <w:r>
        <w:rPr>
          <w:rFonts w:eastAsia="Georgia"/>
        </w:rPr>
        <w:t>Derek looked around.</w:t>
      </w:r>
    </w:p>
    <w:p w14:paraId="27DA1865" w14:textId="77777777" w:rsidR="00A1675C" w:rsidRDefault="00000000">
      <w:pPr>
        <w:spacing w:before="40" w:after="120"/>
      </w:pPr>
      <w:r>
        <w:rPr>
          <w:rFonts w:eastAsia="Georgia"/>
        </w:rPr>
        <w:t>"You had this clock yesterday?"</w:t>
      </w:r>
    </w:p>
    <w:p w14:paraId="74E6A086" w14:textId="77777777" w:rsidR="00A1675C" w:rsidRDefault="00000000">
      <w:pPr>
        <w:spacing w:before="40" w:after="120"/>
      </w:pPr>
      <w:r>
        <w:rPr>
          <w:rFonts w:eastAsia="Georgia"/>
        </w:rPr>
        <w:t>"No."</w:t>
      </w:r>
    </w:p>
    <w:p w14:paraId="4EA9199C" w14:textId="77777777" w:rsidR="00A1675C" w:rsidRDefault="00000000">
      <w:pPr>
        <w:spacing w:before="40" w:after="120"/>
      </w:pPr>
      <w:r>
        <w:rPr>
          <w:rFonts w:eastAsia="Georgia"/>
        </w:rPr>
        <w:t>"Then what do you mean?"</w:t>
      </w:r>
    </w:p>
    <w:p w14:paraId="484842EC" w14:textId="77777777" w:rsidR="00A1675C" w:rsidRDefault="00000000">
      <w:pPr>
        <w:spacing w:before="40" w:after="120"/>
      </w:pPr>
      <w:r>
        <w:rPr>
          <w:rFonts w:eastAsia="Georgia"/>
        </w:rPr>
        <w:t>"I saw it."</w:t>
      </w:r>
    </w:p>
    <w:p w14:paraId="173C3BFE" w14:textId="77777777" w:rsidR="00A1675C" w:rsidRDefault="00000000">
      <w:pPr>
        <w:spacing w:before="40" w:after="120"/>
      </w:pPr>
      <w:r>
        <w:rPr>
          <w:rFonts w:eastAsia="Georgia"/>
        </w:rPr>
        <w:t>"When?"</w:t>
      </w:r>
    </w:p>
    <w:p w14:paraId="7CD63418" w14:textId="77777777" w:rsidR="00A1675C" w:rsidRDefault="00000000">
      <w:pPr>
        <w:spacing w:before="40" w:after="120"/>
      </w:pPr>
      <w:r>
        <w:rPr>
          <w:rFonts w:eastAsia="Georgia"/>
        </w:rPr>
        <w:t>"Yesterday."</w:t>
      </w:r>
    </w:p>
    <w:p w14:paraId="40997F18" w14:textId="77777777" w:rsidR="00A1675C" w:rsidRDefault="00000000">
      <w:pPr>
        <w:ind w:firstLine="432"/>
      </w:pPr>
      <w:r>
        <w:rPr>
          <w:rFonts w:eastAsia="Georgia"/>
        </w:rPr>
        <w:t>Trevor deeply frowned.</w:t>
      </w:r>
    </w:p>
    <w:p w14:paraId="5BAD97A8" w14:textId="77777777" w:rsidR="00A1675C" w:rsidRDefault="00000000">
      <w:pPr>
        <w:spacing w:before="40" w:after="120"/>
      </w:pPr>
      <w:r>
        <w:rPr>
          <w:rFonts w:eastAsia="Georgia"/>
        </w:rPr>
        <w:t>"That's perfectly ordinary."</w:t>
      </w:r>
    </w:p>
    <w:p w14:paraId="2D9FDD00" w14:textId="77777777" w:rsidR="00A1675C" w:rsidRDefault="00000000">
      <w:pPr>
        <w:ind w:firstLine="432"/>
      </w:pPr>
      <w:r>
        <w:rPr>
          <w:rFonts w:eastAsia="Georgia"/>
        </w:rPr>
        <w:t>Barbarian studied him.</w:t>
      </w:r>
    </w:p>
    <w:p w14:paraId="68EE2216" w14:textId="77777777" w:rsidR="00A1675C" w:rsidRDefault="00000000">
      <w:pPr>
        <w:spacing w:before="40" w:after="120"/>
      </w:pPr>
      <w:r>
        <w:rPr>
          <w:rFonts w:eastAsia="Georgia"/>
        </w:rPr>
        <w:t>"Is it?"</w:t>
      </w:r>
    </w:p>
    <w:p w14:paraId="129EA513" w14:textId="77777777" w:rsidR="00A1675C" w:rsidRDefault="00000000">
      <w:pPr>
        <w:ind w:firstLine="432"/>
      </w:pPr>
      <w:r>
        <w:rPr>
          <w:rFonts w:eastAsia="Georgia"/>
        </w:rPr>
        <w:t>Trevor thought.</w:t>
      </w:r>
    </w:p>
    <w:p w14:paraId="6B2F7FC6" w14:textId="77777777" w:rsidR="00A1675C" w:rsidRDefault="00000000">
      <w:pPr>
        <w:spacing w:before="40" w:after="120"/>
      </w:pPr>
      <w:r>
        <w:rPr>
          <w:rFonts w:eastAsia="Georgia"/>
        </w:rPr>
        <w:t>"Yes."</w:t>
      </w:r>
    </w:p>
    <w:p w14:paraId="1845BFC6" w14:textId="77777777" w:rsidR="00A1675C" w:rsidRDefault="00000000">
      <w:pPr>
        <w:spacing w:before="40" w:after="120"/>
      </w:pPr>
      <w:r>
        <w:rPr>
          <w:rFonts w:eastAsia="Georgia"/>
        </w:rPr>
        <w:t>"Why?"</w:t>
      </w:r>
    </w:p>
    <w:p w14:paraId="46DAD7AF" w14:textId="77777777" w:rsidR="00A1675C" w:rsidRDefault="00000000">
      <w:pPr>
        <w:spacing w:before="40" w:after="120"/>
      </w:pPr>
      <w:r>
        <w:rPr>
          <w:rFonts w:eastAsia="Georgia"/>
        </w:rPr>
        <w:t>"Because yesterday precedes today."</w:t>
      </w:r>
    </w:p>
    <w:p w14:paraId="54913CB9" w14:textId="77777777" w:rsidR="00A1675C" w:rsidRDefault="00000000">
      <w:pPr>
        <w:ind w:firstLine="432"/>
      </w:pPr>
      <w:r>
        <w:rPr>
          <w:rFonts w:eastAsia="Georgia"/>
        </w:rPr>
        <w:t>Barbarian nodded.</w:t>
      </w:r>
    </w:p>
    <w:p w14:paraId="62D3717A" w14:textId="77777777" w:rsidR="00A1675C" w:rsidRDefault="00000000">
      <w:pPr>
        <w:spacing w:before="40" w:after="120"/>
      </w:pPr>
      <w:r>
        <w:rPr>
          <w:rFonts w:eastAsia="Georgia"/>
        </w:rPr>
        <w:t>"According to what?"</w:t>
      </w:r>
    </w:p>
    <w:p w14:paraId="64B54137" w14:textId="77777777" w:rsidR="00A1675C" w:rsidRDefault="00000000">
      <w:pPr>
        <w:ind w:firstLine="432"/>
      </w:pPr>
      <w:r>
        <w:rPr>
          <w:rFonts w:eastAsia="Georgia"/>
        </w:rPr>
        <w:t>Trevor hesitated.</w:t>
      </w:r>
    </w:p>
    <w:p w14:paraId="1893CA67" w14:textId="77777777" w:rsidR="00A1675C" w:rsidRDefault="00000000">
      <w:pPr>
        <w:spacing w:before="40" w:after="120"/>
      </w:pPr>
      <w:r>
        <w:rPr>
          <w:rFonts w:eastAsia="Georgia"/>
        </w:rPr>
        <w:t>"According to... Time."</w:t>
      </w:r>
    </w:p>
    <w:p w14:paraId="78C888B6" w14:textId="77777777" w:rsidR="00A1675C" w:rsidRDefault="00000000">
      <w:pPr>
        <w:ind w:firstLine="432"/>
      </w:pPr>
      <w:r>
        <w:rPr>
          <w:rFonts w:eastAsia="Georgia"/>
        </w:rPr>
        <w:t>Barbarian gently smiled.</w:t>
      </w:r>
    </w:p>
    <w:p w14:paraId="4031B045" w14:textId="77777777" w:rsidR="00A1675C" w:rsidRDefault="00000000">
      <w:pPr>
        <w:spacing w:before="40" w:after="120"/>
      </w:pPr>
      <w:r>
        <w:rPr>
          <w:rFonts w:eastAsia="Georgia"/>
        </w:rPr>
        <w:t>"Exactly."</w:t>
      </w:r>
    </w:p>
    <w:p w14:paraId="4D440E2C" w14:textId="781DC12A" w:rsidR="00A1675C" w:rsidRDefault="00000000">
      <w:pPr>
        <w:ind w:firstLine="432"/>
      </w:pPr>
      <w:r>
        <w:rPr>
          <w:rFonts w:eastAsia="Georgia"/>
        </w:rPr>
        <w:t>Trevor carefully regarded Derek. Derek examined Penny. Penny inspected Barbarian.</w:t>
      </w:r>
    </w:p>
    <w:p w14:paraId="46E09649" w14:textId="77777777" w:rsidR="00A1675C" w:rsidRDefault="00000000">
      <w:pPr>
        <w:spacing w:before="40" w:after="120"/>
      </w:pPr>
      <w:r>
        <w:rPr>
          <w:rFonts w:eastAsia="Georgia"/>
        </w:rPr>
        <w:t>"That's rather clever."</w:t>
      </w:r>
    </w:p>
    <w:p w14:paraId="30F2425E" w14:textId="77777777" w:rsidR="00A1675C" w:rsidRDefault="00000000">
      <w:pPr>
        <w:spacing w:before="40" w:after="120"/>
      </w:pPr>
      <w:r>
        <w:rPr>
          <w:rFonts w:eastAsia="Georgia"/>
        </w:rPr>
        <w:t>"Thank you."</w:t>
      </w:r>
    </w:p>
    <w:p w14:paraId="58E8CD70" w14:textId="77777777" w:rsidR="00A1675C" w:rsidRDefault="00000000">
      <w:pPr>
        <w:ind w:firstLine="432"/>
      </w:pPr>
      <w:r>
        <w:rPr>
          <w:rFonts w:eastAsia="Georgia"/>
        </w:rPr>
        <w:t>Derek picked up the silent clock.</w:t>
      </w:r>
    </w:p>
    <w:p w14:paraId="761E31DA" w14:textId="77777777" w:rsidR="00A1675C" w:rsidRDefault="00000000">
      <w:pPr>
        <w:spacing w:before="40" w:after="120"/>
      </w:pPr>
      <w:r>
        <w:rPr>
          <w:rFonts w:eastAsia="Georgia"/>
        </w:rPr>
        <w:t>"Let's be precise."</w:t>
      </w:r>
    </w:p>
    <w:p w14:paraId="7F6B752C" w14:textId="77777777" w:rsidR="00A1675C" w:rsidRDefault="00000000">
      <w:pPr>
        <w:spacing w:before="40" w:after="120"/>
      </w:pPr>
      <w:r>
        <w:rPr>
          <w:rFonts w:eastAsia="Georgia"/>
        </w:rPr>
        <w:t>"Please."</w:t>
      </w:r>
    </w:p>
    <w:p w14:paraId="587B1849" w14:textId="77777777" w:rsidR="00A1675C" w:rsidRDefault="00000000">
      <w:pPr>
        <w:spacing w:before="40" w:after="120"/>
      </w:pPr>
      <w:r>
        <w:rPr>
          <w:rFonts w:eastAsia="Georgia"/>
        </w:rPr>
        <w:t>"You saw this clock yesterday."</w:t>
      </w:r>
    </w:p>
    <w:p w14:paraId="055F99BD" w14:textId="77777777" w:rsidR="00A1675C" w:rsidRDefault="00000000">
      <w:pPr>
        <w:spacing w:before="40" w:after="120"/>
      </w:pPr>
      <w:r>
        <w:rPr>
          <w:rFonts w:eastAsia="Georgia"/>
        </w:rPr>
        <w:t>"Yes."</w:t>
      </w:r>
    </w:p>
    <w:p w14:paraId="3F99ACBF" w14:textId="77777777" w:rsidR="00A1675C" w:rsidRDefault="00000000">
      <w:pPr>
        <w:spacing w:before="40" w:after="120"/>
      </w:pPr>
      <w:r>
        <w:rPr>
          <w:rFonts w:eastAsia="Georgia"/>
        </w:rPr>
        <w:t>"The physical clock."</w:t>
      </w:r>
    </w:p>
    <w:p w14:paraId="0584E100" w14:textId="77777777" w:rsidR="00A1675C" w:rsidRDefault="00000000">
      <w:pPr>
        <w:spacing w:before="40" w:after="120"/>
      </w:pPr>
      <w:r>
        <w:rPr>
          <w:rFonts w:eastAsia="Georgia"/>
        </w:rPr>
        <w:t>"Yes."</w:t>
      </w:r>
    </w:p>
    <w:p w14:paraId="55B866A9" w14:textId="77777777" w:rsidR="00A1675C" w:rsidRDefault="00000000">
      <w:pPr>
        <w:spacing w:before="40" w:after="120"/>
      </w:pPr>
      <w:r>
        <w:rPr>
          <w:rFonts w:eastAsia="Georgia"/>
        </w:rPr>
        <w:t>"Not a photograph."</w:t>
      </w:r>
    </w:p>
    <w:p w14:paraId="1E473AF0" w14:textId="77777777" w:rsidR="00A1675C" w:rsidRDefault="00000000">
      <w:pPr>
        <w:spacing w:before="40" w:after="120"/>
      </w:pPr>
      <w:r>
        <w:rPr>
          <w:rFonts w:eastAsia="Georgia"/>
        </w:rPr>
        <w:t>"No."</w:t>
      </w:r>
    </w:p>
    <w:p w14:paraId="2DACBEFD" w14:textId="77777777" w:rsidR="00A1675C" w:rsidRDefault="00000000">
      <w:pPr>
        <w:spacing w:before="40" w:after="120"/>
      </w:pPr>
      <w:r>
        <w:rPr>
          <w:rFonts w:eastAsia="Georgia"/>
        </w:rPr>
        <w:t>"Not an identical clock."</w:t>
      </w:r>
    </w:p>
    <w:p w14:paraId="5727B36B" w14:textId="77777777" w:rsidR="00A1675C" w:rsidRDefault="00000000">
      <w:pPr>
        <w:spacing w:before="40" w:after="120"/>
      </w:pPr>
      <w:r>
        <w:rPr>
          <w:rFonts w:eastAsia="Georgia"/>
        </w:rPr>
        <w:t>"No."</w:t>
      </w:r>
    </w:p>
    <w:p w14:paraId="291B02F6" w14:textId="77777777" w:rsidR="00A1675C" w:rsidRDefault="00000000">
      <w:pPr>
        <w:spacing w:before="40" w:after="120"/>
      </w:pPr>
      <w:r>
        <w:rPr>
          <w:rFonts w:eastAsia="Georgia"/>
        </w:rPr>
        <w:t>"This exact clock."</w:t>
      </w:r>
    </w:p>
    <w:p w14:paraId="0C4D7136" w14:textId="77777777" w:rsidR="00A1675C" w:rsidRDefault="00000000">
      <w:pPr>
        <w:spacing w:before="40" w:after="120"/>
      </w:pPr>
      <w:r>
        <w:rPr>
          <w:rFonts w:eastAsia="Georgia"/>
        </w:rPr>
        <w:t>"Yes."</w:t>
      </w:r>
    </w:p>
    <w:p w14:paraId="11FCCFEE" w14:textId="77777777" w:rsidR="00A1675C" w:rsidRDefault="00000000">
      <w:pPr>
        <w:ind w:firstLine="432"/>
      </w:pPr>
      <w:r>
        <w:rPr>
          <w:rFonts w:eastAsia="Georgia"/>
        </w:rPr>
        <w:t>Derek deeply frowned.</w:t>
      </w:r>
    </w:p>
    <w:p w14:paraId="2AC1907D" w14:textId="77777777" w:rsidR="00A1675C" w:rsidRDefault="00000000">
      <w:pPr>
        <w:spacing w:before="40" w:after="120"/>
      </w:pPr>
      <w:r>
        <w:rPr>
          <w:rFonts w:eastAsia="Georgia"/>
        </w:rPr>
        <w:t>"And it is currently here."</w:t>
      </w:r>
    </w:p>
    <w:p w14:paraId="5ED0D9A2" w14:textId="77777777" w:rsidR="00A1675C" w:rsidRDefault="00000000">
      <w:pPr>
        <w:spacing w:before="40" w:after="120"/>
      </w:pPr>
      <w:r>
        <w:rPr>
          <w:rFonts w:eastAsia="Georgia"/>
        </w:rPr>
        <w:t>"Yes."</w:t>
      </w:r>
    </w:p>
    <w:p w14:paraId="0D3A0DF9" w14:textId="77777777" w:rsidR="00A1675C" w:rsidRDefault="00000000">
      <w:pPr>
        <w:spacing w:before="40" w:after="120"/>
      </w:pPr>
      <w:r>
        <w:rPr>
          <w:rFonts w:eastAsia="Georgia"/>
        </w:rPr>
        <w:t>"Which means either you saw it before it arrived here..."</w:t>
      </w:r>
    </w:p>
    <w:p w14:paraId="0736AF13" w14:textId="77777777" w:rsidR="00A1675C" w:rsidRDefault="00000000">
      <w:pPr>
        <w:ind w:firstLine="432"/>
      </w:pPr>
      <w:r>
        <w:rPr>
          <w:rFonts w:eastAsia="Georgia"/>
        </w:rPr>
        <w:t>Barbarian nodded.</w:t>
      </w:r>
    </w:p>
    <w:p w14:paraId="57E7266C" w14:textId="77777777" w:rsidR="00A1675C" w:rsidRDefault="00000000">
      <w:pPr>
        <w:spacing w:before="40" w:after="120"/>
      </w:pPr>
      <w:r>
        <w:rPr>
          <w:rFonts w:eastAsia="Georgia"/>
        </w:rPr>
        <w:t>"...or the clock has somehow moved backwards through whatever we mean by time."</w:t>
      </w:r>
    </w:p>
    <w:p w14:paraId="59B9D1C1" w14:textId="77777777" w:rsidR="00A1675C" w:rsidRDefault="00000000">
      <w:pPr>
        <w:spacing w:before="40" w:after="120"/>
      </w:pPr>
      <w:r>
        <w:rPr>
          <w:rFonts w:eastAsia="Georgia"/>
        </w:rPr>
        <w:t>"Possibly."</w:t>
      </w:r>
    </w:p>
    <w:p w14:paraId="48B0AEC2" w14:textId="77777777" w:rsidR="00A1675C" w:rsidRDefault="00000000">
      <w:pPr>
        <w:spacing w:before="40" w:after="120"/>
      </w:pPr>
      <w:r>
        <w:rPr>
          <w:rFonts w:eastAsia="Georgia"/>
        </w:rPr>
        <w:t>"Or your memory is wrong."</w:t>
      </w:r>
    </w:p>
    <w:p w14:paraId="3D2D138E" w14:textId="77777777" w:rsidR="00A1675C" w:rsidRDefault="00000000">
      <w:pPr>
        <w:spacing w:before="40" w:after="120"/>
      </w:pPr>
      <w:r>
        <w:rPr>
          <w:rFonts w:eastAsia="Georgia"/>
        </w:rPr>
        <w:t>"Also possible."</w:t>
      </w:r>
    </w:p>
    <w:p w14:paraId="05540894" w14:textId="77777777" w:rsidR="00A1675C" w:rsidRDefault="00000000">
      <w:pPr>
        <w:ind w:firstLine="432"/>
      </w:pPr>
      <w:r>
        <w:rPr>
          <w:rFonts w:eastAsia="Georgia"/>
        </w:rPr>
        <w:t>Derek calmly nodded.</w:t>
      </w:r>
    </w:p>
    <w:p w14:paraId="03D9CF04" w14:textId="77777777" w:rsidR="00A1675C" w:rsidRDefault="00000000">
      <w:pPr>
        <w:spacing w:before="40" w:after="120"/>
      </w:pPr>
      <w:r>
        <w:rPr>
          <w:rFonts w:eastAsia="Georgia"/>
        </w:rPr>
        <w:t>"Good."</w:t>
      </w:r>
    </w:p>
    <w:p w14:paraId="55E7773C" w14:textId="77777777" w:rsidR="00A1675C" w:rsidRDefault="00000000">
      <w:pPr>
        <w:ind w:firstLine="432"/>
      </w:pPr>
      <w:r>
        <w:rPr>
          <w:rFonts w:eastAsia="Georgia"/>
        </w:rPr>
        <w:t>Barbarian gently smiled.</w:t>
      </w:r>
    </w:p>
    <w:p w14:paraId="2BD62E23" w14:textId="77777777" w:rsidR="00A1675C" w:rsidRDefault="00000000">
      <w:pPr>
        <w:spacing w:before="40" w:after="120"/>
      </w:pPr>
      <w:r>
        <w:rPr>
          <w:rFonts w:eastAsia="Georgia"/>
        </w:rPr>
        <w:t>"You see the difficulty."</w:t>
      </w:r>
    </w:p>
    <w:p w14:paraId="52B4B96C" w14:textId="77777777" w:rsidR="00A1675C" w:rsidRDefault="00000000">
      <w:pPr>
        <w:spacing w:before="40" w:after="120"/>
      </w:pPr>
      <w:r>
        <w:rPr>
          <w:rFonts w:eastAsia="Georgia"/>
        </w:rPr>
        <w:t>"Yes."</w:t>
      </w:r>
    </w:p>
    <w:p w14:paraId="7A3A53B9" w14:textId="77777777" w:rsidR="00A1675C" w:rsidRDefault="00000000">
      <w:pPr>
        <w:ind w:firstLine="432"/>
      </w:pPr>
      <w:r>
        <w:rPr>
          <w:rFonts w:eastAsia="Georgia"/>
        </w:rPr>
        <w:t>Weinstein looked at the silent clock.</w:t>
      </w:r>
    </w:p>
    <w:p w14:paraId="2AAAEB33" w14:textId="77777777" w:rsidR="00A1675C" w:rsidRDefault="00000000">
      <w:pPr>
        <w:spacing w:before="40" w:after="120"/>
      </w:pPr>
      <w:r>
        <w:rPr>
          <w:rFonts w:eastAsia="Georgia"/>
        </w:rPr>
        <w:t>"Where did you see it?"</w:t>
      </w:r>
    </w:p>
    <w:p w14:paraId="7A0DDB44" w14:textId="77777777" w:rsidR="00A1675C" w:rsidRDefault="00000000">
      <w:pPr>
        <w:ind w:firstLine="432"/>
      </w:pPr>
      <w:r>
        <w:rPr>
          <w:rFonts w:eastAsia="Georgia"/>
        </w:rPr>
        <w:t>Barbarian pointed at the silent ancient clock.</w:t>
      </w:r>
    </w:p>
    <w:p w14:paraId="00A1B472" w14:textId="77777777" w:rsidR="00A1675C" w:rsidRDefault="00000000">
      <w:pPr>
        <w:spacing w:before="40" w:after="120"/>
      </w:pPr>
      <w:r>
        <w:rPr>
          <w:rFonts w:eastAsia="Georgia"/>
        </w:rPr>
        <w:t>"Here."</w:t>
      </w:r>
    </w:p>
    <w:p w14:paraId="56942CE4" w14:textId="77777777" w:rsidR="00A1675C" w:rsidRDefault="00000000">
      <w:pPr>
        <w:ind w:firstLine="432"/>
      </w:pPr>
      <w:r>
        <w:rPr>
          <w:rFonts w:eastAsia="Georgia"/>
        </w:rPr>
        <w:t>Derek stared intently.</w:t>
      </w:r>
    </w:p>
    <w:p w14:paraId="0D8AF881" w14:textId="77777777" w:rsidR="00A1675C" w:rsidRDefault="00000000">
      <w:pPr>
        <w:spacing w:before="40" w:after="120"/>
      </w:pPr>
      <w:r>
        <w:rPr>
          <w:rFonts w:eastAsia="Georgia"/>
        </w:rPr>
        <w:t>"Here?"</w:t>
      </w:r>
    </w:p>
    <w:p w14:paraId="276C2B5B" w14:textId="77777777" w:rsidR="00A1675C" w:rsidRDefault="00000000">
      <w:pPr>
        <w:spacing w:before="40" w:after="120"/>
      </w:pPr>
      <w:r>
        <w:rPr>
          <w:rFonts w:eastAsia="Georgia"/>
        </w:rPr>
        <w:t>"On this table."</w:t>
      </w:r>
    </w:p>
    <w:p w14:paraId="7BC80843" w14:textId="77777777" w:rsidR="00A1675C" w:rsidRDefault="00000000">
      <w:pPr>
        <w:spacing w:before="40" w:after="120"/>
      </w:pPr>
      <w:r>
        <w:rPr>
          <w:rFonts w:eastAsia="Georgia"/>
        </w:rPr>
        <w:t>"But it wasn't here yesterday."</w:t>
      </w:r>
    </w:p>
    <w:p w14:paraId="43F1FA1C" w14:textId="77777777" w:rsidR="00A1675C" w:rsidRDefault="00000000">
      <w:pPr>
        <w:ind w:firstLine="432"/>
      </w:pPr>
      <w:r>
        <w:rPr>
          <w:rFonts w:eastAsia="Georgia"/>
        </w:rPr>
        <w:t>Barbarian nodded.</w:t>
      </w:r>
    </w:p>
    <w:p w14:paraId="3514E31B" w14:textId="77777777" w:rsidR="00A1675C" w:rsidRDefault="00000000">
      <w:pPr>
        <w:spacing w:before="40" w:after="120"/>
      </w:pPr>
      <w:r>
        <w:rPr>
          <w:rFonts w:eastAsia="Georgia"/>
        </w:rPr>
        <w:t>"Not according to your description."</w:t>
      </w:r>
    </w:p>
    <w:p w14:paraId="7D5961F7" w14:textId="77777777" w:rsidR="00A1675C" w:rsidRDefault="00000000">
      <w:pPr>
        <w:ind w:firstLine="432"/>
      </w:pPr>
      <w:r>
        <w:rPr>
          <w:rFonts w:eastAsia="Georgia"/>
        </w:rPr>
        <w:t>Weinstein smiled.</w:t>
      </w:r>
    </w:p>
    <w:p w14:paraId="691034CB" w14:textId="77777777" w:rsidR="00A1675C" w:rsidRDefault="00000000">
      <w:pPr>
        <w:spacing w:before="40" w:after="120"/>
      </w:pPr>
      <w:r>
        <w:rPr>
          <w:rFonts w:eastAsia="Georgia"/>
        </w:rPr>
        <w:t>"Now we're getting somewhere."</w:t>
      </w:r>
    </w:p>
    <w:p w14:paraId="2DC63786" w14:textId="77777777" w:rsidR="00A1675C" w:rsidRDefault="00000000">
      <w:pPr>
        <w:ind w:firstLine="432"/>
      </w:pPr>
      <w:r>
        <w:rPr>
          <w:rFonts w:eastAsia="Georgia"/>
        </w:rPr>
        <w:t>Barbarian sat down again.</w:t>
      </w:r>
    </w:p>
    <w:p w14:paraId="284CD91C" w14:textId="77777777" w:rsidR="00A1675C" w:rsidRDefault="00000000">
      <w:pPr>
        <w:spacing w:before="40" w:after="120"/>
      </w:pPr>
      <w:r>
        <w:rPr>
          <w:rFonts w:eastAsia="Georgia"/>
        </w:rPr>
        <w:t>"This is precisely why I wanted to speak to you."</w:t>
      </w:r>
    </w:p>
    <w:p w14:paraId="2731E150" w14:textId="77777777" w:rsidR="00A1675C" w:rsidRDefault="00000000">
      <w:pPr>
        <w:spacing w:before="40" w:after="120"/>
      </w:pPr>
      <w:r>
        <w:rPr>
          <w:rFonts w:eastAsia="Georgia"/>
        </w:rPr>
        <w:t>"Why?"</w:t>
      </w:r>
    </w:p>
    <w:p w14:paraId="3F9D813F" w14:textId="77777777" w:rsidR="00A1675C" w:rsidRDefault="00000000">
      <w:pPr>
        <w:spacing w:before="40" w:after="120"/>
      </w:pPr>
      <w:r>
        <w:rPr>
          <w:rFonts w:eastAsia="Georgia"/>
        </w:rPr>
        <w:t>"Because you understand the mathematics well enough not to be frightened by the philosophical consequences."</w:t>
      </w:r>
    </w:p>
    <w:p w14:paraId="187416CB" w14:textId="77777777" w:rsidR="00A1675C" w:rsidRDefault="00000000">
      <w:pPr>
        <w:ind w:firstLine="432"/>
      </w:pPr>
      <w:r>
        <w:rPr>
          <w:rFonts w:eastAsia="Georgia"/>
        </w:rPr>
        <w:t>Derek quietly smiled.</w:t>
      </w:r>
    </w:p>
    <w:p w14:paraId="389B3978" w14:textId="77777777" w:rsidR="00A1675C" w:rsidRDefault="00000000">
      <w:pPr>
        <w:spacing w:before="40" w:after="120"/>
      </w:pPr>
      <w:r>
        <w:rPr>
          <w:rFonts w:eastAsia="Georgia"/>
        </w:rPr>
        <w:t>"That's a generous assessment."</w:t>
      </w:r>
    </w:p>
    <w:p w14:paraId="35F894A0" w14:textId="77777777" w:rsidR="00A1675C" w:rsidRDefault="00000000">
      <w:pPr>
        <w:spacing w:before="40" w:after="120"/>
      </w:pPr>
      <w:r>
        <w:rPr>
          <w:rFonts w:eastAsia="Georgia"/>
        </w:rPr>
        <w:t>"Is it wrong?"</w:t>
      </w:r>
    </w:p>
    <w:p w14:paraId="1C6A8469" w14:textId="77777777" w:rsidR="00A1675C" w:rsidRDefault="00000000">
      <w:pPr>
        <w:spacing w:before="40" w:after="120"/>
      </w:pPr>
      <w:r>
        <w:rPr>
          <w:rFonts w:eastAsia="Georgia"/>
        </w:rPr>
        <w:t>"No."</w:t>
      </w:r>
    </w:p>
    <w:p w14:paraId="3D667228" w14:textId="77777777" w:rsidR="00A1675C" w:rsidRDefault="00000000">
      <w:pPr>
        <w:spacing w:before="40" w:after="120"/>
      </w:pPr>
      <w:r>
        <w:rPr>
          <w:rFonts w:eastAsia="Georgia"/>
        </w:rPr>
        <w:t>"Good."</w:t>
      </w:r>
    </w:p>
    <w:p w14:paraId="1E364359" w14:textId="77777777" w:rsidR="00A1675C" w:rsidRDefault="00000000">
      <w:pPr>
        <w:ind w:firstLine="432"/>
      </w:pPr>
      <w:r>
        <w:rPr>
          <w:rFonts w:eastAsia="Georgia"/>
        </w:rPr>
        <w:t>Weinstein picked up a notebook.</w:t>
      </w:r>
    </w:p>
    <w:p w14:paraId="22C26681" w14:textId="77777777" w:rsidR="00A1675C" w:rsidRDefault="00000000">
      <w:pPr>
        <w:spacing w:before="40" w:after="120"/>
      </w:pPr>
      <w:r>
        <w:rPr>
          <w:rFonts w:eastAsia="Georgia"/>
        </w:rPr>
        <w:t>"Suppose we forget the word 'time' for a moment."</w:t>
      </w:r>
    </w:p>
    <w:p w14:paraId="16E32D0C" w14:textId="77777777" w:rsidR="00A1675C" w:rsidRDefault="00000000">
      <w:pPr>
        <w:ind w:firstLine="432"/>
      </w:pPr>
      <w:r>
        <w:rPr>
          <w:rFonts w:eastAsia="Georgia"/>
        </w:rPr>
        <w:t>Derek nodded.</w:t>
      </w:r>
    </w:p>
    <w:p w14:paraId="2443D218" w14:textId="77777777" w:rsidR="00A1675C" w:rsidRDefault="00000000">
      <w:pPr>
        <w:spacing w:before="40" w:after="120"/>
      </w:pPr>
      <w:r>
        <w:rPr>
          <w:rFonts w:eastAsia="Georgia"/>
        </w:rPr>
        <w:t>"We have events."</w:t>
      </w:r>
    </w:p>
    <w:p w14:paraId="58DFA70D" w14:textId="77777777" w:rsidR="00A1675C" w:rsidRDefault="00000000">
      <w:pPr>
        <w:spacing w:before="40" w:after="120"/>
      </w:pPr>
      <w:r>
        <w:rPr>
          <w:rFonts w:eastAsia="Georgia"/>
        </w:rPr>
        <w:t>"Yes."</w:t>
      </w:r>
    </w:p>
    <w:p w14:paraId="171890BE" w14:textId="77777777" w:rsidR="00A1675C" w:rsidRDefault="00000000">
      <w:pPr>
        <w:spacing w:before="40" w:after="120"/>
      </w:pPr>
      <w:r>
        <w:rPr>
          <w:rFonts w:eastAsia="Georgia"/>
        </w:rPr>
        <w:t>"Each event has relationships to other events."</w:t>
      </w:r>
    </w:p>
    <w:p w14:paraId="24757588" w14:textId="77777777" w:rsidR="00A1675C" w:rsidRDefault="00000000">
      <w:pPr>
        <w:spacing w:before="40" w:after="120"/>
      </w:pPr>
      <w:r>
        <w:rPr>
          <w:rFonts w:eastAsia="Georgia"/>
        </w:rPr>
        <w:t>"Yes."</w:t>
      </w:r>
    </w:p>
    <w:p w14:paraId="492AB833" w14:textId="77777777" w:rsidR="00A1675C" w:rsidRDefault="00000000">
      <w:pPr>
        <w:spacing w:before="40" w:after="120"/>
      </w:pPr>
      <w:r>
        <w:rPr>
          <w:rFonts w:eastAsia="Georgia"/>
        </w:rPr>
        <w:t>"Those relationships can be described geometrically."</w:t>
      </w:r>
    </w:p>
    <w:p w14:paraId="06E9558C" w14:textId="77777777" w:rsidR="00A1675C" w:rsidRDefault="00000000">
      <w:pPr>
        <w:spacing w:before="40" w:after="120"/>
      </w:pPr>
      <w:r>
        <w:rPr>
          <w:rFonts w:eastAsia="Georgia"/>
        </w:rPr>
        <w:t>"Yes."</w:t>
      </w:r>
    </w:p>
    <w:p w14:paraId="4083873E" w14:textId="77777777" w:rsidR="00A1675C" w:rsidRDefault="00000000">
      <w:pPr>
        <w:spacing w:before="40" w:after="120"/>
      </w:pPr>
      <w:r>
        <w:rPr>
          <w:rFonts w:eastAsia="Georgia"/>
        </w:rPr>
        <w:t>"Some observers call one relationship earlier and another later."</w:t>
      </w:r>
    </w:p>
    <w:p w14:paraId="10E835E2" w14:textId="77777777" w:rsidR="00A1675C" w:rsidRDefault="00000000">
      <w:pPr>
        <w:spacing w:before="40" w:after="120"/>
      </w:pPr>
      <w:r>
        <w:rPr>
          <w:rFonts w:eastAsia="Georgia"/>
        </w:rPr>
        <w:t>"Yes."</w:t>
      </w:r>
    </w:p>
    <w:p w14:paraId="3767E935" w14:textId="77777777" w:rsidR="00A1675C" w:rsidRDefault="00000000">
      <w:pPr>
        <w:spacing w:before="40" w:after="120"/>
      </w:pPr>
      <w:r>
        <w:rPr>
          <w:rFonts w:eastAsia="Georgia"/>
        </w:rPr>
        <w:t>"But those labels are not fundamental."</w:t>
      </w:r>
    </w:p>
    <w:p w14:paraId="286A6262" w14:textId="77777777" w:rsidR="00A1675C" w:rsidRDefault="00000000">
      <w:pPr>
        <w:ind w:firstLine="432"/>
      </w:pPr>
      <w:r>
        <w:rPr>
          <w:rFonts w:eastAsia="Georgia"/>
        </w:rPr>
        <w:t>Barbarian gently smiled.</w:t>
      </w:r>
    </w:p>
    <w:p w14:paraId="144D120F" w14:textId="77777777" w:rsidR="00A1675C" w:rsidRDefault="00000000">
      <w:pPr>
        <w:spacing w:before="40" w:after="120"/>
      </w:pPr>
      <w:r>
        <w:rPr>
          <w:rFonts w:eastAsia="Georgia"/>
        </w:rPr>
        <w:t>"Now you're talking."</w:t>
      </w:r>
    </w:p>
    <w:p w14:paraId="6BBA95B9" w14:textId="77777777" w:rsidR="00A1675C" w:rsidRDefault="00000000">
      <w:pPr>
        <w:ind w:firstLine="432"/>
      </w:pPr>
      <w:r>
        <w:rPr>
          <w:rFonts w:eastAsia="Georgia"/>
        </w:rPr>
        <w:t>Weinstein continued.</w:t>
      </w:r>
    </w:p>
    <w:p w14:paraId="700ED6F6" w14:textId="77777777" w:rsidR="00A1675C" w:rsidRDefault="00000000">
      <w:pPr>
        <w:spacing w:before="40" w:after="120"/>
      </w:pPr>
      <w:r>
        <w:rPr>
          <w:rFonts w:eastAsia="Georgia"/>
        </w:rPr>
        <w:t>"And the Lorentz transformation tells us how different inertial observers assign coordinates to events."</w:t>
      </w:r>
    </w:p>
    <w:p w14:paraId="045985D8" w14:textId="77777777" w:rsidR="00A1675C" w:rsidRDefault="00000000">
      <w:pPr>
        <w:spacing w:before="40" w:after="120"/>
      </w:pPr>
      <w:r>
        <w:rPr>
          <w:rFonts w:eastAsia="Georgia"/>
        </w:rPr>
        <w:t>"Yes."</w:t>
      </w:r>
    </w:p>
    <w:p w14:paraId="7970674A" w14:textId="77777777" w:rsidR="00A1675C" w:rsidRDefault="00000000">
      <w:pPr>
        <w:spacing w:before="40" w:after="120"/>
      </w:pPr>
      <w:r>
        <w:rPr>
          <w:rFonts w:eastAsia="Georgia"/>
        </w:rPr>
        <w:t>"While General Relativity tells us how the geometry of spacetime behaves in the presence of matter and energy."</w:t>
      </w:r>
    </w:p>
    <w:p w14:paraId="68376815" w14:textId="77777777" w:rsidR="00A1675C" w:rsidRDefault="00000000">
      <w:pPr>
        <w:spacing w:before="40" w:after="120"/>
      </w:pPr>
      <w:r>
        <w:rPr>
          <w:rFonts w:eastAsia="Georgia"/>
        </w:rPr>
        <w:t>"Yes."</w:t>
      </w:r>
    </w:p>
    <w:p w14:paraId="30A0E48B" w14:textId="77777777" w:rsidR="00A1675C" w:rsidRDefault="00000000">
      <w:pPr>
        <w:spacing w:before="40" w:after="120"/>
      </w:pPr>
      <w:r>
        <w:rPr>
          <w:rFonts w:eastAsia="Georgia"/>
        </w:rPr>
        <w:t>"And proper time is what a physical clock measures along a worldline."</w:t>
      </w:r>
    </w:p>
    <w:p w14:paraId="276C6617" w14:textId="77777777" w:rsidR="00A1675C" w:rsidRDefault="00000000">
      <w:pPr>
        <w:spacing w:before="40" w:after="120"/>
      </w:pPr>
      <w:r>
        <w:rPr>
          <w:rFonts w:eastAsia="Georgia"/>
        </w:rPr>
        <w:t>"Yes."</w:t>
      </w:r>
    </w:p>
    <w:p w14:paraId="04953FAD" w14:textId="77777777" w:rsidR="00A1675C" w:rsidRDefault="00000000">
      <w:pPr>
        <w:spacing w:before="40" w:after="120"/>
      </w:pPr>
      <w:r>
        <w:rPr>
          <w:rFonts w:eastAsia="Georgia"/>
        </w:rPr>
        <w:t>"So perhaps what we're calling time is the structure of these relationships."</w:t>
      </w:r>
    </w:p>
    <w:p w14:paraId="6CB86F9D" w14:textId="77777777" w:rsidR="00A1675C" w:rsidRDefault="00000000">
      <w:pPr>
        <w:ind w:firstLine="432"/>
      </w:pPr>
      <w:r>
        <w:rPr>
          <w:rFonts w:eastAsia="Georgia"/>
        </w:rPr>
        <w:t>Barbarian nodded.</w:t>
      </w:r>
    </w:p>
    <w:p w14:paraId="7A9EDAD5" w14:textId="77777777" w:rsidR="00A1675C" w:rsidRDefault="00000000">
      <w:pPr>
        <w:spacing w:before="40" w:after="120"/>
      </w:pPr>
      <w:r>
        <w:rPr>
          <w:rFonts w:eastAsia="Georgia"/>
        </w:rPr>
        <w:t>"That is a respectable way of putting it."</w:t>
      </w:r>
    </w:p>
    <w:p w14:paraId="3B3E26DF" w14:textId="77777777" w:rsidR="00A1675C" w:rsidRDefault="00000000">
      <w:pPr>
        <w:ind w:firstLine="432"/>
      </w:pPr>
      <w:r>
        <w:rPr>
          <w:rFonts w:eastAsia="Georgia"/>
        </w:rPr>
        <w:t>Derek leaned forward.</w:t>
      </w:r>
    </w:p>
    <w:p w14:paraId="5A661ED7" w14:textId="77777777" w:rsidR="00A1675C" w:rsidRDefault="00000000">
      <w:pPr>
        <w:spacing w:before="40" w:after="120"/>
      </w:pPr>
      <w:r>
        <w:rPr>
          <w:rFonts w:eastAsia="Georgia"/>
        </w:rPr>
        <w:t>"And if the strange clocks aren't showing different amounts of some universal substance called time..."</w:t>
      </w:r>
    </w:p>
    <w:p w14:paraId="1AB9F22D" w14:textId="77777777" w:rsidR="00A1675C" w:rsidRDefault="00000000">
      <w:pPr>
        <w:ind w:firstLine="432"/>
      </w:pPr>
      <w:r>
        <w:rPr>
          <w:rFonts w:eastAsia="Georgia"/>
        </w:rPr>
        <w:t>Barbarian waited.</w:t>
      </w:r>
    </w:p>
    <w:p w14:paraId="6A8C7A8B" w14:textId="77777777" w:rsidR="00A1675C" w:rsidRDefault="00000000">
      <w:pPr>
        <w:spacing w:before="40" w:after="120"/>
      </w:pPr>
      <w:r>
        <w:rPr>
          <w:rFonts w:eastAsia="Georgia"/>
        </w:rPr>
        <w:t>"They're showing different relationships between events."</w:t>
      </w:r>
    </w:p>
    <w:p w14:paraId="2A460A4D" w14:textId="77777777" w:rsidR="00A1675C" w:rsidRDefault="00000000">
      <w:pPr>
        <w:spacing w:before="40" w:after="120"/>
      </w:pPr>
      <w:r>
        <w:rPr>
          <w:rFonts w:eastAsia="Georgia"/>
        </w:rPr>
        <w:t>"Exactly."</w:t>
      </w:r>
    </w:p>
    <w:p w14:paraId="5C0603B6" w14:textId="15A8F6C5" w:rsidR="00A1675C" w:rsidRDefault="00000000">
      <w:pPr>
        <w:ind w:firstLine="432"/>
      </w:pPr>
      <w:r>
        <w:rPr>
          <w:rFonts w:eastAsia="Georgia"/>
        </w:rPr>
        <w:t>Derek carefully glanced at Penny.</w:t>
      </w:r>
    </w:p>
    <w:p w14:paraId="6DC951DA" w14:textId="77777777" w:rsidR="00A1675C" w:rsidRDefault="00000000">
      <w:pPr>
        <w:spacing w:before="40" w:after="120"/>
      </w:pPr>
      <w:r>
        <w:rPr>
          <w:rFonts w:eastAsia="Georgia"/>
        </w:rPr>
        <w:t>"Well, that settles it."</w:t>
      </w:r>
    </w:p>
    <w:p w14:paraId="5F56183F" w14:textId="091F1BC8" w:rsidR="00A1675C" w:rsidRDefault="003434B6">
      <w:pPr>
        <w:ind w:firstLine="432"/>
      </w:pPr>
      <w:r>
        <w:rPr>
          <w:rFonts w:eastAsia="Georgia"/>
        </w:rPr>
        <w:t>Penny nodded.</w:t>
      </w:r>
    </w:p>
    <w:p w14:paraId="04ED1310" w14:textId="77777777" w:rsidR="00A1675C" w:rsidRDefault="00000000">
      <w:pPr>
        <w:spacing w:before="40" w:after="120"/>
      </w:pPr>
      <w:r>
        <w:rPr>
          <w:rFonts w:eastAsia="Georgia"/>
        </w:rPr>
        <w:t>"Good."</w:t>
      </w:r>
    </w:p>
    <w:p w14:paraId="16010F0D" w14:textId="77777777" w:rsidR="00A1675C" w:rsidRDefault="00000000">
      <w:pPr>
        <w:ind w:firstLine="432"/>
      </w:pPr>
      <w:r>
        <w:rPr>
          <w:rFonts w:eastAsia="Georgia"/>
        </w:rPr>
        <w:t>Trevor carefully looked relieved.</w:t>
      </w:r>
    </w:p>
    <w:p w14:paraId="41AB2F14" w14:textId="77777777" w:rsidR="00A1675C" w:rsidRDefault="00000000">
      <w:pPr>
        <w:spacing w:before="40" w:after="120"/>
      </w:pPr>
      <w:r>
        <w:rPr>
          <w:rFonts w:eastAsia="Georgia"/>
        </w:rPr>
        <w:t>"Does it?"</w:t>
      </w:r>
    </w:p>
    <w:p w14:paraId="5F39E56F" w14:textId="77777777" w:rsidR="00A1675C" w:rsidRDefault="00000000">
      <w:pPr>
        <w:ind w:firstLine="432"/>
      </w:pPr>
      <w:r>
        <w:rPr>
          <w:rFonts w:eastAsia="Georgia"/>
        </w:rPr>
        <w:t>Everyone stared at him. Trevor pointed at the silent ancient clock.</w:t>
      </w:r>
    </w:p>
    <w:p w14:paraId="4B23C4FD" w14:textId="77777777" w:rsidR="00A1675C" w:rsidRDefault="00000000">
      <w:pPr>
        <w:spacing w:before="40" w:after="120"/>
      </w:pPr>
      <w:r>
        <w:rPr>
          <w:rFonts w:eastAsia="Georgia"/>
        </w:rPr>
        <w:t>"We still don't know why the relationships are wrong."</w:t>
      </w:r>
    </w:p>
    <w:p w14:paraId="36490CCE" w14:textId="77777777" w:rsidR="00A1675C" w:rsidRDefault="00000000">
      <w:pPr>
        <w:ind w:firstLine="432"/>
      </w:pPr>
      <w:r>
        <w:rPr>
          <w:rFonts w:eastAsia="Georgia"/>
        </w:rPr>
        <w:t>There was silence. Barbarian gently smiled.</w:t>
      </w:r>
    </w:p>
    <w:p w14:paraId="2B7D0E15" w14:textId="77777777" w:rsidR="00A1675C" w:rsidRDefault="00000000">
      <w:pPr>
        <w:spacing w:before="40" w:after="120"/>
      </w:pPr>
      <w:r>
        <w:rPr>
          <w:rFonts w:eastAsia="Georgia"/>
        </w:rPr>
        <w:t>"Excellent."</w:t>
      </w:r>
    </w:p>
    <w:p w14:paraId="77920DE6" w14:textId="77777777" w:rsidR="00A1675C" w:rsidRDefault="00000000">
      <w:pPr>
        <w:ind w:firstLine="432"/>
      </w:pPr>
      <w:r>
        <w:rPr>
          <w:rFonts w:eastAsia="Georgia"/>
        </w:rPr>
        <w:t>Derek smiled.</w:t>
      </w:r>
    </w:p>
    <w:p w14:paraId="392C1B54" w14:textId="77777777" w:rsidR="00A1675C" w:rsidRDefault="00000000">
      <w:pPr>
        <w:spacing w:before="40" w:after="120"/>
      </w:pPr>
      <w:r>
        <w:rPr>
          <w:rFonts w:eastAsia="Georgia"/>
        </w:rPr>
        <w:t>"Yes."</w:t>
      </w:r>
    </w:p>
    <w:p w14:paraId="6C213935" w14:textId="77777777" w:rsidR="00A1675C" w:rsidRDefault="00000000">
      <w:pPr>
        <w:ind w:firstLine="432"/>
      </w:pPr>
      <w:r>
        <w:rPr>
          <w:rFonts w:eastAsia="Georgia"/>
        </w:rPr>
        <w:t>Trevor looked around.</w:t>
      </w:r>
    </w:p>
    <w:p w14:paraId="519CA256" w14:textId="77777777" w:rsidR="00A1675C" w:rsidRDefault="00000000">
      <w:pPr>
        <w:spacing w:before="40" w:after="120"/>
      </w:pPr>
      <w:r>
        <w:rPr>
          <w:rFonts w:eastAsia="Georgia"/>
        </w:rPr>
        <w:t>"What?"</w:t>
      </w:r>
    </w:p>
    <w:p w14:paraId="010C8F4B" w14:textId="77777777" w:rsidR="00A1675C" w:rsidRDefault="00000000">
      <w:pPr>
        <w:spacing w:before="40" w:after="120"/>
      </w:pPr>
      <w:r>
        <w:rPr>
          <w:rFonts w:eastAsia="Georgia"/>
        </w:rPr>
        <w:t>"Nothing," Derek maintained.</w:t>
      </w:r>
    </w:p>
    <w:p w14:paraId="59E1DFC0" w14:textId="77777777" w:rsidR="00A1675C" w:rsidRDefault="00000000">
      <w:pPr>
        <w:spacing w:before="40" w:after="120"/>
      </w:pPr>
      <w:r>
        <w:rPr>
          <w:rFonts w:eastAsia="Georgia"/>
        </w:rPr>
        <w:t>"You all look pleased."</w:t>
      </w:r>
    </w:p>
    <w:p w14:paraId="4951A8BC" w14:textId="77777777" w:rsidR="00A1675C" w:rsidRDefault="00000000">
      <w:pPr>
        <w:spacing w:before="40" w:after="120"/>
      </w:pPr>
      <w:r>
        <w:rPr>
          <w:rFonts w:eastAsia="Georgia"/>
        </w:rPr>
        <w:t>"We are."</w:t>
      </w:r>
    </w:p>
    <w:p w14:paraId="5CC30D63" w14:textId="77777777" w:rsidR="00A1675C" w:rsidRDefault="00000000">
      <w:pPr>
        <w:spacing w:before="40" w:after="120"/>
      </w:pPr>
      <w:r>
        <w:rPr>
          <w:rFonts w:eastAsia="Georgia"/>
        </w:rPr>
        <w:t>"Why?"</w:t>
      </w:r>
    </w:p>
    <w:p w14:paraId="41E567AE" w14:textId="77777777" w:rsidR="00A1675C" w:rsidRDefault="00000000">
      <w:pPr>
        <w:spacing w:before="40" w:after="120"/>
      </w:pPr>
      <w:r>
        <w:rPr>
          <w:rFonts w:eastAsia="Georgia"/>
        </w:rPr>
        <w:t>"Because you noticed the actual problem."</w:t>
      </w:r>
    </w:p>
    <w:p w14:paraId="18C75A73" w14:textId="77777777" w:rsidR="00A1675C" w:rsidRDefault="00000000">
      <w:pPr>
        <w:ind w:firstLine="432"/>
      </w:pPr>
      <w:r>
        <w:rPr>
          <w:rFonts w:eastAsia="Georgia"/>
        </w:rPr>
        <w:t>Trevor nodded.</w:t>
      </w:r>
    </w:p>
    <w:p w14:paraId="32E5B842" w14:textId="77777777" w:rsidR="00A1675C" w:rsidRDefault="00000000">
      <w:pPr>
        <w:spacing w:before="40" w:after="120"/>
      </w:pPr>
      <w:r>
        <w:rPr>
          <w:rFonts w:eastAsia="Georgia"/>
        </w:rPr>
        <w:t>"Oh."</w:t>
      </w:r>
    </w:p>
    <w:p w14:paraId="31DA8495" w14:textId="14503AB5" w:rsidR="00A1675C" w:rsidRDefault="003434B6">
      <w:pPr>
        <w:ind w:firstLine="432"/>
      </w:pPr>
      <w:r>
        <w:rPr>
          <w:rFonts w:eastAsia="Georgia"/>
        </w:rPr>
        <w:t>Penny gently smiled.</w:t>
      </w:r>
    </w:p>
    <w:p w14:paraId="271D2258" w14:textId="77777777" w:rsidR="00A1675C" w:rsidRDefault="00000000">
      <w:pPr>
        <w:spacing w:before="40" w:after="120"/>
      </w:pPr>
      <w:r>
        <w:rPr>
          <w:rFonts w:eastAsia="Georgia"/>
        </w:rPr>
        <w:t>"Well, there we are."</w:t>
      </w:r>
    </w:p>
    <w:p w14:paraId="23BB581F" w14:textId="77777777" w:rsidR="00A1675C" w:rsidRDefault="00000000">
      <w:pPr>
        <w:ind w:firstLine="432"/>
      </w:pPr>
      <w:r>
        <w:rPr>
          <w:rFonts w:eastAsia="Georgia"/>
        </w:rPr>
        <w:t>Barbarian still stood.</w:t>
      </w:r>
    </w:p>
    <w:p w14:paraId="6530620B" w14:textId="77777777" w:rsidR="00A1675C" w:rsidRDefault="00000000">
      <w:pPr>
        <w:spacing w:before="40" w:after="120"/>
      </w:pPr>
      <w:r>
        <w:rPr>
          <w:rFonts w:eastAsia="Georgia"/>
        </w:rPr>
        <w:t>"Come."</w:t>
      </w:r>
    </w:p>
    <w:p w14:paraId="0C2E3676" w14:textId="77777777" w:rsidR="00A1675C" w:rsidRDefault="00000000">
      <w:pPr>
        <w:spacing w:before="40" w:after="120"/>
      </w:pPr>
      <w:r>
        <w:rPr>
          <w:rFonts w:eastAsia="Georgia"/>
        </w:rPr>
        <w:t>"Where?"</w:t>
      </w:r>
    </w:p>
    <w:p w14:paraId="63EC0702" w14:textId="77777777" w:rsidR="00A1675C" w:rsidRDefault="00000000">
      <w:pPr>
        <w:spacing w:before="40" w:after="120"/>
      </w:pPr>
      <w:r>
        <w:rPr>
          <w:rFonts w:eastAsia="Georgia"/>
        </w:rPr>
        <w:t>"The garden."</w:t>
      </w:r>
    </w:p>
    <w:p w14:paraId="70D5D621" w14:textId="77777777" w:rsidR="00A1675C" w:rsidRDefault="00000000">
      <w:pPr>
        <w:ind w:firstLine="432"/>
      </w:pPr>
      <w:r>
        <w:rPr>
          <w:rFonts w:eastAsia="Georgia"/>
        </w:rPr>
        <w:t>Derek looked sharply toward the window.</w:t>
      </w:r>
    </w:p>
    <w:p w14:paraId="56849A3C" w14:textId="77777777" w:rsidR="00A1675C" w:rsidRDefault="00000000">
      <w:pPr>
        <w:spacing w:before="40" w:after="120"/>
      </w:pPr>
      <w:r>
        <w:rPr>
          <w:rFonts w:eastAsia="Georgia"/>
        </w:rPr>
        <w:t>"Why?"</w:t>
      </w:r>
    </w:p>
    <w:p w14:paraId="381DDF84" w14:textId="77777777" w:rsidR="00A1675C" w:rsidRDefault="00000000">
      <w:pPr>
        <w:spacing w:before="40" w:after="120"/>
      </w:pPr>
      <w:r>
        <w:rPr>
          <w:rFonts w:eastAsia="Georgia"/>
        </w:rPr>
        <w:t>"Because I want to show you something."</w:t>
      </w:r>
    </w:p>
    <w:p w14:paraId="6D149E1F" w14:textId="77777777" w:rsidR="00A1675C" w:rsidRDefault="00000000">
      <w:pPr>
        <w:ind w:firstLine="432"/>
      </w:pPr>
      <w:r>
        <w:rPr>
          <w:rFonts w:eastAsia="Georgia"/>
        </w:rPr>
        <w:t>They followed him through the back door. The quiet garden was larger than Derek had expected. There was a lawn, a small pond, several trees and a stone path.</w:t>
      </w:r>
    </w:p>
    <w:p w14:paraId="4B02FCED" w14:textId="77777777" w:rsidR="00A1675C" w:rsidRDefault="00000000">
      <w:pPr>
        <w:ind w:firstLine="432"/>
      </w:pPr>
      <w:r>
        <w:rPr>
          <w:rFonts w:eastAsia="Georgia"/>
        </w:rPr>
        <w:t>At the far end quietly stood a tall wooden post. Barbarian walked toward it. At the top was a strange clock.</w:t>
      </w:r>
    </w:p>
    <w:p w14:paraId="4CADFF11" w14:textId="77777777" w:rsidR="00A1675C" w:rsidRDefault="00000000">
      <w:pPr>
        <w:ind w:firstLine="432"/>
      </w:pPr>
      <w:r>
        <w:rPr>
          <w:rFonts w:eastAsia="Georgia"/>
        </w:rPr>
        <w:t>Derek frowned.</w:t>
      </w:r>
    </w:p>
    <w:p w14:paraId="4A1F0964" w14:textId="77777777" w:rsidR="00A1675C" w:rsidRDefault="00000000">
      <w:pPr>
        <w:spacing w:before="40" w:after="120"/>
      </w:pPr>
      <w:r>
        <w:rPr>
          <w:rFonts w:eastAsia="Georgia"/>
        </w:rPr>
        <w:t>"Another one."</w:t>
      </w:r>
    </w:p>
    <w:p w14:paraId="23B80F7B" w14:textId="77777777" w:rsidR="00A1675C" w:rsidRDefault="00000000">
      <w:pPr>
        <w:spacing w:before="40" w:after="120"/>
      </w:pPr>
      <w:r>
        <w:rPr>
          <w:rFonts w:eastAsia="Georgia"/>
        </w:rPr>
        <w:t>"Yes."</w:t>
      </w:r>
    </w:p>
    <w:p w14:paraId="6736A677" w14:textId="77777777" w:rsidR="00A1675C" w:rsidRDefault="00000000">
      <w:pPr>
        <w:ind w:firstLine="432"/>
      </w:pPr>
      <w:r>
        <w:rPr>
          <w:rFonts w:eastAsia="Georgia"/>
        </w:rPr>
        <w:t>Barbarian carefully gazed at the silent clock.</w:t>
      </w:r>
    </w:p>
    <w:p w14:paraId="369D19B1" w14:textId="77777777" w:rsidR="00A1675C" w:rsidRDefault="00000000">
      <w:pPr>
        <w:spacing w:before="40" w:after="120"/>
      </w:pPr>
      <w:r>
        <w:rPr>
          <w:rFonts w:eastAsia="Georgia"/>
        </w:rPr>
        <w:t>"This one is synchronized with the one inside."</w:t>
      </w:r>
    </w:p>
    <w:p w14:paraId="43EF7BCF" w14:textId="77777777" w:rsidR="00A1675C" w:rsidRDefault="00000000">
      <w:pPr>
        <w:ind w:firstLine="432"/>
      </w:pPr>
      <w:r>
        <w:rPr>
          <w:rFonts w:eastAsia="Georgia"/>
        </w:rPr>
        <w:t>Derek checked. They were.</w:t>
      </w:r>
    </w:p>
    <w:p w14:paraId="556D8C3D" w14:textId="77777777" w:rsidR="00A1675C" w:rsidRDefault="00000000">
      <w:pPr>
        <w:spacing w:before="40" w:after="120"/>
      </w:pPr>
      <w:r>
        <w:rPr>
          <w:rFonts w:eastAsia="Georgia"/>
        </w:rPr>
        <w:t>"How far apart?"</w:t>
      </w:r>
    </w:p>
    <w:p w14:paraId="66A9EA68" w14:textId="77777777" w:rsidR="00A1675C" w:rsidRDefault="00000000">
      <w:pPr>
        <w:spacing w:before="40" w:after="120"/>
      </w:pPr>
      <w:r>
        <w:rPr>
          <w:rFonts w:eastAsia="Georgia"/>
        </w:rPr>
        <w:t>"About forty metres."</w:t>
      </w:r>
    </w:p>
    <w:p w14:paraId="1F92875A" w14:textId="77777777" w:rsidR="00A1675C" w:rsidRDefault="00000000">
      <w:pPr>
        <w:spacing w:before="40" w:after="120"/>
      </w:pPr>
      <w:r>
        <w:rPr>
          <w:rFonts w:eastAsia="Georgia"/>
        </w:rPr>
        <w:t>"Same gravitational potential to a very good approximation."</w:t>
      </w:r>
    </w:p>
    <w:p w14:paraId="535F4CEE" w14:textId="77777777" w:rsidR="00A1675C" w:rsidRDefault="00000000">
      <w:pPr>
        <w:spacing w:before="40" w:after="120"/>
      </w:pPr>
      <w:r>
        <w:rPr>
          <w:rFonts w:eastAsia="Georgia"/>
        </w:rPr>
        <w:t>"Yes."</w:t>
      </w:r>
    </w:p>
    <w:p w14:paraId="0A171A02" w14:textId="77777777" w:rsidR="00A1675C" w:rsidRDefault="00000000">
      <w:pPr>
        <w:spacing w:before="40" w:after="120"/>
      </w:pPr>
      <w:r>
        <w:rPr>
          <w:rFonts w:eastAsia="Georgia"/>
        </w:rPr>
        <w:t>"Then they should remain almost synchronized."</w:t>
      </w:r>
    </w:p>
    <w:p w14:paraId="334D8682" w14:textId="77777777" w:rsidR="00A1675C" w:rsidRDefault="00000000">
      <w:pPr>
        <w:spacing w:before="40" w:after="120"/>
      </w:pPr>
      <w:r>
        <w:rPr>
          <w:rFonts w:eastAsia="Georgia"/>
        </w:rPr>
        <w:t>"They do."</w:t>
      </w:r>
    </w:p>
    <w:p w14:paraId="402E0384" w14:textId="77777777" w:rsidR="00A1675C" w:rsidRDefault="00000000">
      <w:pPr>
        <w:ind w:firstLine="432"/>
      </w:pPr>
      <w:r>
        <w:rPr>
          <w:rFonts w:eastAsia="Georgia"/>
        </w:rPr>
        <w:t>Trevor looked relieved.</w:t>
      </w:r>
    </w:p>
    <w:p w14:paraId="4049B412" w14:textId="77777777" w:rsidR="00A1675C" w:rsidRDefault="00000000">
      <w:pPr>
        <w:spacing w:before="40" w:after="120"/>
      </w:pPr>
      <w:r>
        <w:rPr>
          <w:rFonts w:eastAsia="Georgia"/>
        </w:rPr>
        <w:t>"Good."</w:t>
      </w:r>
    </w:p>
    <w:p w14:paraId="668DFD90" w14:textId="77777777" w:rsidR="00A1675C" w:rsidRDefault="00000000">
      <w:pPr>
        <w:ind w:firstLine="432"/>
      </w:pPr>
      <w:r>
        <w:rPr>
          <w:rFonts w:eastAsia="Georgia"/>
        </w:rPr>
        <w:t>Barbarian quietly smiled.</w:t>
      </w:r>
    </w:p>
    <w:p w14:paraId="70457425" w14:textId="77777777" w:rsidR="00A1675C" w:rsidRDefault="00000000">
      <w:pPr>
        <w:spacing w:before="40" w:after="120"/>
      </w:pPr>
      <w:r>
        <w:rPr>
          <w:rFonts w:eastAsia="Georgia"/>
        </w:rPr>
        <w:t>"Now wait."</w:t>
      </w:r>
    </w:p>
    <w:p w14:paraId="3385B2CB" w14:textId="77777777" w:rsidR="00A1675C" w:rsidRDefault="00000000">
      <w:pPr>
        <w:ind w:firstLine="432"/>
      </w:pPr>
      <w:r>
        <w:rPr>
          <w:rFonts w:eastAsia="Georgia"/>
        </w:rPr>
        <w:t>They waited. Nothing happened. A bird landed on the fence.</w:t>
      </w:r>
    </w:p>
    <w:p w14:paraId="2B28D942" w14:textId="77777777" w:rsidR="00A1675C" w:rsidRDefault="00000000">
      <w:pPr>
        <w:ind w:firstLine="432"/>
      </w:pPr>
      <w:r>
        <w:rPr>
          <w:rFonts w:eastAsia="Georgia"/>
        </w:rPr>
        <w:t>A car passed somewhere beyond the garden. The wind slowly moved the leaves. The clocks continued ticking.</w:t>
      </w:r>
    </w:p>
    <w:p w14:paraId="592385B4" w14:textId="77777777" w:rsidR="00A1675C" w:rsidRDefault="00000000">
      <w:pPr>
        <w:ind w:firstLine="432"/>
      </w:pPr>
      <w:r>
        <w:rPr>
          <w:rFonts w:eastAsia="Georgia"/>
        </w:rPr>
        <w:t>Derek peered at his watch. Five minutes passed. Then ten.</w:t>
      </w:r>
    </w:p>
    <w:p w14:paraId="42CD243B" w14:textId="77777777" w:rsidR="00A1675C" w:rsidRDefault="00000000">
      <w:pPr>
        <w:ind w:firstLine="432"/>
      </w:pPr>
      <w:r>
        <w:rPr>
          <w:rFonts w:eastAsia="Georgia"/>
        </w:rPr>
        <w:t>Then fifteen. Still nothing. Trevor carefully eyed Barbarian.</w:t>
      </w:r>
    </w:p>
    <w:p w14:paraId="52F3BD1B" w14:textId="77777777" w:rsidR="00A1675C" w:rsidRDefault="00000000">
      <w:pPr>
        <w:spacing w:before="40" w:after="120"/>
      </w:pPr>
      <w:r>
        <w:rPr>
          <w:rFonts w:eastAsia="Georgia"/>
        </w:rPr>
        <w:t>"What are we waiting for?"</w:t>
      </w:r>
    </w:p>
    <w:p w14:paraId="6BAA8E32" w14:textId="77777777" w:rsidR="00A1675C" w:rsidRDefault="00000000">
      <w:pPr>
        <w:spacing w:before="40" w:after="120"/>
      </w:pPr>
      <w:r>
        <w:rPr>
          <w:rFonts w:eastAsia="Georgia"/>
        </w:rPr>
        <w:t>"Change."</w:t>
      </w:r>
    </w:p>
    <w:p w14:paraId="091E08C2" w14:textId="77777777" w:rsidR="00A1675C" w:rsidRDefault="00000000">
      <w:pPr>
        <w:ind w:firstLine="432"/>
      </w:pPr>
      <w:r>
        <w:rPr>
          <w:rFonts w:eastAsia="Georgia"/>
        </w:rPr>
        <w:t>Derek smiled.</w:t>
      </w:r>
    </w:p>
    <w:p w14:paraId="60429FDD" w14:textId="77777777" w:rsidR="00A1675C" w:rsidRDefault="00000000">
      <w:pPr>
        <w:spacing w:before="40" w:after="120"/>
      </w:pPr>
      <w:r>
        <w:rPr>
          <w:rFonts w:eastAsia="Georgia"/>
        </w:rPr>
        <w:t>"That's a very philosophical answer."</w:t>
      </w:r>
    </w:p>
    <w:p w14:paraId="76FBD39F" w14:textId="77777777" w:rsidR="00A1675C" w:rsidRDefault="00000000">
      <w:pPr>
        <w:spacing w:before="40" w:after="120"/>
      </w:pPr>
      <w:r>
        <w:rPr>
          <w:rFonts w:eastAsia="Georgia"/>
        </w:rPr>
        <w:t>"It's also accurate."</w:t>
      </w:r>
    </w:p>
    <w:p w14:paraId="35F28202" w14:textId="77777777" w:rsidR="00A1675C" w:rsidRDefault="00000000">
      <w:pPr>
        <w:ind w:firstLine="432"/>
      </w:pPr>
      <w:r>
        <w:rPr>
          <w:rFonts w:eastAsia="Georgia"/>
        </w:rPr>
        <w:t>Another five minutes. Then the silent clock on the post stopped. The indoor clock continued.</w:t>
      </w:r>
    </w:p>
    <w:p w14:paraId="33725B52" w14:textId="77777777" w:rsidR="00A1675C" w:rsidRDefault="00000000">
      <w:pPr>
        <w:ind w:firstLine="432"/>
      </w:pPr>
      <w:r>
        <w:rPr>
          <w:rFonts w:eastAsia="Georgia"/>
        </w:rPr>
        <w:t>Derek walked closer. The silent clock had stopped at exactly 11:17:00. He checked his watch.</w:t>
      </w:r>
    </w:p>
    <w:p w14:paraId="45263567" w14:textId="77777777" w:rsidR="00A1675C" w:rsidRDefault="00000000">
      <w:pPr>
        <w:ind w:firstLine="432"/>
      </w:pPr>
      <w:r>
        <w:rPr>
          <w:rFonts w:eastAsia="Georgia"/>
        </w:rPr>
        <w:t>11:17:00. The indoor clock read 11:17:00. Everything was synchronized.</w:t>
      </w:r>
    </w:p>
    <w:p w14:paraId="65DB7760" w14:textId="77777777" w:rsidR="00A1675C" w:rsidRDefault="00000000">
      <w:pPr>
        <w:ind w:firstLine="432"/>
      </w:pPr>
      <w:r>
        <w:rPr>
          <w:rFonts w:eastAsia="Georgia"/>
        </w:rPr>
        <w:t>Derek watched Barbarian.</w:t>
      </w:r>
    </w:p>
    <w:p w14:paraId="2F7F783D" w14:textId="77777777" w:rsidR="00A1675C" w:rsidRDefault="00000000">
      <w:pPr>
        <w:spacing w:before="40" w:after="120"/>
      </w:pPr>
      <w:r>
        <w:rPr>
          <w:rFonts w:eastAsia="Georgia"/>
        </w:rPr>
        <w:t>"Well, that's odd."</w:t>
      </w:r>
    </w:p>
    <w:p w14:paraId="4834983F" w14:textId="77777777" w:rsidR="00A1675C" w:rsidRDefault="00000000">
      <w:pPr>
        <w:spacing w:before="40" w:after="120"/>
      </w:pPr>
      <w:r>
        <w:rPr>
          <w:rFonts w:eastAsia="Georgia"/>
        </w:rPr>
        <w:t>"Yes."</w:t>
      </w:r>
    </w:p>
    <w:p w14:paraId="24C18BCB" w14:textId="77777777" w:rsidR="00A1675C" w:rsidRDefault="00000000">
      <w:pPr>
        <w:ind w:firstLine="432"/>
      </w:pPr>
      <w:r>
        <w:rPr>
          <w:rFonts w:eastAsia="Georgia"/>
        </w:rPr>
        <w:t>Trevor examined the clock.</w:t>
      </w:r>
    </w:p>
    <w:p w14:paraId="301CBB98" w14:textId="77777777" w:rsidR="00A1675C" w:rsidRDefault="00000000">
      <w:pPr>
        <w:spacing w:before="40" w:after="120"/>
      </w:pPr>
      <w:r>
        <w:rPr>
          <w:rFonts w:eastAsia="Georgia"/>
        </w:rPr>
        <w:t>"Mechanical failure?"</w:t>
      </w:r>
    </w:p>
    <w:p w14:paraId="59558FAF" w14:textId="77777777" w:rsidR="00A1675C" w:rsidRDefault="00000000">
      <w:pPr>
        <w:spacing w:before="40" w:after="120"/>
      </w:pPr>
      <w:r>
        <w:rPr>
          <w:rFonts w:eastAsia="Georgia"/>
        </w:rPr>
        <w:t>"Possibly," Barbarian affirmed.</w:t>
      </w:r>
    </w:p>
    <w:p w14:paraId="427601C5" w14:textId="77777777" w:rsidR="00A1675C" w:rsidRDefault="00000000">
      <w:pPr>
        <w:ind w:firstLine="432"/>
      </w:pPr>
      <w:r>
        <w:rPr>
          <w:rFonts w:eastAsia="Georgia"/>
        </w:rPr>
        <w:t>Derek shook his head.</w:t>
      </w:r>
    </w:p>
    <w:p w14:paraId="442EAA33" w14:textId="77777777" w:rsidR="00A1675C" w:rsidRDefault="00000000">
      <w:pPr>
        <w:spacing w:before="40" w:after="120"/>
      </w:pPr>
      <w:r>
        <w:rPr>
          <w:rFonts w:eastAsia="Georgia"/>
        </w:rPr>
        <w:t>"No."</w:t>
      </w:r>
    </w:p>
    <w:p w14:paraId="4D4432E1" w14:textId="77777777" w:rsidR="00A1675C" w:rsidRDefault="00000000">
      <w:pPr>
        <w:spacing w:before="40" w:after="120"/>
      </w:pPr>
      <w:r>
        <w:rPr>
          <w:rFonts w:eastAsia="Georgia"/>
        </w:rPr>
        <w:t>"Why?"</w:t>
      </w:r>
    </w:p>
    <w:p w14:paraId="4C60BF19" w14:textId="77777777" w:rsidR="00A1675C" w:rsidRDefault="00000000">
      <w:pPr>
        <w:spacing w:before="40" w:after="120"/>
      </w:pPr>
      <w:r>
        <w:rPr>
          <w:rFonts w:eastAsia="Georgia"/>
        </w:rPr>
        <w:t>"The second hand isn't jammed."</w:t>
      </w:r>
    </w:p>
    <w:p w14:paraId="3690085C" w14:textId="77777777" w:rsidR="00A1675C" w:rsidRDefault="00000000">
      <w:pPr>
        <w:ind w:firstLine="432"/>
      </w:pPr>
      <w:r>
        <w:rPr>
          <w:rFonts w:eastAsia="Georgia"/>
        </w:rPr>
        <w:t>He pointed. The hand was moving. But it was moving in tiny jumps.</w:t>
      </w:r>
    </w:p>
    <w:p w14:paraId="4E9D88F0" w14:textId="77777777" w:rsidR="00A1675C" w:rsidRDefault="00000000">
      <w:pPr>
        <w:ind w:firstLine="432"/>
      </w:pPr>
      <w:r>
        <w:rPr>
          <w:rFonts w:eastAsia="Georgia"/>
        </w:rPr>
        <w:t>One second. Then a pause. Then another.</w:t>
      </w:r>
    </w:p>
    <w:p w14:paraId="0C9B3F06" w14:textId="57E520A1" w:rsidR="00A1675C" w:rsidRDefault="003434B6">
      <w:pPr>
        <w:ind w:firstLine="432"/>
      </w:pPr>
      <w:r>
        <w:rPr>
          <w:rFonts w:eastAsia="Georgia"/>
        </w:rPr>
        <w:t>Penny looked closely.</w:t>
      </w:r>
    </w:p>
    <w:p w14:paraId="3ACD88DF" w14:textId="77777777" w:rsidR="00A1675C" w:rsidRDefault="00000000">
      <w:pPr>
        <w:spacing w:before="40" w:after="120"/>
      </w:pPr>
      <w:r>
        <w:rPr>
          <w:rFonts w:eastAsia="Georgia"/>
        </w:rPr>
        <w:t>"The clock is still running."</w:t>
      </w:r>
    </w:p>
    <w:p w14:paraId="7A08959F" w14:textId="77777777" w:rsidR="00A1675C" w:rsidRDefault="00000000">
      <w:pPr>
        <w:spacing w:before="40" w:after="120"/>
      </w:pPr>
      <w:r>
        <w:rPr>
          <w:rFonts w:eastAsia="Georgia"/>
        </w:rPr>
        <w:t>"Yes."</w:t>
      </w:r>
    </w:p>
    <w:p w14:paraId="3660E0F6" w14:textId="77777777" w:rsidR="00A1675C" w:rsidRDefault="00000000">
      <w:pPr>
        <w:spacing w:before="40" w:after="120"/>
      </w:pPr>
      <w:r>
        <w:rPr>
          <w:rFonts w:eastAsia="Georgia"/>
        </w:rPr>
        <w:t>"Then why isn't the display advancing?"</w:t>
      </w:r>
    </w:p>
    <w:p w14:paraId="3DA2FBEF" w14:textId="77777777" w:rsidR="00A1675C" w:rsidRDefault="00000000">
      <w:pPr>
        <w:ind w:firstLine="432"/>
      </w:pPr>
      <w:r>
        <w:rPr>
          <w:rFonts w:eastAsia="Georgia"/>
        </w:rPr>
        <w:t>Derek deeply frowned. He surveyed the silent clock inside the house. That one had also stopped.</w:t>
      </w:r>
    </w:p>
    <w:p w14:paraId="30A7CD00" w14:textId="77777777" w:rsidR="00A1675C" w:rsidRDefault="00000000">
      <w:pPr>
        <w:ind w:firstLine="432"/>
      </w:pPr>
      <w:r>
        <w:rPr>
          <w:rFonts w:eastAsia="Georgia"/>
        </w:rPr>
        <w:t>Exactly at 11:17. Trevor checked his phone. 11:17.</w:t>
      </w:r>
    </w:p>
    <w:p w14:paraId="30705649" w14:textId="7F2A85B2" w:rsidR="00A1675C" w:rsidRDefault="00000000">
      <w:pPr>
        <w:ind w:firstLine="432"/>
      </w:pPr>
      <w:r>
        <w:rPr>
          <w:rFonts w:eastAsia="Georgia"/>
        </w:rPr>
        <w:t>His phone had stopped too. Penny checked hers. 11:17.</w:t>
      </w:r>
    </w:p>
    <w:p w14:paraId="60AB0DD4" w14:textId="77777777" w:rsidR="00A1675C" w:rsidRDefault="00000000">
      <w:pPr>
        <w:ind w:firstLine="432"/>
      </w:pPr>
      <w:r>
        <w:rPr>
          <w:rFonts w:eastAsia="Georgia"/>
        </w:rPr>
        <w:t>Stopped. Weinstein checked his watch. 11:17.</w:t>
      </w:r>
    </w:p>
    <w:p w14:paraId="1D3E59A8" w14:textId="77777777" w:rsidR="00A1675C" w:rsidRDefault="00000000">
      <w:pPr>
        <w:ind w:firstLine="432"/>
      </w:pPr>
      <w:r>
        <w:rPr>
          <w:rFonts w:eastAsia="Georgia"/>
        </w:rPr>
        <w:t>Stopped. Everyone carefully looked at one another. Barbarian smiled.</w:t>
      </w:r>
    </w:p>
    <w:p w14:paraId="7C023B20" w14:textId="77777777" w:rsidR="00A1675C" w:rsidRDefault="00000000">
      <w:pPr>
        <w:spacing w:before="40" w:after="120"/>
      </w:pPr>
      <w:r>
        <w:rPr>
          <w:rFonts w:eastAsia="Georgia"/>
        </w:rPr>
        <w:t>"Interesting."</w:t>
      </w:r>
    </w:p>
    <w:p w14:paraId="7CA32432" w14:textId="77777777" w:rsidR="00A1675C" w:rsidRDefault="00000000">
      <w:pPr>
        <w:ind w:firstLine="432"/>
      </w:pPr>
      <w:r>
        <w:rPr>
          <w:rFonts w:eastAsia="Georgia"/>
        </w:rPr>
        <w:t>Derek sharply stared at him.</w:t>
      </w:r>
    </w:p>
    <w:p w14:paraId="19B08FD2" w14:textId="77777777" w:rsidR="00A1675C" w:rsidRDefault="00000000">
      <w:pPr>
        <w:spacing w:before="40" w:after="120"/>
      </w:pPr>
      <w:r>
        <w:rPr>
          <w:rFonts w:eastAsia="Georgia"/>
        </w:rPr>
        <w:t>"Did you arrange this?"</w:t>
      </w:r>
    </w:p>
    <w:p w14:paraId="258A364B" w14:textId="77777777" w:rsidR="00A1675C" w:rsidRDefault="00000000">
      <w:pPr>
        <w:spacing w:before="40" w:after="120"/>
      </w:pPr>
      <w:r>
        <w:rPr>
          <w:rFonts w:eastAsia="Georgia"/>
        </w:rPr>
        <w:t>"No."</w:t>
      </w:r>
    </w:p>
    <w:p w14:paraId="4251AE44" w14:textId="77777777" w:rsidR="00A1675C" w:rsidRDefault="00000000">
      <w:pPr>
        <w:spacing w:before="40" w:after="120"/>
      </w:pPr>
      <w:r>
        <w:rPr>
          <w:rFonts w:eastAsia="Georgia"/>
        </w:rPr>
        <w:t>"Did you know it would happen?"</w:t>
      </w:r>
    </w:p>
    <w:p w14:paraId="52974A6F" w14:textId="77777777" w:rsidR="00A1675C" w:rsidRDefault="00000000">
      <w:pPr>
        <w:spacing w:before="40" w:after="120"/>
      </w:pPr>
      <w:r>
        <w:rPr>
          <w:rFonts w:eastAsia="Georgia"/>
        </w:rPr>
        <w:t>"No."</w:t>
      </w:r>
    </w:p>
    <w:p w14:paraId="110F551A" w14:textId="77777777" w:rsidR="00A1675C" w:rsidRDefault="00000000">
      <w:pPr>
        <w:spacing w:before="40" w:after="120"/>
      </w:pPr>
      <w:r>
        <w:rPr>
          <w:rFonts w:eastAsia="Georgia"/>
        </w:rPr>
        <w:t>"Then why are you smiling?"</w:t>
      </w:r>
    </w:p>
    <w:p w14:paraId="14407295" w14:textId="77777777" w:rsidR="00A1675C" w:rsidRDefault="00000000">
      <w:pPr>
        <w:spacing w:before="40" w:after="120"/>
      </w:pPr>
      <w:r>
        <w:rPr>
          <w:rFonts w:eastAsia="Georgia"/>
        </w:rPr>
        <w:t>"Because now we have something useful."</w:t>
      </w:r>
    </w:p>
    <w:p w14:paraId="07787115" w14:textId="77777777" w:rsidR="00A1675C" w:rsidRDefault="00000000">
      <w:pPr>
        <w:ind w:firstLine="432"/>
      </w:pPr>
      <w:r>
        <w:rPr>
          <w:rFonts w:eastAsia="Georgia"/>
        </w:rPr>
        <w:t>The seconds did not move. The world did not stop. A bird flew across the quiet garden.</w:t>
      </w:r>
    </w:p>
    <w:p w14:paraId="3296F9E3" w14:textId="77777777" w:rsidR="00A1675C" w:rsidRDefault="00000000">
      <w:pPr>
        <w:ind w:firstLine="432"/>
      </w:pPr>
      <w:r>
        <w:rPr>
          <w:rFonts w:eastAsia="Georgia"/>
        </w:rPr>
        <w:t>A leaf fell. The wind continued. Derek looked sharply at the clocks.</w:t>
      </w:r>
    </w:p>
    <w:p w14:paraId="64FD4956" w14:textId="77777777" w:rsidR="00A1675C" w:rsidRDefault="00000000">
      <w:pPr>
        <w:spacing w:before="40" w:after="120"/>
      </w:pPr>
      <w:r>
        <w:rPr>
          <w:rFonts w:eastAsia="Georgia"/>
        </w:rPr>
        <w:t>"Everything is moving."</w:t>
      </w:r>
    </w:p>
    <w:p w14:paraId="63F35A35" w14:textId="77777777" w:rsidR="00A1675C" w:rsidRDefault="00000000">
      <w:pPr>
        <w:spacing w:before="40" w:after="120"/>
      </w:pPr>
      <w:r>
        <w:rPr>
          <w:rFonts w:eastAsia="Georgia"/>
        </w:rPr>
        <w:t>"Yes."</w:t>
      </w:r>
    </w:p>
    <w:p w14:paraId="09D887A9" w14:textId="77777777" w:rsidR="00A1675C" w:rsidRDefault="00000000">
      <w:pPr>
        <w:spacing w:before="40" w:after="120"/>
      </w:pPr>
      <w:r>
        <w:rPr>
          <w:rFonts w:eastAsia="Georgia"/>
        </w:rPr>
        <w:t>"Yet all the clocks have stopped."</w:t>
      </w:r>
    </w:p>
    <w:p w14:paraId="52D92128" w14:textId="77777777" w:rsidR="00A1675C" w:rsidRDefault="00000000">
      <w:pPr>
        <w:spacing w:before="40" w:after="120"/>
      </w:pPr>
      <w:r>
        <w:rPr>
          <w:rFonts w:eastAsia="Georgia"/>
        </w:rPr>
        <w:t>"Yes."</w:t>
      </w:r>
    </w:p>
    <w:p w14:paraId="6ED9CF4C" w14:textId="77777777" w:rsidR="00A1675C" w:rsidRDefault="00000000">
      <w:pPr>
        <w:ind w:firstLine="432"/>
      </w:pPr>
      <w:r>
        <w:rPr>
          <w:rFonts w:eastAsia="Georgia"/>
        </w:rPr>
        <w:t>Trevor looked puzzled.</w:t>
      </w:r>
    </w:p>
    <w:p w14:paraId="34F299A9" w14:textId="77777777" w:rsidR="00A1675C" w:rsidRDefault="00000000">
      <w:pPr>
        <w:spacing w:before="40" w:after="120"/>
      </w:pPr>
      <w:r>
        <w:rPr>
          <w:rFonts w:eastAsia="Georgia"/>
        </w:rPr>
        <w:t>"So the clocks have failed."</w:t>
      </w:r>
    </w:p>
    <w:p w14:paraId="59FDB665" w14:textId="77777777" w:rsidR="00A1675C" w:rsidRDefault="00000000">
      <w:pPr>
        <w:ind w:firstLine="432"/>
      </w:pPr>
      <w:r>
        <w:rPr>
          <w:rFonts w:eastAsia="Georgia"/>
        </w:rPr>
        <w:t>Derek shook his head.</w:t>
      </w:r>
    </w:p>
    <w:p w14:paraId="754B1DE6" w14:textId="77777777" w:rsidR="00A1675C" w:rsidRDefault="00000000">
      <w:pPr>
        <w:spacing w:before="40" w:after="120"/>
      </w:pPr>
      <w:r>
        <w:rPr>
          <w:rFonts w:eastAsia="Georgia"/>
        </w:rPr>
        <w:t>"No."</w:t>
      </w:r>
    </w:p>
    <w:p w14:paraId="5DC6FF42" w14:textId="77777777" w:rsidR="00A1675C" w:rsidRDefault="00000000">
      <w:pPr>
        <w:spacing w:before="40" w:after="120"/>
      </w:pPr>
      <w:r>
        <w:rPr>
          <w:rFonts w:eastAsia="Georgia"/>
        </w:rPr>
        <w:t>"How do you know?"</w:t>
      </w:r>
    </w:p>
    <w:p w14:paraId="363B66D0" w14:textId="77777777" w:rsidR="00A1675C" w:rsidRDefault="00000000">
      <w:pPr>
        <w:spacing w:before="40" w:after="120"/>
      </w:pPr>
      <w:r>
        <w:rPr>
          <w:rFonts w:eastAsia="Georgia"/>
        </w:rPr>
        <w:t>"Because they're all failing identically."</w:t>
      </w:r>
    </w:p>
    <w:p w14:paraId="1FE3F941" w14:textId="511AFD32" w:rsidR="00A1675C" w:rsidRDefault="003434B6">
      <w:pPr>
        <w:ind w:firstLine="432"/>
      </w:pPr>
      <w:r>
        <w:rPr>
          <w:rFonts w:eastAsia="Georgia"/>
        </w:rPr>
        <w:t>Penny calmly nodded.</w:t>
      </w:r>
    </w:p>
    <w:p w14:paraId="07DDF53A" w14:textId="77777777" w:rsidR="00A1675C" w:rsidRDefault="00000000">
      <w:pPr>
        <w:spacing w:before="40" w:after="120"/>
      </w:pPr>
      <w:r>
        <w:rPr>
          <w:rFonts w:eastAsia="Georgia"/>
        </w:rPr>
        <w:t>"And at exactly the same reading."</w:t>
      </w:r>
    </w:p>
    <w:p w14:paraId="691577E7" w14:textId="77777777" w:rsidR="00A1675C" w:rsidRDefault="00000000">
      <w:pPr>
        <w:ind w:firstLine="432"/>
      </w:pPr>
      <w:r>
        <w:rPr>
          <w:rFonts w:eastAsia="Georgia"/>
        </w:rPr>
        <w:t>Weinstein quietly looked around.</w:t>
      </w:r>
    </w:p>
    <w:p w14:paraId="77A5BDD8" w14:textId="77777777" w:rsidR="00A1675C" w:rsidRDefault="00000000">
      <w:pPr>
        <w:spacing w:before="40" w:after="120"/>
      </w:pPr>
      <w:r>
        <w:rPr>
          <w:rFonts w:eastAsia="Georgia"/>
        </w:rPr>
        <w:t>"What's the significance of 11:17?"</w:t>
      </w:r>
    </w:p>
    <w:p w14:paraId="2C70FB02" w14:textId="77777777" w:rsidR="00A1675C" w:rsidRDefault="00000000">
      <w:pPr>
        <w:ind w:firstLine="432"/>
      </w:pPr>
      <w:r>
        <w:rPr>
          <w:rFonts w:eastAsia="Georgia"/>
        </w:rPr>
        <w:t>Derek thought.</w:t>
      </w:r>
    </w:p>
    <w:p w14:paraId="055A592B" w14:textId="77777777" w:rsidR="00A1675C" w:rsidRDefault="00000000">
      <w:pPr>
        <w:spacing w:before="40" w:after="120"/>
      </w:pPr>
      <w:r>
        <w:rPr>
          <w:rFonts w:eastAsia="Georgia"/>
        </w:rPr>
        <w:t>"The train."</w:t>
      </w:r>
    </w:p>
    <w:p w14:paraId="761B6723" w14:textId="77777777" w:rsidR="00A1675C" w:rsidRDefault="00000000">
      <w:pPr>
        <w:ind w:firstLine="432"/>
      </w:pPr>
      <w:r>
        <w:rPr>
          <w:rFonts w:eastAsia="Georgia"/>
        </w:rPr>
        <w:t>Everyone went quiet. The strange photograph.</w:t>
      </w:r>
    </w:p>
    <w:p w14:paraId="1450A37A" w14:textId="77777777" w:rsidR="00A1675C" w:rsidRDefault="00000000">
      <w:pPr>
        <w:spacing w:before="200" w:after="120"/>
        <w:jc w:val="center"/>
      </w:pPr>
      <w:r>
        <w:rPr>
          <w:rFonts w:eastAsia="Georgia"/>
          <w:b/>
          <w:sz w:val="24"/>
        </w:rPr>
        <w:t>11:03 — DEATH.</w:t>
      </w:r>
    </w:p>
    <w:p w14:paraId="749C393D" w14:textId="77777777" w:rsidR="00A1675C" w:rsidRDefault="00000000">
      <w:pPr>
        <w:spacing w:before="200" w:after="120"/>
        <w:jc w:val="center"/>
      </w:pPr>
      <w:r>
        <w:rPr>
          <w:rFonts w:eastAsia="Georgia"/>
          <w:b/>
          <w:sz w:val="24"/>
        </w:rPr>
        <w:t>11:17 — DEPARTURE.</w:t>
      </w:r>
    </w:p>
    <w:p w14:paraId="284CC2A9" w14:textId="77777777" w:rsidR="00A1675C" w:rsidRDefault="00000000">
      <w:pPr>
        <w:spacing w:before="200" w:after="120"/>
        <w:jc w:val="center"/>
      </w:pPr>
      <w:r>
        <w:rPr>
          <w:rFonts w:eastAsia="Georgia"/>
          <w:b/>
          <w:sz w:val="24"/>
        </w:rPr>
        <w:t>12:04 — ARRIVAL.</w:t>
      </w:r>
    </w:p>
    <w:p w14:paraId="23D49DA5" w14:textId="77777777" w:rsidR="00A1675C" w:rsidRDefault="00000000">
      <w:pPr>
        <w:ind w:firstLine="432"/>
      </w:pPr>
      <w:r>
        <w:rPr>
          <w:rFonts w:eastAsia="Georgia"/>
        </w:rPr>
        <w:t>Derek took out the strange photograph. The clock in the photograph showed 11:03:17. He carefully regarded the actual clocks.</w:t>
      </w:r>
    </w:p>
    <w:p w14:paraId="2EB08B06" w14:textId="77777777" w:rsidR="00A1675C" w:rsidRDefault="00000000">
      <w:pPr>
        <w:ind w:firstLine="432"/>
      </w:pPr>
      <w:r>
        <w:rPr>
          <w:rFonts w:eastAsia="Georgia"/>
        </w:rPr>
        <w:t>11:17:00. Then he carefully examined Barbarian.</w:t>
      </w:r>
    </w:p>
    <w:p w14:paraId="45D234FA" w14:textId="77777777" w:rsidR="00A1675C" w:rsidRDefault="00000000">
      <w:pPr>
        <w:spacing w:before="40" w:after="120"/>
      </w:pPr>
      <w:r>
        <w:rPr>
          <w:rFonts w:eastAsia="Georgia"/>
        </w:rPr>
        <w:t>"Can you make them start again?"</w:t>
      </w:r>
    </w:p>
    <w:p w14:paraId="2C4745D2" w14:textId="77777777" w:rsidR="00A1675C" w:rsidRDefault="00000000">
      <w:pPr>
        <w:ind w:firstLine="432"/>
      </w:pPr>
      <w:r>
        <w:rPr>
          <w:rFonts w:eastAsia="Georgia"/>
        </w:rPr>
        <w:t>Barbarian shook his head.</w:t>
      </w:r>
    </w:p>
    <w:p w14:paraId="454E4B73" w14:textId="77777777" w:rsidR="00A1675C" w:rsidRDefault="00000000">
      <w:pPr>
        <w:spacing w:before="40" w:after="120"/>
      </w:pPr>
      <w:r>
        <w:rPr>
          <w:rFonts w:eastAsia="Georgia"/>
        </w:rPr>
        <w:t>"I don't control them."</w:t>
      </w:r>
    </w:p>
    <w:p w14:paraId="67B16386" w14:textId="77777777" w:rsidR="00A1675C" w:rsidRDefault="00000000">
      <w:pPr>
        <w:spacing w:before="40" w:after="120"/>
      </w:pPr>
      <w:r>
        <w:rPr>
          <w:rFonts w:eastAsia="Georgia"/>
        </w:rPr>
        <w:t>"Who does?"</w:t>
      </w:r>
    </w:p>
    <w:p w14:paraId="1B440956" w14:textId="77777777" w:rsidR="00A1675C" w:rsidRDefault="00000000">
      <w:pPr>
        <w:spacing w:before="40" w:after="120"/>
      </w:pPr>
      <w:r>
        <w:rPr>
          <w:rFonts w:eastAsia="Georgia"/>
        </w:rPr>
        <w:t>"I don't know."</w:t>
      </w:r>
    </w:p>
    <w:p w14:paraId="1C26F32C" w14:textId="77777777" w:rsidR="00A1675C" w:rsidRDefault="00000000">
      <w:pPr>
        <w:ind w:firstLine="432"/>
      </w:pPr>
      <w:r>
        <w:rPr>
          <w:rFonts w:eastAsia="Georgia"/>
        </w:rPr>
        <w:t>Derek carefully inspected Weinstein. Weinstein was staring at the sky.</w:t>
      </w:r>
    </w:p>
    <w:p w14:paraId="1D4BAB0A" w14:textId="77777777" w:rsidR="00A1675C" w:rsidRDefault="00000000">
      <w:pPr>
        <w:spacing w:before="40" w:after="120"/>
      </w:pPr>
      <w:r>
        <w:rPr>
          <w:rFonts w:eastAsia="Georgia"/>
        </w:rPr>
        <w:t>"What?"</w:t>
      </w:r>
    </w:p>
    <w:p w14:paraId="7AED601E" w14:textId="77777777" w:rsidR="00A1675C" w:rsidRDefault="00000000">
      <w:pPr>
        <w:ind w:firstLine="432"/>
      </w:pPr>
      <w:r>
        <w:rPr>
          <w:rFonts w:eastAsia="Georgia"/>
        </w:rPr>
        <w:t>Weinstein pointed.</w:t>
      </w:r>
    </w:p>
    <w:p w14:paraId="7F8D55A8" w14:textId="77777777" w:rsidR="00A1675C" w:rsidRDefault="00000000">
      <w:pPr>
        <w:spacing w:before="40" w:after="120"/>
      </w:pPr>
      <w:r>
        <w:rPr>
          <w:rFonts w:eastAsia="Georgia"/>
        </w:rPr>
        <w:t>"Look."</w:t>
      </w:r>
    </w:p>
    <w:p w14:paraId="6C1C0A7C" w14:textId="77777777" w:rsidR="00A1675C" w:rsidRDefault="00000000">
      <w:pPr>
        <w:ind w:firstLine="432"/>
      </w:pPr>
      <w:r>
        <w:rPr>
          <w:rFonts w:eastAsia="Georgia"/>
        </w:rPr>
        <w:t>They looked upward. Nothing unusual was visible. Blue sky.</w:t>
      </w:r>
    </w:p>
    <w:p w14:paraId="0ACB2C03" w14:textId="77777777" w:rsidR="00A1675C" w:rsidRDefault="00000000">
      <w:pPr>
        <w:ind w:firstLine="432"/>
      </w:pPr>
      <w:r>
        <w:rPr>
          <w:rFonts w:eastAsia="Georgia"/>
        </w:rPr>
        <w:t>Clouds. A plane. Then Derek noticed something.</w:t>
      </w:r>
    </w:p>
    <w:p w14:paraId="2F643766" w14:textId="77777777" w:rsidR="00A1675C" w:rsidRDefault="00000000">
      <w:pPr>
        <w:ind w:firstLine="432"/>
      </w:pPr>
      <w:r>
        <w:rPr>
          <w:rFonts w:eastAsia="Georgia"/>
        </w:rPr>
        <w:t>The plane wasn't moving. Neither was the cloud. The leaves had stopped.</w:t>
      </w:r>
    </w:p>
    <w:p w14:paraId="32AE0265" w14:textId="77777777" w:rsidR="00A1675C" w:rsidRDefault="00000000">
      <w:pPr>
        <w:ind w:firstLine="432"/>
      </w:pPr>
      <w:r>
        <w:rPr>
          <w:rFonts w:eastAsia="Georgia"/>
        </w:rPr>
        <w:t>The bird was suspended in the air. Trevor stared.</w:t>
      </w:r>
    </w:p>
    <w:p w14:paraId="589EBB53" w14:textId="77777777" w:rsidR="00A1675C" w:rsidRDefault="00000000">
      <w:pPr>
        <w:spacing w:before="40" w:after="120"/>
      </w:pPr>
      <w:r>
        <w:rPr>
          <w:rFonts w:eastAsia="Georgia"/>
        </w:rPr>
        <w:t>"That's impossible."</w:t>
      </w:r>
    </w:p>
    <w:p w14:paraId="5C8548CD" w14:textId="77777777" w:rsidR="00A1675C" w:rsidRDefault="00000000">
      <w:pPr>
        <w:ind w:firstLine="432"/>
      </w:pPr>
      <w:r>
        <w:rPr>
          <w:rFonts w:eastAsia="Georgia"/>
        </w:rPr>
        <w:t>Derek gently smiled.</w:t>
      </w:r>
    </w:p>
    <w:p w14:paraId="0046BEA9" w14:textId="77777777" w:rsidR="00A1675C" w:rsidRDefault="00000000">
      <w:pPr>
        <w:spacing w:before="40" w:after="120"/>
      </w:pPr>
      <w:r>
        <w:rPr>
          <w:rFonts w:eastAsia="Georgia"/>
        </w:rPr>
        <w:t>"Yes."</w:t>
      </w:r>
    </w:p>
    <w:p w14:paraId="350D193C" w14:textId="53584219" w:rsidR="00A1675C" w:rsidRDefault="003434B6">
      <w:pPr>
        <w:ind w:firstLine="432"/>
      </w:pPr>
      <w:r>
        <w:rPr>
          <w:rFonts w:eastAsia="Georgia"/>
        </w:rPr>
        <w:t>Penny considered him.</w:t>
      </w:r>
    </w:p>
    <w:p w14:paraId="528DE358" w14:textId="77777777" w:rsidR="00A1675C" w:rsidRDefault="00000000">
      <w:pPr>
        <w:spacing w:before="40" w:after="120"/>
      </w:pPr>
      <w:r>
        <w:rPr>
          <w:rFonts w:eastAsia="Georgia"/>
        </w:rPr>
        <w:t>"Don't say it."</w:t>
      </w:r>
    </w:p>
    <w:p w14:paraId="28579950" w14:textId="77777777" w:rsidR="00A1675C" w:rsidRDefault="00000000">
      <w:pPr>
        <w:spacing w:before="40" w:after="120"/>
      </w:pPr>
      <w:r>
        <w:rPr>
          <w:rFonts w:eastAsia="Georgia"/>
        </w:rPr>
        <w:t>"Why?"</w:t>
      </w:r>
    </w:p>
    <w:p w14:paraId="43A14C95" w14:textId="77777777" w:rsidR="00A1675C" w:rsidRDefault="00000000">
      <w:pPr>
        <w:spacing w:before="40" w:after="120"/>
      </w:pPr>
      <w:r>
        <w:rPr>
          <w:rFonts w:eastAsia="Georgia"/>
        </w:rPr>
        <w:t>"Because I know what you're going to say."</w:t>
      </w:r>
    </w:p>
    <w:p w14:paraId="1E03C4A7" w14:textId="77777777" w:rsidR="00A1675C" w:rsidRDefault="00000000">
      <w:pPr>
        <w:ind w:firstLine="432"/>
      </w:pPr>
      <w:r>
        <w:rPr>
          <w:rFonts w:eastAsia="Georgia"/>
        </w:rPr>
        <w:t>Derek grinned.</w:t>
      </w:r>
    </w:p>
    <w:p w14:paraId="119BE9F3" w14:textId="77777777" w:rsidR="00A1675C" w:rsidRDefault="00000000">
      <w:pPr>
        <w:spacing w:before="40" w:after="120"/>
      </w:pPr>
      <w:r>
        <w:rPr>
          <w:rFonts w:eastAsia="Georgia"/>
        </w:rPr>
        <w:t>"Well, that's settled."</w:t>
      </w:r>
    </w:p>
    <w:p w14:paraId="256ADA5C" w14:textId="77777777" w:rsidR="00A1675C" w:rsidRDefault="00000000">
      <w:pPr>
        <w:ind w:firstLine="432"/>
      </w:pPr>
      <w:r>
        <w:rPr>
          <w:rFonts w:eastAsia="Georgia"/>
        </w:rPr>
        <w:t>Barbarian looked remarkably calm. Weinstein wasn't. He silently stared at the suspended plane.</w:t>
      </w:r>
    </w:p>
    <w:p w14:paraId="0F47AF0D" w14:textId="77777777" w:rsidR="00A1675C" w:rsidRDefault="00000000">
      <w:pPr>
        <w:spacing w:before="40" w:after="120"/>
      </w:pPr>
      <w:r>
        <w:rPr>
          <w:rFonts w:eastAsia="Georgia"/>
        </w:rPr>
        <w:t>"The physical world has stopped."</w:t>
      </w:r>
    </w:p>
    <w:p w14:paraId="4C133EF8" w14:textId="77777777" w:rsidR="00A1675C" w:rsidRDefault="00000000">
      <w:pPr>
        <w:ind w:firstLine="432"/>
      </w:pPr>
      <w:r>
        <w:rPr>
          <w:rFonts w:eastAsia="Georgia"/>
        </w:rPr>
        <w:t>Barbarian shook his head.</w:t>
      </w:r>
    </w:p>
    <w:p w14:paraId="1963813E" w14:textId="77777777" w:rsidR="00A1675C" w:rsidRDefault="00000000">
      <w:pPr>
        <w:spacing w:before="40" w:after="120"/>
      </w:pPr>
      <w:r>
        <w:rPr>
          <w:rFonts w:eastAsia="Georgia"/>
        </w:rPr>
        <w:t>"No."</w:t>
      </w:r>
    </w:p>
    <w:p w14:paraId="1961F680" w14:textId="77777777" w:rsidR="00A1675C" w:rsidRDefault="00000000">
      <w:pPr>
        <w:spacing w:before="40" w:after="120"/>
      </w:pPr>
      <w:r>
        <w:rPr>
          <w:rFonts w:eastAsia="Georgia"/>
        </w:rPr>
        <w:t>"What do you mean, no?"</w:t>
      </w:r>
    </w:p>
    <w:p w14:paraId="5E3A5135" w14:textId="77777777" w:rsidR="00A1675C" w:rsidRDefault="00000000">
      <w:pPr>
        <w:spacing w:before="40" w:after="120"/>
      </w:pPr>
      <w:r>
        <w:rPr>
          <w:rFonts w:eastAsia="Georgia"/>
        </w:rPr>
        <w:t>"Look at the pond."</w:t>
      </w:r>
    </w:p>
    <w:p w14:paraId="7E4A4DBE" w14:textId="77777777" w:rsidR="00A1675C" w:rsidRDefault="00000000">
      <w:pPr>
        <w:ind w:firstLine="432"/>
      </w:pPr>
      <w:r>
        <w:rPr>
          <w:rFonts w:eastAsia="Georgia"/>
        </w:rPr>
        <w:t>They did. The surface of the water was perfectly still. But a small insect was sitting on it.</w:t>
      </w:r>
    </w:p>
    <w:p w14:paraId="03957D05" w14:textId="77777777" w:rsidR="00A1675C" w:rsidRDefault="00000000">
      <w:pPr>
        <w:ind w:firstLine="432"/>
      </w:pPr>
      <w:r>
        <w:rPr>
          <w:rFonts w:eastAsia="Georgia"/>
        </w:rPr>
        <w:t>Not moving. Derek looked around. Nothing moved.</w:t>
      </w:r>
    </w:p>
    <w:p w14:paraId="18E9DA32" w14:textId="77777777" w:rsidR="00A1675C" w:rsidRDefault="00000000">
      <w:pPr>
        <w:ind w:firstLine="432"/>
      </w:pPr>
      <w:r>
        <w:rPr>
          <w:rFonts w:eastAsia="Georgia"/>
        </w:rPr>
        <w:t>Not the leaves. Not the clouds. Not the distant plane.</w:t>
      </w:r>
    </w:p>
    <w:p w14:paraId="5E647E8A" w14:textId="3CDEA424" w:rsidR="00A1675C" w:rsidRDefault="00000000">
      <w:pPr>
        <w:ind w:firstLine="432"/>
      </w:pPr>
      <w:r>
        <w:rPr>
          <w:rFonts w:eastAsia="Georgia"/>
        </w:rPr>
        <w:t>Not the bird. Not the water. Then Penny pointed.</w:t>
      </w:r>
    </w:p>
    <w:p w14:paraId="50574DD2" w14:textId="77777777" w:rsidR="00A1675C" w:rsidRDefault="00000000">
      <w:pPr>
        <w:spacing w:before="40" w:after="120"/>
      </w:pPr>
      <w:r>
        <w:rPr>
          <w:rFonts w:eastAsia="Georgia"/>
        </w:rPr>
        <w:t>"Look at Trevor."</w:t>
      </w:r>
    </w:p>
    <w:p w14:paraId="40515B63" w14:textId="77777777" w:rsidR="00A1675C" w:rsidRDefault="00000000">
      <w:pPr>
        <w:ind w:firstLine="432"/>
      </w:pPr>
      <w:r>
        <w:rPr>
          <w:rFonts w:eastAsia="Georgia"/>
        </w:rPr>
        <w:t>Everyone glanced at Trevor. Trevor was standing perfectly still. He blinked.</w:t>
      </w:r>
    </w:p>
    <w:p w14:paraId="0C2BC69A" w14:textId="77777777" w:rsidR="00A1675C" w:rsidRDefault="00000000">
      <w:pPr>
        <w:ind w:firstLine="432"/>
      </w:pPr>
      <w:r>
        <w:rPr>
          <w:rFonts w:eastAsia="Georgia"/>
        </w:rPr>
        <w:t>Everyone stared intently. Trevor blinked again.</w:t>
      </w:r>
    </w:p>
    <w:p w14:paraId="066EA910" w14:textId="77777777" w:rsidR="00A1675C" w:rsidRDefault="00000000">
      <w:pPr>
        <w:spacing w:before="40" w:after="120"/>
      </w:pPr>
      <w:r>
        <w:rPr>
          <w:rFonts w:eastAsia="Georgia"/>
        </w:rPr>
        <w:t>"What?"</w:t>
      </w:r>
    </w:p>
    <w:p w14:paraId="5E58773E" w14:textId="77777777" w:rsidR="00A1675C" w:rsidRDefault="00000000">
      <w:pPr>
        <w:ind w:firstLine="432"/>
      </w:pPr>
      <w:r>
        <w:rPr>
          <w:rFonts w:eastAsia="Georgia"/>
        </w:rPr>
        <w:t>Derek gently softly smiled.</w:t>
      </w:r>
    </w:p>
    <w:p w14:paraId="02E37AB7" w14:textId="77777777" w:rsidR="00A1675C" w:rsidRDefault="00000000">
      <w:pPr>
        <w:spacing w:before="40" w:after="120"/>
      </w:pPr>
      <w:r>
        <w:rPr>
          <w:rFonts w:eastAsia="Georgia"/>
        </w:rPr>
        <w:t>"You're moving."</w:t>
      </w:r>
    </w:p>
    <w:p w14:paraId="6BE77540" w14:textId="77777777" w:rsidR="00A1675C" w:rsidRDefault="00000000">
      <w:pPr>
        <w:ind w:firstLine="432"/>
      </w:pPr>
      <w:r>
        <w:rPr>
          <w:rFonts w:eastAsia="Georgia"/>
        </w:rPr>
        <w:t>Trevor stared at his hands.</w:t>
      </w:r>
    </w:p>
    <w:p w14:paraId="298A0FFD" w14:textId="77777777" w:rsidR="00A1675C" w:rsidRDefault="00000000">
      <w:pPr>
        <w:spacing w:before="40" w:after="120"/>
      </w:pPr>
      <w:r>
        <w:rPr>
          <w:rFonts w:eastAsia="Georgia"/>
        </w:rPr>
        <w:t>"So are you."</w:t>
      </w:r>
    </w:p>
    <w:p w14:paraId="30943181" w14:textId="2B5D5941" w:rsidR="00A1675C" w:rsidRDefault="003434B6">
      <w:pPr>
        <w:ind w:firstLine="432"/>
      </w:pPr>
      <w:r>
        <w:rPr>
          <w:rFonts w:eastAsia="Georgia"/>
        </w:rPr>
        <w:t>Penny slowly moved her head.</w:t>
      </w:r>
    </w:p>
    <w:p w14:paraId="403BFE7A" w14:textId="77777777" w:rsidR="00A1675C" w:rsidRDefault="00000000">
      <w:pPr>
        <w:spacing w:before="40" w:after="120"/>
      </w:pPr>
      <w:r>
        <w:rPr>
          <w:rFonts w:eastAsia="Georgia"/>
        </w:rPr>
        <w:t>"So am I."</w:t>
      </w:r>
    </w:p>
    <w:p w14:paraId="589E5547" w14:textId="77777777" w:rsidR="00A1675C" w:rsidRDefault="00000000">
      <w:pPr>
        <w:ind w:firstLine="432"/>
      </w:pPr>
      <w:r>
        <w:rPr>
          <w:rFonts w:eastAsia="Georgia"/>
        </w:rPr>
        <w:t>Weinstein gazed at Barbarian.</w:t>
      </w:r>
    </w:p>
    <w:p w14:paraId="4D3A5F28" w14:textId="77777777" w:rsidR="00A1675C" w:rsidRDefault="00000000">
      <w:pPr>
        <w:spacing w:before="40" w:after="120"/>
      </w:pPr>
      <w:r>
        <w:rPr>
          <w:rFonts w:eastAsia="Georgia"/>
        </w:rPr>
        <w:t>"You can move."</w:t>
      </w:r>
    </w:p>
    <w:p w14:paraId="53615D9E" w14:textId="77777777" w:rsidR="00A1675C" w:rsidRDefault="00000000">
      <w:pPr>
        <w:spacing w:before="40" w:after="120"/>
      </w:pPr>
      <w:r>
        <w:rPr>
          <w:rFonts w:eastAsia="Georgia"/>
        </w:rPr>
        <w:t>"Yes."</w:t>
      </w:r>
    </w:p>
    <w:p w14:paraId="5951594D" w14:textId="77777777" w:rsidR="00A1675C" w:rsidRDefault="00000000">
      <w:pPr>
        <w:spacing w:before="40" w:after="120"/>
      </w:pPr>
      <w:r>
        <w:rPr>
          <w:rFonts w:eastAsia="Georgia"/>
        </w:rPr>
        <w:t>"So can we."</w:t>
      </w:r>
    </w:p>
    <w:p w14:paraId="20DBD630" w14:textId="77777777" w:rsidR="00A1675C" w:rsidRDefault="00000000">
      <w:pPr>
        <w:spacing w:before="40" w:after="120"/>
      </w:pPr>
      <w:r>
        <w:rPr>
          <w:rFonts w:eastAsia="Georgia"/>
        </w:rPr>
        <w:t>"Yes."</w:t>
      </w:r>
    </w:p>
    <w:p w14:paraId="2CB4A28A" w14:textId="77777777" w:rsidR="00A1675C" w:rsidRDefault="00000000">
      <w:pPr>
        <w:spacing w:before="40" w:after="120"/>
      </w:pPr>
      <w:r>
        <w:rPr>
          <w:rFonts w:eastAsia="Georgia"/>
        </w:rPr>
        <w:t>"But everything else is frozen."</w:t>
      </w:r>
    </w:p>
    <w:p w14:paraId="28CC5D54" w14:textId="77777777" w:rsidR="00A1675C" w:rsidRDefault="00000000">
      <w:pPr>
        <w:spacing w:before="40" w:after="120"/>
      </w:pPr>
      <w:r>
        <w:rPr>
          <w:rFonts w:eastAsia="Georgia"/>
        </w:rPr>
        <w:t>"Apparently."</w:t>
      </w:r>
    </w:p>
    <w:p w14:paraId="43252726" w14:textId="77777777" w:rsidR="00A1675C" w:rsidRDefault="00000000">
      <w:pPr>
        <w:ind w:firstLine="432"/>
      </w:pPr>
      <w:r>
        <w:rPr>
          <w:rFonts w:eastAsia="Georgia"/>
        </w:rPr>
        <w:t>Derek looked at his watch. Still 11:17. He eyed the sky.</w:t>
      </w:r>
    </w:p>
    <w:p w14:paraId="035BA929" w14:textId="77777777" w:rsidR="00A1675C" w:rsidRDefault="00000000">
      <w:pPr>
        <w:ind w:firstLine="432"/>
      </w:pPr>
      <w:r>
        <w:rPr>
          <w:rFonts w:eastAsia="Georgia"/>
        </w:rPr>
        <w:t>Still frozen. He carefully watched Barbarian.</w:t>
      </w:r>
    </w:p>
    <w:p w14:paraId="6E7540E4" w14:textId="77777777" w:rsidR="00A1675C" w:rsidRDefault="00000000">
      <w:pPr>
        <w:spacing w:before="40" w:after="120"/>
      </w:pPr>
      <w:r>
        <w:rPr>
          <w:rFonts w:eastAsia="Georgia"/>
        </w:rPr>
        <w:t>"How?"</w:t>
      </w:r>
    </w:p>
    <w:p w14:paraId="2347511B" w14:textId="77777777" w:rsidR="00A1675C" w:rsidRDefault="00000000">
      <w:pPr>
        <w:ind w:firstLine="432"/>
      </w:pPr>
      <w:r>
        <w:rPr>
          <w:rFonts w:eastAsia="Georgia"/>
        </w:rPr>
        <w:t>Barbarian smiled.</w:t>
      </w:r>
    </w:p>
    <w:p w14:paraId="01FF5067" w14:textId="77777777" w:rsidR="00A1675C" w:rsidRDefault="00000000">
      <w:pPr>
        <w:spacing w:before="40" w:after="120"/>
      </w:pPr>
      <w:r>
        <w:rPr>
          <w:rFonts w:eastAsia="Georgia"/>
        </w:rPr>
        <w:t>"Perhaps time has stopped."</w:t>
      </w:r>
    </w:p>
    <w:p w14:paraId="3ABC3FDB" w14:textId="77777777" w:rsidR="00A1675C" w:rsidRDefault="00000000">
      <w:pPr>
        <w:ind w:firstLine="432"/>
      </w:pPr>
      <w:r>
        <w:rPr>
          <w:rFonts w:eastAsia="Georgia"/>
        </w:rPr>
        <w:t>Derek frowned.</w:t>
      </w:r>
    </w:p>
    <w:p w14:paraId="62EA967E" w14:textId="77777777" w:rsidR="00A1675C" w:rsidRDefault="00000000">
      <w:pPr>
        <w:spacing w:before="40" w:after="120"/>
      </w:pPr>
      <w:r>
        <w:rPr>
          <w:rFonts w:eastAsia="Georgia"/>
        </w:rPr>
        <w:t>"You've been waiting your entire career to say that, haven't you?"</w:t>
      </w:r>
    </w:p>
    <w:p w14:paraId="5C9C39C3" w14:textId="77777777" w:rsidR="00A1675C" w:rsidRDefault="00000000">
      <w:pPr>
        <w:spacing w:before="40" w:after="120"/>
      </w:pPr>
      <w:r>
        <w:rPr>
          <w:rFonts w:eastAsia="Georgia"/>
        </w:rPr>
        <w:t>"Possibly."</w:t>
      </w:r>
    </w:p>
    <w:p w14:paraId="7060CD72" w14:textId="77777777" w:rsidR="00A1675C" w:rsidRDefault="00000000">
      <w:pPr>
        <w:ind w:firstLine="432"/>
      </w:pPr>
      <w:r>
        <w:rPr>
          <w:rFonts w:eastAsia="Georgia"/>
        </w:rPr>
        <w:t>Trevor looked around.</w:t>
      </w:r>
    </w:p>
    <w:p w14:paraId="4CB685ED" w14:textId="77777777" w:rsidR="00A1675C" w:rsidRDefault="00000000">
      <w:pPr>
        <w:spacing w:before="40" w:after="120"/>
      </w:pPr>
      <w:r>
        <w:rPr>
          <w:rFonts w:eastAsia="Georgia"/>
        </w:rPr>
        <w:t>"If time has stopped, why are we moving?"</w:t>
      </w:r>
    </w:p>
    <w:p w14:paraId="113CA426" w14:textId="77777777" w:rsidR="00A1675C" w:rsidRDefault="00000000">
      <w:pPr>
        <w:ind w:firstLine="432"/>
      </w:pPr>
      <w:r>
        <w:rPr>
          <w:rFonts w:eastAsia="Georgia"/>
        </w:rPr>
        <w:t>Barbarian nodded.</w:t>
      </w:r>
    </w:p>
    <w:p w14:paraId="5E72117B" w14:textId="77777777" w:rsidR="00A1675C" w:rsidRDefault="00000000">
      <w:pPr>
        <w:spacing w:before="40" w:after="120"/>
      </w:pPr>
      <w:r>
        <w:rPr>
          <w:rFonts w:eastAsia="Georgia"/>
        </w:rPr>
        <w:t>"Good question."</w:t>
      </w:r>
    </w:p>
    <w:p w14:paraId="5915870E" w14:textId="77777777" w:rsidR="00A1675C" w:rsidRDefault="00000000">
      <w:pPr>
        <w:ind w:firstLine="432"/>
      </w:pPr>
      <w:r>
        <w:rPr>
          <w:rFonts w:eastAsia="Georgia"/>
        </w:rPr>
        <w:t>Derek thought.</w:t>
      </w:r>
    </w:p>
    <w:p w14:paraId="29EB0917" w14:textId="77777777" w:rsidR="00A1675C" w:rsidRDefault="00000000">
      <w:pPr>
        <w:spacing w:before="40" w:after="120"/>
      </w:pPr>
      <w:r>
        <w:rPr>
          <w:rFonts w:eastAsia="Georgia"/>
        </w:rPr>
        <w:t>"Because our local physical processes haven't stopped."</w:t>
      </w:r>
    </w:p>
    <w:p w14:paraId="38C88B80" w14:textId="77777777" w:rsidR="00A1675C" w:rsidRDefault="00000000">
      <w:pPr>
        <w:spacing w:before="40" w:after="120"/>
      </w:pPr>
      <w:r>
        <w:rPr>
          <w:rFonts w:eastAsia="Georgia"/>
        </w:rPr>
        <w:t>"Perhaps."</w:t>
      </w:r>
    </w:p>
    <w:p w14:paraId="009C86AB" w14:textId="77777777" w:rsidR="00A1675C" w:rsidRDefault="00000000">
      <w:pPr>
        <w:spacing w:before="40" w:after="120"/>
      </w:pPr>
      <w:r>
        <w:rPr>
          <w:rFonts w:eastAsia="Georgia"/>
        </w:rPr>
        <w:t>"Then time hasn't stopped."</w:t>
      </w:r>
    </w:p>
    <w:p w14:paraId="0FE70772" w14:textId="77777777" w:rsidR="00A1675C" w:rsidRDefault="00000000">
      <w:pPr>
        <w:ind w:firstLine="432"/>
      </w:pPr>
      <w:r>
        <w:rPr>
          <w:rFonts w:eastAsia="Georgia"/>
        </w:rPr>
        <w:t>Barbarian smiled.</w:t>
      </w:r>
    </w:p>
    <w:p w14:paraId="2D15522B" w14:textId="77777777" w:rsidR="00A1675C" w:rsidRDefault="00000000">
      <w:pPr>
        <w:spacing w:before="40" w:after="120"/>
      </w:pPr>
      <w:r>
        <w:rPr>
          <w:rFonts w:eastAsia="Georgia"/>
        </w:rPr>
        <w:t>"Perhaps."</w:t>
      </w:r>
    </w:p>
    <w:p w14:paraId="25FE11FA" w14:textId="77777777" w:rsidR="00A1675C" w:rsidRDefault="00000000">
      <w:pPr>
        <w:ind w:firstLine="432"/>
      </w:pPr>
      <w:r>
        <w:rPr>
          <w:rFonts w:eastAsia="Georgia"/>
        </w:rPr>
        <w:t>Weinstein looked annoyed.</w:t>
      </w:r>
    </w:p>
    <w:p w14:paraId="1F04778E" w14:textId="77777777" w:rsidR="00A1675C" w:rsidRDefault="00000000">
      <w:pPr>
        <w:spacing w:before="40" w:after="120"/>
      </w:pPr>
      <w:r>
        <w:rPr>
          <w:rFonts w:eastAsia="Georgia"/>
        </w:rPr>
        <w:t>"You're enjoying this."</w:t>
      </w:r>
    </w:p>
    <w:p w14:paraId="096B489C" w14:textId="77777777" w:rsidR="00A1675C" w:rsidRDefault="00000000">
      <w:pPr>
        <w:spacing w:before="40" w:after="120"/>
      </w:pPr>
      <w:r>
        <w:rPr>
          <w:rFonts w:eastAsia="Georgia"/>
        </w:rPr>
        <w:t>"Immensely."</w:t>
      </w:r>
    </w:p>
    <w:p w14:paraId="73CD4579" w14:textId="77777777" w:rsidR="00A1675C" w:rsidRDefault="00000000">
      <w:pPr>
        <w:spacing w:before="40" w:after="120"/>
      </w:pPr>
      <w:r>
        <w:rPr>
          <w:rFonts w:eastAsia="Georgia"/>
        </w:rPr>
        <w:t>"Why?"</w:t>
      </w:r>
    </w:p>
    <w:p w14:paraId="24EF2F61" w14:textId="77777777" w:rsidR="00A1675C" w:rsidRDefault="00000000">
      <w:pPr>
        <w:spacing w:before="40" w:after="120"/>
      </w:pPr>
      <w:r>
        <w:rPr>
          <w:rFonts w:eastAsia="Georgia"/>
        </w:rPr>
        <w:t>"Because you're trying to make the word 'time' do too much work."</w:t>
      </w:r>
    </w:p>
    <w:p w14:paraId="06F95437" w14:textId="77777777" w:rsidR="00A1675C" w:rsidRDefault="00000000">
      <w:pPr>
        <w:ind w:firstLine="432"/>
      </w:pPr>
      <w:r>
        <w:rPr>
          <w:rFonts w:eastAsia="Georgia"/>
        </w:rPr>
        <w:t>Weinstein folded his arms.</w:t>
      </w:r>
    </w:p>
    <w:p w14:paraId="26206965" w14:textId="77777777" w:rsidR="00A1675C" w:rsidRDefault="00000000">
      <w:pPr>
        <w:spacing w:before="40" w:after="120"/>
      </w:pPr>
      <w:r>
        <w:rPr>
          <w:rFonts w:eastAsia="Georgia"/>
        </w:rPr>
        <w:t>"Explain."</w:t>
      </w:r>
    </w:p>
    <w:p w14:paraId="44780FFF" w14:textId="77777777" w:rsidR="00A1675C" w:rsidRDefault="00000000">
      <w:pPr>
        <w:ind w:firstLine="432"/>
      </w:pPr>
      <w:r>
        <w:rPr>
          <w:rFonts w:eastAsia="Georgia"/>
        </w:rPr>
        <w:t>Barbarian gestured around the quiet garden.</w:t>
      </w:r>
    </w:p>
    <w:p w14:paraId="4D0A8E57" w14:textId="77777777" w:rsidR="00A1675C" w:rsidRDefault="00000000">
      <w:pPr>
        <w:spacing w:before="40" w:after="120"/>
      </w:pPr>
      <w:r>
        <w:rPr>
          <w:rFonts w:eastAsia="Georgia"/>
        </w:rPr>
        <w:t>"Suppose there is no fundamental time variable ticking behind reality."</w:t>
      </w:r>
    </w:p>
    <w:p w14:paraId="29037E3E" w14:textId="77777777" w:rsidR="00A1675C" w:rsidRDefault="00000000">
      <w:pPr>
        <w:spacing w:before="40" w:after="120"/>
      </w:pPr>
      <w:r>
        <w:rPr>
          <w:rFonts w:eastAsia="Georgia"/>
        </w:rPr>
        <w:t>"All right."</w:t>
      </w:r>
    </w:p>
    <w:p w14:paraId="060ED3D0" w14:textId="77777777" w:rsidR="00A1675C" w:rsidRDefault="00000000">
      <w:pPr>
        <w:spacing w:before="40" w:after="120"/>
      </w:pPr>
      <w:r>
        <w:rPr>
          <w:rFonts w:eastAsia="Georgia"/>
        </w:rPr>
        <w:t>"Suppose instead there are physical configurations."</w:t>
      </w:r>
    </w:p>
    <w:p w14:paraId="01E08A63" w14:textId="77777777" w:rsidR="00A1675C" w:rsidRDefault="00000000">
      <w:pPr>
        <w:ind w:firstLine="432"/>
      </w:pPr>
      <w:r>
        <w:rPr>
          <w:rFonts w:eastAsia="Georgia"/>
        </w:rPr>
        <w:t>He pointed to the frozen plane.</w:t>
      </w:r>
    </w:p>
    <w:p w14:paraId="1E29B7CE" w14:textId="77777777" w:rsidR="00A1675C" w:rsidRDefault="00000000">
      <w:pPr>
        <w:spacing w:before="40" w:after="120"/>
      </w:pPr>
      <w:r>
        <w:rPr>
          <w:rFonts w:eastAsia="Georgia"/>
        </w:rPr>
        <w:t>"One configuration contains that plane in one position."</w:t>
      </w:r>
    </w:p>
    <w:p w14:paraId="417D2A63" w14:textId="77777777" w:rsidR="00A1675C" w:rsidRDefault="00000000">
      <w:pPr>
        <w:ind w:firstLine="432"/>
      </w:pPr>
      <w:r>
        <w:rPr>
          <w:rFonts w:eastAsia="Georgia"/>
        </w:rPr>
        <w:t>He pointed to the garden.</w:t>
      </w:r>
    </w:p>
    <w:p w14:paraId="79CFEC8E" w14:textId="77777777" w:rsidR="00A1675C" w:rsidRDefault="00000000">
      <w:pPr>
        <w:spacing w:before="40" w:after="120"/>
      </w:pPr>
      <w:r>
        <w:rPr>
          <w:rFonts w:eastAsia="Georgia"/>
        </w:rPr>
        <w:t>"Another contains it somewhere else."</w:t>
      </w:r>
    </w:p>
    <w:p w14:paraId="38B30690" w14:textId="77777777" w:rsidR="00A1675C" w:rsidRDefault="00000000">
      <w:pPr>
        <w:ind w:firstLine="432"/>
      </w:pPr>
      <w:r>
        <w:rPr>
          <w:rFonts w:eastAsia="Georgia"/>
        </w:rPr>
        <w:t>He pointed at the clocks.</w:t>
      </w:r>
    </w:p>
    <w:p w14:paraId="470F8945" w14:textId="77777777" w:rsidR="00A1675C" w:rsidRDefault="00000000">
      <w:pPr>
        <w:spacing w:before="40" w:after="120"/>
      </w:pPr>
      <w:r>
        <w:rPr>
          <w:rFonts w:eastAsia="Georgia"/>
        </w:rPr>
        <w:t>"The clocks are physical systems within those configurations."</w:t>
      </w:r>
    </w:p>
    <w:p w14:paraId="3A11F66E" w14:textId="77777777" w:rsidR="00A1675C" w:rsidRDefault="00000000">
      <w:pPr>
        <w:ind w:firstLine="432"/>
      </w:pPr>
      <w:r>
        <w:rPr>
          <w:rFonts w:eastAsia="Georgia"/>
        </w:rPr>
        <w:t>He pointed at Trevor.</w:t>
      </w:r>
    </w:p>
    <w:p w14:paraId="5E27B60C" w14:textId="77777777" w:rsidR="00A1675C" w:rsidRDefault="00000000">
      <w:pPr>
        <w:spacing w:before="40" w:after="120"/>
      </w:pPr>
      <w:r>
        <w:rPr>
          <w:rFonts w:eastAsia="Georgia"/>
        </w:rPr>
        <w:t>"And so are we."</w:t>
      </w:r>
    </w:p>
    <w:p w14:paraId="347FCD44" w14:textId="77777777" w:rsidR="00A1675C" w:rsidRDefault="00000000">
      <w:pPr>
        <w:ind w:firstLine="432"/>
      </w:pPr>
      <w:r>
        <w:rPr>
          <w:rFonts w:eastAsia="Georgia"/>
        </w:rPr>
        <w:t>Trevor nodded.</w:t>
      </w:r>
    </w:p>
    <w:p w14:paraId="25F27A8D" w14:textId="77777777" w:rsidR="00A1675C" w:rsidRDefault="00000000">
      <w:pPr>
        <w:spacing w:before="40" w:after="120"/>
      </w:pPr>
      <w:r>
        <w:rPr>
          <w:rFonts w:eastAsia="Georgia"/>
        </w:rPr>
        <w:t>"Yes."</w:t>
      </w:r>
    </w:p>
    <w:p w14:paraId="62544CAF" w14:textId="77777777" w:rsidR="00A1675C" w:rsidRDefault="00000000">
      <w:pPr>
        <w:spacing w:before="40" w:after="120"/>
      </w:pPr>
      <w:r>
        <w:rPr>
          <w:rFonts w:eastAsia="Georgia"/>
        </w:rPr>
        <w:t>"So if we move from one configuration to another while the clocks don't advance, the clocks don't provide the ordering."</w:t>
      </w:r>
    </w:p>
    <w:p w14:paraId="570ED121" w14:textId="77777777" w:rsidR="00A1675C" w:rsidRDefault="00000000">
      <w:pPr>
        <w:ind w:firstLine="432"/>
      </w:pPr>
      <w:r>
        <w:rPr>
          <w:rFonts w:eastAsia="Georgia"/>
        </w:rPr>
        <w:t>Derek understood.</w:t>
      </w:r>
    </w:p>
    <w:p w14:paraId="6E79CCFB" w14:textId="77777777" w:rsidR="00A1675C" w:rsidRDefault="00000000">
      <w:pPr>
        <w:spacing w:before="40" w:after="120"/>
      </w:pPr>
      <w:r>
        <w:rPr>
          <w:rFonts w:eastAsia="Georgia"/>
        </w:rPr>
        <w:t>"The relationships do."</w:t>
      </w:r>
    </w:p>
    <w:p w14:paraId="51B9ABE6" w14:textId="77777777" w:rsidR="00A1675C" w:rsidRDefault="00000000">
      <w:pPr>
        <w:spacing w:before="40" w:after="120"/>
      </w:pPr>
      <w:r>
        <w:rPr>
          <w:rFonts w:eastAsia="Georgia"/>
        </w:rPr>
        <w:t>"Exactly."</w:t>
      </w:r>
    </w:p>
    <w:p w14:paraId="5B0473FD" w14:textId="77777777" w:rsidR="00A1675C" w:rsidRDefault="00000000">
      <w:pPr>
        <w:ind w:firstLine="432"/>
      </w:pPr>
      <w:r>
        <w:rPr>
          <w:rFonts w:eastAsia="Georgia"/>
        </w:rPr>
        <w:t>Weinstein frowned.</w:t>
      </w:r>
    </w:p>
    <w:p w14:paraId="54E29E28" w14:textId="77777777" w:rsidR="00A1675C" w:rsidRDefault="00000000">
      <w:pPr>
        <w:spacing w:before="40" w:after="120"/>
      </w:pPr>
      <w:r>
        <w:rPr>
          <w:rFonts w:eastAsia="Georgia"/>
        </w:rPr>
        <w:t>"But then what has happened to the time coordinate in the equations?"</w:t>
      </w:r>
    </w:p>
    <w:p w14:paraId="14DA37EE" w14:textId="77777777" w:rsidR="00A1675C" w:rsidRDefault="00000000">
      <w:pPr>
        <w:ind w:firstLine="432"/>
      </w:pPr>
      <w:r>
        <w:rPr>
          <w:rFonts w:eastAsia="Georgia"/>
        </w:rPr>
        <w:t>Barbarian smiled.</w:t>
      </w:r>
    </w:p>
    <w:p w14:paraId="12A05F4F" w14:textId="77777777" w:rsidR="00A1675C" w:rsidRDefault="00000000">
      <w:pPr>
        <w:spacing w:before="40" w:after="120"/>
      </w:pPr>
      <w:r>
        <w:rPr>
          <w:rFonts w:eastAsia="Georgia"/>
        </w:rPr>
        <w:t>"Nothing."</w:t>
      </w:r>
    </w:p>
    <w:p w14:paraId="2D7515DE" w14:textId="77777777" w:rsidR="00A1675C" w:rsidRDefault="00000000">
      <w:pPr>
        <w:spacing w:before="40" w:after="120"/>
      </w:pPr>
      <w:r>
        <w:rPr>
          <w:rFonts w:eastAsia="Georgia"/>
        </w:rPr>
        <w:t>"Nothing?"</w:t>
      </w:r>
    </w:p>
    <w:p w14:paraId="7FD4BA04" w14:textId="77777777" w:rsidR="00A1675C" w:rsidRDefault="00000000">
      <w:pPr>
        <w:spacing w:before="40" w:after="120"/>
      </w:pPr>
      <w:r>
        <w:rPr>
          <w:rFonts w:eastAsia="Georgia"/>
        </w:rPr>
        <w:t>"The equations remain useful."</w:t>
      </w:r>
    </w:p>
    <w:p w14:paraId="1EF11986" w14:textId="77777777" w:rsidR="00A1675C" w:rsidRDefault="00000000">
      <w:pPr>
        <w:spacing w:before="40" w:after="120"/>
      </w:pPr>
      <w:r>
        <w:rPr>
          <w:rFonts w:eastAsia="Georgia"/>
        </w:rPr>
        <w:t>"Then you aren't denying time in physics."</w:t>
      </w:r>
    </w:p>
    <w:p w14:paraId="226CFD14" w14:textId="77777777" w:rsidR="00A1675C" w:rsidRDefault="00000000">
      <w:pPr>
        <w:spacing w:before="40" w:after="120"/>
      </w:pPr>
      <w:r>
        <w:rPr>
          <w:rFonts w:eastAsia="Georgia"/>
        </w:rPr>
        <w:t>"I'm denying that the symbol t must correspond to a fundamental substance flowing through the universe."</w:t>
      </w:r>
    </w:p>
    <w:p w14:paraId="4A35A21C" w14:textId="77777777" w:rsidR="00A1675C" w:rsidRDefault="00000000">
      <w:pPr>
        <w:ind w:firstLine="432"/>
      </w:pPr>
      <w:r>
        <w:rPr>
          <w:rFonts w:eastAsia="Georgia"/>
        </w:rPr>
        <w:t>Weinstein nodded slowly.</w:t>
      </w:r>
    </w:p>
    <w:p w14:paraId="0698EEB5" w14:textId="77777777" w:rsidR="00A1675C" w:rsidRDefault="00000000">
      <w:pPr>
        <w:spacing w:before="40" w:after="120"/>
      </w:pPr>
      <w:r>
        <w:rPr>
          <w:rFonts w:eastAsia="Georgia"/>
        </w:rPr>
        <w:t>"That's more defensible."</w:t>
      </w:r>
    </w:p>
    <w:p w14:paraId="340A43C3" w14:textId="77777777" w:rsidR="00A1675C" w:rsidRDefault="00000000">
      <w:pPr>
        <w:spacing w:before="40" w:after="120"/>
      </w:pPr>
      <w:r>
        <w:rPr>
          <w:rFonts w:eastAsia="Georgia"/>
        </w:rPr>
        <w:t>"Much."</w:t>
      </w:r>
    </w:p>
    <w:p w14:paraId="08D6578D" w14:textId="25D1E876" w:rsidR="00A1675C" w:rsidRDefault="003434B6">
      <w:pPr>
        <w:ind w:firstLine="432"/>
      </w:pPr>
      <w:r>
        <w:rPr>
          <w:rFonts w:eastAsia="Georgia"/>
        </w:rPr>
        <w:t>Penny surveyed the strangely frozen plane.</w:t>
      </w:r>
    </w:p>
    <w:p w14:paraId="21E9692F" w14:textId="77777777" w:rsidR="00A1675C" w:rsidRDefault="00000000">
      <w:pPr>
        <w:spacing w:before="40" w:after="120"/>
      </w:pPr>
      <w:r>
        <w:rPr>
          <w:rFonts w:eastAsia="Georgia"/>
        </w:rPr>
        <w:t>"So what we're seeing is a physical configuration in which the clocks aren't advancing."</w:t>
      </w:r>
    </w:p>
    <w:p w14:paraId="1274E2F4" w14:textId="77777777" w:rsidR="00A1675C" w:rsidRDefault="00000000">
      <w:pPr>
        <w:spacing w:before="40" w:after="120"/>
      </w:pPr>
      <w:r>
        <w:rPr>
          <w:rFonts w:eastAsia="Georgia"/>
        </w:rPr>
        <w:t>"Yes."</w:t>
      </w:r>
    </w:p>
    <w:p w14:paraId="29336AEE" w14:textId="77777777" w:rsidR="00A1675C" w:rsidRDefault="00000000">
      <w:pPr>
        <w:spacing w:before="40" w:after="120"/>
      </w:pPr>
      <w:r>
        <w:rPr>
          <w:rFonts w:eastAsia="Georgia"/>
        </w:rPr>
        <w:t>"But we're still changing."</w:t>
      </w:r>
    </w:p>
    <w:p w14:paraId="349A0075" w14:textId="77777777" w:rsidR="00A1675C" w:rsidRDefault="00000000">
      <w:pPr>
        <w:spacing w:before="40" w:after="120"/>
      </w:pPr>
      <w:r>
        <w:rPr>
          <w:rFonts w:eastAsia="Georgia"/>
        </w:rPr>
        <w:t>"Yes."</w:t>
      </w:r>
    </w:p>
    <w:p w14:paraId="131053BC" w14:textId="77777777" w:rsidR="00A1675C" w:rsidRDefault="00000000">
      <w:pPr>
        <w:spacing w:before="40" w:after="120"/>
      </w:pPr>
      <w:r>
        <w:rPr>
          <w:rFonts w:eastAsia="Georgia"/>
        </w:rPr>
        <w:t>"Then the clocks aren't fundamental."</w:t>
      </w:r>
    </w:p>
    <w:p w14:paraId="746914DB" w14:textId="77777777" w:rsidR="00A1675C" w:rsidRDefault="00000000">
      <w:pPr>
        <w:spacing w:before="40" w:after="120"/>
      </w:pPr>
      <w:r>
        <w:rPr>
          <w:rFonts w:eastAsia="Georgia"/>
        </w:rPr>
        <w:t>"No."</w:t>
      </w:r>
    </w:p>
    <w:p w14:paraId="7E521349" w14:textId="77777777" w:rsidR="00A1675C" w:rsidRDefault="00000000">
      <w:pPr>
        <w:spacing w:before="40" w:after="120"/>
      </w:pPr>
      <w:r>
        <w:rPr>
          <w:rFonts w:eastAsia="Georgia"/>
        </w:rPr>
        <w:t>"They're just one type of physical process."</w:t>
      </w:r>
    </w:p>
    <w:p w14:paraId="2DBACFEE" w14:textId="77777777" w:rsidR="00A1675C" w:rsidRDefault="00000000">
      <w:pPr>
        <w:spacing w:before="40" w:after="120"/>
      </w:pPr>
      <w:r>
        <w:rPr>
          <w:rFonts w:eastAsia="Georgia"/>
        </w:rPr>
        <w:t>"Exactly."</w:t>
      </w:r>
    </w:p>
    <w:p w14:paraId="72C7B367" w14:textId="77777777" w:rsidR="00A1675C" w:rsidRDefault="00000000">
      <w:pPr>
        <w:ind w:firstLine="432"/>
      </w:pPr>
      <w:r>
        <w:rPr>
          <w:rFonts w:eastAsia="Georgia"/>
        </w:rPr>
        <w:t>Derek carefully studied the brass silent clock.</w:t>
      </w:r>
    </w:p>
    <w:p w14:paraId="723A5D5E" w14:textId="77777777" w:rsidR="00A1675C" w:rsidRDefault="00000000">
      <w:pPr>
        <w:spacing w:before="40" w:after="120"/>
      </w:pPr>
      <w:r>
        <w:rPr>
          <w:rFonts w:eastAsia="Georgia"/>
        </w:rPr>
        <w:t>"And this one is somehow associated with a different sequence of configurations."</w:t>
      </w:r>
    </w:p>
    <w:p w14:paraId="441CCF2B" w14:textId="77777777" w:rsidR="00A1675C" w:rsidRDefault="00000000">
      <w:pPr>
        <w:ind w:firstLine="432"/>
      </w:pPr>
      <w:r>
        <w:rPr>
          <w:rFonts w:eastAsia="Georgia"/>
        </w:rPr>
        <w:t>Barbarian nodded.</w:t>
      </w:r>
    </w:p>
    <w:p w14:paraId="20446D61" w14:textId="77777777" w:rsidR="00A1675C" w:rsidRDefault="00000000">
      <w:pPr>
        <w:spacing w:before="40" w:after="120"/>
      </w:pPr>
      <w:r>
        <w:rPr>
          <w:rFonts w:eastAsia="Georgia"/>
        </w:rPr>
        <w:t>"Perhaps."</w:t>
      </w:r>
    </w:p>
    <w:p w14:paraId="7C24E406" w14:textId="77777777" w:rsidR="00A1675C" w:rsidRDefault="00000000">
      <w:pPr>
        <w:ind w:firstLine="432"/>
      </w:pPr>
      <w:r>
        <w:rPr>
          <w:rFonts w:eastAsia="Georgia"/>
        </w:rPr>
        <w:t>Derek gently smiled.</w:t>
      </w:r>
    </w:p>
    <w:p w14:paraId="2E4CA674" w14:textId="77777777" w:rsidR="00A1675C" w:rsidRDefault="00000000">
      <w:pPr>
        <w:spacing w:before="40" w:after="120"/>
      </w:pPr>
      <w:r>
        <w:rPr>
          <w:rFonts w:eastAsia="Georgia"/>
        </w:rPr>
        <w:t>"Well, that settles it."</w:t>
      </w:r>
    </w:p>
    <w:p w14:paraId="4D9A75C0" w14:textId="77777777" w:rsidR="00A1675C" w:rsidRDefault="00000000">
      <w:pPr>
        <w:ind w:firstLine="432"/>
      </w:pPr>
      <w:r>
        <w:rPr>
          <w:rFonts w:eastAsia="Georgia"/>
        </w:rPr>
        <w:t>Trevor regarded him.</w:t>
      </w:r>
    </w:p>
    <w:p w14:paraId="39A416C6" w14:textId="77777777" w:rsidR="00A1675C" w:rsidRDefault="00000000">
      <w:pPr>
        <w:spacing w:before="40" w:after="120"/>
      </w:pPr>
      <w:r>
        <w:rPr>
          <w:rFonts w:eastAsia="Georgia"/>
        </w:rPr>
        <w:t>"What?"</w:t>
      </w:r>
    </w:p>
    <w:p w14:paraId="670A8378" w14:textId="77777777" w:rsidR="00A1675C" w:rsidRDefault="00000000">
      <w:pPr>
        <w:spacing w:before="40" w:after="120"/>
      </w:pPr>
      <w:r>
        <w:rPr>
          <w:rFonts w:eastAsia="Georgia"/>
        </w:rPr>
        <w:t>"We've learned something."</w:t>
      </w:r>
    </w:p>
    <w:p w14:paraId="19626EC2" w14:textId="77777777" w:rsidR="00A1675C" w:rsidRDefault="00000000">
      <w:pPr>
        <w:spacing w:before="40" w:after="120"/>
      </w:pPr>
      <w:r>
        <w:rPr>
          <w:rFonts w:eastAsia="Georgia"/>
        </w:rPr>
        <w:t>"What?"</w:t>
      </w:r>
    </w:p>
    <w:p w14:paraId="703FCBFC" w14:textId="77777777" w:rsidR="00A1675C" w:rsidRDefault="00000000">
      <w:pPr>
        <w:spacing w:before="40" w:after="120"/>
      </w:pPr>
      <w:r>
        <w:rPr>
          <w:rFonts w:eastAsia="Georgia"/>
        </w:rPr>
        <w:t>"That the clock isn't measuring some universal time."</w:t>
      </w:r>
    </w:p>
    <w:p w14:paraId="5A8175A3" w14:textId="77777777" w:rsidR="00A1675C" w:rsidRDefault="00000000">
      <w:pPr>
        <w:spacing w:before="40" w:after="120"/>
      </w:pPr>
      <w:r>
        <w:rPr>
          <w:rFonts w:eastAsia="Georgia"/>
        </w:rPr>
        <w:t>"Right."</w:t>
      </w:r>
    </w:p>
    <w:p w14:paraId="338AC80E" w14:textId="77777777" w:rsidR="00A1675C" w:rsidRDefault="00000000">
      <w:pPr>
        <w:spacing w:before="40" w:after="120"/>
      </w:pPr>
      <w:r>
        <w:rPr>
          <w:rFonts w:eastAsia="Georgia"/>
        </w:rPr>
        <w:t>"It is measuring something physical."</w:t>
      </w:r>
    </w:p>
    <w:p w14:paraId="6E2992C1" w14:textId="77777777" w:rsidR="00A1675C" w:rsidRDefault="00000000">
      <w:pPr>
        <w:spacing w:before="40" w:after="120"/>
      </w:pPr>
      <w:r>
        <w:rPr>
          <w:rFonts w:eastAsia="Georgia"/>
        </w:rPr>
        <w:t>"Yes."</w:t>
      </w:r>
    </w:p>
    <w:p w14:paraId="4BEFF5DE" w14:textId="77777777" w:rsidR="00A1675C" w:rsidRDefault="00000000">
      <w:pPr>
        <w:spacing w:before="40" w:after="120"/>
      </w:pPr>
      <w:r>
        <w:rPr>
          <w:rFonts w:eastAsia="Georgia"/>
        </w:rPr>
        <w:t>"And that physical process can disagree with other physical processes."</w:t>
      </w:r>
    </w:p>
    <w:p w14:paraId="4FB813F3" w14:textId="77777777" w:rsidR="00A1675C" w:rsidRDefault="00000000">
      <w:pPr>
        <w:spacing w:before="40" w:after="120"/>
      </w:pPr>
      <w:r>
        <w:rPr>
          <w:rFonts w:eastAsia="Georgia"/>
        </w:rPr>
        <w:t>"Yes."</w:t>
      </w:r>
    </w:p>
    <w:p w14:paraId="63E223FF" w14:textId="3A00410E" w:rsidR="00A1675C" w:rsidRDefault="003434B6">
      <w:pPr>
        <w:ind w:firstLine="432"/>
      </w:pPr>
      <w:r>
        <w:rPr>
          <w:rFonts w:eastAsia="Georgia"/>
        </w:rPr>
        <w:t>Penny gently smiled.</w:t>
      </w:r>
    </w:p>
    <w:p w14:paraId="758BDBDA" w14:textId="77777777" w:rsidR="00A1675C" w:rsidRDefault="00000000">
      <w:pPr>
        <w:spacing w:before="40" w:after="120"/>
      </w:pPr>
      <w:r>
        <w:rPr>
          <w:rFonts w:eastAsia="Georgia"/>
        </w:rPr>
        <w:t>"Which is exactly what relativity already told us."</w:t>
      </w:r>
    </w:p>
    <w:p w14:paraId="117E41D2" w14:textId="77777777" w:rsidR="00A1675C" w:rsidRDefault="00000000">
      <w:pPr>
        <w:ind w:firstLine="432"/>
      </w:pPr>
      <w:r>
        <w:rPr>
          <w:rFonts w:eastAsia="Georgia"/>
        </w:rPr>
        <w:t>Derek nodded.</w:t>
      </w:r>
    </w:p>
    <w:p w14:paraId="33AFC013" w14:textId="77777777" w:rsidR="00A1675C" w:rsidRDefault="00000000">
      <w:pPr>
        <w:spacing w:before="40" w:after="120"/>
      </w:pPr>
      <w:r>
        <w:rPr>
          <w:rFonts w:eastAsia="Georgia"/>
        </w:rPr>
        <w:t>"Yes."</w:t>
      </w:r>
    </w:p>
    <w:p w14:paraId="786867E0" w14:textId="77777777" w:rsidR="00A1675C" w:rsidRDefault="00000000">
      <w:pPr>
        <w:ind w:firstLine="432"/>
      </w:pPr>
      <w:r>
        <w:rPr>
          <w:rFonts w:eastAsia="Georgia"/>
        </w:rPr>
        <w:t>Weinstein looked thoughtful.</w:t>
      </w:r>
    </w:p>
    <w:p w14:paraId="5865E772" w14:textId="77777777" w:rsidR="00A1675C" w:rsidRDefault="00000000">
      <w:pPr>
        <w:spacing w:before="40" w:after="120"/>
      </w:pPr>
      <w:r>
        <w:rPr>
          <w:rFonts w:eastAsia="Georgia"/>
        </w:rPr>
        <w:t>"And yet this is different."</w:t>
      </w:r>
    </w:p>
    <w:p w14:paraId="586CEFFB" w14:textId="77777777" w:rsidR="00A1675C" w:rsidRDefault="00000000">
      <w:pPr>
        <w:spacing w:before="40" w:after="120"/>
      </w:pPr>
      <w:r>
        <w:rPr>
          <w:rFonts w:eastAsia="Georgia"/>
        </w:rPr>
        <w:t>"Why?"</w:t>
      </w:r>
    </w:p>
    <w:p w14:paraId="663F5BC7" w14:textId="77777777" w:rsidR="00A1675C" w:rsidRDefault="00000000">
      <w:pPr>
        <w:spacing w:before="40" w:after="120"/>
      </w:pPr>
      <w:r>
        <w:rPr>
          <w:rFonts w:eastAsia="Georgia"/>
        </w:rPr>
        <w:t>"Because in ordinary relativity, the clocks disagree according to the geometry of spacetime."</w:t>
      </w:r>
    </w:p>
    <w:p w14:paraId="27B0DB34" w14:textId="77777777" w:rsidR="00A1675C" w:rsidRDefault="00000000">
      <w:pPr>
        <w:ind w:firstLine="432"/>
      </w:pPr>
      <w:r>
        <w:rPr>
          <w:rFonts w:eastAsia="Georgia"/>
        </w:rPr>
        <w:t>Barbarian nodded.</w:t>
      </w:r>
    </w:p>
    <w:p w14:paraId="46D621AC" w14:textId="77777777" w:rsidR="00A1675C" w:rsidRDefault="00000000">
      <w:pPr>
        <w:spacing w:before="40" w:after="120"/>
      </w:pPr>
      <w:r>
        <w:rPr>
          <w:rFonts w:eastAsia="Georgia"/>
        </w:rPr>
        <w:t>"And here?"</w:t>
      </w:r>
    </w:p>
    <w:p w14:paraId="1FD69DC6" w14:textId="77777777" w:rsidR="00A1675C" w:rsidRDefault="00000000">
      <w:pPr>
        <w:ind w:firstLine="432"/>
      </w:pPr>
      <w:r>
        <w:rPr>
          <w:rFonts w:eastAsia="Georgia"/>
        </w:rPr>
        <w:t>Weinstein pointed at the frozen garden.</w:t>
      </w:r>
    </w:p>
    <w:p w14:paraId="076F8A0D" w14:textId="77777777" w:rsidR="00A1675C" w:rsidRDefault="00000000">
      <w:pPr>
        <w:spacing w:before="40" w:after="120"/>
      </w:pPr>
      <w:r>
        <w:rPr>
          <w:rFonts w:eastAsia="Georgia"/>
        </w:rPr>
        <w:t>"We have no idea what geometry we're dealing with."</w:t>
      </w:r>
    </w:p>
    <w:p w14:paraId="5D0FD562" w14:textId="77777777" w:rsidR="00A1675C" w:rsidRDefault="00000000">
      <w:pPr>
        <w:ind w:firstLine="432"/>
      </w:pPr>
      <w:r>
        <w:rPr>
          <w:rFonts w:eastAsia="Georgia"/>
        </w:rPr>
        <w:t>Barbarian gently smiled.</w:t>
      </w:r>
    </w:p>
    <w:p w14:paraId="437A0770" w14:textId="77777777" w:rsidR="00A1675C" w:rsidRDefault="00000000">
      <w:pPr>
        <w:spacing w:before="40" w:after="120"/>
      </w:pPr>
      <w:r>
        <w:rPr>
          <w:rFonts w:eastAsia="Georgia"/>
        </w:rPr>
        <w:t>"Now you've reached the interesting part."</w:t>
      </w:r>
    </w:p>
    <w:p w14:paraId="3B7C30AD" w14:textId="77777777" w:rsidR="00A1675C" w:rsidRDefault="00000000">
      <w:pPr>
        <w:ind w:firstLine="432"/>
      </w:pPr>
      <w:r>
        <w:rPr>
          <w:rFonts w:eastAsia="Georgia"/>
        </w:rPr>
        <w:t>The bird suddenly moved. It flew away. The leaves rustled.</w:t>
      </w:r>
    </w:p>
    <w:p w14:paraId="26642049" w14:textId="77777777" w:rsidR="00A1675C" w:rsidRDefault="00000000">
      <w:pPr>
        <w:ind w:firstLine="432"/>
      </w:pPr>
      <w:r>
        <w:rPr>
          <w:rFonts w:eastAsia="Georgia"/>
        </w:rPr>
        <w:t>the distant plane continued across the sky. The cloud moved. Water rippled in the pond.</w:t>
      </w:r>
    </w:p>
    <w:p w14:paraId="6A375647" w14:textId="77777777" w:rsidR="00A1675C" w:rsidRDefault="00000000">
      <w:pPr>
        <w:ind w:firstLine="432"/>
      </w:pPr>
      <w:r>
        <w:rPr>
          <w:rFonts w:eastAsia="Georgia"/>
        </w:rPr>
        <w:t>All the clocks began ticking again. 11:17:01. Then 11:17:02.</w:t>
      </w:r>
    </w:p>
    <w:p w14:paraId="67F5BFC0" w14:textId="77777777" w:rsidR="00A1675C" w:rsidRDefault="00000000">
      <w:pPr>
        <w:ind w:firstLine="432"/>
      </w:pPr>
      <w:r>
        <w:rPr>
          <w:rFonts w:eastAsia="Georgia"/>
        </w:rPr>
        <w:t>Then 11:17:03. Everyone stood silently. Trevor checked his phone.</w:t>
      </w:r>
    </w:p>
    <w:p w14:paraId="59CA2069" w14:textId="5FCE9ED6" w:rsidR="00A1675C" w:rsidRDefault="00000000">
      <w:pPr>
        <w:ind w:firstLine="432"/>
      </w:pPr>
      <w:r>
        <w:rPr>
          <w:rFonts w:eastAsia="Georgia"/>
        </w:rPr>
        <w:t>11:17:03. Penny checked hers. 11:17:03.</w:t>
      </w:r>
    </w:p>
    <w:p w14:paraId="3A4A390E" w14:textId="77777777" w:rsidR="00A1675C" w:rsidRDefault="00000000">
      <w:pPr>
        <w:ind w:firstLine="432"/>
      </w:pPr>
      <w:r>
        <w:rPr>
          <w:rFonts w:eastAsia="Georgia"/>
        </w:rPr>
        <w:t>Derek carefully examined the wall clock through the window. 11:17:03. Weinstein inspected his watch.</w:t>
      </w:r>
    </w:p>
    <w:p w14:paraId="4C7BB0EA" w14:textId="77777777" w:rsidR="00A1675C" w:rsidRDefault="00000000">
      <w:pPr>
        <w:ind w:firstLine="432"/>
      </w:pPr>
      <w:r>
        <w:rPr>
          <w:rFonts w:eastAsia="Georgia"/>
        </w:rPr>
        <w:t>11:17:03. Barbarian gently smiled.</w:t>
      </w:r>
    </w:p>
    <w:p w14:paraId="403EF140" w14:textId="77777777" w:rsidR="00A1675C" w:rsidRDefault="00000000">
      <w:pPr>
        <w:spacing w:before="40" w:after="120"/>
      </w:pPr>
      <w:r>
        <w:rPr>
          <w:rFonts w:eastAsia="Georgia"/>
        </w:rPr>
        <w:t>"Well."</w:t>
      </w:r>
    </w:p>
    <w:p w14:paraId="49BA01D6" w14:textId="77777777" w:rsidR="00A1675C" w:rsidRDefault="00000000">
      <w:pPr>
        <w:ind w:firstLine="432"/>
      </w:pPr>
      <w:r>
        <w:rPr>
          <w:rFonts w:eastAsia="Georgia"/>
        </w:rPr>
        <w:t>Derek nodded.</w:t>
      </w:r>
    </w:p>
    <w:p w14:paraId="7FE5438F" w14:textId="77777777" w:rsidR="00A1675C" w:rsidRDefault="00000000">
      <w:pPr>
        <w:spacing w:before="40" w:after="120"/>
      </w:pPr>
      <w:r>
        <w:rPr>
          <w:rFonts w:eastAsia="Georgia"/>
        </w:rPr>
        <w:t>"Well, that's settled."</w:t>
      </w:r>
    </w:p>
    <w:p w14:paraId="195DB678" w14:textId="77777777" w:rsidR="00A1675C" w:rsidRDefault="00000000">
      <w:pPr>
        <w:ind w:firstLine="432"/>
      </w:pPr>
      <w:r>
        <w:rPr>
          <w:rFonts w:eastAsia="Georgia"/>
        </w:rPr>
        <w:t>Trevor looked around.</w:t>
      </w:r>
    </w:p>
    <w:p w14:paraId="3B2DD443" w14:textId="77777777" w:rsidR="00A1675C" w:rsidRDefault="00000000">
      <w:pPr>
        <w:spacing w:before="40" w:after="120"/>
      </w:pPr>
      <w:r>
        <w:rPr>
          <w:rFonts w:eastAsia="Georgia"/>
        </w:rPr>
        <w:t>"What is?"</w:t>
      </w:r>
    </w:p>
    <w:p w14:paraId="6834F0CB" w14:textId="77777777" w:rsidR="00A1675C" w:rsidRDefault="00000000">
      <w:pPr>
        <w:spacing w:before="40" w:after="120"/>
      </w:pPr>
      <w:r>
        <w:rPr>
          <w:rFonts w:eastAsia="Georgia"/>
        </w:rPr>
        <w:t>"Time exists."</w:t>
      </w:r>
    </w:p>
    <w:p w14:paraId="52068F82" w14:textId="77777777" w:rsidR="00A1675C" w:rsidRDefault="00000000">
      <w:pPr>
        <w:ind w:firstLine="432"/>
      </w:pPr>
      <w:r>
        <w:rPr>
          <w:rFonts w:eastAsia="Georgia"/>
        </w:rPr>
        <w:t>Barbarian shook his head.</w:t>
      </w:r>
    </w:p>
    <w:p w14:paraId="60BC606A" w14:textId="77777777" w:rsidR="00A1675C" w:rsidRDefault="00000000">
      <w:pPr>
        <w:spacing w:before="40" w:after="120"/>
      </w:pPr>
      <w:r>
        <w:rPr>
          <w:rFonts w:eastAsia="Georgia"/>
        </w:rPr>
        <w:t>"No."</w:t>
      </w:r>
    </w:p>
    <w:p w14:paraId="35CBBBD1" w14:textId="77777777" w:rsidR="00A1675C" w:rsidRDefault="00000000">
      <w:pPr>
        <w:ind w:firstLine="432"/>
      </w:pPr>
      <w:r>
        <w:rPr>
          <w:rFonts w:eastAsia="Georgia"/>
        </w:rPr>
        <w:t>Derek gently smiled.</w:t>
      </w:r>
    </w:p>
    <w:p w14:paraId="63F11DAF" w14:textId="77777777" w:rsidR="00A1675C" w:rsidRDefault="00000000">
      <w:pPr>
        <w:spacing w:before="40" w:after="120"/>
      </w:pPr>
      <w:r>
        <w:rPr>
          <w:rFonts w:eastAsia="Georgia"/>
        </w:rPr>
        <w:t>"You couldn't resist."</w:t>
      </w:r>
    </w:p>
    <w:p w14:paraId="340CBDD5" w14:textId="77777777" w:rsidR="00A1675C" w:rsidRDefault="00000000">
      <w:pPr>
        <w:spacing w:before="40" w:after="120"/>
      </w:pPr>
      <w:r>
        <w:rPr>
          <w:rFonts w:eastAsia="Georgia"/>
        </w:rPr>
        <w:t>"Not really."</w:t>
      </w:r>
    </w:p>
    <w:p w14:paraId="67DB6680" w14:textId="4E97CBE0" w:rsidR="00A1675C" w:rsidRDefault="003434B6">
      <w:pPr>
        <w:ind w:firstLine="432"/>
      </w:pPr>
      <w:r>
        <w:rPr>
          <w:rFonts w:eastAsia="Georgia"/>
        </w:rPr>
        <w:t>Penny laughed. The clocks continued ticking. Derek looked sharply at the photograph again.</w:t>
      </w:r>
    </w:p>
    <w:p w14:paraId="66F81956" w14:textId="77777777" w:rsidR="00A1675C" w:rsidRDefault="00000000">
      <w:pPr>
        <w:spacing w:before="200" w:after="120"/>
        <w:jc w:val="center"/>
      </w:pPr>
      <w:r>
        <w:rPr>
          <w:rFonts w:eastAsia="Georgia"/>
          <w:b/>
          <w:sz w:val="24"/>
        </w:rPr>
        <w:t>11:03 — DEATH.</w:t>
      </w:r>
    </w:p>
    <w:p w14:paraId="56F0D41A" w14:textId="77777777" w:rsidR="00A1675C" w:rsidRDefault="00000000">
      <w:pPr>
        <w:spacing w:before="200" w:after="120"/>
        <w:jc w:val="center"/>
      </w:pPr>
      <w:r>
        <w:rPr>
          <w:rFonts w:eastAsia="Georgia"/>
          <w:b/>
          <w:sz w:val="24"/>
        </w:rPr>
        <w:t>11:17 — DEPARTURE.</w:t>
      </w:r>
    </w:p>
    <w:p w14:paraId="7005DDCE" w14:textId="77777777" w:rsidR="00A1675C" w:rsidRDefault="00000000">
      <w:pPr>
        <w:spacing w:before="200" w:after="120"/>
        <w:jc w:val="center"/>
      </w:pPr>
      <w:r>
        <w:rPr>
          <w:rFonts w:eastAsia="Georgia"/>
          <w:b/>
          <w:sz w:val="24"/>
        </w:rPr>
        <w:t>12:04 — ARRIVAL.</w:t>
      </w:r>
    </w:p>
    <w:p w14:paraId="2C1B2B69" w14:textId="77777777" w:rsidR="00A1675C" w:rsidRDefault="00000000">
      <w:pPr>
        <w:ind w:firstLine="432"/>
      </w:pPr>
      <w:r>
        <w:rPr>
          <w:rFonts w:eastAsia="Georgia"/>
        </w:rPr>
        <w:t>Then he noticed something he hadn't noticed before. There was a fourth line. It had been hidden beneath the fold.</w:t>
      </w:r>
    </w:p>
    <w:p w14:paraId="295D337D" w14:textId="77777777" w:rsidR="00A1675C" w:rsidRDefault="00000000">
      <w:pPr>
        <w:ind w:firstLine="432"/>
      </w:pPr>
      <w:r>
        <w:rPr>
          <w:rFonts w:eastAsia="Georgia"/>
        </w:rPr>
        <w:t>He unfolded the paper. It read:</w:t>
      </w:r>
    </w:p>
    <w:p w14:paraId="778CFBCD" w14:textId="77777777" w:rsidR="00A1675C" w:rsidRDefault="00000000">
      <w:pPr>
        <w:spacing w:before="200" w:after="120"/>
        <w:jc w:val="center"/>
      </w:pPr>
      <w:r>
        <w:rPr>
          <w:rFonts w:eastAsia="Georgia"/>
          <w:b/>
          <w:sz w:val="24"/>
        </w:rPr>
        <w:t>11:17 — ALL CLOCKS STOP</w:t>
      </w:r>
    </w:p>
    <w:p w14:paraId="76A4ECEB" w14:textId="77777777" w:rsidR="00A1675C" w:rsidRDefault="00000000">
      <w:pPr>
        <w:spacing w:before="200" w:after="120"/>
        <w:jc w:val="center"/>
      </w:pPr>
      <w:r>
        <w:rPr>
          <w:rFonts w:eastAsia="Georgia"/>
          <w:b/>
          <w:sz w:val="24"/>
        </w:rPr>
        <w:t>12:04 — ALL CLOCKS START</w:t>
      </w:r>
    </w:p>
    <w:p w14:paraId="3021E08B" w14:textId="17E4888C" w:rsidR="00A1675C" w:rsidRDefault="00000000">
      <w:pPr>
        <w:ind w:firstLine="432"/>
      </w:pPr>
      <w:r>
        <w:rPr>
          <w:rFonts w:eastAsia="Georgia"/>
        </w:rPr>
        <w:t>Derek silently stared. Penny leaned over. Trevor read it.</w:t>
      </w:r>
    </w:p>
    <w:p w14:paraId="1EB00100" w14:textId="77777777" w:rsidR="00A1675C" w:rsidRDefault="00000000">
      <w:pPr>
        <w:ind w:firstLine="432"/>
      </w:pPr>
      <w:r>
        <w:rPr>
          <w:rFonts w:eastAsia="Georgia"/>
        </w:rPr>
        <w:t>Weinstein looked at Barbarian. Barbarian's smile disappeared.</w:t>
      </w:r>
    </w:p>
    <w:p w14:paraId="612321EF" w14:textId="77777777" w:rsidR="00A1675C" w:rsidRDefault="00000000">
      <w:pPr>
        <w:spacing w:before="40" w:after="120"/>
      </w:pPr>
      <w:r>
        <w:rPr>
          <w:rFonts w:eastAsia="Georgia"/>
        </w:rPr>
        <w:t>"That's new."</w:t>
      </w:r>
    </w:p>
    <w:p w14:paraId="1BD9ABDD" w14:textId="77777777" w:rsidR="00A1675C" w:rsidRDefault="00000000">
      <w:pPr>
        <w:ind w:firstLine="432"/>
      </w:pPr>
      <w:r>
        <w:rPr>
          <w:rFonts w:eastAsia="Georgia"/>
        </w:rPr>
        <w:t>Derek carefully looked up.</w:t>
      </w:r>
    </w:p>
    <w:p w14:paraId="08A2EF31" w14:textId="77777777" w:rsidR="00A1675C" w:rsidRDefault="00000000">
      <w:pPr>
        <w:spacing w:before="40" w:after="120"/>
      </w:pPr>
      <w:r>
        <w:rPr>
          <w:rFonts w:eastAsia="Georgia"/>
        </w:rPr>
        <w:t>"Very."</w:t>
      </w:r>
    </w:p>
    <w:p w14:paraId="6DBEDD3A" w14:textId="77777777" w:rsidR="00A1675C" w:rsidRDefault="00000000">
      <w:pPr>
        <w:spacing w:before="40" w:after="120"/>
      </w:pPr>
      <w:r>
        <w:rPr>
          <w:rFonts w:eastAsia="Georgia"/>
        </w:rPr>
        <w:t>Trevor confirmed:</w:t>
      </w:r>
    </w:p>
    <w:p w14:paraId="4E39DD46" w14:textId="77777777" w:rsidR="00A1675C" w:rsidRDefault="00000000">
      <w:pPr>
        <w:spacing w:before="40" w:after="120"/>
      </w:pPr>
      <w:r>
        <w:rPr>
          <w:rFonts w:eastAsia="Georgia"/>
        </w:rPr>
        <w:t>"But the clocks just stopped."</w:t>
      </w:r>
    </w:p>
    <w:p w14:paraId="1CEAB327" w14:textId="77777777" w:rsidR="00A1675C" w:rsidRDefault="00000000">
      <w:pPr>
        <w:spacing w:before="40" w:after="120"/>
      </w:pPr>
      <w:r>
        <w:rPr>
          <w:rFonts w:eastAsia="Georgia"/>
        </w:rPr>
        <w:t>"Yes."</w:t>
      </w:r>
    </w:p>
    <w:p w14:paraId="72E7A825" w14:textId="77777777" w:rsidR="00A1675C" w:rsidRDefault="00000000">
      <w:pPr>
        <w:spacing w:before="40" w:after="120"/>
      </w:pPr>
      <w:r>
        <w:rPr>
          <w:rFonts w:eastAsia="Georgia"/>
        </w:rPr>
        <w:t>"And started again."</w:t>
      </w:r>
    </w:p>
    <w:p w14:paraId="3C2A907F" w14:textId="77777777" w:rsidR="00A1675C" w:rsidRDefault="00000000">
      <w:pPr>
        <w:spacing w:before="40" w:after="120"/>
      </w:pPr>
      <w:r>
        <w:rPr>
          <w:rFonts w:eastAsia="Georgia"/>
        </w:rPr>
        <w:t>"Yes."</w:t>
      </w:r>
    </w:p>
    <w:p w14:paraId="47F6381F" w14:textId="77777777" w:rsidR="00A1675C" w:rsidRDefault="00000000">
      <w:pPr>
        <w:spacing w:before="40" w:after="120"/>
      </w:pPr>
      <w:r>
        <w:rPr>
          <w:rFonts w:eastAsia="Georgia"/>
        </w:rPr>
        <w:t>"Exactly as described."</w:t>
      </w:r>
    </w:p>
    <w:p w14:paraId="4BD3CAE3" w14:textId="77777777" w:rsidR="00A1675C" w:rsidRDefault="00000000">
      <w:pPr>
        <w:spacing w:before="40" w:after="120"/>
      </w:pPr>
      <w:r>
        <w:rPr>
          <w:rFonts w:eastAsia="Georgia"/>
        </w:rPr>
        <w:t>"Yes."</w:t>
      </w:r>
    </w:p>
    <w:p w14:paraId="171B4733" w14:textId="690392C8" w:rsidR="00A1675C" w:rsidRDefault="003434B6">
      <w:pPr>
        <w:ind w:firstLine="432"/>
      </w:pPr>
      <w:r>
        <w:rPr>
          <w:rFonts w:eastAsia="Georgia"/>
        </w:rPr>
        <w:t>Penny glanced at the paper.</w:t>
      </w:r>
    </w:p>
    <w:p w14:paraId="0C87361D" w14:textId="77777777" w:rsidR="00A1675C" w:rsidRDefault="00000000">
      <w:pPr>
        <w:spacing w:before="40" w:after="120"/>
      </w:pPr>
      <w:r>
        <w:rPr>
          <w:rFonts w:eastAsia="Georgia"/>
        </w:rPr>
        <w:t>"So this wasn't a malfunction."</w:t>
      </w:r>
    </w:p>
    <w:p w14:paraId="3A33AE0F" w14:textId="77777777" w:rsidR="00A1675C" w:rsidRDefault="00000000">
      <w:pPr>
        <w:ind w:firstLine="432"/>
      </w:pPr>
      <w:r>
        <w:rPr>
          <w:rFonts w:eastAsia="Georgia"/>
        </w:rPr>
        <w:t>Derek shook his head.</w:t>
      </w:r>
    </w:p>
    <w:p w14:paraId="6BA93FC7" w14:textId="77777777" w:rsidR="00A1675C" w:rsidRDefault="00000000">
      <w:pPr>
        <w:spacing w:before="40" w:after="120"/>
      </w:pPr>
      <w:r>
        <w:rPr>
          <w:rFonts w:eastAsia="Georgia"/>
        </w:rPr>
        <w:t>"No."</w:t>
      </w:r>
    </w:p>
    <w:p w14:paraId="57009653" w14:textId="77777777" w:rsidR="00A1675C" w:rsidRDefault="00000000">
      <w:pPr>
        <w:spacing w:before="40" w:after="120"/>
      </w:pPr>
      <w:r>
        <w:rPr>
          <w:rFonts w:eastAsia="Georgia"/>
        </w:rPr>
        <w:t>"It was an event."</w:t>
      </w:r>
    </w:p>
    <w:p w14:paraId="4C93D0AF" w14:textId="77777777" w:rsidR="00A1675C" w:rsidRDefault="00000000">
      <w:pPr>
        <w:spacing w:before="40" w:after="120"/>
      </w:pPr>
      <w:r>
        <w:rPr>
          <w:rFonts w:eastAsia="Georgia"/>
        </w:rPr>
        <w:t>"Yes."</w:t>
      </w:r>
    </w:p>
    <w:p w14:paraId="5DB99DF1" w14:textId="77777777" w:rsidR="00A1675C" w:rsidRDefault="00000000">
      <w:pPr>
        <w:ind w:firstLine="432"/>
      </w:pPr>
      <w:r>
        <w:rPr>
          <w:rFonts w:eastAsia="Georgia"/>
        </w:rPr>
        <w:t>Weinstein nodded.</w:t>
      </w:r>
    </w:p>
    <w:p w14:paraId="34ED149F" w14:textId="77777777" w:rsidR="00A1675C" w:rsidRDefault="00000000">
      <w:pPr>
        <w:spacing w:before="40" w:after="120"/>
      </w:pPr>
      <w:r>
        <w:rPr>
          <w:rFonts w:eastAsia="Georgia"/>
        </w:rPr>
        <w:t>"And the clocks recorded it."</w:t>
      </w:r>
    </w:p>
    <w:p w14:paraId="063CEB16" w14:textId="77777777" w:rsidR="00A1675C" w:rsidRDefault="00000000">
      <w:pPr>
        <w:ind w:firstLine="432"/>
      </w:pPr>
      <w:r>
        <w:rPr>
          <w:rFonts w:eastAsia="Georgia"/>
        </w:rPr>
        <w:t>Barbarian slowly stared at them.</w:t>
      </w:r>
    </w:p>
    <w:p w14:paraId="6A135DDE" w14:textId="77777777" w:rsidR="00A1675C" w:rsidRDefault="00000000">
      <w:pPr>
        <w:spacing w:before="40" w:after="120"/>
      </w:pPr>
      <w:r>
        <w:rPr>
          <w:rFonts w:eastAsia="Georgia"/>
        </w:rPr>
        <w:t>"Or participated in it."</w:t>
      </w:r>
    </w:p>
    <w:p w14:paraId="0404F44E" w14:textId="77777777" w:rsidR="00A1675C" w:rsidRDefault="00000000">
      <w:pPr>
        <w:ind w:firstLine="432"/>
      </w:pPr>
      <w:r>
        <w:rPr>
          <w:rFonts w:eastAsia="Georgia"/>
        </w:rPr>
        <w:t>Derek considered that.</w:t>
      </w:r>
    </w:p>
    <w:p w14:paraId="4D1D01F8" w14:textId="77777777" w:rsidR="00A1675C" w:rsidRDefault="00000000">
      <w:pPr>
        <w:spacing w:before="40" w:after="120"/>
      </w:pPr>
      <w:r>
        <w:rPr>
          <w:rFonts w:eastAsia="Georgia"/>
        </w:rPr>
        <w:t>"What's the difference?"</w:t>
      </w:r>
    </w:p>
    <w:p w14:paraId="6CE15252" w14:textId="77777777" w:rsidR="00A1675C" w:rsidRDefault="00000000">
      <w:pPr>
        <w:ind w:firstLine="432"/>
      </w:pPr>
      <w:r>
        <w:rPr>
          <w:rFonts w:eastAsia="Georgia"/>
        </w:rPr>
        <w:t>Barbarian gently smiled faintly.</w:t>
      </w:r>
    </w:p>
    <w:p w14:paraId="1B1FFBB8" w14:textId="77777777" w:rsidR="00A1675C" w:rsidRDefault="00000000">
      <w:pPr>
        <w:spacing w:before="40" w:after="120"/>
      </w:pPr>
      <w:r>
        <w:rPr>
          <w:rFonts w:eastAsia="Georgia"/>
        </w:rPr>
        <w:t>"That is the question."</w:t>
      </w:r>
    </w:p>
    <w:p w14:paraId="350872EC" w14:textId="77777777" w:rsidR="00A1675C" w:rsidRDefault="00000000">
      <w:pPr>
        <w:ind w:firstLine="432"/>
      </w:pPr>
      <w:r>
        <w:rPr>
          <w:rFonts w:eastAsia="Georgia"/>
        </w:rPr>
        <w:t>the ancient brass clock in Derek's pocket began ticking. Once. Twice.</w:t>
      </w:r>
    </w:p>
    <w:p w14:paraId="202DA09A" w14:textId="77777777" w:rsidR="00A1675C" w:rsidRDefault="00000000">
      <w:pPr>
        <w:ind w:firstLine="432"/>
      </w:pPr>
      <w:r>
        <w:rPr>
          <w:rFonts w:eastAsia="Georgia"/>
        </w:rPr>
        <w:t>Then it stopped. Derek took it out. The face now read:</w:t>
      </w:r>
    </w:p>
    <w:p w14:paraId="1176F7C2" w14:textId="77777777" w:rsidR="00A1675C" w:rsidRDefault="00000000">
      <w:pPr>
        <w:ind w:firstLine="432"/>
      </w:pPr>
      <w:r>
        <w:rPr>
          <w:rFonts w:eastAsia="Georgia"/>
        </w:rPr>
        <w:t>12:04. Trevor stared intently.</w:t>
      </w:r>
    </w:p>
    <w:p w14:paraId="1C0B8FB7" w14:textId="77777777" w:rsidR="00A1675C" w:rsidRDefault="00000000">
      <w:pPr>
        <w:spacing w:before="40" w:after="120"/>
      </w:pPr>
      <w:r>
        <w:rPr>
          <w:rFonts w:eastAsia="Georgia"/>
        </w:rPr>
        <w:t>"But it's 11:17."</w:t>
      </w:r>
    </w:p>
    <w:p w14:paraId="029528D7" w14:textId="77777777" w:rsidR="00A1675C" w:rsidRDefault="00000000">
      <w:pPr>
        <w:ind w:firstLine="432"/>
      </w:pPr>
      <w:r>
        <w:rPr>
          <w:rFonts w:eastAsia="Georgia"/>
        </w:rPr>
        <w:t>Derek carefully gazed at him.</w:t>
      </w:r>
    </w:p>
    <w:p w14:paraId="2F4C6CEA" w14:textId="77777777" w:rsidR="00A1675C" w:rsidRDefault="00000000">
      <w:pPr>
        <w:spacing w:before="40" w:after="120"/>
      </w:pPr>
      <w:r>
        <w:rPr>
          <w:rFonts w:eastAsia="Georgia"/>
        </w:rPr>
        <w:t>"Apparently."</w:t>
      </w:r>
    </w:p>
    <w:p w14:paraId="21FB1851" w14:textId="5E822B7B" w:rsidR="00A1675C" w:rsidRDefault="003434B6">
      <w:pPr>
        <w:ind w:firstLine="432"/>
      </w:pPr>
      <w:r>
        <w:rPr>
          <w:rFonts w:eastAsia="Georgia"/>
        </w:rPr>
        <w:t>Penny smiled.</w:t>
      </w:r>
    </w:p>
    <w:p w14:paraId="38E09499" w14:textId="77777777" w:rsidR="00A1675C" w:rsidRDefault="00000000">
      <w:pPr>
        <w:spacing w:before="40" w:after="120"/>
      </w:pPr>
      <w:r>
        <w:rPr>
          <w:rFonts w:eastAsia="Georgia"/>
        </w:rPr>
        <w:t>"Well, that's inconvenient."</w:t>
      </w:r>
    </w:p>
    <w:p w14:paraId="1AB17BC3" w14:textId="77777777" w:rsidR="00A1675C" w:rsidRDefault="00000000">
      <w:pPr>
        <w:ind w:firstLine="432"/>
      </w:pPr>
      <w:r>
        <w:rPr>
          <w:rFonts w:eastAsia="Georgia"/>
        </w:rPr>
        <w:t>Derek carefully peered at the silent clock.</w:t>
      </w:r>
    </w:p>
    <w:p w14:paraId="25E5BAF0" w14:textId="77777777" w:rsidR="00A1675C" w:rsidRDefault="00000000">
      <w:pPr>
        <w:spacing w:before="40" w:after="120"/>
      </w:pPr>
      <w:r>
        <w:rPr>
          <w:rFonts w:eastAsia="Georgia"/>
        </w:rPr>
        <w:t>"Very."</w:t>
      </w:r>
    </w:p>
    <w:p w14:paraId="79414D85" w14:textId="77777777" w:rsidR="00A1675C" w:rsidRDefault="00000000">
      <w:pPr>
        <w:ind w:firstLine="432"/>
      </w:pPr>
      <w:r>
        <w:rPr>
          <w:rFonts w:eastAsia="Georgia"/>
        </w:rPr>
        <w:t>Weinstein took it from him. He carefully examined the mechanism. Nothing.</w:t>
      </w:r>
    </w:p>
    <w:p w14:paraId="5947DA55" w14:textId="77777777" w:rsidR="00A1675C" w:rsidRDefault="00000000">
      <w:pPr>
        <w:ind w:firstLine="432"/>
      </w:pPr>
      <w:r>
        <w:rPr>
          <w:rFonts w:eastAsia="Georgia"/>
        </w:rPr>
        <w:t>No obvious fault. No hidden mechanism. No battery.</w:t>
      </w:r>
    </w:p>
    <w:p w14:paraId="348FC1D3" w14:textId="77777777" w:rsidR="00A1675C" w:rsidRDefault="00000000">
      <w:pPr>
        <w:ind w:firstLine="432"/>
      </w:pPr>
      <w:r>
        <w:rPr>
          <w:rFonts w:eastAsia="Georgia"/>
        </w:rPr>
        <w:t>No radio receiver. No trick. He eyed Barbarian.</w:t>
      </w:r>
    </w:p>
    <w:p w14:paraId="0A0B986B" w14:textId="77777777" w:rsidR="00A1675C" w:rsidRDefault="00000000">
      <w:pPr>
        <w:spacing w:before="40" w:after="120"/>
      </w:pPr>
      <w:r>
        <w:rPr>
          <w:rFonts w:eastAsia="Georgia"/>
        </w:rPr>
        <w:t>"Do you still think time doesn't exist?"</w:t>
      </w:r>
    </w:p>
    <w:p w14:paraId="79E2EF66" w14:textId="77777777" w:rsidR="00A1675C" w:rsidRDefault="00000000">
      <w:pPr>
        <w:ind w:firstLine="432"/>
      </w:pPr>
      <w:r>
        <w:rPr>
          <w:rFonts w:eastAsia="Georgia"/>
        </w:rPr>
        <w:t>Barbarian considered the question.</w:t>
      </w:r>
    </w:p>
    <w:p w14:paraId="1207148B" w14:textId="77777777" w:rsidR="00A1675C" w:rsidRDefault="00000000">
      <w:pPr>
        <w:spacing w:before="40" w:after="120"/>
      </w:pPr>
      <w:r>
        <w:rPr>
          <w:rFonts w:eastAsia="Georgia"/>
        </w:rPr>
        <w:t>"I think reality is perfectly capable of existing without asking my permission."</w:t>
      </w:r>
    </w:p>
    <w:p w14:paraId="34ABCEF8" w14:textId="77777777" w:rsidR="00A1675C" w:rsidRDefault="00000000">
      <w:pPr>
        <w:ind w:firstLine="432"/>
      </w:pPr>
      <w:r>
        <w:rPr>
          <w:rFonts w:eastAsia="Georgia"/>
        </w:rPr>
        <w:t>Weinstein gently smiled.</w:t>
      </w:r>
    </w:p>
    <w:p w14:paraId="3E2FDBF5" w14:textId="77777777" w:rsidR="00A1675C" w:rsidRDefault="00000000">
      <w:pPr>
        <w:spacing w:before="40" w:after="120"/>
      </w:pPr>
      <w:r>
        <w:rPr>
          <w:rFonts w:eastAsia="Georgia"/>
        </w:rPr>
        <w:t>"That's not an answer."</w:t>
      </w:r>
    </w:p>
    <w:p w14:paraId="4D161401" w14:textId="77777777" w:rsidR="00A1675C" w:rsidRDefault="00000000">
      <w:pPr>
        <w:spacing w:before="40" w:after="120"/>
      </w:pPr>
      <w:r>
        <w:rPr>
          <w:rFonts w:eastAsia="Georgia"/>
        </w:rPr>
        <w:t>"No."</w:t>
      </w:r>
    </w:p>
    <w:p w14:paraId="630A4792" w14:textId="77777777" w:rsidR="00A1675C" w:rsidRDefault="00000000">
      <w:pPr>
        <w:spacing w:before="40" w:after="120"/>
      </w:pPr>
      <w:r>
        <w:rPr>
          <w:rFonts w:eastAsia="Georgia"/>
        </w:rPr>
        <w:t>"Then?"</w:t>
      </w:r>
    </w:p>
    <w:p w14:paraId="1C68AABF" w14:textId="77777777" w:rsidR="00A1675C" w:rsidRDefault="00000000">
      <w:pPr>
        <w:ind w:firstLine="432"/>
      </w:pPr>
      <w:r>
        <w:rPr>
          <w:rFonts w:eastAsia="Georgia"/>
        </w:rPr>
        <w:t>Barbarian handed the silent strange clock back.</w:t>
      </w:r>
    </w:p>
    <w:p w14:paraId="766B1AC7" w14:textId="77777777" w:rsidR="00A1675C" w:rsidRDefault="00000000">
      <w:pPr>
        <w:spacing w:before="40" w:after="120"/>
      </w:pPr>
      <w:r>
        <w:rPr>
          <w:rFonts w:eastAsia="Georgia"/>
        </w:rPr>
        <w:t>"Time may be a very useful description of relationships between events."</w:t>
      </w:r>
    </w:p>
    <w:p w14:paraId="05EF49BE" w14:textId="77777777" w:rsidR="00A1675C" w:rsidRDefault="00000000">
      <w:pPr>
        <w:ind w:firstLine="432"/>
      </w:pPr>
      <w:r>
        <w:rPr>
          <w:rFonts w:eastAsia="Georgia"/>
        </w:rPr>
        <w:t>He paused.</w:t>
      </w:r>
    </w:p>
    <w:p w14:paraId="47ECC4D5" w14:textId="77777777" w:rsidR="00A1675C" w:rsidRDefault="00000000">
      <w:pPr>
        <w:spacing w:before="40" w:after="120"/>
      </w:pPr>
      <w:r>
        <w:rPr>
          <w:rFonts w:eastAsia="Georgia"/>
        </w:rPr>
        <w:t>"But I have never been convinced that the universe itself carries a watch."</w:t>
      </w:r>
    </w:p>
    <w:p w14:paraId="6147EBCE" w14:textId="77777777" w:rsidR="00A1675C" w:rsidRDefault="00000000">
      <w:pPr>
        <w:ind w:firstLine="432"/>
      </w:pPr>
      <w:r>
        <w:rPr>
          <w:rFonts w:eastAsia="Georgia"/>
        </w:rPr>
        <w:t>Derek watched the silent strange clock.</w:t>
      </w:r>
    </w:p>
    <w:p w14:paraId="1F2E222B" w14:textId="77777777" w:rsidR="00A1675C" w:rsidRDefault="00000000">
      <w:pPr>
        <w:spacing w:before="40" w:after="120"/>
      </w:pPr>
      <w:r>
        <w:rPr>
          <w:rFonts w:eastAsia="Georgia"/>
        </w:rPr>
        <w:t>"Perhaps it doesn't."</w:t>
      </w:r>
    </w:p>
    <w:p w14:paraId="47E1876A" w14:textId="77777777" w:rsidR="00A1675C" w:rsidRDefault="00000000">
      <w:pPr>
        <w:spacing w:before="40" w:after="120"/>
      </w:pPr>
      <w:r>
        <w:rPr>
          <w:rFonts w:eastAsia="Georgia"/>
        </w:rPr>
        <w:t>"Perhaps."</w:t>
      </w:r>
    </w:p>
    <w:p w14:paraId="3214C566" w14:textId="77777777" w:rsidR="00A1675C" w:rsidRDefault="00000000">
      <w:pPr>
        <w:spacing w:before="40" w:after="120"/>
      </w:pPr>
      <w:r>
        <w:rPr>
          <w:rFonts w:eastAsia="Georgia"/>
        </w:rPr>
        <w:t>"Perhaps we're the ones carrying it."</w:t>
      </w:r>
    </w:p>
    <w:p w14:paraId="61E5B65D" w14:textId="77777777" w:rsidR="00A1675C" w:rsidRDefault="00000000">
      <w:pPr>
        <w:spacing w:before="40" w:after="120"/>
      </w:pPr>
      <w:r>
        <w:rPr>
          <w:rFonts w:eastAsia="Georgia"/>
        </w:rPr>
        <w:t>"Exactly."</w:t>
      </w:r>
    </w:p>
    <w:p w14:paraId="44920598" w14:textId="77777777" w:rsidR="00A1675C" w:rsidRDefault="00000000">
      <w:pPr>
        <w:ind w:firstLine="432"/>
      </w:pPr>
      <w:r>
        <w:rPr>
          <w:rFonts w:eastAsia="Georgia"/>
        </w:rPr>
        <w:t>Derek put the silent strange clock back into his pocket.</w:t>
      </w:r>
    </w:p>
    <w:p w14:paraId="30ED8311" w14:textId="77777777" w:rsidR="00A1675C" w:rsidRDefault="00000000">
      <w:pPr>
        <w:spacing w:before="40" w:after="120"/>
      </w:pPr>
      <w:r>
        <w:rPr>
          <w:rFonts w:eastAsia="Georgia"/>
        </w:rPr>
        <w:t>"Well, that's settled."</w:t>
      </w:r>
    </w:p>
    <w:p w14:paraId="22C9FDC4" w14:textId="77777777" w:rsidR="00A1675C" w:rsidRDefault="00000000">
      <w:pPr>
        <w:ind w:firstLine="432"/>
      </w:pPr>
      <w:r>
        <w:rPr>
          <w:rFonts w:eastAsia="Georgia"/>
        </w:rPr>
        <w:t>Trevor smiled.</w:t>
      </w:r>
    </w:p>
    <w:p w14:paraId="3A1912D5" w14:textId="77777777" w:rsidR="00A1675C" w:rsidRDefault="00000000">
      <w:pPr>
        <w:spacing w:before="40" w:after="120"/>
      </w:pPr>
      <w:r>
        <w:rPr>
          <w:rFonts w:eastAsia="Georgia"/>
        </w:rPr>
        <w:t>"What?"</w:t>
      </w:r>
    </w:p>
    <w:p w14:paraId="6EF44BEB" w14:textId="77777777" w:rsidR="00A1675C" w:rsidRDefault="00000000">
      <w:pPr>
        <w:spacing w:before="40" w:after="120"/>
      </w:pPr>
      <w:r>
        <w:rPr>
          <w:rFonts w:eastAsia="Georgia"/>
        </w:rPr>
        <w:t>"We've learned something useful."</w:t>
      </w:r>
    </w:p>
    <w:p w14:paraId="2D116EB5" w14:textId="77777777" w:rsidR="00A1675C" w:rsidRDefault="00000000">
      <w:pPr>
        <w:spacing w:before="40" w:after="120"/>
      </w:pPr>
      <w:r>
        <w:rPr>
          <w:rFonts w:eastAsia="Georgia"/>
        </w:rPr>
        <w:t>"What?"</w:t>
      </w:r>
    </w:p>
    <w:p w14:paraId="10D0E4CE" w14:textId="77777777" w:rsidR="00A1675C" w:rsidRDefault="00000000">
      <w:pPr>
        <w:ind w:firstLine="432"/>
      </w:pPr>
      <w:r>
        <w:rPr>
          <w:rFonts w:eastAsia="Georgia"/>
        </w:rPr>
        <w:t>Derek looked toward the frozen sky.</w:t>
      </w:r>
    </w:p>
    <w:p w14:paraId="38E67E84" w14:textId="77777777" w:rsidR="00A1675C" w:rsidRDefault="00000000">
      <w:pPr>
        <w:spacing w:before="40" w:after="120"/>
      </w:pPr>
      <w:r>
        <w:rPr>
          <w:rFonts w:eastAsia="Georgia"/>
        </w:rPr>
        <w:t>"The next event is at 12:04."</w:t>
      </w:r>
    </w:p>
    <w:p w14:paraId="7D9052F5" w14:textId="003D0D88" w:rsidR="00A1675C" w:rsidRDefault="003434B6">
      <w:pPr>
        <w:ind w:firstLine="432"/>
      </w:pPr>
      <w:r>
        <w:rPr>
          <w:rFonts w:eastAsia="Georgia"/>
        </w:rPr>
        <w:t>Penny nodded.</w:t>
      </w:r>
    </w:p>
    <w:p w14:paraId="24CB8C5F" w14:textId="77777777" w:rsidR="00A1675C" w:rsidRDefault="00000000">
      <w:pPr>
        <w:spacing w:before="40" w:after="120"/>
      </w:pPr>
      <w:r>
        <w:rPr>
          <w:rFonts w:eastAsia="Georgia"/>
        </w:rPr>
        <w:t>"And we're currently at 11:17."</w:t>
      </w:r>
    </w:p>
    <w:p w14:paraId="2FD4ECA8" w14:textId="77777777" w:rsidR="00A1675C" w:rsidRDefault="00000000">
      <w:pPr>
        <w:ind w:firstLine="432"/>
      </w:pPr>
      <w:r>
        <w:rPr>
          <w:rFonts w:eastAsia="Georgia"/>
        </w:rPr>
        <w:t>Trevor checked his phone.</w:t>
      </w:r>
    </w:p>
    <w:p w14:paraId="1687C233" w14:textId="77777777" w:rsidR="00A1675C" w:rsidRDefault="00000000">
      <w:pPr>
        <w:spacing w:before="40" w:after="120"/>
      </w:pPr>
      <w:r>
        <w:rPr>
          <w:rFonts w:eastAsia="Georgia"/>
        </w:rPr>
        <w:t>"Forty-seven minutes."</w:t>
      </w:r>
    </w:p>
    <w:p w14:paraId="7131D7D8" w14:textId="77777777" w:rsidR="00A1675C" w:rsidRDefault="00000000">
      <w:pPr>
        <w:ind w:firstLine="432"/>
      </w:pPr>
      <w:r>
        <w:rPr>
          <w:rFonts w:eastAsia="Georgia"/>
        </w:rPr>
        <w:t>Derek gently smiled.</w:t>
      </w:r>
    </w:p>
    <w:p w14:paraId="203277F3" w14:textId="77777777" w:rsidR="00A1675C" w:rsidRDefault="00000000">
      <w:pPr>
        <w:spacing w:before="40" w:after="120"/>
      </w:pPr>
      <w:r>
        <w:rPr>
          <w:rFonts w:eastAsia="Georgia"/>
        </w:rPr>
        <w:t>"Excellent."</w:t>
      </w:r>
    </w:p>
    <w:p w14:paraId="4B307021" w14:textId="77777777" w:rsidR="00A1675C" w:rsidRDefault="00000000">
      <w:pPr>
        <w:ind w:firstLine="432"/>
      </w:pPr>
      <w:r>
        <w:rPr>
          <w:rFonts w:eastAsia="Georgia"/>
        </w:rPr>
        <w:t>Barbarian surveyed him.</w:t>
      </w:r>
    </w:p>
    <w:p w14:paraId="1C4A8D70" w14:textId="77777777" w:rsidR="00A1675C" w:rsidRDefault="00000000">
      <w:pPr>
        <w:spacing w:before="40" w:after="120"/>
      </w:pPr>
      <w:r>
        <w:rPr>
          <w:rFonts w:eastAsia="Georgia"/>
        </w:rPr>
        <w:t>"Excellent?"</w:t>
      </w:r>
    </w:p>
    <w:p w14:paraId="7320C74B" w14:textId="77777777" w:rsidR="00A1675C" w:rsidRDefault="00000000">
      <w:pPr>
        <w:spacing w:before="40" w:after="120"/>
      </w:pPr>
      <w:r>
        <w:rPr>
          <w:rFonts w:eastAsia="Georgia"/>
        </w:rPr>
        <w:t>"We have forty-seven minutes to find out where the train is going."</w:t>
      </w:r>
    </w:p>
    <w:p w14:paraId="4B8A7EA2" w14:textId="77777777" w:rsidR="00A1675C" w:rsidRDefault="00000000">
      <w:pPr>
        <w:ind w:firstLine="432"/>
      </w:pPr>
      <w:r>
        <w:rPr>
          <w:rFonts w:eastAsia="Georgia"/>
        </w:rPr>
        <w:t>Barbarian shook his head.</w:t>
      </w:r>
    </w:p>
    <w:p w14:paraId="1B28E665" w14:textId="77777777" w:rsidR="00A1675C" w:rsidRDefault="00000000">
      <w:pPr>
        <w:spacing w:before="40" w:after="120"/>
      </w:pPr>
      <w:r>
        <w:rPr>
          <w:rFonts w:eastAsia="Georgia"/>
        </w:rPr>
        <w:t>"No."</w:t>
      </w:r>
    </w:p>
    <w:p w14:paraId="0B1B667E" w14:textId="77777777" w:rsidR="00A1675C" w:rsidRDefault="00000000">
      <w:pPr>
        <w:ind w:firstLine="432"/>
      </w:pPr>
      <w:r>
        <w:rPr>
          <w:rFonts w:eastAsia="Georgia"/>
        </w:rPr>
        <w:t>Derek frowned.</w:t>
      </w:r>
    </w:p>
    <w:p w14:paraId="3537B349" w14:textId="77777777" w:rsidR="00A1675C" w:rsidRDefault="00000000">
      <w:pPr>
        <w:spacing w:before="40" w:after="120"/>
      </w:pPr>
      <w:r>
        <w:rPr>
          <w:rFonts w:eastAsia="Georgia"/>
        </w:rPr>
        <w:t>"What?"</w:t>
      </w:r>
    </w:p>
    <w:p w14:paraId="34E5C43F" w14:textId="77777777" w:rsidR="00A1675C" w:rsidRDefault="00000000">
      <w:pPr>
        <w:spacing w:before="40" w:after="120"/>
      </w:pPr>
      <w:r>
        <w:rPr>
          <w:rFonts w:eastAsia="Georgia"/>
        </w:rPr>
        <w:t>"You have forty-seven minutes to find out where the train has already been."</w:t>
      </w:r>
    </w:p>
    <w:p w14:paraId="6DA67EB9" w14:textId="77777777" w:rsidR="00A1675C" w:rsidRDefault="00000000">
      <w:pPr>
        <w:ind w:firstLine="432"/>
      </w:pPr>
      <w:r>
        <w:rPr>
          <w:rFonts w:eastAsia="Georgia"/>
        </w:rPr>
        <w:t>Derek sharply stared at him. Then smiled.</w:t>
      </w:r>
    </w:p>
    <w:p w14:paraId="2758773E" w14:textId="77777777" w:rsidR="00A1675C" w:rsidRDefault="00000000">
      <w:pPr>
        <w:spacing w:before="40" w:after="120"/>
      </w:pPr>
      <w:r>
        <w:rPr>
          <w:rFonts w:eastAsia="Georgia"/>
        </w:rPr>
        <w:t>"Right."</w:t>
      </w:r>
    </w:p>
    <w:p w14:paraId="07E35F11" w14:textId="56093962" w:rsidR="00A1675C" w:rsidRDefault="003434B6">
      <w:pPr>
        <w:ind w:firstLine="432"/>
      </w:pPr>
      <w:r>
        <w:rPr>
          <w:rFonts w:eastAsia="Georgia"/>
        </w:rPr>
        <w:t>Penny picked up her coat.</w:t>
      </w:r>
    </w:p>
    <w:p w14:paraId="38C2C4FA" w14:textId="77777777" w:rsidR="00A1675C" w:rsidRDefault="00000000">
      <w:pPr>
        <w:spacing w:before="40" w:after="120"/>
      </w:pPr>
      <w:r>
        <w:rPr>
          <w:rFonts w:eastAsia="Georgia"/>
        </w:rPr>
        <w:t>"London?"</w:t>
      </w:r>
    </w:p>
    <w:p w14:paraId="230B6E55" w14:textId="77777777" w:rsidR="00A1675C" w:rsidRDefault="00000000">
      <w:pPr>
        <w:spacing w:before="40" w:after="120"/>
      </w:pPr>
      <w:r>
        <w:rPr>
          <w:rFonts w:eastAsia="Georgia"/>
        </w:rPr>
        <w:t>"London."</w:t>
      </w:r>
    </w:p>
    <w:p w14:paraId="08947F9C" w14:textId="77777777" w:rsidR="00A1675C" w:rsidRDefault="00000000">
      <w:pPr>
        <w:ind w:firstLine="432"/>
      </w:pPr>
      <w:r>
        <w:rPr>
          <w:rFonts w:eastAsia="Georgia"/>
        </w:rPr>
        <w:t>Trevor stood.</w:t>
      </w:r>
    </w:p>
    <w:p w14:paraId="43F03726" w14:textId="77777777" w:rsidR="00A1675C" w:rsidRDefault="00000000">
      <w:pPr>
        <w:spacing w:before="40" w:after="120"/>
      </w:pPr>
      <w:r>
        <w:rPr>
          <w:rFonts w:eastAsia="Georgia"/>
        </w:rPr>
        <w:t>"Platform seven?"</w:t>
      </w:r>
    </w:p>
    <w:p w14:paraId="71807E79" w14:textId="77777777" w:rsidR="00A1675C" w:rsidRDefault="00000000">
      <w:pPr>
        <w:spacing w:before="40" w:after="120"/>
      </w:pPr>
      <w:r>
        <w:rPr>
          <w:rFonts w:eastAsia="Georgia"/>
        </w:rPr>
        <w:t>"Platform seven."</w:t>
      </w:r>
    </w:p>
    <w:p w14:paraId="6980E7B5" w14:textId="77777777" w:rsidR="00A1675C" w:rsidRDefault="00000000">
      <w:pPr>
        <w:ind w:firstLine="432"/>
      </w:pPr>
      <w:r>
        <w:rPr>
          <w:rFonts w:eastAsia="Georgia"/>
        </w:rPr>
        <w:t>Weinstein looked at the clock.</w:t>
      </w:r>
    </w:p>
    <w:p w14:paraId="1145FF6C" w14:textId="77777777" w:rsidR="00A1675C" w:rsidRDefault="00000000">
      <w:pPr>
        <w:spacing w:before="40" w:after="120"/>
      </w:pPr>
      <w:r>
        <w:rPr>
          <w:rFonts w:eastAsia="Georgia"/>
        </w:rPr>
        <w:t>"And the train?"</w:t>
      </w:r>
    </w:p>
    <w:p w14:paraId="45647E98" w14:textId="77777777" w:rsidR="00A1675C" w:rsidRDefault="00000000">
      <w:pPr>
        <w:ind w:firstLine="432"/>
      </w:pPr>
      <w:r>
        <w:rPr>
          <w:rFonts w:eastAsia="Georgia"/>
        </w:rPr>
        <w:t>Derek carefully opened the door.</w:t>
      </w:r>
    </w:p>
    <w:p w14:paraId="3B595513" w14:textId="77777777" w:rsidR="00A1675C" w:rsidRDefault="00000000">
      <w:pPr>
        <w:spacing w:before="40" w:after="120"/>
      </w:pPr>
      <w:r>
        <w:rPr>
          <w:rFonts w:eastAsia="Georgia"/>
        </w:rPr>
        <w:t>"We'll find it."</w:t>
      </w:r>
    </w:p>
    <w:p w14:paraId="6D219B28" w14:textId="77777777" w:rsidR="00A1675C" w:rsidRDefault="00000000">
      <w:pPr>
        <w:ind w:firstLine="432"/>
      </w:pPr>
      <w:r>
        <w:rPr>
          <w:rFonts w:eastAsia="Georgia"/>
        </w:rPr>
        <w:t>Barbarian called after him.</w:t>
      </w:r>
    </w:p>
    <w:p w14:paraId="3D4A44E4" w14:textId="77777777" w:rsidR="00A1675C" w:rsidRDefault="00000000">
      <w:pPr>
        <w:spacing w:before="40" w:after="120"/>
      </w:pPr>
      <w:r>
        <w:rPr>
          <w:rFonts w:eastAsia="Georgia"/>
        </w:rPr>
        <w:t>"Mr Gent."</w:t>
      </w:r>
    </w:p>
    <w:p w14:paraId="6541C64D" w14:textId="77777777" w:rsidR="00A1675C" w:rsidRDefault="00000000">
      <w:pPr>
        <w:ind w:firstLine="432"/>
      </w:pPr>
      <w:r>
        <w:rPr>
          <w:rFonts w:eastAsia="Georgia"/>
        </w:rPr>
        <w:t>Derek turned.</w:t>
      </w:r>
    </w:p>
    <w:p w14:paraId="27617242" w14:textId="77777777" w:rsidR="00A1675C" w:rsidRDefault="00000000">
      <w:pPr>
        <w:spacing w:before="40" w:after="120"/>
      </w:pPr>
      <w:r>
        <w:rPr>
          <w:rFonts w:eastAsia="Georgia"/>
        </w:rPr>
        <w:t>"Yes?"</w:t>
      </w:r>
    </w:p>
    <w:p w14:paraId="6069123C" w14:textId="77777777" w:rsidR="00A1675C" w:rsidRDefault="00000000">
      <w:pPr>
        <w:ind w:firstLine="432"/>
      </w:pPr>
      <w:r>
        <w:rPr>
          <w:rFonts w:eastAsia="Georgia"/>
        </w:rPr>
        <w:t>Barbarian pointed at the silent clock.</w:t>
      </w:r>
    </w:p>
    <w:p w14:paraId="39ED73D8" w14:textId="77777777" w:rsidR="00A1675C" w:rsidRDefault="00000000">
      <w:pPr>
        <w:spacing w:before="40" w:after="120"/>
      </w:pPr>
      <w:r>
        <w:rPr>
          <w:rFonts w:eastAsia="Georgia"/>
        </w:rPr>
        <w:t>"Don't trust it."</w:t>
      </w:r>
    </w:p>
    <w:p w14:paraId="6581FC75" w14:textId="77777777" w:rsidR="00A1675C" w:rsidRDefault="00000000">
      <w:pPr>
        <w:ind w:firstLine="432"/>
      </w:pPr>
      <w:r>
        <w:rPr>
          <w:rFonts w:eastAsia="Georgia"/>
        </w:rPr>
        <w:t>Derek gently smiled.</w:t>
      </w:r>
    </w:p>
    <w:p w14:paraId="46BF1049" w14:textId="77777777" w:rsidR="00A1675C" w:rsidRDefault="00000000">
      <w:pPr>
        <w:spacing w:before="40" w:after="120"/>
      </w:pPr>
      <w:r>
        <w:rPr>
          <w:rFonts w:eastAsia="Georgia"/>
        </w:rPr>
        <w:t>"We weren't planning to."</w:t>
      </w:r>
    </w:p>
    <w:p w14:paraId="2AE09D0F" w14:textId="77777777" w:rsidR="00A1675C" w:rsidRDefault="00000000">
      <w:pPr>
        <w:ind w:firstLine="432"/>
      </w:pPr>
      <w:r>
        <w:rPr>
          <w:rFonts w:eastAsia="Georgia"/>
        </w:rPr>
        <w:t>Barbarian nodded.</w:t>
      </w:r>
    </w:p>
    <w:p w14:paraId="05F60871" w14:textId="77777777" w:rsidR="00A1675C" w:rsidRDefault="00000000">
      <w:pPr>
        <w:spacing w:before="40" w:after="120"/>
      </w:pPr>
      <w:r>
        <w:rPr>
          <w:rFonts w:eastAsia="Georgia"/>
        </w:rPr>
        <w:t>"Good."</w:t>
      </w:r>
    </w:p>
    <w:p w14:paraId="4AAE8F2C" w14:textId="77777777" w:rsidR="00A1675C" w:rsidRDefault="00000000">
      <w:pPr>
        <w:ind w:firstLine="432"/>
      </w:pPr>
      <w:r>
        <w:rPr>
          <w:rFonts w:eastAsia="Georgia"/>
        </w:rPr>
        <w:t>Derek opened the door. Then stopped.</w:t>
      </w:r>
    </w:p>
    <w:p w14:paraId="25B766B3" w14:textId="77777777" w:rsidR="00A1675C" w:rsidRDefault="00000000">
      <w:pPr>
        <w:spacing w:before="40" w:after="120"/>
      </w:pPr>
      <w:r>
        <w:rPr>
          <w:rFonts w:eastAsia="Georgia"/>
        </w:rPr>
        <w:t>"One thing."</w:t>
      </w:r>
    </w:p>
    <w:p w14:paraId="07EBA118" w14:textId="77777777" w:rsidR="00A1675C" w:rsidRDefault="00000000">
      <w:pPr>
        <w:spacing w:before="40" w:after="120"/>
      </w:pPr>
      <w:r>
        <w:rPr>
          <w:rFonts w:eastAsia="Georgia"/>
        </w:rPr>
        <w:t>"What?"</w:t>
      </w:r>
    </w:p>
    <w:p w14:paraId="758FD4CE" w14:textId="77777777" w:rsidR="00A1675C" w:rsidRDefault="00000000">
      <w:pPr>
        <w:spacing w:before="40" w:after="120"/>
      </w:pPr>
      <w:r>
        <w:rPr>
          <w:rFonts w:eastAsia="Georgia"/>
        </w:rPr>
        <w:t>"If time doesn't exist..."</w:t>
      </w:r>
    </w:p>
    <w:p w14:paraId="29E3E0CB" w14:textId="77777777" w:rsidR="00A1675C" w:rsidRDefault="00000000">
      <w:pPr>
        <w:ind w:firstLine="432"/>
      </w:pPr>
      <w:r>
        <w:rPr>
          <w:rFonts w:eastAsia="Georgia"/>
        </w:rPr>
        <w:t>Barbarian smiled.</w:t>
      </w:r>
    </w:p>
    <w:p w14:paraId="26338C43" w14:textId="77777777" w:rsidR="00A1675C" w:rsidRDefault="00000000">
      <w:pPr>
        <w:spacing w:before="40" w:after="120"/>
      </w:pPr>
      <w:r>
        <w:rPr>
          <w:rFonts w:eastAsia="Georgia"/>
        </w:rPr>
        <w:t>"Yes?"</w:t>
      </w:r>
    </w:p>
    <w:p w14:paraId="2298A8E1" w14:textId="77777777" w:rsidR="00A1675C" w:rsidRDefault="00000000">
      <w:pPr>
        <w:spacing w:before="40" w:after="120"/>
      </w:pPr>
      <w:r>
        <w:rPr>
          <w:rFonts w:eastAsia="Georgia"/>
        </w:rPr>
        <w:t>"What day is it?"</w:t>
      </w:r>
    </w:p>
    <w:p w14:paraId="55937E9A" w14:textId="77777777" w:rsidR="00A1675C" w:rsidRDefault="00000000">
      <w:pPr>
        <w:ind w:firstLine="432"/>
      </w:pPr>
      <w:r>
        <w:rPr>
          <w:rFonts w:eastAsia="Georgia"/>
        </w:rPr>
        <w:t>Barbarian carefully regarded him. For the first time since they'd arrived, he seemed genuinely uncertain.</w:t>
      </w:r>
    </w:p>
    <w:p w14:paraId="166CC2FF" w14:textId="77777777" w:rsidR="00A1675C" w:rsidRDefault="00000000">
      <w:pPr>
        <w:spacing w:before="40" w:after="120"/>
      </w:pPr>
      <w:r>
        <w:rPr>
          <w:rFonts w:eastAsia="Georgia"/>
        </w:rPr>
        <w:t>"Ah."</w:t>
      </w:r>
    </w:p>
    <w:p w14:paraId="65817D70" w14:textId="711D004F" w:rsidR="00A1675C" w:rsidRDefault="003434B6">
      <w:pPr>
        <w:ind w:firstLine="432"/>
      </w:pPr>
      <w:r>
        <w:rPr>
          <w:rFonts w:eastAsia="Georgia"/>
        </w:rPr>
        <w:t>Penny laughed. Trevor laughed. Even Weinstein smiled.</w:t>
      </w:r>
    </w:p>
    <w:p w14:paraId="33B6127F" w14:textId="77777777" w:rsidR="00A1675C" w:rsidRDefault="00000000">
      <w:pPr>
        <w:ind w:firstLine="432"/>
      </w:pPr>
      <w:r>
        <w:rPr>
          <w:rFonts w:eastAsia="Georgia"/>
        </w:rPr>
        <w:t>Barbarian examined the clocks around the empty room. Then at the sky. Then at the brass clock in Derek's hand.</w:t>
      </w:r>
    </w:p>
    <w:p w14:paraId="6AF05FAF" w14:textId="77777777" w:rsidR="00A1675C" w:rsidRDefault="00000000">
      <w:pPr>
        <w:spacing w:before="40" w:after="120"/>
      </w:pPr>
      <w:r>
        <w:rPr>
          <w:rFonts w:eastAsia="Georgia"/>
        </w:rPr>
        <w:t>"Well," he insisted, "that's rather embarrassing."</w:t>
      </w:r>
    </w:p>
    <w:p w14:paraId="2293BCB4" w14:textId="77777777" w:rsidR="00A1675C" w:rsidRDefault="00000000">
      <w:pPr>
        <w:ind w:firstLine="432"/>
      </w:pPr>
      <w:r>
        <w:rPr>
          <w:rFonts w:eastAsia="Georgia"/>
        </w:rPr>
        <w:t>And somewhere in London, a distant train began moving toward empty Platform Seven. It had left yesterday. It would arrive tomorrow.</w:t>
      </w:r>
    </w:p>
    <w:p w14:paraId="18BB103F" w14:textId="77777777" w:rsidR="00A1675C" w:rsidRDefault="00000000">
      <w:pPr>
        <w:ind w:firstLine="432"/>
      </w:pPr>
      <w:r>
        <w:rPr>
          <w:rFonts w:eastAsia="Georgia"/>
        </w:rPr>
        <w:t>And, according to the timetable, it had never existed at all.</w:t>
      </w:r>
    </w:p>
    <w:p w14:paraId="5B6B05F8" w14:textId="77777777" w:rsidR="00A1675C" w:rsidRDefault="00000000">
      <w:pPr>
        <w:spacing w:before="480" w:after="240"/>
        <w:jc w:val="center"/>
      </w:pPr>
      <w:r>
        <w:rPr>
          <w:rFonts w:eastAsia="Georgia"/>
          <w:b/>
          <w:sz w:val="32"/>
        </w:rPr>
        <w:t>Chapter 5</w:t>
      </w:r>
    </w:p>
    <w:p w14:paraId="33D0E711" w14:textId="77777777" w:rsidR="00A1675C" w:rsidRDefault="00000000">
      <w:pPr>
        <w:spacing w:before="200" w:after="120"/>
        <w:jc w:val="center"/>
      </w:pPr>
      <w:r>
        <w:rPr>
          <w:rFonts w:eastAsia="Georgia"/>
          <w:b/>
          <w:sz w:val="24"/>
        </w:rPr>
        <w:t>The Apple Problem</w:t>
      </w:r>
    </w:p>
    <w:p w14:paraId="703D4732" w14:textId="77777777" w:rsidR="00A1675C" w:rsidRDefault="00000000">
      <w:pPr>
        <w:ind w:firstLine="432"/>
      </w:pPr>
      <w:r>
        <w:rPr>
          <w:rFonts w:eastAsia="Georgia"/>
        </w:rPr>
        <w:t>Alfred Weinstein had never entirely trusted apples. This was not because of any defect in the fruit. Apples were perfectly respectable.</w:t>
      </w:r>
    </w:p>
    <w:p w14:paraId="79E14910" w14:textId="77777777" w:rsidR="00A1675C" w:rsidRDefault="00000000">
      <w:pPr>
        <w:ind w:firstLine="432"/>
      </w:pPr>
      <w:r>
        <w:rPr>
          <w:rFonts w:eastAsia="Georgia"/>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ind w:firstLine="432"/>
      </w:pPr>
      <w:r>
        <w:rPr>
          <w:rFonts w:eastAsia="Georgia"/>
        </w:rPr>
        <w:t>One particular red apple, in particular, had been blamed for an astonishing amount of physics. Weinstein was thinking about it on the mysterious train.</w:t>
      </w:r>
    </w:p>
    <w:p w14:paraId="34ECC610" w14:textId="77777777" w:rsidR="00A1675C" w:rsidRDefault="00000000">
      <w:pPr>
        <w:spacing w:before="40" w:after="120"/>
      </w:pPr>
      <w:r>
        <w:rPr>
          <w:rFonts w:eastAsia="Georgia"/>
        </w:rPr>
        <w:t>He was on his way back to Munich after the meeting with Julius Barbarian, although "on his way back" was perhaps an unnecessarily confident description of the situation.</w:t>
      </w:r>
    </w:p>
    <w:p w14:paraId="7A772362" w14:textId="77777777" w:rsidR="00A1675C" w:rsidRDefault="00000000">
      <w:pPr>
        <w:ind w:firstLine="432"/>
      </w:pPr>
      <w:r>
        <w:rPr>
          <w:rFonts w:eastAsia="Georgia"/>
        </w:rPr>
        <w:t>the mysterious empty train had stopped. It had stopped between two stations. Nobody seemed particularly concerned.</w:t>
      </w:r>
    </w:p>
    <w:p w14:paraId="4795630F" w14:textId="77777777" w:rsidR="00A1675C" w:rsidRDefault="00000000">
      <w:pPr>
        <w:spacing w:before="40" w:after="120"/>
      </w:pPr>
      <w:r>
        <w:rPr>
          <w:rFonts w:eastAsia="Georgia"/>
        </w:rPr>
        <w:t>The conductor had announced that there was a "minor delay due to circumstances."</w:t>
      </w:r>
    </w:p>
    <w:p w14:paraId="4906050C" w14:textId="77777777" w:rsidR="00A1675C" w:rsidRDefault="00000000">
      <w:pPr>
        <w:spacing w:before="40" w:after="120"/>
      </w:pPr>
      <w:r>
        <w:rPr>
          <w:rFonts w:eastAsia="Georgia"/>
        </w:rPr>
        <w:t>Weinstein had spent enough time on trains to know that "circumstances" meant absolutely anything.</w:t>
      </w:r>
    </w:p>
    <w:p w14:paraId="06FC8BF5" w14:textId="77777777" w:rsidR="00A1675C" w:rsidRDefault="00000000">
      <w:pPr>
        <w:ind w:firstLine="432"/>
      </w:pPr>
      <w:r>
        <w:rPr>
          <w:rFonts w:eastAsia="Georgia"/>
        </w:rPr>
        <w:t>He sat by the window. Across from him, a woman was reading a novel. Beside her, a man was asleep.</w:t>
      </w:r>
    </w:p>
    <w:p w14:paraId="2191ED61" w14:textId="77777777" w:rsidR="00A1675C" w:rsidRDefault="00000000">
      <w:pPr>
        <w:ind w:firstLine="432"/>
      </w:pPr>
      <w:r>
        <w:rPr>
          <w:rFonts w:eastAsia="Georgia"/>
        </w:rPr>
        <w:t>Two rows ahead, a child was eating an apple. Weinstein watched the child. The child took a bite.</w:t>
      </w:r>
    </w:p>
    <w:p w14:paraId="764C5EA1" w14:textId="77777777" w:rsidR="00A1675C" w:rsidRDefault="00000000">
      <w:pPr>
        <w:ind w:firstLine="432"/>
      </w:pPr>
      <w:r>
        <w:rPr>
          <w:rFonts w:eastAsia="Georgia"/>
        </w:rPr>
        <w:t>Then another. Then, apparently deciding that the apple had become philosophically unacceptable, dropped it. It fell to the floor.</w:t>
      </w:r>
    </w:p>
    <w:p w14:paraId="6AD72FC3" w14:textId="77777777" w:rsidR="00A1675C" w:rsidRDefault="00000000">
      <w:pPr>
        <w:ind w:firstLine="432"/>
      </w:pPr>
      <w:r>
        <w:rPr>
          <w:rFonts w:eastAsia="Georgia"/>
        </w:rPr>
        <w:t>Weinstein intently watched it. The apple rolled beneath the seat. He sharply stared at the space where it had disappeared.</w:t>
      </w:r>
    </w:p>
    <w:p w14:paraId="5C502D9F" w14:textId="77777777" w:rsidR="00A1675C" w:rsidRDefault="00000000">
      <w:pPr>
        <w:ind w:firstLine="432"/>
      </w:pPr>
      <w:r>
        <w:rPr>
          <w:rFonts w:eastAsia="Georgia"/>
        </w:rPr>
        <w:t>Then he gently smiled. Newton. He thought of Newton's famous ordinary apple.</w:t>
      </w:r>
    </w:p>
    <w:p w14:paraId="0AF30841" w14:textId="77777777" w:rsidR="00A1675C" w:rsidRDefault="00000000">
      <w:pPr>
        <w:ind w:firstLine="432"/>
      </w:pPr>
      <w:r>
        <w:rPr>
          <w:rFonts w:eastAsia="Georgia"/>
        </w:rPr>
        <w:t>The story was almost certainly too neat. Science rarely arrived with such excellent stage management. One could imagine the scene.</w:t>
      </w:r>
    </w:p>
    <w:p w14:paraId="289050C6" w14:textId="77777777" w:rsidR="00A1675C" w:rsidRDefault="00000000">
      <w:pPr>
        <w:ind w:firstLine="432"/>
      </w:pPr>
      <w:r>
        <w:rPr>
          <w:rFonts w:eastAsia="Georgia"/>
        </w:rPr>
        <w:t>Newton sits under a tree. An apple falls. Newton looks at it.</w:t>
      </w:r>
    </w:p>
    <w:p w14:paraId="43778762" w14:textId="77777777" w:rsidR="00A1675C" w:rsidRDefault="00000000">
      <w:pPr>
        <w:ind w:firstLine="432"/>
      </w:pPr>
      <w:r>
        <w:rPr>
          <w:rFonts w:eastAsia="Georgia"/>
        </w:rPr>
        <w:t>Newton thinks about gravity. Physics is transformed. It was a charming story.</w:t>
      </w:r>
    </w:p>
    <w:p w14:paraId="5B919111" w14:textId="77777777" w:rsidR="00A1675C" w:rsidRDefault="00000000">
      <w:pPr>
        <w:ind w:firstLine="432"/>
      </w:pPr>
      <w:r>
        <w:rPr>
          <w:rFonts w:eastAsia="Georgia"/>
        </w:rPr>
        <w:t>It was also misleading.</w:t>
      </w:r>
    </w:p>
    <w:p w14:paraId="7A772A8A" w14:textId="77777777" w:rsidR="00A1675C" w:rsidRDefault="00000000">
      <w:pPr>
        <w:spacing w:before="40" w:after="120"/>
      </w:pPr>
      <w:r>
        <w:rPr>
          <w:rFonts w:eastAsia="Georgia"/>
        </w:rPr>
        <w:t>The apple had not explained gravity.</w:t>
      </w:r>
    </w:p>
    <w:p w14:paraId="48A7E984" w14:textId="77777777" w:rsidR="00A1675C" w:rsidRDefault="00000000">
      <w:pPr>
        <w:ind w:firstLine="432"/>
      </w:pPr>
      <w:r>
        <w:rPr>
          <w:rFonts w:eastAsia="Georgia"/>
        </w:rPr>
        <w:t>It had merely demonstrated that something fell. The really interesting question was why. Weinstein leaned back.</w:t>
      </w:r>
    </w:p>
    <w:p w14:paraId="6CB650AE" w14:textId="77777777" w:rsidR="00A1675C" w:rsidRDefault="00000000">
      <w:pPr>
        <w:ind w:firstLine="432"/>
      </w:pPr>
      <w:r>
        <w:rPr>
          <w:rFonts w:eastAsia="Georgia"/>
        </w:rPr>
        <w:t>Why did the apple fall? Everyone knew the answer. Gravity.</w:t>
      </w:r>
    </w:p>
    <w:p w14:paraId="29421A59" w14:textId="77777777" w:rsidR="00A1675C" w:rsidRDefault="00000000">
      <w:pPr>
        <w:ind w:firstLine="432"/>
      </w:pPr>
      <w:r>
        <w:rPr>
          <w:rFonts w:eastAsia="Georgia"/>
        </w:rPr>
        <w:t>But that was not an answer. It was a name. He had spent most of his life telling physicists not to confuse naming a phenomenon with explaining it.</w:t>
      </w:r>
    </w:p>
    <w:p w14:paraId="67F99AFA" w14:textId="77777777" w:rsidR="00A1675C" w:rsidRDefault="00000000">
      <w:pPr>
        <w:ind w:firstLine="432"/>
      </w:pPr>
      <w:r>
        <w:rPr>
          <w:rFonts w:eastAsia="Georgia"/>
        </w:rPr>
        <w:t>Newton had described gravity extraordinarily well. The inverse-square law worked. The equations worked.</w:t>
      </w:r>
    </w:p>
    <w:p w14:paraId="6DBB5012" w14:textId="77777777" w:rsidR="00A1675C" w:rsidRDefault="00000000">
      <w:pPr>
        <w:ind w:firstLine="432"/>
      </w:pPr>
      <w:r>
        <w:rPr>
          <w:rFonts w:eastAsia="Georgia"/>
        </w:rPr>
        <w:t>The predictions worked. The planets obeyed them. The Moon obeyed them.</w:t>
      </w:r>
    </w:p>
    <w:p w14:paraId="45FBA7EB" w14:textId="77777777" w:rsidR="00A1675C" w:rsidRDefault="00000000">
      <w:pPr>
        <w:ind w:firstLine="432"/>
      </w:pPr>
      <w:r>
        <w:rPr>
          <w:rFonts w:eastAsia="Georgia"/>
        </w:rPr>
        <w:t>The apple obeyed them. Everything seemed to obey them. Then General Relativity had come along and changed the question.</w:t>
      </w:r>
    </w:p>
    <w:p w14:paraId="6265B311" w14:textId="77777777" w:rsidR="00A1675C" w:rsidRDefault="00000000">
      <w:pPr>
        <w:ind w:firstLine="432"/>
      </w:pPr>
      <w:r>
        <w:rPr>
          <w:rFonts w:eastAsia="Georgia"/>
        </w:rPr>
        <w:t>The apple was no longer simply being pulled downward by a force. It was following a geodesic through curved spacetime. Weinstein gently smiled.</w:t>
      </w:r>
    </w:p>
    <w:p w14:paraId="72938510" w14:textId="77777777" w:rsidR="00A1675C" w:rsidRDefault="00000000">
      <w:pPr>
        <w:ind w:firstLine="432"/>
      </w:pPr>
      <w:r>
        <w:rPr>
          <w:rFonts w:eastAsia="Georgia"/>
        </w:rPr>
        <w:t>The poor apple had been promoted from fruit to geometry. The distant train moved. Then stopped again.</w:t>
      </w:r>
    </w:p>
    <w:p w14:paraId="2064BA9D" w14:textId="77777777" w:rsidR="00A1675C" w:rsidRDefault="00000000">
      <w:pPr>
        <w:spacing w:before="40" w:after="120"/>
      </w:pPr>
      <w:r>
        <w:rPr>
          <w:rFonts w:eastAsia="Georgia"/>
        </w:rPr>
        <w:t>Weinstein wearily sighed.</w:t>
      </w:r>
    </w:p>
    <w:p w14:paraId="5357DFFE" w14:textId="77777777" w:rsidR="00A1675C" w:rsidRDefault="00000000">
      <w:pPr>
        <w:ind w:firstLine="432"/>
      </w:pPr>
      <w:r>
        <w:rPr>
          <w:rFonts w:eastAsia="Georgia"/>
        </w:rPr>
        <w:t>He looked out the window. Nothing. Then, very suddenly, he had an idea.</w:t>
      </w:r>
    </w:p>
    <w:p w14:paraId="6D38EDA2" w14:textId="77777777" w:rsidR="00A1675C" w:rsidRDefault="00000000">
      <w:pPr>
        <w:ind w:firstLine="432"/>
      </w:pPr>
      <w:r>
        <w:rPr>
          <w:rFonts w:eastAsia="Georgia"/>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ind w:firstLine="432"/>
      </w:pPr>
      <w:r>
        <w:rPr>
          <w:rFonts w:eastAsia="Georgia"/>
        </w:rPr>
        <w:t>Weinstein quietly sat upright. The ordinary apple. Not the falling.</w:t>
      </w:r>
    </w:p>
    <w:p w14:paraId="1C2506F5" w14:textId="77777777" w:rsidR="00A1675C" w:rsidRDefault="00000000">
      <w:pPr>
        <w:ind w:firstLine="432"/>
      </w:pPr>
      <w:r>
        <w:rPr>
          <w:rFonts w:eastAsia="Georgia"/>
        </w:rPr>
        <w:t>The falling together. He took out his notebook. He drew the Earth.</w:t>
      </w:r>
    </w:p>
    <w:p w14:paraId="53889675" w14:textId="77777777" w:rsidR="00A1675C" w:rsidRDefault="00000000">
      <w:pPr>
        <w:ind w:firstLine="432"/>
      </w:pPr>
      <w:r>
        <w:rPr>
          <w:rFonts w:eastAsia="Georgia"/>
        </w:rPr>
        <w:t>Then the apple. Then an arrow. He stopped.</w:t>
      </w:r>
    </w:p>
    <w:p w14:paraId="3A00DBD9" w14:textId="77777777" w:rsidR="00A1675C" w:rsidRDefault="00000000">
      <w:pPr>
        <w:ind w:firstLine="432"/>
      </w:pPr>
      <w:r>
        <w:rPr>
          <w:rFonts w:eastAsia="Georgia"/>
        </w:rPr>
        <w:t>Crossed it out. Drew the Earth. Then the apple.</w:t>
      </w:r>
    </w:p>
    <w:p w14:paraId="4DFEE966" w14:textId="77777777" w:rsidR="00A1675C" w:rsidRDefault="00000000">
      <w:pPr>
        <w:ind w:firstLine="432"/>
      </w:pPr>
      <w:r>
        <w:rPr>
          <w:rFonts w:eastAsia="Georgia"/>
        </w:rPr>
        <w:t>Then two arrows. One pointing from the apple toward the Earth. One pointing from the Earth toward the apple.</w:t>
      </w:r>
    </w:p>
    <w:p w14:paraId="474CD887" w14:textId="77777777" w:rsidR="00A1675C" w:rsidRDefault="00000000">
      <w:pPr>
        <w:ind w:firstLine="432"/>
      </w:pPr>
      <w:r>
        <w:rPr>
          <w:rFonts w:eastAsia="Georgia"/>
        </w:rPr>
        <w:t>He stared intently at them.</w:t>
      </w:r>
    </w:p>
    <w:p w14:paraId="6A1B9127" w14:textId="77777777" w:rsidR="00A1675C" w:rsidRDefault="00000000">
      <w:pPr>
        <w:spacing w:before="40" w:after="120"/>
      </w:pPr>
      <w:r>
        <w:rPr>
          <w:rFonts w:eastAsia="Georgia"/>
        </w:rPr>
        <w:t>"Of course."</w:t>
      </w:r>
    </w:p>
    <w:p w14:paraId="3E9C6467" w14:textId="77777777" w:rsidR="00A1675C" w:rsidRDefault="00000000">
      <w:pPr>
        <w:ind w:firstLine="432"/>
      </w:pPr>
      <w:r>
        <w:rPr>
          <w:rFonts w:eastAsia="Georgia"/>
        </w:rPr>
        <w:t>The woman across the aisle looked up. Weinstein noticed.</w:t>
      </w:r>
    </w:p>
    <w:p w14:paraId="10C49817" w14:textId="77777777" w:rsidR="00A1675C" w:rsidRDefault="00000000">
      <w:pPr>
        <w:spacing w:before="40" w:after="120"/>
      </w:pPr>
      <w:r>
        <w:rPr>
          <w:rFonts w:eastAsia="Georgia"/>
        </w:rPr>
        <w:t>"Sorry."</w:t>
      </w:r>
    </w:p>
    <w:p w14:paraId="610B6792" w14:textId="77777777" w:rsidR="00A1675C" w:rsidRDefault="00000000">
      <w:pPr>
        <w:ind w:firstLine="432"/>
      </w:pPr>
      <w:r>
        <w:rPr>
          <w:rFonts w:eastAsia="Georgia"/>
        </w:rPr>
        <w:t>She returned to her book. He continued. Newton's description had made it natural to think of the Earth as pulling the apple.</w:t>
      </w:r>
    </w:p>
    <w:p w14:paraId="0D91353E" w14:textId="77777777" w:rsidR="00A1675C" w:rsidRDefault="00000000">
      <w:pPr>
        <w:ind w:firstLine="432"/>
      </w:pPr>
      <w:r>
        <w:rPr>
          <w:rFonts w:eastAsia="Georgia"/>
        </w:rPr>
        <w:t>But General Relativity made a remark more subtle. The apple and the Earth were both responding to the geometry. The apple fell.</w:t>
      </w:r>
    </w:p>
    <w:p w14:paraId="16B43FE7" w14:textId="77777777" w:rsidR="00A1675C" w:rsidRDefault="00000000">
      <w:pPr>
        <w:ind w:firstLine="432"/>
      </w:pPr>
      <w:r>
        <w:rPr>
          <w:rFonts w:eastAsia="Georgia"/>
        </w:rPr>
        <w:t>The Earth quietly moved too. Tiny amount. Almost impossibly tiny.</w:t>
      </w:r>
    </w:p>
    <w:p w14:paraId="1C04331F" w14:textId="77777777" w:rsidR="00A1675C" w:rsidRDefault="00000000">
      <w:pPr>
        <w:ind w:firstLine="432"/>
      </w:pPr>
      <w:r>
        <w:rPr>
          <w:rFonts w:eastAsia="Georgia"/>
        </w:rPr>
        <w:t>But not zero. Weinstein wrote:</w:t>
      </w:r>
    </w:p>
    <w:p w14:paraId="6829FA8F" w14:textId="77777777" w:rsidR="00A1675C" w:rsidRDefault="00000000">
      <w:pPr>
        <w:spacing w:before="200" w:after="120"/>
        <w:jc w:val="center"/>
      </w:pPr>
      <w:r>
        <w:rPr>
          <w:rFonts w:eastAsia="Georgia"/>
          <w:b/>
          <w:sz w:val="24"/>
        </w:rPr>
        <w:t>THE simple simple APPLE DOES NOT FALL TOWARD THE EARTH.</w:t>
      </w:r>
    </w:p>
    <w:p w14:paraId="2D7E3909" w14:textId="77777777" w:rsidR="00A1675C" w:rsidRDefault="00000000">
      <w:pPr>
        <w:ind w:firstLine="432"/>
      </w:pPr>
      <w:r>
        <w:rPr>
          <w:rFonts w:eastAsia="Georgia"/>
        </w:rPr>
        <w:t>He stopped. That was not quite right. He crossed it out.</w:t>
      </w:r>
    </w:p>
    <w:p w14:paraId="5E5ED620" w14:textId="77777777" w:rsidR="00A1675C" w:rsidRDefault="00000000">
      <w:pPr>
        <w:spacing w:before="200" w:after="120"/>
        <w:jc w:val="center"/>
      </w:pPr>
      <w:r>
        <w:rPr>
          <w:rFonts w:eastAsia="Georgia"/>
          <w:b/>
          <w:sz w:val="24"/>
        </w:rPr>
        <w:t>THE EARTH AND THE APPLE FALL TOWARD EACH OTHER.</w:t>
      </w:r>
    </w:p>
    <w:p w14:paraId="77496AE1" w14:textId="77777777" w:rsidR="00A1675C" w:rsidRDefault="00000000">
      <w:pPr>
        <w:ind w:firstLine="432"/>
      </w:pPr>
      <w:r>
        <w:rPr>
          <w:rFonts w:eastAsia="Georgia"/>
        </w:rPr>
        <w:t>He inspected it. Better. Then another thought struck him.</w:t>
      </w:r>
    </w:p>
    <w:p w14:paraId="56963119" w14:textId="77777777" w:rsidR="00A1675C" w:rsidRDefault="00000000">
      <w:pPr>
        <w:ind w:firstLine="432"/>
      </w:pPr>
      <w:r>
        <w:rPr>
          <w:rFonts w:eastAsia="Georgia"/>
        </w:rPr>
        <w:t>If the apple and the Earth were both following the geometry, what exactly determined the geometry? Mass and energy. Fine.</w:t>
      </w:r>
    </w:p>
    <w:p w14:paraId="5AE6738F" w14:textId="77777777" w:rsidR="00A1675C" w:rsidRDefault="00000000">
      <w:pPr>
        <w:ind w:firstLine="432"/>
      </w:pPr>
      <w:r>
        <w:rPr>
          <w:rFonts w:eastAsia="Georgia"/>
        </w:rPr>
        <w:t>But there was something else. The equivalence principle. A freely falling observer did not feel gravity locally.</w:t>
      </w:r>
    </w:p>
    <w:p w14:paraId="55EC08DE" w14:textId="77777777" w:rsidR="00A1675C" w:rsidRDefault="00000000">
      <w:pPr>
        <w:ind w:firstLine="432"/>
      </w:pPr>
      <w:r>
        <w:rPr>
          <w:rFonts w:eastAsia="Georgia"/>
        </w:rPr>
        <w:t>That was the heart of the matter. An ordinary apple falling from a tree was not being dragged through space by an invisible rope. It was freely falling.</w:t>
      </w:r>
    </w:p>
    <w:p w14:paraId="5B1D1745" w14:textId="77777777" w:rsidR="00A1675C" w:rsidRDefault="00000000">
      <w:pPr>
        <w:ind w:firstLine="432"/>
      </w:pPr>
      <w:r>
        <w:rPr>
          <w:rFonts w:eastAsia="Georgia"/>
        </w:rPr>
        <w:t>And the tree was preventing it from doing so. Weinstein stopped. He considered the words.</w:t>
      </w:r>
    </w:p>
    <w:p w14:paraId="06129E1E" w14:textId="77777777" w:rsidR="00A1675C" w:rsidRDefault="00000000">
      <w:pPr>
        <w:ind w:firstLine="432"/>
      </w:pPr>
      <w:r>
        <w:rPr>
          <w:rFonts w:eastAsia="Georgia"/>
        </w:rPr>
        <w:t>The tree was preventing the simple simple apple from following its natural path. He gently smiled.</w:t>
      </w:r>
    </w:p>
    <w:p w14:paraId="13489588" w14:textId="77777777" w:rsidR="00A1675C" w:rsidRDefault="00000000">
      <w:pPr>
        <w:spacing w:before="40" w:after="120"/>
      </w:pPr>
      <w:r>
        <w:rPr>
          <w:rFonts w:eastAsia="Georgia"/>
        </w:rPr>
        <w:t>"That's rather good."</w:t>
      </w:r>
    </w:p>
    <w:p w14:paraId="629D3176" w14:textId="77777777" w:rsidR="00A1675C" w:rsidRDefault="00000000">
      <w:pPr>
        <w:ind w:firstLine="432"/>
      </w:pPr>
      <w:r>
        <w:rPr>
          <w:rFonts w:eastAsia="Georgia"/>
        </w:rPr>
        <w:t>The woman looked up again. This time she decided not to ask. Weinstein turned the page.</w:t>
      </w:r>
    </w:p>
    <w:p w14:paraId="437F5867" w14:textId="77777777" w:rsidR="00A1675C" w:rsidRDefault="00000000">
      <w:pPr>
        <w:ind w:firstLine="432"/>
      </w:pPr>
      <w:r>
        <w:rPr>
          <w:rFonts w:eastAsia="Georgia"/>
        </w:rPr>
        <w:t>He drew a tree. Then the apple. Then the ground.</w:t>
      </w:r>
    </w:p>
    <w:p w14:paraId="076F4DC6" w14:textId="77777777" w:rsidR="00A1675C" w:rsidRDefault="00000000">
      <w:pPr>
        <w:ind w:firstLine="432"/>
      </w:pPr>
      <w:r>
        <w:rPr>
          <w:rFonts w:eastAsia="Georgia"/>
        </w:rPr>
        <w:t>Then he drew the same apple in a lift. He imagined the lift accelerating upward in empty space. The apple would appear to fall.</w:t>
      </w:r>
    </w:p>
    <w:p w14:paraId="54075D0D" w14:textId="77777777" w:rsidR="00A1675C" w:rsidRDefault="00000000">
      <w:pPr>
        <w:ind w:firstLine="432"/>
      </w:pPr>
      <w:r>
        <w:rPr>
          <w:rFonts w:eastAsia="Georgia"/>
        </w:rPr>
        <w:t>Yet there would be no gravitational field. Then he imagined the lift sitting on Earth. The apple would fall again.</w:t>
      </w:r>
    </w:p>
    <w:p w14:paraId="39899770" w14:textId="77777777" w:rsidR="00A1675C" w:rsidRDefault="00000000">
      <w:pPr>
        <w:ind w:firstLine="432"/>
      </w:pPr>
      <w:r>
        <w:rPr>
          <w:rFonts w:eastAsia="Georgia"/>
        </w:rPr>
        <w:t>Locally, the two situations could be indistinguishable. That was the equivalence principle. Weinstein knew this.</w:t>
      </w:r>
    </w:p>
    <w:p w14:paraId="6E8363C0" w14:textId="77777777" w:rsidR="00A1675C" w:rsidRDefault="00000000">
      <w:pPr>
        <w:ind w:firstLine="432"/>
      </w:pPr>
      <w:r>
        <w:rPr>
          <w:rFonts w:eastAsia="Georgia"/>
        </w:rPr>
        <w:t>Everyone in the Bureau knew this. So why had the thought bothered him? He glanced at his drawing again.</w:t>
      </w:r>
    </w:p>
    <w:p w14:paraId="4196A234" w14:textId="77777777" w:rsidR="00A1675C" w:rsidRDefault="00000000">
      <w:pPr>
        <w:ind w:firstLine="432"/>
      </w:pPr>
      <w:r>
        <w:rPr>
          <w:rFonts w:eastAsia="Georgia"/>
        </w:rPr>
        <w:t>Because the apple was falling toward something. And in the accelerating lift there was no Earth. The apparent downward direction was created by the acceleration.</w:t>
      </w:r>
    </w:p>
    <w:p w14:paraId="4AD97CA2" w14:textId="77777777" w:rsidR="00A1675C" w:rsidRDefault="00000000">
      <w:pPr>
        <w:ind w:firstLine="432"/>
      </w:pPr>
      <w:r>
        <w:rPr>
          <w:rFonts w:eastAsia="Georgia"/>
        </w:rPr>
        <w:t>Gravity could be imitated by acceleration. But perhaps the deeper question was the reverse. Could acceleration be understood as geometry in the same way gravity was?</w:t>
      </w:r>
    </w:p>
    <w:p w14:paraId="148F213B" w14:textId="77777777" w:rsidR="00A1675C" w:rsidRDefault="00000000">
      <w:pPr>
        <w:spacing w:before="40" w:after="120"/>
      </w:pPr>
      <w:r>
        <w:rPr>
          <w:rFonts w:eastAsia="Georgia"/>
        </w:rPr>
        <w:t>Yes.</w:t>
      </w:r>
    </w:p>
    <w:p w14:paraId="51FA87C2" w14:textId="77777777" w:rsidR="00A1675C" w:rsidRDefault="00000000">
      <w:pPr>
        <w:ind w:firstLine="432"/>
      </w:pPr>
      <w:r>
        <w:rPr>
          <w:rFonts w:eastAsia="Georgia"/>
        </w:rPr>
        <w:t>That was already part of General Relativity. So why did the idea feel new? Weinstein tapped his pencil against the notebook.</w:t>
      </w:r>
    </w:p>
    <w:p w14:paraId="13370794" w14:textId="77777777" w:rsidR="00A1675C" w:rsidRDefault="00000000">
      <w:pPr>
        <w:ind w:firstLine="432"/>
      </w:pPr>
      <w:r>
        <w:rPr>
          <w:rFonts w:eastAsia="Georgia"/>
        </w:rPr>
        <w:t>Then he saw it. Not the answer. The question.</w:t>
      </w:r>
    </w:p>
    <w:p w14:paraId="412A7409" w14:textId="77777777" w:rsidR="00A1675C" w:rsidRDefault="00000000">
      <w:pPr>
        <w:ind w:firstLine="432"/>
      </w:pPr>
      <w:r>
        <w:rPr>
          <w:rFonts w:eastAsia="Georgia"/>
        </w:rPr>
        <w:t>The question was not: Why does the apple fall? The question was:</w:t>
      </w:r>
    </w:p>
    <w:p w14:paraId="14B24AC0" w14:textId="77777777" w:rsidR="00A1675C" w:rsidRDefault="00000000">
      <w:pPr>
        <w:ind w:firstLine="432"/>
      </w:pPr>
      <w:r>
        <w:rPr>
          <w:rFonts w:eastAsia="Georgia"/>
        </w:rPr>
        <w:t>Why does the apple have the trajectory it does? He wearily sat back. That was better.</w:t>
      </w:r>
    </w:p>
    <w:p w14:paraId="16EA542F" w14:textId="77777777" w:rsidR="00A1675C" w:rsidRDefault="00000000">
      <w:pPr>
        <w:ind w:firstLine="432"/>
      </w:pPr>
      <w:r>
        <w:rPr>
          <w:rFonts w:eastAsia="Georgia"/>
        </w:rPr>
        <w:t>Much better. The trajectory of a freely falling object was determined by spacetime geometry. But the geometry was determined by the distribution of matter and energy.</w:t>
      </w:r>
    </w:p>
    <w:p w14:paraId="36AC5DE6" w14:textId="77777777" w:rsidR="00A1675C" w:rsidRDefault="00000000">
      <w:pPr>
        <w:ind w:firstLine="432"/>
      </w:pPr>
      <w:r>
        <w:rPr>
          <w:rFonts w:eastAsia="Georgia"/>
        </w:rPr>
        <w:t>So the simple simple apple was both responding to the geometry and, in principle, contributing to it. The apple affected the spacetime through which it moved. Tiny amount.</w:t>
      </w:r>
    </w:p>
    <w:p w14:paraId="0D9B1DB2" w14:textId="77777777" w:rsidR="00A1675C" w:rsidRDefault="00000000">
      <w:pPr>
        <w:ind w:firstLine="432"/>
      </w:pPr>
      <w:r>
        <w:rPr>
          <w:rFonts w:eastAsia="Georgia"/>
        </w:rPr>
        <w:t>But real. The Earth affected the apple. The apple affected the Earth.</w:t>
      </w:r>
    </w:p>
    <w:p w14:paraId="12CEE0AD" w14:textId="77777777" w:rsidR="00A1675C" w:rsidRDefault="00000000">
      <w:pPr>
        <w:ind w:firstLine="432"/>
      </w:pPr>
      <w:r>
        <w:rPr>
          <w:rFonts w:eastAsia="Georgia"/>
        </w:rPr>
        <w:t>The Earth affected spacetime. The apple affected spacetime. Everything was interacting with everything else.</w:t>
      </w:r>
    </w:p>
    <w:p w14:paraId="258E0A5E" w14:textId="77777777" w:rsidR="00A1675C" w:rsidRDefault="00000000">
      <w:pPr>
        <w:ind w:firstLine="432"/>
      </w:pPr>
      <w:r>
        <w:rPr>
          <w:rFonts w:eastAsia="Georgia"/>
        </w:rPr>
        <w:t>Weinstein stared at the page.</w:t>
      </w:r>
    </w:p>
    <w:p w14:paraId="5530707E" w14:textId="77777777" w:rsidR="00A1675C" w:rsidRDefault="00000000">
      <w:pPr>
        <w:spacing w:before="40" w:after="120"/>
      </w:pPr>
      <w:r>
        <w:rPr>
          <w:rFonts w:eastAsia="Georgia"/>
        </w:rPr>
        <w:t>"That's going to annoy someone."</w:t>
      </w:r>
    </w:p>
    <w:p w14:paraId="3E588264" w14:textId="77777777" w:rsidR="00A1675C" w:rsidRDefault="00000000">
      <w:pPr>
        <w:ind w:firstLine="432"/>
      </w:pPr>
      <w:r>
        <w:rPr>
          <w:rFonts w:eastAsia="Georgia"/>
        </w:rPr>
        <w:t>The man sleeping beside the woman opened one eye.</w:t>
      </w:r>
    </w:p>
    <w:p w14:paraId="648F1064" w14:textId="77777777" w:rsidR="00A1675C" w:rsidRDefault="00000000">
      <w:pPr>
        <w:spacing w:before="40" w:after="120"/>
      </w:pPr>
      <w:r>
        <w:rPr>
          <w:rFonts w:eastAsia="Georgia"/>
        </w:rPr>
        <w:t>"What?"</w:t>
      </w:r>
    </w:p>
    <w:p w14:paraId="5F74B2E7" w14:textId="77777777" w:rsidR="00A1675C" w:rsidRDefault="00000000">
      <w:pPr>
        <w:spacing w:before="40" w:after="120"/>
      </w:pPr>
      <w:r>
        <w:rPr>
          <w:rFonts w:eastAsia="Georgia"/>
        </w:rPr>
        <w:t>"Nothing."</w:t>
      </w:r>
    </w:p>
    <w:p w14:paraId="1B003B4F" w14:textId="77777777" w:rsidR="00A1675C" w:rsidRDefault="00000000">
      <w:pPr>
        <w:ind w:firstLine="432"/>
      </w:pPr>
      <w:r>
        <w:rPr>
          <w:rFonts w:eastAsia="Georgia"/>
        </w:rPr>
        <w:t>The man closed his eye again. Weinstein wrote:</w:t>
      </w:r>
    </w:p>
    <w:p w14:paraId="72F0150C" w14:textId="77777777" w:rsidR="00A1675C" w:rsidRDefault="00000000">
      <w:pPr>
        <w:spacing w:before="200" w:after="120"/>
        <w:jc w:val="center"/>
      </w:pPr>
      <w:r>
        <w:rPr>
          <w:rFonts w:eastAsia="Georgia"/>
          <w:b/>
          <w:sz w:val="24"/>
        </w:rPr>
        <w:t>ASK DEREK.</w:t>
      </w:r>
    </w:p>
    <w:p w14:paraId="7F6454E8" w14:textId="77777777" w:rsidR="00A1675C" w:rsidRDefault="00000000">
      <w:pPr>
        <w:ind w:firstLine="432"/>
      </w:pPr>
      <w:r>
        <w:rPr>
          <w:rFonts w:eastAsia="Georgia"/>
        </w:rPr>
        <w:t>Then underneath:</w:t>
      </w:r>
    </w:p>
    <w:p w14:paraId="471A49AF" w14:textId="77777777" w:rsidR="00A1675C" w:rsidRDefault="00000000">
      <w:pPr>
        <w:spacing w:before="200" w:after="120"/>
        <w:jc w:val="center"/>
      </w:pPr>
      <w:r>
        <w:rPr>
          <w:rFonts w:eastAsia="Georgia"/>
          <w:b/>
          <w:sz w:val="24"/>
        </w:rPr>
        <w:t>INVESTIGATE THE ordinary APPLE.</w:t>
      </w:r>
    </w:p>
    <w:p w14:paraId="56898CB9" w14:textId="77777777" w:rsidR="00A1675C" w:rsidRDefault="00000000">
      <w:pPr>
        <w:ind w:firstLine="432"/>
      </w:pPr>
      <w:r>
        <w:rPr>
          <w:rFonts w:eastAsia="Georgia"/>
        </w:rPr>
        <w:t>He stopped. That sounded ridiculous. He crossed out red APPLE.</w:t>
      </w:r>
    </w:p>
    <w:p w14:paraId="75E8805A" w14:textId="77777777" w:rsidR="00A1675C" w:rsidRDefault="00000000">
      <w:pPr>
        <w:ind w:firstLine="432"/>
      </w:pPr>
      <w:r>
        <w:rPr>
          <w:rFonts w:eastAsia="Georgia"/>
        </w:rPr>
        <w:t>Then wrote:</w:t>
      </w:r>
    </w:p>
    <w:p w14:paraId="7390F327" w14:textId="77777777" w:rsidR="00A1675C" w:rsidRDefault="00000000">
      <w:pPr>
        <w:spacing w:before="200" w:after="120"/>
        <w:jc w:val="center"/>
      </w:pPr>
      <w:r>
        <w:rPr>
          <w:rFonts w:eastAsia="Georgia"/>
          <w:b/>
          <w:sz w:val="24"/>
        </w:rPr>
        <w:t>INVESTIGATE THE FALLING BODY.</w:t>
      </w:r>
    </w:p>
    <w:p w14:paraId="1ACD261E" w14:textId="77777777" w:rsidR="00A1675C" w:rsidRDefault="00000000">
      <w:pPr>
        <w:ind w:firstLine="432"/>
      </w:pPr>
      <w:r>
        <w:rPr>
          <w:rFonts w:eastAsia="Georgia"/>
        </w:rPr>
        <w:t>He stared at it. Too clinical. He crossed out the whole line.</w:t>
      </w:r>
    </w:p>
    <w:p w14:paraId="4B3C059E" w14:textId="77777777" w:rsidR="00A1675C" w:rsidRDefault="00000000">
      <w:pPr>
        <w:ind w:firstLine="432"/>
      </w:pPr>
      <w:r>
        <w:rPr>
          <w:rFonts w:eastAsia="Georgia"/>
        </w:rPr>
        <w:t>He wrote:</w:t>
      </w:r>
    </w:p>
    <w:p w14:paraId="58B06B7E" w14:textId="77777777" w:rsidR="00A1675C" w:rsidRDefault="00000000">
      <w:pPr>
        <w:spacing w:before="200" w:after="120"/>
        <w:jc w:val="center"/>
      </w:pPr>
      <w:r>
        <w:rPr>
          <w:rFonts w:eastAsia="Georgia"/>
          <w:b/>
          <w:sz w:val="24"/>
        </w:rPr>
        <w:t>WHY DOES THE APPLE FALL?</w:t>
      </w:r>
    </w:p>
    <w:p w14:paraId="0318AC99" w14:textId="77777777" w:rsidR="00A1675C" w:rsidRDefault="00000000">
      <w:pPr>
        <w:ind w:firstLine="432"/>
      </w:pPr>
      <w:r>
        <w:rPr>
          <w:rFonts w:eastAsia="Georgia"/>
        </w:rPr>
        <w:t>He gently smiled. That was better. He took out his phone.</w:t>
      </w:r>
    </w:p>
    <w:p w14:paraId="64A22BAB" w14:textId="77777777" w:rsidR="00A1675C" w:rsidRDefault="00000000">
      <w:pPr>
        <w:ind w:firstLine="432"/>
      </w:pPr>
      <w:r>
        <w:rPr>
          <w:rFonts w:eastAsia="Georgia"/>
        </w:rPr>
        <w:t>He called Derek.</w:t>
      </w:r>
    </w:p>
    <w:p w14:paraId="3C7220E8" w14:textId="77777777" w:rsidR="00A1675C" w:rsidRDefault="00000000">
      <w:pPr>
        <w:spacing w:before="40" w:after="120"/>
      </w:pPr>
      <w:r>
        <w:rPr>
          <w:rFonts w:eastAsia="Georgia"/>
        </w:rPr>
        <w:t>Derek answered on the fourth ring.</w:t>
      </w:r>
    </w:p>
    <w:p w14:paraId="01653056" w14:textId="77777777" w:rsidR="00A1675C" w:rsidRDefault="00000000">
      <w:pPr>
        <w:spacing w:before="40" w:after="120"/>
      </w:pPr>
      <w:r>
        <w:rPr>
          <w:rFonts w:eastAsia="Georgia"/>
        </w:rPr>
        <w:t>"Yes?"</w:t>
      </w:r>
    </w:p>
    <w:p w14:paraId="21FC14BB" w14:textId="77777777" w:rsidR="00A1675C" w:rsidRDefault="00000000">
      <w:pPr>
        <w:spacing w:before="40" w:after="120"/>
      </w:pPr>
      <w:r>
        <w:rPr>
          <w:rFonts w:eastAsia="Georgia"/>
        </w:rPr>
        <w:t>"Alfred."</w:t>
      </w:r>
    </w:p>
    <w:p w14:paraId="5EB41A55" w14:textId="77777777" w:rsidR="00A1675C" w:rsidRDefault="00000000">
      <w:pPr>
        <w:spacing w:before="40" w:after="120"/>
      </w:pPr>
      <w:r>
        <w:rPr>
          <w:rFonts w:eastAsia="Georgia"/>
        </w:rPr>
        <w:t>"Where are you?"</w:t>
      </w:r>
    </w:p>
    <w:p w14:paraId="3E631066" w14:textId="77777777" w:rsidR="00A1675C" w:rsidRDefault="00000000">
      <w:pPr>
        <w:spacing w:before="40" w:after="120"/>
      </w:pPr>
      <w:r>
        <w:rPr>
          <w:rFonts w:eastAsia="Georgia"/>
        </w:rPr>
        <w:t>"On a train."</w:t>
      </w:r>
    </w:p>
    <w:p w14:paraId="7978EF38" w14:textId="77777777" w:rsidR="00A1675C" w:rsidRDefault="00000000">
      <w:pPr>
        <w:spacing w:before="40" w:after="120"/>
      </w:pPr>
      <w:r>
        <w:rPr>
          <w:rFonts w:eastAsia="Georgia"/>
        </w:rPr>
        <w:t>"Which one?"</w:t>
      </w:r>
    </w:p>
    <w:p w14:paraId="2F7E3334" w14:textId="77777777" w:rsidR="00A1675C" w:rsidRDefault="00000000">
      <w:pPr>
        <w:spacing w:before="40" w:after="120"/>
      </w:pPr>
      <w:r>
        <w:rPr>
          <w:rFonts w:eastAsia="Georgia"/>
        </w:rPr>
        <w:t>"The Munich one."</w:t>
      </w:r>
    </w:p>
    <w:p w14:paraId="177F0F1C" w14:textId="77777777" w:rsidR="00A1675C" w:rsidRDefault="00000000">
      <w:pPr>
        <w:ind w:firstLine="432"/>
      </w:pPr>
      <w:r>
        <w:rPr>
          <w:rFonts w:eastAsia="Georgia"/>
        </w:rPr>
        <w:t>Derek paused.</w:t>
      </w:r>
    </w:p>
    <w:p w14:paraId="00736803" w14:textId="77777777" w:rsidR="00A1675C" w:rsidRDefault="00000000">
      <w:pPr>
        <w:spacing w:before="40" w:after="120"/>
      </w:pPr>
      <w:r>
        <w:rPr>
          <w:rFonts w:eastAsia="Georgia"/>
        </w:rPr>
        <w:t>"That's not terribly specific."</w:t>
      </w:r>
    </w:p>
    <w:p w14:paraId="6669EF76" w14:textId="77777777" w:rsidR="00A1675C" w:rsidRDefault="00000000">
      <w:pPr>
        <w:spacing w:before="40" w:after="120"/>
      </w:pPr>
      <w:r>
        <w:rPr>
          <w:rFonts w:eastAsia="Georgia"/>
        </w:rPr>
        <w:t>"I know."</w:t>
      </w:r>
    </w:p>
    <w:p w14:paraId="091480CD" w14:textId="77777777" w:rsidR="00A1675C" w:rsidRDefault="00000000">
      <w:pPr>
        <w:spacing w:before="40" w:after="120"/>
      </w:pPr>
      <w:r>
        <w:rPr>
          <w:rFonts w:eastAsia="Georgia"/>
        </w:rPr>
        <w:t>"Are you going somewhere?"</w:t>
      </w:r>
    </w:p>
    <w:p w14:paraId="729DEBDF" w14:textId="77777777" w:rsidR="00A1675C" w:rsidRDefault="00000000">
      <w:pPr>
        <w:spacing w:before="40" w:after="120"/>
      </w:pPr>
      <w:r>
        <w:rPr>
          <w:rFonts w:eastAsia="Georgia"/>
        </w:rPr>
        <w:t>"Apparently."</w:t>
      </w:r>
    </w:p>
    <w:p w14:paraId="2F6EBB14" w14:textId="77777777" w:rsidR="00A1675C" w:rsidRDefault="00000000">
      <w:pPr>
        <w:spacing w:before="40" w:after="120"/>
      </w:pPr>
      <w:r>
        <w:rPr>
          <w:rFonts w:eastAsia="Georgia"/>
        </w:rPr>
        <w:t>"Do you know where?"</w:t>
      </w:r>
    </w:p>
    <w:p w14:paraId="460BCBDA" w14:textId="77777777" w:rsidR="00A1675C" w:rsidRDefault="00000000">
      <w:pPr>
        <w:spacing w:before="40" w:after="120"/>
      </w:pPr>
      <w:r>
        <w:rPr>
          <w:rFonts w:eastAsia="Georgia"/>
        </w:rPr>
        <w:t>"Munich."</w:t>
      </w:r>
    </w:p>
    <w:p w14:paraId="4D983F03" w14:textId="77777777" w:rsidR="00A1675C" w:rsidRDefault="00000000">
      <w:pPr>
        <w:spacing w:before="40" w:after="120"/>
      </w:pPr>
      <w:r>
        <w:rPr>
          <w:rFonts w:eastAsia="Georgia"/>
        </w:rPr>
        <w:t>"You're already in Munich."</w:t>
      </w:r>
    </w:p>
    <w:p w14:paraId="64B6479B" w14:textId="77777777" w:rsidR="00A1675C" w:rsidRDefault="00000000">
      <w:pPr>
        <w:spacing w:before="40" w:after="120"/>
      </w:pPr>
      <w:r>
        <w:rPr>
          <w:rFonts w:eastAsia="Georgia"/>
        </w:rPr>
        <w:t>"I know."</w:t>
      </w:r>
    </w:p>
    <w:p w14:paraId="3FE5E644" w14:textId="77777777" w:rsidR="00A1675C" w:rsidRDefault="00000000">
      <w:pPr>
        <w:ind w:firstLine="432"/>
      </w:pPr>
      <w:r>
        <w:rPr>
          <w:rFonts w:eastAsia="Georgia"/>
        </w:rPr>
        <w:t>There was silence.</w:t>
      </w:r>
    </w:p>
    <w:p w14:paraId="71BF9A30" w14:textId="77777777" w:rsidR="00A1675C" w:rsidRDefault="00000000">
      <w:pPr>
        <w:spacing w:before="40" w:after="120"/>
      </w:pPr>
      <w:r>
        <w:rPr>
          <w:rFonts w:eastAsia="Georgia"/>
        </w:rPr>
        <w:t>Then Derek emphasized:</w:t>
      </w:r>
    </w:p>
    <w:p w14:paraId="5E8B1B52" w14:textId="77777777" w:rsidR="00A1675C" w:rsidRDefault="00000000">
      <w:pPr>
        <w:spacing w:before="40" w:after="120"/>
      </w:pPr>
      <w:r>
        <w:rPr>
          <w:rFonts w:eastAsia="Georgia"/>
        </w:rPr>
        <w:t>"Has Julius Barbarian finally broken you?"</w:t>
      </w:r>
    </w:p>
    <w:p w14:paraId="19A40A9C" w14:textId="77777777" w:rsidR="00A1675C" w:rsidRDefault="00000000">
      <w:pPr>
        <w:spacing w:before="40" w:after="120"/>
      </w:pPr>
      <w:r>
        <w:rPr>
          <w:rFonts w:eastAsia="Georgia"/>
        </w:rPr>
        <w:t>"No."</w:t>
      </w:r>
    </w:p>
    <w:p w14:paraId="4537B2C7" w14:textId="77777777" w:rsidR="00A1675C" w:rsidRDefault="00000000">
      <w:pPr>
        <w:spacing w:before="40" w:after="120"/>
      </w:pPr>
      <w:r>
        <w:rPr>
          <w:rFonts w:eastAsia="Georgia"/>
        </w:rPr>
        <w:t>"Good."</w:t>
      </w:r>
    </w:p>
    <w:p w14:paraId="04D2474D" w14:textId="77777777" w:rsidR="00A1675C" w:rsidRDefault="00000000">
      <w:pPr>
        <w:spacing w:before="40" w:after="120"/>
      </w:pPr>
      <w:r>
        <w:rPr>
          <w:rFonts w:eastAsia="Georgia"/>
        </w:rPr>
        <w:t>"I have a question."</w:t>
      </w:r>
    </w:p>
    <w:p w14:paraId="120601A2" w14:textId="77777777" w:rsidR="00A1675C" w:rsidRDefault="00000000">
      <w:pPr>
        <w:spacing w:before="40" w:after="120"/>
      </w:pPr>
      <w:r>
        <w:rPr>
          <w:rFonts w:eastAsia="Georgia"/>
        </w:rPr>
        <w:t>"Go on."</w:t>
      </w:r>
    </w:p>
    <w:p w14:paraId="0B796139" w14:textId="77777777" w:rsidR="00A1675C" w:rsidRDefault="00000000">
      <w:pPr>
        <w:spacing w:before="40" w:after="120"/>
      </w:pPr>
      <w:r>
        <w:rPr>
          <w:rFonts w:eastAsia="Georgia"/>
        </w:rPr>
        <w:t>"Why does an apple fall?"</w:t>
      </w:r>
    </w:p>
    <w:p w14:paraId="4A93721E" w14:textId="77777777" w:rsidR="00A1675C" w:rsidRDefault="00000000">
      <w:pPr>
        <w:ind w:firstLine="432"/>
      </w:pPr>
      <w:r>
        <w:rPr>
          <w:rFonts w:eastAsia="Georgia"/>
        </w:rPr>
        <w:t>Derek was silent. Then:</w:t>
      </w:r>
    </w:p>
    <w:p w14:paraId="158DBB66" w14:textId="77777777" w:rsidR="00A1675C" w:rsidRDefault="00000000">
      <w:pPr>
        <w:spacing w:before="40" w:after="120"/>
      </w:pPr>
      <w:r>
        <w:rPr>
          <w:rFonts w:eastAsia="Georgia"/>
        </w:rPr>
        <w:t>"Are you serious?"</w:t>
      </w:r>
    </w:p>
    <w:p w14:paraId="795AEB01" w14:textId="77777777" w:rsidR="00A1675C" w:rsidRDefault="00000000">
      <w:pPr>
        <w:spacing w:before="40" w:after="120"/>
      </w:pPr>
      <w:r>
        <w:rPr>
          <w:rFonts w:eastAsia="Georgia"/>
        </w:rPr>
        <w:t>"Perfectly."</w:t>
      </w:r>
    </w:p>
    <w:p w14:paraId="2FF672FC" w14:textId="77777777" w:rsidR="00A1675C" w:rsidRDefault="00000000">
      <w:pPr>
        <w:spacing w:before="40" w:after="120"/>
      </w:pPr>
      <w:r>
        <w:rPr>
          <w:rFonts w:eastAsia="Georgia"/>
        </w:rPr>
        <w:t>"Gravity."</w:t>
      </w:r>
    </w:p>
    <w:p w14:paraId="1CA5FD7F" w14:textId="77777777" w:rsidR="00A1675C" w:rsidRDefault="00000000">
      <w:pPr>
        <w:spacing w:before="40" w:after="120"/>
      </w:pPr>
      <w:r>
        <w:rPr>
          <w:rFonts w:eastAsia="Georgia"/>
        </w:rPr>
        <w:t>"No."</w:t>
      </w:r>
    </w:p>
    <w:p w14:paraId="26FAC3B6" w14:textId="77777777" w:rsidR="00A1675C" w:rsidRDefault="00000000">
      <w:pPr>
        <w:spacing w:before="40" w:after="120"/>
      </w:pPr>
      <w:r>
        <w:rPr>
          <w:rFonts w:eastAsia="Georgia"/>
        </w:rPr>
        <w:t>Derek wearily sighed.</w:t>
      </w:r>
    </w:p>
    <w:p w14:paraId="7D32D709" w14:textId="77777777" w:rsidR="00A1675C" w:rsidRDefault="00000000">
      <w:pPr>
        <w:spacing w:before="40" w:after="120"/>
      </w:pPr>
      <w:r>
        <w:rPr>
          <w:rFonts w:eastAsia="Georgia"/>
        </w:rPr>
        <w:t>"Don't start."</w:t>
      </w:r>
    </w:p>
    <w:p w14:paraId="22705DC5" w14:textId="77777777" w:rsidR="00A1675C" w:rsidRDefault="00000000">
      <w:pPr>
        <w:spacing w:before="40" w:after="120"/>
      </w:pPr>
      <w:r>
        <w:rPr>
          <w:rFonts w:eastAsia="Georgia"/>
        </w:rPr>
        <w:t>"I'm not starting anything."</w:t>
      </w:r>
    </w:p>
    <w:p w14:paraId="4BCA1ED0" w14:textId="77777777" w:rsidR="00A1675C" w:rsidRDefault="00000000">
      <w:pPr>
        <w:spacing w:before="40" w:after="120"/>
      </w:pPr>
      <w:r>
        <w:rPr>
          <w:rFonts w:eastAsia="Georgia"/>
        </w:rPr>
        <w:t>"You've just asked me why an apple falls."</w:t>
      </w:r>
    </w:p>
    <w:p w14:paraId="240D0002" w14:textId="77777777" w:rsidR="00A1675C" w:rsidRDefault="00000000">
      <w:pPr>
        <w:spacing w:before="40" w:after="120"/>
      </w:pPr>
      <w:r>
        <w:rPr>
          <w:rFonts w:eastAsia="Georgia"/>
        </w:rPr>
        <w:t>"Yes."</w:t>
      </w:r>
    </w:p>
    <w:p w14:paraId="21C61C87" w14:textId="77777777" w:rsidR="00A1675C" w:rsidRDefault="00000000">
      <w:pPr>
        <w:spacing w:before="40" w:after="120"/>
      </w:pPr>
      <w:r>
        <w:rPr>
          <w:rFonts w:eastAsia="Georgia"/>
        </w:rPr>
        <w:t>"And you're Alfred Weinstein."</w:t>
      </w:r>
    </w:p>
    <w:p w14:paraId="48412BAD" w14:textId="77777777" w:rsidR="00A1675C" w:rsidRDefault="00000000">
      <w:pPr>
        <w:spacing w:before="40" w:after="120"/>
      </w:pPr>
      <w:r>
        <w:rPr>
          <w:rFonts w:eastAsia="Georgia"/>
        </w:rPr>
        <w:t>"Yes."</w:t>
      </w:r>
    </w:p>
    <w:p w14:paraId="07357460" w14:textId="77777777" w:rsidR="00A1675C" w:rsidRDefault="00000000">
      <w:pPr>
        <w:spacing w:before="40" w:after="120"/>
      </w:pPr>
      <w:r>
        <w:rPr>
          <w:rFonts w:eastAsia="Georgia"/>
        </w:rPr>
        <w:t>"The inventor of General Relativity."</w:t>
      </w:r>
    </w:p>
    <w:p w14:paraId="28BE4943" w14:textId="77777777" w:rsidR="00A1675C" w:rsidRDefault="00000000">
      <w:pPr>
        <w:spacing w:before="40" w:after="120"/>
      </w:pPr>
      <w:r>
        <w:rPr>
          <w:rFonts w:eastAsia="Georgia"/>
        </w:rPr>
        <w:t>"Yes."</w:t>
      </w:r>
    </w:p>
    <w:p w14:paraId="270D66A2" w14:textId="77777777" w:rsidR="00A1675C" w:rsidRDefault="00000000">
      <w:pPr>
        <w:spacing w:before="40" w:after="120"/>
      </w:pPr>
      <w:r>
        <w:rPr>
          <w:rFonts w:eastAsia="Georgia"/>
        </w:rPr>
        <w:t>"The theory that explains why it falls."</w:t>
      </w:r>
    </w:p>
    <w:p w14:paraId="48271FC8" w14:textId="77777777" w:rsidR="00A1675C" w:rsidRDefault="00000000">
      <w:pPr>
        <w:spacing w:before="40" w:after="120"/>
      </w:pPr>
      <w:r>
        <w:rPr>
          <w:rFonts w:eastAsia="Georgia"/>
        </w:rPr>
        <w:t>"Precisely."</w:t>
      </w:r>
    </w:p>
    <w:p w14:paraId="1FFB07B6" w14:textId="77777777" w:rsidR="00A1675C" w:rsidRDefault="00000000">
      <w:pPr>
        <w:spacing w:before="40" w:after="120"/>
      </w:pPr>
      <w:r>
        <w:rPr>
          <w:rFonts w:eastAsia="Georgia"/>
        </w:rPr>
        <w:t>"Then why are you asking me?"</w:t>
      </w:r>
    </w:p>
    <w:p w14:paraId="7C63929A" w14:textId="77777777" w:rsidR="00A1675C" w:rsidRDefault="00000000">
      <w:pPr>
        <w:spacing w:before="40" w:after="120"/>
      </w:pPr>
      <w:r>
        <w:rPr>
          <w:rFonts w:eastAsia="Georgia"/>
        </w:rPr>
        <w:t>"Because I think the question is wrong."</w:t>
      </w:r>
    </w:p>
    <w:p w14:paraId="12FC14B6" w14:textId="77777777" w:rsidR="00A1675C" w:rsidRDefault="00000000">
      <w:pPr>
        <w:ind w:firstLine="432"/>
      </w:pPr>
      <w:r>
        <w:rPr>
          <w:rFonts w:eastAsia="Georgia"/>
        </w:rPr>
        <w:t>Derek sat down.</w:t>
      </w:r>
    </w:p>
    <w:p w14:paraId="6BB339D8" w14:textId="77777777" w:rsidR="00A1675C" w:rsidRDefault="00000000">
      <w:pPr>
        <w:spacing w:before="40" w:after="120"/>
      </w:pPr>
      <w:r>
        <w:rPr>
          <w:rFonts w:eastAsia="Georgia"/>
        </w:rPr>
        <w:t>"All right."</w:t>
      </w:r>
    </w:p>
    <w:p w14:paraId="55BF085B" w14:textId="5C39C82D" w:rsidR="00A1675C" w:rsidRDefault="003434B6">
      <w:pPr>
        <w:ind w:firstLine="432"/>
      </w:pPr>
      <w:r>
        <w:rPr>
          <w:rFonts w:eastAsia="Georgia"/>
        </w:rPr>
        <w:t>Penny was sitting nearby. She looked over. Derek put the phone on speaker.</w:t>
      </w:r>
    </w:p>
    <w:p w14:paraId="1CB072B0" w14:textId="77777777" w:rsidR="00A1675C" w:rsidRDefault="00000000">
      <w:pPr>
        <w:spacing w:before="40" w:after="120"/>
      </w:pPr>
      <w:r>
        <w:rPr>
          <w:rFonts w:eastAsia="Georgia"/>
        </w:rPr>
        <w:t>"Go on."</w:t>
      </w:r>
    </w:p>
    <w:p w14:paraId="382C856E" w14:textId="77777777" w:rsidR="00A1675C" w:rsidRDefault="00000000">
      <w:pPr>
        <w:spacing w:before="40" w:after="120"/>
      </w:pPr>
      <w:r>
        <w:rPr>
          <w:rFonts w:eastAsia="Georgia"/>
        </w:rPr>
        <w:t>Weinstein queried:</w:t>
      </w:r>
    </w:p>
    <w:p w14:paraId="1F07AF58" w14:textId="77777777" w:rsidR="00A1675C" w:rsidRDefault="00000000">
      <w:pPr>
        <w:spacing w:before="40" w:after="120"/>
      </w:pPr>
      <w:r>
        <w:rPr>
          <w:rFonts w:eastAsia="Georgia"/>
        </w:rPr>
        <w:t>"Suppose an apple is freely falling."</w:t>
      </w:r>
    </w:p>
    <w:p w14:paraId="04DE8968" w14:textId="77777777" w:rsidR="00A1675C" w:rsidRDefault="00000000">
      <w:pPr>
        <w:spacing w:before="40" w:after="120"/>
      </w:pPr>
      <w:r>
        <w:rPr>
          <w:rFonts w:eastAsia="Georgia"/>
        </w:rPr>
        <w:t>"Yes."</w:t>
      </w:r>
    </w:p>
    <w:p w14:paraId="684A045D" w14:textId="77777777" w:rsidR="00A1675C" w:rsidRDefault="00000000">
      <w:pPr>
        <w:spacing w:before="40" w:after="120"/>
      </w:pPr>
      <w:r>
        <w:rPr>
          <w:rFonts w:eastAsia="Georgia"/>
        </w:rPr>
        <w:t>"Is the apple accelerating?"</w:t>
      </w:r>
    </w:p>
    <w:p w14:paraId="7A965CB7" w14:textId="77777777" w:rsidR="00A1675C" w:rsidRDefault="00000000">
      <w:pPr>
        <w:spacing w:before="40" w:after="120"/>
      </w:pPr>
      <w:r>
        <w:rPr>
          <w:rFonts w:eastAsia="Georgia"/>
        </w:rPr>
        <w:t>"In the Newtonian sense, yes."</w:t>
      </w:r>
    </w:p>
    <w:p w14:paraId="756FDF20" w14:textId="77777777" w:rsidR="00A1675C" w:rsidRDefault="00000000">
      <w:pPr>
        <w:spacing w:before="40" w:after="120"/>
      </w:pPr>
      <w:r>
        <w:rPr>
          <w:rFonts w:eastAsia="Georgia"/>
        </w:rPr>
        <w:t>"And in General Relativity?"</w:t>
      </w:r>
    </w:p>
    <w:p w14:paraId="5FCFB833" w14:textId="77777777" w:rsidR="00A1675C" w:rsidRDefault="00000000">
      <w:pPr>
        <w:spacing w:before="40" w:after="120"/>
      </w:pPr>
      <w:r>
        <w:rPr>
          <w:rFonts w:eastAsia="Georgia"/>
        </w:rPr>
        <w:t>"It is following a geodesic."</w:t>
      </w:r>
    </w:p>
    <w:p w14:paraId="3EDA53D2" w14:textId="77777777" w:rsidR="00A1675C" w:rsidRDefault="00000000">
      <w:pPr>
        <w:spacing w:before="40" w:after="120"/>
      </w:pPr>
      <w:r>
        <w:rPr>
          <w:rFonts w:eastAsia="Georgia"/>
        </w:rPr>
        <w:t>"Exactly."</w:t>
      </w:r>
    </w:p>
    <w:p w14:paraId="58CE6A37" w14:textId="77777777" w:rsidR="00A1675C" w:rsidRDefault="00000000">
      <w:pPr>
        <w:spacing w:before="40" w:after="120"/>
      </w:pPr>
      <w:r>
        <w:rPr>
          <w:rFonts w:eastAsia="Georgia"/>
        </w:rPr>
        <w:t>"So locally, the apple is not experiencing a force."</w:t>
      </w:r>
    </w:p>
    <w:p w14:paraId="01CDB266" w14:textId="77777777" w:rsidR="00A1675C" w:rsidRDefault="00000000">
      <w:pPr>
        <w:spacing w:before="40" w:after="120"/>
      </w:pPr>
      <w:r>
        <w:rPr>
          <w:rFonts w:eastAsia="Georgia"/>
        </w:rPr>
        <w:t>"Correct."</w:t>
      </w:r>
    </w:p>
    <w:p w14:paraId="4B41B48B" w14:textId="77777777" w:rsidR="00A1675C" w:rsidRDefault="00000000">
      <w:pPr>
        <w:spacing w:before="40" w:after="120"/>
      </w:pPr>
      <w:r>
        <w:rPr>
          <w:rFonts w:eastAsia="Georgia"/>
        </w:rPr>
        <w:t>"Then why does it appear to accelerate toward the Earth?"</w:t>
      </w:r>
    </w:p>
    <w:p w14:paraId="32B808E6" w14:textId="77777777" w:rsidR="00A1675C" w:rsidRDefault="00000000">
      <w:pPr>
        <w:ind w:firstLine="432"/>
      </w:pPr>
      <w:r>
        <w:rPr>
          <w:rFonts w:eastAsia="Georgia"/>
        </w:rPr>
        <w:t>Derek thought.</w:t>
      </w:r>
    </w:p>
    <w:p w14:paraId="593A2636" w14:textId="77777777" w:rsidR="00A1675C" w:rsidRDefault="00000000">
      <w:pPr>
        <w:spacing w:before="40" w:after="120"/>
      </w:pPr>
      <w:r>
        <w:rPr>
          <w:rFonts w:eastAsia="Georgia"/>
        </w:rPr>
        <w:t>"Because we are observing it from a non-free-falling frame."</w:t>
      </w:r>
    </w:p>
    <w:p w14:paraId="26D8CA79" w14:textId="77777777" w:rsidR="00A1675C" w:rsidRDefault="00000000">
      <w:pPr>
        <w:spacing w:before="40" w:after="120"/>
      </w:pPr>
      <w:r>
        <w:rPr>
          <w:rFonts w:eastAsia="Georgia"/>
        </w:rPr>
        <w:t>"Yes."</w:t>
      </w:r>
    </w:p>
    <w:p w14:paraId="65DC4A2A" w14:textId="77777777" w:rsidR="00A1675C" w:rsidRDefault="00000000">
      <w:pPr>
        <w:spacing w:before="40" w:after="120"/>
      </w:pPr>
      <w:r>
        <w:rPr>
          <w:rFonts w:eastAsia="Georgia"/>
        </w:rPr>
        <w:t>"And the Earth's surface is preventing us from following our own geodesic."</w:t>
      </w:r>
    </w:p>
    <w:p w14:paraId="4F160EAA" w14:textId="77777777" w:rsidR="00A1675C" w:rsidRDefault="00000000">
      <w:pPr>
        <w:spacing w:before="40" w:after="120"/>
      </w:pPr>
      <w:r>
        <w:rPr>
          <w:rFonts w:eastAsia="Georgia"/>
        </w:rPr>
        <w:t>"Yes."</w:t>
      </w:r>
    </w:p>
    <w:p w14:paraId="1C3D6EB2" w14:textId="27FE3E14" w:rsidR="00A1675C" w:rsidRDefault="003434B6">
      <w:pPr>
        <w:ind w:firstLine="432"/>
      </w:pPr>
      <w:r>
        <w:rPr>
          <w:rFonts w:eastAsia="Georgia"/>
        </w:rPr>
        <w:t>Penny nodded.</w:t>
      </w:r>
    </w:p>
    <w:p w14:paraId="7BCC5B75" w14:textId="77777777" w:rsidR="00A1675C" w:rsidRDefault="00000000">
      <w:pPr>
        <w:spacing w:before="40" w:after="120"/>
      </w:pPr>
      <w:r>
        <w:rPr>
          <w:rFonts w:eastAsia="Georgia"/>
        </w:rPr>
        <w:t>"That settles the basic point."</w:t>
      </w:r>
    </w:p>
    <w:p w14:paraId="69DD8B91" w14:textId="77777777" w:rsidR="00A1675C" w:rsidRDefault="00000000">
      <w:pPr>
        <w:ind w:firstLine="432"/>
      </w:pPr>
      <w:r>
        <w:rPr>
          <w:rFonts w:eastAsia="Georgia"/>
        </w:rPr>
        <w:t>Weinstein smiled.</w:t>
      </w:r>
    </w:p>
    <w:p w14:paraId="73402173" w14:textId="77777777" w:rsidR="00A1675C" w:rsidRDefault="00000000">
      <w:pPr>
        <w:spacing w:before="40" w:after="120"/>
      </w:pPr>
      <w:r>
        <w:rPr>
          <w:rFonts w:eastAsia="Georgia"/>
        </w:rPr>
        <w:t>"Yes."</w:t>
      </w:r>
    </w:p>
    <w:p w14:paraId="7E502891" w14:textId="77777777" w:rsidR="00A1675C" w:rsidRDefault="00000000">
      <w:pPr>
        <w:spacing w:before="40" w:after="120"/>
      </w:pPr>
      <w:r>
        <w:rPr>
          <w:rFonts w:eastAsia="Georgia"/>
        </w:rPr>
        <w:t>Derek said:</w:t>
      </w:r>
    </w:p>
    <w:p w14:paraId="6431432D" w14:textId="77777777" w:rsidR="00A1675C" w:rsidRDefault="00000000">
      <w:pPr>
        <w:spacing w:before="40" w:after="120"/>
      </w:pPr>
      <w:r>
        <w:rPr>
          <w:rFonts w:eastAsia="Georgia"/>
        </w:rPr>
        <w:t>"But that's not the question."</w:t>
      </w:r>
    </w:p>
    <w:p w14:paraId="50EB02F8" w14:textId="77777777" w:rsidR="00A1675C" w:rsidRDefault="00000000">
      <w:pPr>
        <w:spacing w:before="40" w:after="120"/>
      </w:pPr>
      <w:r>
        <w:rPr>
          <w:rFonts w:eastAsia="Georgia"/>
        </w:rPr>
        <w:t>"No."</w:t>
      </w:r>
    </w:p>
    <w:p w14:paraId="62DDB3F7" w14:textId="77777777" w:rsidR="00A1675C" w:rsidRDefault="00000000">
      <w:pPr>
        <w:spacing w:before="40" w:after="120"/>
      </w:pPr>
      <w:r>
        <w:rPr>
          <w:rFonts w:eastAsia="Georgia"/>
        </w:rPr>
        <w:t>"What is?"</w:t>
      </w:r>
    </w:p>
    <w:p w14:paraId="6E4DFCB2" w14:textId="77777777" w:rsidR="00A1675C" w:rsidRDefault="00000000">
      <w:pPr>
        <w:ind w:firstLine="432"/>
      </w:pPr>
      <w:r>
        <w:rPr>
          <w:rFonts w:eastAsia="Georgia"/>
        </w:rPr>
        <w:t>Weinstein looked out of the window.</w:t>
      </w:r>
    </w:p>
    <w:p w14:paraId="40E41D11" w14:textId="77777777" w:rsidR="00A1675C" w:rsidRDefault="00000000">
      <w:pPr>
        <w:spacing w:before="40" w:after="120"/>
      </w:pPr>
      <w:r>
        <w:rPr>
          <w:rFonts w:eastAsia="Georgia"/>
        </w:rPr>
        <w:t>"The apple and the Earth are both moving."</w:t>
      </w:r>
    </w:p>
    <w:p w14:paraId="0A3BFE4E" w14:textId="77777777" w:rsidR="00A1675C" w:rsidRDefault="00000000">
      <w:pPr>
        <w:ind w:firstLine="432"/>
      </w:pPr>
      <w:r>
        <w:rPr>
          <w:rFonts w:eastAsia="Georgia"/>
        </w:rPr>
        <w:t>Derek nodded.</w:t>
      </w:r>
    </w:p>
    <w:p w14:paraId="3A97A3BE" w14:textId="77777777" w:rsidR="00A1675C" w:rsidRDefault="00000000">
      <w:pPr>
        <w:spacing w:before="40" w:after="120"/>
      </w:pPr>
      <w:r>
        <w:rPr>
          <w:rFonts w:eastAsia="Georgia"/>
        </w:rPr>
        <w:t>"Yes."</w:t>
      </w:r>
    </w:p>
    <w:p w14:paraId="66718CB5" w14:textId="77777777" w:rsidR="00A1675C" w:rsidRDefault="00000000">
      <w:pPr>
        <w:spacing w:before="40" w:after="120"/>
      </w:pPr>
      <w:r>
        <w:rPr>
          <w:rFonts w:eastAsia="Georgia"/>
        </w:rPr>
        <w:t>"The apple moves toward the Earth."</w:t>
      </w:r>
    </w:p>
    <w:p w14:paraId="2D2FF00B" w14:textId="77777777" w:rsidR="00A1675C" w:rsidRDefault="00000000">
      <w:pPr>
        <w:spacing w:before="40" w:after="120"/>
      </w:pPr>
      <w:r>
        <w:rPr>
          <w:rFonts w:eastAsia="Georgia"/>
        </w:rPr>
        <w:t>"Yes."</w:t>
      </w:r>
    </w:p>
    <w:p w14:paraId="2318AC3E" w14:textId="77777777" w:rsidR="00A1675C" w:rsidRDefault="00000000">
      <w:pPr>
        <w:spacing w:before="40" w:after="120"/>
      </w:pPr>
      <w:r>
        <w:rPr>
          <w:rFonts w:eastAsia="Georgia"/>
        </w:rPr>
        <w:t>"The Earth moves toward the apple."</w:t>
      </w:r>
    </w:p>
    <w:p w14:paraId="04947CA0" w14:textId="77777777" w:rsidR="00A1675C" w:rsidRDefault="00000000">
      <w:pPr>
        <w:spacing w:before="40" w:after="120"/>
      </w:pPr>
      <w:r>
        <w:rPr>
          <w:rFonts w:eastAsia="Georgia"/>
        </w:rPr>
        <w:t>"Yes."</w:t>
      </w:r>
    </w:p>
    <w:p w14:paraId="4F7DBF25" w14:textId="77777777" w:rsidR="00A1675C" w:rsidRDefault="00000000">
      <w:pPr>
        <w:spacing w:before="40" w:after="120"/>
      </w:pPr>
      <w:r>
        <w:rPr>
          <w:rFonts w:eastAsia="Georgia"/>
        </w:rPr>
        <w:t>"Why?"</w:t>
      </w:r>
    </w:p>
    <w:p w14:paraId="261AD10D" w14:textId="2387C1D9" w:rsidR="00A1675C" w:rsidRDefault="00000000">
      <w:pPr>
        <w:ind w:firstLine="432"/>
      </w:pPr>
      <w:r>
        <w:rPr>
          <w:rFonts w:eastAsia="Georgia"/>
        </w:rPr>
        <w:t>Derek paused. Penny carefully gazed at him.</w:t>
      </w:r>
    </w:p>
    <w:p w14:paraId="6DD294B2" w14:textId="77777777" w:rsidR="00A1675C" w:rsidRDefault="00000000">
      <w:pPr>
        <w:spacing w:before="40" w:after="120"/>
      </w:pPr>
      <w:r>
        <w:rPr>
          <w:rFonts w:eastAsia="Georgia"/>
        </w:rPr>
        <w:t>Derek stated:</w:t>
      </w:r>
    </w:p>
    <w:p w14:paraId="429F5A9D" w14:textId="77777777" w:rsidR="00A1675C" w:rsidRDefault="00000000">
      <w:pPr>
        <w:spacing w:before="40" w:after="120"/>
      </w:pPr>
      <w:r>
        <w:rPr>
          <w:rFonts w:eastAsia="Georgia"/>
        </w:rPr>
        <w:t>"Because of their mutual gravitational interaction."</w:t>
      </w:r>
    </w:p>
    <w:p w14:paraId="76640CE0" w14:textId="77777777" w:rsidR="00A1675C" w:rsidRDefault="00000000">
      <w:pPr>
        <w:ind w:firstLine="432"/>
      </w:pPr>
      <w:r>
        <w:rPr>
          <w:rFonts w:eastAsia="Georgia"/>
        </w:rPr>
        <w:t>Weinstein remained silent. Derek quietly smiled.</w:t>
      </w:r>
    </w:p>
    <w:p w14:paraId="774EF764" w14:textId="77777777" w:rsidR="00A1675C" w:rsidRDefault="00000000">
      <w:pPr>
        <w:spacing w:before="40" w:after="120"/>
      </w:pPr>
      <w:r>
        <w:rPr>
          <w:rFonts w:eastAsia="Georgia"/>
        </w:rPr>
        <w:t>"That's the Newtonian answer."</w:t>
      </w:r>
    </w:p>
    <w:p w14:paraId="2B75A7A6" w14:textId="77777777" w:rsidR="00A1675C" w:rsidRDefault="00000000">
      <w:pPr>
        <w:spacing w:before="40" w:after="120"/>
      </w:pPr>
      <w:r>
        <w:rPr>
          <w:rFonts w:eastAsia="Georgia"/>
        </w:rPr>
        <w:t>"Exactly."</w:t>
      </w:r>
    </w:p>
    <w:p w14:paraId="5BAD4992" w14:textId="77777777" w:rsidR="00A1675C" w:rsidRDefault="00000000">
      <w:pPr>
        <w:spacing w:before="40" w:after="120"/>
      </w:pPr>
      <w:r>
        <w:rPr>
          <w:rFonts w:eastAsia="Georgia"/>
        </w:rPr>
        <w:t>"So you want the General Relativistic answer."</w:t>
      </w:r>
    </w:p>
    <w:p w14:paraId="21EC3DB5" w14:textId="77777777" w:rsidR="00A1675C" w:rsidRDefault="00000000">
      <w:pPr>
        <w:spacing w:before="40" w:after="120"/>
      </w:pPr>
      <w:r>
        <w:rPr>
          <w:rFonts w:eastAsia="Georgia"/>
        </w:rPr>
        <w:t>"Yes."</w:t>
      </w:r>
    </w:p>
    <w:p w14:paraId="7F081028" w14:textId="77777777" w:rsidR="00A1675C" w:rsidRDefault="00000000">
      <w:pPr>
        <w:ind w:firstLine="432"/>
      </w:pPr>
      <w:r>
        <w:rPr>
          <w:rFonts w:eastAsia="Georgia"/>
        </w:rPr>
        <w:t>Derek leaned back.</w:t>
      </w:r>
    </w:p>
    <w:p w14:paraId="7360D2B4" w14:textId="77777777" w:rsidR="00A1675C" w:rsidRDefault="00000000">
      <w:pPr>
        <w:spacing w:before="40" w:after="120"/>
      </w:pPr>
      <w:r>
        <w:rPr>
          <w:rFonts w:eastAsia="Georgia"/>
        </w:rPr>
        <w:t>"The geometry."</w:t>
      </w:r>
    </w:p>
    <w:p w14:paraId="64802D1D" w14:textId="77777777" w:rsidR="00A1675C" w:rsidRDefault="00000000">
      <w:pPr>
        <w:spacing w:before="40" w:after="120"/>
      </w:pPr>
      <w:r>
        <w:rPr>
          <w:rFonts w:eastAsia="Georgia"/>
        </w:rPr>
        <w:t>"Yes."</w:t>
      </w:r>
    </w:p>
    <w:p w14:paraId="244F96C4" w14:textId="77777777" w:rsidR="00A1675C" w:rsidRDefault="00000000">
      <w:pPr>
        <w:spacing w:before="40" w:after="120"/>
      </w:pPr>
      <w:r>
        <w:rPr>
          <w:rFonts w:eastAsia="Georgia"/>
        </w:rPr>
        <w:t>"The stress-energy determines the geometry."</w:t>
      </w:r>
    </w:p>
    <w:p w14:paraId="1C579FE4" w14:textId="77777777" w:rsidR="00A1675C" w:rsidRDefault="00000000">
      <w:pPr>
        <w:spacing w:before="40" w:after="120"/>
      </w:pPr>
      <w:r>
        <w:rPr>
          <w:rFonts w:eastAsia="Georgia"/>
        </w:rPr>
        <w:t>"Yes."</w:t>
      </w:r>
    </w:p>
    <w:p w14:paraId="689DBAA1" w14:textId="77777777" w:rsidR="00A1675C" w:rsidRDefault="00000000">
      <w:pPr>
        <w:spacing w:before="40" w:after="120"/>
      </w:pPr>
      <w:r>
        <w:rPr>
          <w:rFonts w:eastAsia="Georgia"/>
        </w:rPr>
        <w:t>"And the geometry determines the geodesics."</w:t>
      </w:r>
    </w:p>
    <w:p w14:paraId="060D934D" w14:textId="77777777" w:rsidR="00A1675C" w:rsidRDefault="00000000">
      <w:pPr>
        <w:spacing w:before="40" w:after="120"/>
      </w:pPr>
      <w:r>
        <w:rPr>
          <w:rFonts w:eastAsia="Georgia"/>
        </w:rPr>
        <w:t>"Yes."</w:t>
      </w:r>
    </w:p>
    <w:p w14:paraId="51D89829" w14:textId="77777777" w:rsidR="00A1675C" w:rsidRDefault="00000000">
      <w:pPr>
        <w:spacing w:before="40" w:after="120"/>
      </w:pPr>
      <w:r>
        <w:rPr>
          <w:rFonts w:eastAsia="Georgia"/>
        </w:rPr>
        <w:t>"The apple follows the geodesic."</w:t>
      </w:r>
    </w:p>
    <w:p w14:paraId="7D5236A8" w14:textId="77777777" w:rsidR="00A1675C" w:rsidRDefault="00000000">
      <w:pPr>
        <w:spacing w:before="40" w:after="120"/>
      </w:pPr>
      <w:r>
        <w:rPr>
          <w:rFonts w:eastAsia="Georgia"/>
        </w:rPr>
        <w:t>"Yes."</w:t>
      </w:r>
    </w:p>
    <w:p w14:paraId="5607BC19" w14:textId="77777777" w:rsidR="00A1675C" w:rsidRDefault="00000000">
      <w:pPr>
        <w:ind w:firstLine="432"/>
      </w:pPr>
      <w:r>
        <w:rPr>
          <w:rFonts w:eastAsia="Georgia"/>
        </w:rPr>
        <w:t>Derek paused.</w:t>
      </w:r>
    </w:p>
    <w:p w14:paraId="01C7E8AC" w14:textId="77777777" w:rsidR="00A1675C" w:rsidRDefault="00000000">
      <w:pPr>
        <w:spacing w:before="40" w:after="120"/>
      </w:pPr>
      <w:r>
        <w:rPr>
          <w:rFonts w:eastAsia="Georgia"/>
        </w:rPr>
        <w:t>"Well, that's settled."</w:t>
      </w:r>
    </w:p>
    <w:p w14:paraId="6D35BCF0" w14:textId="77777777" w:rsidR="00A1675C" w:rsidRDefault="00000000">
      <w:pPr>
        <w:ind w:firstLine="432"/>
      </w:pPr>
      <w:r>
        <w:rPr>
          <w:rFonts w:eastAsia="Georgia"/>
        </w:rPr>
        <w:t>Weinstein laughed.</w:t>
      </w:r>
    </w:p>
    <w:p w14:paraId="419E34B5" w14:textId="77777777" w:rsidR="00A1675C" w:rsidRDefault="00000000">
      <w:pPr>
        <w:spacing w:before="40" w:after="120"/>
      </w:pPr>
      <w:r>
        <w:rPr>
          <w:rFonts w:eastAsia="Georgia"/>
        </w:rPr>
        <w:t>"No."</w:t>
      </w:r>
    </w:p>
    <w:p w14:paraId="6D58D559" w14:textId="77777777" w:rsidR="00A1675C" w:rsidRDefault="00000000">
      <w:pPr>
        <w:ind w:firstLine="432"/>
      </w:pPr>
      <w:r>
        <w:rPr>
          <w:rFonts w:eastAsia="Georgia"/>
        </w:rPr>
        <w:t>Derek smiled.</w:t>
      </w:r>
    </w:p>
    <w:p w14:paraId="03FDB01F" w14:textId="77777777" w:rsidR="00A1675C" w:rsidRDefault="00000000">
      <w:pPr>
        <w:spacing w:before="40" w:after="120"/>
      </w:pPr>
      <w:r>
        <w:rPr>
          <w:rFonts w:eastAsia="Georgia"/>
        </w:rPr>
        <w:t>"You've just agreed to everything."</w:t>
      </w:r>
    </w:p>
    <w:p w14:paraId="365A413F" w14:textId="77777777" w:rsidR="00A1675C" w:rsidRDefault="00000000">
      <w:pPr>
        <w:spacing w:before="40" w:after="120"/>
      </w:pPr>
      <w:r>
        <w:rPr>
          <w:rFonts w:eastAsia="Georgia"/>
        </w:rPr>
        <w:t>"I know."</w:t>
      </w:r>
    </w:p>
    <w:p w14:paraId="3F85D944" w14:textId="77777777" w:rsidR="00A1675C" w:rsidRDefault="00000000">
      <w:pPr>
        <w:spacing w:before="40" w:after="120"/>
      </w:pPr>
      <w:r>
        <w:rPr>
          <w:rFonts w:eastAsia="Georgia"/>
        </w:rPr>
        <w:t>"Then what isn't settled?"</w:t>
      </w:r>
    </w:p>
    <w:p w14:paraId="0CECD535" w14:textId="77777777" w:rsidR="00A1675C" w:rsidRDefault="00000000">
      <w:pPr>
        <w:ind w:firstLine="432"/>
      </w:pPr>
      <w:r>
        <w:rPr>
          <w:rFonts w:eastAsia="Georgia"/>
        </w:rPr>
        <w:t>Weinstein looked at his notebook.</w:t>
      </w:r>
    </w:p>
    <w:p w14:paraId="74BBFB03" w14:textId="77777777" w:rsidR="00A1675C" w:rsidRDefault="00000000">
      <w:pPr>
        <w:spacing w:before="40" w:after="120"/>
      </w:pPr>
      <w:r>
        <w:rPr>
          <w:rFonts w:eastAsia="Georgia"/>
        </w:rPr>
        <w:t>"The apple."</w:t>
      </w:r>
    </w:p>
    <w:p w14:paraId="6A999B19" w14:textId="52F45AD0" w:rsidR="00A1675C" w:rsidRDefault="003434B6">
      <w:pPr>
        <w:ind w:firstLine="432"/>
      </w:pPr>
      <w:r>
        <w:rPr>
          <w:rFonts w:eastAsia="Georgia"/>
        </w:rPr>
        <w:t>Penny leaned toward the phone.</w:t>
      </w:r>
    </w:p>
    <w:p w14:paraId="21DFF569" w14:textId="77777777" w:rsidR="00A1675C" w:rsidRDefault="00000000">
      <w:pPr>
        <w:spacing w:before="40" w:after="120"/>
      </w:pPr>
      <w:r>
        <w:rPr>
          <w:rFonts w:eastAsia="Georgia"/>
        </w:rPr>
        <w:t>"What about it?"</w:t>
      </w:r>
    </w:p>
    <w:p w14:paraId="27D68321" w14:textId="77777777" w:rsidR="00A1675C" w:rsidRDefault="00000000">
      <w:pPr>
        <w:spacing w:before="40" w:after="120"/>
      </w:pPr>
      <w:r>
        <w:rPr>
          <w:rFonts w:eastAsia="Georgia"/>
        </w:rPr>
        <w:t>"Why that apple?"</w:t>
      </w:r>
    </w:p>
    <w:p w14:paraId="6B71557D" w14:textId="77777777" w:rsidR="00A1675C" w:rsidRDefault="00000000">
      <w:pPr>
        <w:ind w:firstLine="432"/>
      </w:pPr>
      <w:r>
        <w:rPr>
          <w:rFonts w:eastAsia="Georgia"/>
        </w:rPr>
        <w:t>Derek deeply frowned.</w:t>
      </w:r>
    </w:p>
    <w:p w14:paraId="75E987B4" w14:textId="77777777" w:rsidR="00A1675C" w:rsidRDefault="00000000">
      <w:pPr>
        <w:spacing w:before="40" w:after="120"/>
      </w:pPr>
      <w:r>
        <w:rPr>
          <w:rFonts w:eastAsia="Georgia"/>
        </w:rPr>
        <w:t>"Why that particular apple?"</w:t>
      </w:r>
    </w:p>
    <w:p w14:paraId="1B0808CB" w14:textId="77777777" w:rsidR="00A1675C" w:rsidRDefault="00000000">
      <w:pPr>
        <w:spacing w:before="40" w:after="120"/>
      </w:pPr>
      <w:r>
        <w:rPr>
          <w:rFonts w:eastAsia="Georgia"/>
        </w:rPr>
        <w:t>"Yes."</w:t>
      </w:r>
    </w:p>
    <w:p w14:paraId="1E4605BA" w14:textId="77777777" w:rsidR="00A1675C" w:rsidRDefault="00000000">
      <w:pPr>
        <w:spacing w:before="40" w:after="120"/>
      </w:pPr>
      <w:r>
        <w:rPr>
          <w:rFonts w:eastAsia="Georgia"/>
        </w:rPr>
        <w:t>"Why does it matter which apple?"</w:t>
      </w:r>
    </w:p>
    <w:p w14:paraId="7F5669F6" w14:textId="77777777" w:rsidR="00A1675C" w:rsidRDefault="00000000">
      <w:pPr>
        <w:spacing w:before="40" w:after="120"/>
      </w:pPr>
      <w:r>
        <w:rPr>
          <w:rFonts w:eastAsia="Georgia"/>
        </w:rPr>
        <w:t>"That's what I don't know."</w:t>
      </w:r>
    </w:p>
    <w:p w14:paraId="312C07D1" w14:textId="32F66724" w:rsidR="00A1675C" w:rsidRDefault="003434B6">
      <w:pPr>
        <w:ind w:firstLine="432"/>
      </w:pPr>
      <w:r>
        <w:rPr>
          <w:rFonts w:eastAsia="Georgia"/>
        </w:rPr>
        <w:t>Penny smiled.</w:t>
      </w:r>
    </w:p>
    <w:p w14:paraId="0134A3BD" w14:textId="77777777" w:rsidR="00A1675C" w:rsidRDefault="00000000">
      <w:pPr>
        <w:spacing w:before="40" w:after="120"/>
      </w:pPr>
      <w:r>
        <w:rPr>
          <w:rFonts w:eastAsia="Georgia"/>
        </w:rPr>
        <w:t>"Now that's interesting."</w:t>
      </w:r>
    </w:p>
    <w:p w14:paraId="5B7A2FB9" w14:textId="77777777" w:rsidR="00A1675C" w:rsidRDefault="00000000">
      <w:pPr>
        <w:ind w:firstLine="432"/>
      </w:pPr>
      <w:r>
        <w:rPr>
          <w:rFonts w:eastAsia="Georgia"/>
        </w:rPr>
        <w:t>Derek nodded.</w:t>
      </w:r>
    </w:p>
    <w:p w14:paraId="7985B089" w14:textId="77777777" w:rsidR="00A1675C" w:rsidRDefault="00000000">
      <w:pPr>
        <w:spacing w:before="40" w:after="120"/>
      </w:pPr>
      <w:r>
        <w:rPr>
          <w:rFonts w:eastAsia="Georgia"/>
        </w:rPr>
        <w:t>"Yes."</w:t>
      </w:r>
    </w:p>
    <w:p w14:paraId="18D26564" w14:textId="77777777" w:rsidR="00A1675C" w:rsidRDefault="00000000">
      <w:pPr>
        <w:ind w:firstLine="432"/>
      </w:pPr>
      <w:r>
        <w:rPr>
          <w:rFonts w:eastAsia="Georgia"/>
        </w:rPr>
        <w:t>Weinstein continued.</w:t>
      </w:r>
    </w:p>
    <w:p w14:paraId="5A887D46" w14:textId="77777777" w:rsidR="00A1675C" w:rsidRDefault="00000000">
      <w:pPr>
        <w:spacing w:before="40" w:after="120"/>
      </w:pPr>
      <w:r>
        <w:rPr>
          <w:rFonts w:eastAsia="Georgia"/>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spacing w:before="40" w:after="120"/>
      </w:pPr>
      <w:r>
        <w:rPr>
          <w:rFonts w:eastAsia="Georgia"/>
        </w:rPr>
        <w:t>Derek commented:</w:t>
      </w:r>
    </w:p>
    <w:p w14:paraId="0A97D312" w14:textId="77777777" w:rsidR="00A1675C" w:rsidRDefault="00000000">
      <w:pPr>
        <w:spacing w:before="40" w:after="120"/>
      </w:pPr>
      <w:r>
        <w:rPr>
          <w:rFonts w:eastAsia="Georgia"/>
        </w:rPr>
        <w:t>"That sounds like a normal Thursday."</w:t>
      </w:r>
    </w:p>
    <w:p w14:paraId="7D891CAC" w14:textId="77777777" w:rsidR="00A1675C" w:rsidRDefault="00000000">
      <w:pPr>
        <w:spacing w:before="40" w:after="120"/>
      </w:pPr>
      <w:r>
        <w:rPr>
          <w:rFonts w:eastAsia="Georgia"/>
        </w:rPr>
        <w:t>"It's Wednesday."</w:t>
      </w:r>
    </w:p>
    <w:p w14:paraId="101DE919" w14:textId="77777777" w:rsidR="00A1675C" w:rsidRDefault="00000000">
      <w:pPr>
        <w:spacing w:before="40" w:after="120"/>
      </w:pPr>
      <w:r>
        <w:rPr>
          <w:rFonts w:eastAsia="Georgia"/>
        </w:rPr>
        <w:t>"Right."</w:t>
      </w:r>
    </w:p>
    <w:p w14:paraId="66842C3C" w14:textId="77777777" w:rsidR="00A1675C" w:rsidRDefault="00000000">
      <w:pPr>
        <w:ind w:firstLine="432"/>
      </w:pPr>
      <w:r>
        <w:rPr>
          <w:rFonts w:eastAsia="Georgia"/>
        </w:rPr>
        <w:t>Weinstein ignored that.</w:t>
      </w:r>
    </w:p>
    <w:p w14:paraId="77A1F6ED" w14:textId="77777777" w:rsidR="00A1675C" w:rsidRDefault="00000000">
      <w:pPr>
        <w:spacing w:before="40" w:after="120"/>
      </w:pPr>
      <w:r>
        <w:rPr>
          <w:rFonts w:eastAsia="Georgia"/>
        </w:rPr>
        <w:t>"Suppose the apple falls."</w:t>
      </w:r>
    </w:p>
    <w:p w14:paraId="1B8AC8FA" w14:textId="77777777" w:rsidR="00A1675C" w:rsidRDefault="00000000">
      <w:pPr>
        <w:spacing w:before="40" w:after="120"/>
      </w:pPr>
      <w:r>
        <w:rPr>
          <w:rFonts w:eastAsia="Georgia"/>
        </w:rPr>
        <w:t>"Yes."</w:t>
      </w:r>
    </w:p>
    <w:p w14:paraId="364CE16F" w14:textId="77777777" w:rsidR="00A1675C" w:rsidRDefault="00000000">
      <w:pPr>
        <w:spacing w:before="40" w:after="120"/>
      </w:pPr>
      <w:r>
        <w:rPr>
          <w:rFonts w:eastAsia="Georgia"/>
        </w:rPr>
        <w:t>"Suppose we reverse the process."</w:t>
      </w:r>
    </w:p>
    <w:p w14:paraId="3E712528" w14:textId="77777777" w:rsidR="00A1675C" w:rsidRDefault="00000000">
      <w:pPr>
        <w:ind w:firstLine="432"/>
      </w:pPr>
      <w:r>
        <w:rPr>
          <w:rFonts w:eastAsia="Georgia"/>
        </w:rPr>
        <w:t>Derek paused.</w:t>
      </w:r>
    </w:p>
    <w:p w14:paraId="15AB5476" w14:textId="77777777" w:rsidR="00A1675C" w:rsidRDefault="00000000">
      <w:pPr>
        <w:spacing w:before="40" w:after="120"/>
      </w:pPr>
      <w:r>
        <w:rPr>
          <w:rFonts w:eastAsia="Georgia"/>
        </w:rPr>
        <w:t>"Reverse it?"</w:t>
      </w:r>
    </w:p>
    <w:p w14:paraId="68D4000B" w14:textId="77777777" w:rsidR="00A1675C" w:rsidRDefault="00000000">
      <w:pPr>
        <w:spacing w:before="40" w:after="120"/>
      </w:pPr>
      <w:r>
        <w:rPr>
          <w:rFonts w:eastAsia="Georgia"/>
        </w:rPr>
        <w:t>"Imagine reconstructing the trajectory."</w:t>
      </w:r>
    </w:p>
    <w:p w14:paraId="28128349" w14:textId="77777777" w:rsidR="00A1675C" w:rsidRDefault="00000000">
      <w:pPr>
        <w:spacing w:before="40" w:after="120"/>
      </w:pPr>
      <w:r>
        <w:rPr>
          <w:rFonts w:eastAsia="Georgia"/>
        </w:rPr>
        <w:t>"From the ground upward?"</w:t>
      </w:r>
    </w:p>
    <w:p w14:paraId="69434076" w14:textId="77777777" w:rsidR="00A1675C" w:rsidRDefault="00000000">
      <w:pPr>
        <w:spacing w:before="40" w:after="120"/>
      </w:pPr>
      <w:r>
        <w:rPr>
          <w:rFonts w:eastAsia="Georgia"/>
        </w:rPr>
        <w:t>"Yes."</w:t>
      </w:r>
    </w:p>
    <w:p w14:paraId="540CF0DE" w14:textId="77777777" w:rsidR="00A1675C" w:rsidRDefault="00000000">
      <w:pPr>
        <w:spacing w:before="40" w:after="120"/>
      </w:pPr>
      <w:r>
        <w:rPr>
          <w:rFonts w:eastAsia="Georgia"/>
        </w:rPr>
        <w:t>"We'd have to know its position and velocity."</w:t>
      </w:r>
    </w:p>
    <w:p w14:paraId="0F81541C" w14:textId="77777777" w:rsidR="00A1675C" w:rsidRDefault="00000000">
      <w:pPr>
        <w:spacing w:before="40" w:after="120"/>
      </w:pPr>
      <w:r>
        <w:rPr>
          <w:rFonts w:eastAsia="Georgia"/>
        </w:rPr>
        <w:t>"Yes."</w:t>
      </w:r>
    </w:p>
    <w:p w14:paraId="6F847961" w14:textId="77777777" w:rsidR="00A1675C" w:rsidRDefault="00000000">
      <w:pPr>
        <w:spacing w:before="40" w:after="120"/>
      </w:pPr>
      <w:r>
        <w:rPr>
          <w:rFonts w:eastAsia="Georgia"/>
        </w:rPr>
        <w:t>"And the gravitational field."</w:t>
      </w:r>
    </w:p>
    <w:p w14:paraId="48317BD1" w14:textId="77777777" w:rsidR="00A1675C" w:rsidRDefault="00000000">
      <w:pPr>
        <w:spacing w:before="40" w:after="120"/>
      </w:pPr>
      <w:r>
        <w:rPr>
          <w:rFonts w:eastAsia="Georgia"/>
        </w:rPr>
        <w:t>"Yes."</w:t>
      </w:r>
    </w:p>
    <w:p w14:paraId="2D67EB40" w14:textId="77777777" w:rsidR="00A1675C" w:rsidRDefault="00000000">
      <w:pPr>
        <w:spacing w:before="40" w:after="120"/>
      </w:pPr>
      <w:r>
        <w:rPr>
          <w:rFonts w:eastAsia="Georgia"/>
        </w:rPr>
        <w:t>"And the geometry."</w:t>
      </w:r>
    </w:p>
    <w:p w14:paraId="06B8C66D" w14:textId="77777777" w:rsidR="00A1675C" w:rsidRDefault="00000000">
      <w:pPr>
        <w:spacing w:before="40" w:after="120"/>
      </w:pPr>
      <w:r>
        <w:rPr>
          <w:rFonts w:eastAsia="Georgia"/>
        </w:rPr>
        <w:t>"Yes."</w:t>
      </w:r>
    </w:p>
    <w:p w14:paraId="79A104B5" w14:textId="77777777" w:rsidR="00A1675C" w:rsidRDefault="00000000">
      <w:pPr>
        <w:spacing w:before="40" w:after="120"/>
      </w:pPr>
      <w:r>
        <w:rPr>
          <w:rFonts w:eastAsia="Georgia"/>
        </w:rPr>
        <w:t>"And the matter distribution."</w:t>
      </w:r>
    </w:p>
    <w:p w14:paraId="313E8E0A" w14:textId="77777777" w:rsidR="00A1675C" w:rsidRDefault="00000000">
      <w:pPr>
        <w:spacing w:before="40" w:after="120"/>
      </w:pPr>
      <w:r>
        <w:rPr>
          <w:rFonts w:eastAsia="Georgia"/>
        </w:rPr>
        <w:t>"Yes."</w:t>
      </w:r>
    </w:p>
    <w:p w14:paraId="47DBD9E4" w14:textId="77777777" w:rsidR="00A1675C" w:rsidRDefault="00000000">
      <w:pPr>
        <w:spacing w:before="40" w:after="120"/>
      </w:pPr>
      <w:r>
        <w:rPr>
          <w:rFonts w:eastAsia="Georgia"/>
        </w:rPr>
        <w:t>Weinstein noted:</w:t>
      </w:r>
    </w:p>
    <w:p w14:paraId="5842EBE0" w14:textId="77777777" w:rsidR="00A1675C" w:rsidRDefault="00000000">
      <w:pPr>
        <w:spacing w:before="40" w:after="120"/>
      </w:pPr>
      <w:r>
        <w:rPr>
          <w:rFonts w:eastAsia="Georgia"/>
        </w:rPr>
        <w:t>"Exactly."</w:t>
      </w:r>
    </w:p>
    <w:p w14:paraId="1A5FC75F" w14:textId="77777777" w:rsidR="00A1675C" w:rsidRDefault="00000000">
      <w:pPr>
        <w:ind w:firstLine="432"/>
      </w:pPr>
      <w:r>
        <w:rPr>
          <w:rFonts w:eastAsia="Georgia"/>
        </w:rPr>
        <w:t>Derek waited. Then he understood.</w:t>
      </w:r>
    </w:p>
    <w:p w14:paraId="67703691" w14:textId="77777777" w:rsidR="00A1675C" w:rsidRDefault="00000000">
      <w:pPr>
        <w:spacing w:before="40" w:after="120"/>
      </w:pPr>
      <w:r>
        <w:rPr>
          <w:rFonts w:eastAsia="Georgia"/>
        </w:rPr>
        <w:t>"We'd need the entire local configuration."</w:t>
      </w:r>
    </w:p>
    <w:p w14:paraId="56EA3536" w14:textId="77777777" w:rsidR="00A1675C" w:rsidRDefault="00000000">
      <w:pPr>
        <w:spacing w:before="40" w:after="120"/>
      </w:pPr>
      <w:r>
        <w:rPr>
          <w:rFonts w:eastAsia="Georgia"/>
        </w:rPr>
        <w:t>"Yes."</w:t>
      </w:r>
    </w:p>
    <w:p w14:paraId="72083EF7" w14:textId="6A252076" w:rsidR="00A1675C" w:rsidRDefault="003434B6">
      <w:pPr>
        <w:ind w:firstLine="432"/>
      </w:pPr>
      <w:r>
        <w:rPr>
          <w:rFonts w:eastAsia="Georgia"/>
        </w:rPr>
        <w:t>Penny eyed Derek.</w:t>
      </w:r>
    </w:p>
    <w:p w14:paraId="41648E94" w14:textId="77777777" w:rsidR="00A1675C" w:rsidRDefault="00000000">
      <w:pPr>
        <w:spacing w:before="40" w:after="120"/>
      </w:pPr>
      <w:r>
        <w:rPr>
          <w:rFonts w:eastAsia="Georgia"/>
        </w:rPr>
        <w:t>"So the apple's trajectory contains information about the geometry."</w:t>
      </w:r>
    </w:p>
    <w:p w14:paraId="49BE9F8D" w14:textId="77777777" w:rsidR="00A1675C" w:rsidRDefault="00000000">
      <w:pPr>
        <w:spacing w:before="40" w:after="120"/>
      </w:pPr>
      <w:r>
        <w:rPr>
          <w:rFonts w:eastAsia="Georgia"/>
        </w:rPr>
        <w:t>"Yes."</w:t>
      </w:r>
    </w:p>
    <w:p w14:paraId="30FBD19F" w14:textId="77777777" w:rsidR="00A1675C" w:rsidRDefault="00000000">
      <w:pPr>
        <w:spacing w:before="40" w:after="120"/>
      </w:pPr>
      <w:r>
        <w:rPr>
          <w:rFonts w:eastAsia="Georgia"/>
        </w:rPr>
        <w:t>"And the geometry contains information about the matter."</w:t>
      </w:r>
    </w:p>
    <w:p w14:paraId="47A57BBB" w14:textId="77777777" w:rsidR="00A1675C" w:rsidRDefault="00000000">
      <w:pPr>
        <w:spacing w:before="40" w:after="120"/>
      </w:pPr>
      <w:r>
        <w:rPr>
          <w:rFonts w:eastAsia="Georgia"/>
        </w:rPr>
        <w:t>"Yes."</w:t>
      </w:r>
    </w:p>
    <w:p w14:paraId="32888CE7" w14:textId="77777777" w:rsidR="00A1675C" w:rsidRDefault="00000000">
      <w:pPr>
        <w:spacing w:before="40" w:after="120"/>
      </w:pPr>
      <w:r>
        <w:rPr>
          <w:rFonts w:eastAsia="Georgia"/>
        </w:rPr>
        <w:t>"And therefore the falling apple is effectively telling us something about its environment."</w:t>
      </w:r>
    </w:p>
    <w:p w14:paraId="3B9236D6" w14:textId="77777777" w:rsidR="00A1675C" w:rsidRDefault="00000000">
      <w:pPr>
        <w:spacing w:before="40" w:after="120"/>
      </w:pPr>
      <w:r>
        <w:rPr>
          <w:rFonts w:eastAsia="Georgia"/>
        </w:rPr>
        <w:t>"Exactly."</w:t>
      </w:r>
    </w:p>
    <w:p w14:paraId="734E7D11" w14:textId="77777777" w:rsidR="00A1675C" w:rsidRDefault="00000000">
      <w:pPr>
        <w:ind w:firstLine="432"/>
      </w:pPr>
      <w:r>
        <w:rPr>
          <w:rFonts w:eastAsia="Georgia"/>
        </w:rPr>
        <w:t>Derek smiled.</w:t>
      </w:r>
    </w:p>
    <w:p w14:paraId="2520E066" w14:textId="77777777" w:rsidR="00A1675C" w:rsidRDefault="00000000">
      <w:pPr>
        <w:spacing w:before="40" w:after="120"/>
      </w:pPr>
      <w:r>
        <w:rPr>
          <w:rFonts w:eastAsia="Georgia"/>
        </w:rPr>
        <w:t>"Well, that's settled."</w:t>
      </w:r>
    </w:p>
    <w:p w14:paraId="794D8031" w14:textId="77777777" w:rsidR="00A1675C" w:rsidRDefault="00000000">
      <w:pPr>
        <w:ind w:firstLine="432"/>
      </w:pPr>
      <w:r>
        <w:rPr>
          <w:rFonts w:eastAsia="Georgia"/>
        </w:rPr>
        <w:t>Weinstein laughed.</w:t>
      </w:r>
    </w:p>
    <w:p w14:paraId="2D3BE185" w14:textId="77777777" w:rsidR="00A1675C" w:rsidRDefault="00000000">
      <w:pPr>
        <w:spacing w:before="40" w:after="120"/>
      </w:pPr>
      <w:r>
        <w:rPr>
          <w:rFonts w:eastAsia="Georgia"/>
        </w:rPr>
        <w:t>"No."</w:t>
      </w:r>
    </w:p>
    <w:p w14:paraId="6D477FC2" w14:textId="77777777" w:rsidR="00A1675C" w:rsidRDefault="00000000">
      <w:pPr>
        <w:spacing w:before="40" w:after="120"/>
      </w:pPr>
      <w:r>
        <w:rPr>
          <w:rFonts w:eastAsia="Georgia"/>
        </w:rPr>
        <w:t>"What now?"</w:t>
      </w:r>
    </w:p>
    <w:p w14:paraId="6AFD2A83" w14:textId="77777777" w:rsidR="00A1675C" w:rsidRDefault="00000000">
      <w:pPr>
        <w:spacing w:before="40" w:after="120"/>
      </w:pPr>
      <w:r>
        <w:rPr>
          <w:rFonts w:eastAsia="Georgia"/>
        </w:rPr>
        <w:t>"Because I've just had another thought."</w:t>
      </w:r>
    </w:p>
    <w:p w14:paraId="0D54D94E" w14:textId="77777777" w:rsidR="00A1675C" w:rsidRDefault="00000000">
      <w:pPr>
        <w:spacing w:before="40" w:after="120"/>
      </w:pPr>
      <w:r>
        <w:rPr>
          <w:rFonts w:eastAsia="Georgia"/>
        </w:rPr>
        <w:t>"Of course you have."</w:t>
      </w:r>
    </w:p>
    <w:p w14:paraId="0B21469A" w14:textId="77777777" w:rsidR="00A1675C" w:rsidRDefault="00000000">
      <w:pPr>
        <w:spacing w:before="40" w:after="120"/>
      </w:pPr>
      <w:r>
        <w:rPr>
          <w:rFonts w:eastAsia="Georgia"/>
        </w:rPr>
        <w:t>"The Bureau's clocks."</w:t>
      </w:r>
    </w:p>
    <w:p w14:paraId="169E3D71" w14:textId="77777777" w:rsidR="00A1675C" w:rsidRDefault="00000000">
      <w:pPr>
        <w:ind w:firstLine="432"/>
      </w:pPr>
      <w:r>
        <w:rPr>
          <w:rFonts w:eastAsia="Georgia"/>
        </w:rPr>
        <w:t>Derek straightened.</w:t>
      </w:r>
    </w:p>
    <w:p w14:paraId="4FA7D411" w14:textId="77777777" w:rsidR="00A1675C" w:rsidRDefault="00000000">
      <w:pPr>
        <w:spacing w:before="40" w:after="120"/>
      </w:pPr>
      <w:r>
        <w:rPr>
          <w:rFonts w:eastAsia="Georgia"/>
        </w:rPr>
        <w:t>"What about them?"</w:t>
      </w:r>
    </w:p>
    <w:p w14:paraId="747F7CF8" w14:textId="77777777" w:rsidR="00A1675C" w:rsidRDefault="00000000">
      <w:pPr>
        <w:spacing w:before="40" w:after="120"/>
      </w:pPr>
      <w:r>
        <w:rPr>
          <w:rFonts w:eastAsia="Georgia"/>
        </w:rPr>
        <w:t>"They are following worldlines."</w:t>
      </w:r>
    </w:p>
    <w:p w14:paraId="59EA2C67" w14:textId="77777777" w:rsidR="00A1675C" w:rsidRDefault="00000000">
      <w:pPr>
        <w:spacing w:before="40" w:after="120"/>
      </w:pPr>
      <w:r>
        <w:rPr>
          <w:rFonts w:eastAsia="Georgia"/>
        </w:rPr>
        <w:t>"Yes."</w:t>
      </w:r>
    </w:p>
    <w:p w14:paraId="07B6646E" w14:textId="77777777" w:rsidR="00A1675C" w:rsidRDefault="00000000">
      <w:pPr>
        <w:spacing w:before="40" w:after="120"/>
      </w:pPr>
      <w:r>
        <w:rPr>
          <w:rFonts w:eastAsia="Georgia"/>
        </w:rPr>
        <w:t>"They're measuring proper time."</w:t>
      </w:r>
    </w:p>
    <w:p w14:paraId="7B3790D8" w14:textId="77777777" w:rsidR="00A1675C" w:rsidRDefault="00000000">
      <w:pPr>
        <w:spacing w:before="40" w:after="120"/>
      </w:pPr>
      <w:r>
        <w:rPr>
          <w:rFonts w:eastAsia="Georgia"/>
        </w:rPr>
        <w:t>"Yes."</w:t>
      </w:r>
    </w:p>
    <w:p w14:paraId="1DBCBA36" w14:textId="77777777" w:rsidR="00A1675C" w:rsidRDefault="00000000">
      <w:pPr>
        <w:spacing w:before="40" w:after="120"/>
      </w:pPr>
      <w:r>
        <w:rPr>
          <w:rFonts w:eastAsia="Georgia"/>
        </w:rPr>
        <w:t>"They are effectively sampling spacetime along those worldlines."</w:t>
      </w:r>
    </w:p>
    <w:p w14:paraId="6C407A50" w14:textId="77777777" w:rsidR="00A1675C" w:rsidRDefault="00000000">
      <w:pPr>
        <w:spacing w:before="40" w:after="120"/>
      </w:pPr>
      <w:r>
        <w:rPr>
          <w:rFonts w:eastAsia="Georgia"/>
        </w:rPr>
        <w:t>"Yes."</w:t>
      </w:r>
    </w:p>
    <w:p w14:paraId="00A140F5" w14:textId="77777777" w:rsidR="00A1675C" w:rsidRDefault="00000000">
      <w:pPr>
        <w:spacing w:before="40" w:after="120"/>
      </w:pPr>
      <w:r>
        <w:rPr>
          <w:rFonts w:eastAsia="Georgia"/>
        </w:rPr>
        <w:t>"And if their readings are anomalous..."</w:t>
      </w:r>
    </w:p>
    <w:p w14:paraId="4545AE14" w14:textId="77777777" w:rsidR="00A1675C" w:rsidRDefault="00000000">
      <w:pPr>
        <w:spacing w:before="40" w:after="120"/>
      </w:pPr>
      <w:r>
        <w:rPr>
          <w:rFonts w:eastAsia="Georgia"/>
        </w:rPr>
        <w:t>"Then the geometry is anomalous."</w:t>
      </w:r>
    </w:p>
    <w:p w14:paraId="1D33FC27" w14:textId="77777777" w:rsidR="00A1675C" w:rsidRDefault="00000000">
      <w:pPr>
        <w:spacing w:before="40" w:after="120"/>
      </w:pPr>
      <w:r>
        <w:rPr>
          <w:rFonts w:eastAsia="Georgia"/>
        </w:rPr>
        <w:t>"Perhaps."</w:t>
      </w:r>
    </w:p>
    <w:p w14:paraId="6E5D1CA9" w14:textId="77777777" w:rsidR="00A1675C" w:rsidRDefault="00000000">
      <w:pPr>
        <w:ind w:firstLine="432"/>
      </w:pPr>
      <w:r>
        <w:rPr>
          <w:rFonts w:eastAsia="Georgia"/>
        </w:rPr>
        <w:t>Derek deeply frowned.</w:t>
      </w:r>
    </w:p>
    <w:p w14:paraId="05217DF4" w14:textId="77777777" w:rsidR="00A1675C" w:rsidRDefault="00000000">
      <w:pPr>
        <w:spacing w:before="40" w:after="120"/>
      </w:pPr>
      <w:r>
        <w:rPr>
          <w:rFonts w:eastAsia="Georgia"/>
        </w:rPr>
        <w:t>"Or the clocks are."</w:t>
      </w:r>
    </w:p>
    <w:p w14:paraId="70E9A52C" w14:textId="77777777" w:rsidR="00A1675C" w:rsidRDefault="00000000">
      <w:pPr>
        <w:spacing w:before="40" w:after="120"/>
      </w:pPr>
      <w:r>
        <w:rPr>
          <w:rFonts w:eastAsia="Georgia"/>
        </w:rPr>
        <w:t>"Yes."</w:t>
      </w:r>
    </w:p>
    <w:p w14:paraId="4E727747" w14:textId="77777777" w:rsidR="00A1675C" w:rsidRDefault="00000000">
      <w:pPr>
        <w:spacing w:before="40" w:after="120"/>
      </w:pPr>
      <w:r>
        <w:rPr>
          <w:rFonts w:eastAsia="Georgia"/>
        </w:rPr>
        <w:t>"But we've already ruled out ordinary clock failure."</w:t>
      </w:r>
    </w:p>
    <w:p w14:paraId="1856C705" w14:textId="77777777" w:rsidR="00A1675C" w:rsidRDefault="00000000">
      <w:pPr>
        <w:spacing w:before="40" w:after="120"/>
      </w:pPr>
      <w:r>
        <w:rPr>
          <w:rFonts w:eastAsia="Georgia"/>
        </w:rPr>
        <w:t>"Yes."</w:t>
      </w:r>
    </w:p>
    <w:p w14:paraId="541DD7B1" w14:textId="77777777" w:rsidR="00A1675C" w:rsidRDefault="00000000">
      <w:pPr>
        <w:spacing w:before="40" w:after="120"/>
      </w:pPr>
      <w:r>
        <w:rPr>
          <w:rFonts w:eastAsia="Georgia"/>
        </w:rPr>
        <w:t>"So..."</w:t>
      </w:r>
    </w:p>
    <w:p w14:paraId="17E88914" w14:textId="77777777" w:rsidR="00A1675C" w:rsidRDefault="00000000">
      <w:pPr>
        <w:ind w:firstLine="432"/>
      </w:pPr>
      <w:r>
        <w:rPr>
          <w:rFonts w:eastAsia="Georgia"/>
        </w:rPr>
        <w:t>Weinstein paused.</w:t>
      </w:r>
    </w:p>
    <w:p w14:paraId="4EDF8DB2" w14:textId="77777777" w:rsidR="00A1675C" w:rsidRDefault="00000000">
      <w:pPr>
        <w:spacing w:before="40" w:after="120"/>
      </w:pPr>
      <w:r>
        <w:rPr>
          <w:rFonts w:eastAsia="Georgia"/>
        </w:rPr>
        <w:t>"Investigate the trajectories."</w:t>
      </w:r>
    </w:p>
    <w:p w14:paraId="714BBFCD" w14:textId="77777777" w:rsidR="00A1675C" w:rsidRDefault="00000000">
      <w:pPr>
        <w:ind w:firstLine="432"/>
      </w:pPr>
      <w:r>
        <w:rPr>
          <w:rFonts w:eastAsia="Georgia"/>
        </w:rPr>
        <w:t>Derek sharply stared at the phone.</w:t>
      </w:r>
    </w:p>
    <w:p w14:paraId="020A0906" w14:textId="77777777" w:rsidR="00A1675C" w:rsidRDefault="00000000">
      <w:pPr>
        <w:spacing w:before="40" w:after="120"/>
      </w:pPr>
      <w:r>
        <w:rPr>
          <w:rFonts w:eastAsia="Georgia"/>
        </w:rPr>
        <w:t>"The trajectories of what?"</w:t>
      </w:r>
    </w:p>
    <w:p w14:paraId="5608CDDF" w14:textId="77777777" w:rsidR="00A1675C" w:rsidRDefault="00000000">
      <w:pPr>
        <w:spacing w:before="40" w:after="120"/>
      </w:pPr>
      <w:r>
        <w:rPr>
          <w:rFonts w:eastAsia="Georgia"/>
        </w:rPr>
        <w:t>"Everything."</w:t>
      </w:r>
    </w:p>
    <w:p w14:paraId="2ACEC1AD" w14:textId="77777777" w:rsidR="00A1675C" w:rsidRDefault="00000000">
      <w:pPr>
        <w:spacing w:before="40" w:after="120"/>
      </w:pPr>
      <w:r>
        <w:rPr>
          <w:rFonts w:eastAsia="Georgia"/>
        </w:rPr>
        <w:t>"Everything?"</w:t>
      </w:r>
    </w:p>
    <w:p w14:paraId="58E8D646" w14:textId="77777777" w:rsidR="00A1675C" w:rsidRDefault="00000000">
      <w:pPr>
        <w:spacing w:before="40" w:after="120"/>
      </w:pPr>
      <w:r>
        <w:rPr>
          <w:rFonts w:eastAsia="Georgia"/>
        </w:rPr>
        <w:t>"Start with the clocks."</w:t>
      </w:r>
    </w:p>
    <w:p w14:paraId="77711FC1" w14:textId="7121B5AD" w:rsidR="00A1675C" w:rsidRDefault="00000000">
      <w:pPr>
        <w:ind w:firstLine="432"/>
      </w:pPr>
      <w:r>
        <w:rPr>
          <w:rFonts w:eastAsia="Georgia"/>
        </w:rPr>
        <w:t>Derek carefully watched Penny. Penny nodded.</w:t>
      </w:r>
    </w:p>
    <w:p w14:paraId="49DC37A2" w14:textId="77777777" w:rsidR="00A1675C" w:rsidRDefault="00000000">
      <w:pPr>
        <w:spacing w:before="40" w:after="120"/>
      </w:pPr>
      <w:r>
        <w:rPr>
          <w:rFonts w:eastAsia="Georgia"/>
        </w:rPr>
        <w:t>"That actually makes sense."</w:t>
      </w:r>
    </w:p>
    <w:p w14:paraId="204F19E5" w14:textId="77777777" w:rsidR="00A1675C" w:rsidRDefault="00000000">
      <w:pPr>
        <w:spacing w:before="40" w:after="120"/>
      </w:pPr>
      <w:r>
        <w:rPr>
          <w:rFonts w:eastAsia="Georgia"/>
        </w:rPr>
        <w:t>Derek observed:</w:t>
      </w:r>
    </w:p>
    <w:p w14:paraId="15A12A14" w14:textId="77777777" w:rsidR="00A1675C" w:rsidRDefault="00000000">
      <w:pPr>
        <w:spacing w:before="40" w:after="120"/>
      </w:pPr>
      <w:r>
        <w:rPr>
          <w:rFonts w:eastAsia="Georgia"/>
        </w:rPr>
        <w:t>"We've been treating the clocks as stationary measuring devices."</w:t>
      </w:r>
    </w:p>
    <w:p w14:paraId="62D80A78" w14:textId="77777777" w:rsidR="00A1675C" w:rsidRDefault="00000000">
      <w:pPr>
        <w:spacing w:before="40" w:after="120"/>
      </w:pPr>
      <w:r>
        <w:rPr>
          <w:rFonts w:eastAsia="Georgia"/>
        </w:rPr>
        <w:t>"Yes."</w:t>
      </w:r>
    </w:p>
    <w:p w14:paraId="15168932" w14:textId="77777777" w:rsidR="00A1675C" w:rsidRDefault="00000000">
      <w:pPr>
        <w:spacing w:before="40" w:after="120"/>
      </w:pPr>
      <w:r>
        <w:rPr>
          <w:rFonts w:eastAsia="Georgia"/>
        </w:rPr>
        <w:t>"Perhaps we should treat them as physical objects following worldlines."</w:t>
      </w:r>
    </w:p>
    <w:p w14:paraId="1C99F059" w14:textId="77777777" w:rsidR="00A1675C" w:rsidRDefault="00000000">
      <w:pPr>
        <w:spacing w:before="40" w:after="120"/>
      </w:pPr>
      <w:r>
        <w:rPr>
          <w:rFonts w:eastAsia="Georgia"/>
        </w:rPr>
        <w:t>"Exactly."</w:t>
      </w:r>
    </w:p>
    <w:p w14:paraId="58A64E1D" w14:textId="77777777" w:rsidR="00A1675C" w:rsidRDefault="00000000">
      <w:pPr>
        <w:ind w:firstLine="432"/>
      </w:pPr>
      <w:r>
        <w:rPr>
          <w:rFonts w:eastAsia="Georgia"/>
        </w:rPr>
        <w:t>Trevor suddenly appeared in the doorway. He had clearly been listening.</w:t>
      </w:r>
    </w:p>
    <w:p w14:paraId="7F0F88D2" w14:textId="77777777" w:rsidR="00A1675C" w:rsidRDefault="00000000">
      <w:pPr>
        <w:spacing w:before="40" w:after="120"/>
      </w:pPr>
      <w:r>
        <w:rPr>
          <w:rFonts w:eastAsia="Georgia"/>
        </w:rPr>
        <w:t>"That means the clocks themselves are part of the experiment."</w:t>
      </w:r>
    </w:p>
    <w:p w14:paraId="1200DBC6" w14:textId="77777777" w:rsidR="00A1675C" w:rsidRDefault="00000000">
      <w:pPr>
        <w:ind w:firstLine="432"/>
      </w:pPr>
      <w:r>
        <w:rPr>
          <w:rFonts w:eastAsia="Georgia"/>
        </w:rPr>
        <w:t>Derek carefully surveyed him.</w:t>
      </w:r>
    </w:p>
    <w:p w14:paraId="45FBFB98" w14:textId="77777777" w:rsidR="00A1675C" w:rsidRDefault="00000000">
      <w:pPr>
        <w:spacing w:before="40" w:after="120"/>
      </w:pPr>
      <w:r>
        <w:rPr>
          <w:rFonts w:eastAsia="Georgia"/>
        </w:rPr>
        <w:t>"Yes."</w:t>
      </w:r>
    </w:p>
    <w:p w14:paraId="6EEFC6B0" w14:textId="77777777" w:rsidR="00A1675C" w:rsidRDefault="00000000">
      <w:pPr>
        <w:ind w:firstLine="432"/>
      </w:pPr>
      <w:r>
        <w:rPr>
          <w:rFonts w:eastAsia="Georgia"/>
        </w:rPr>
        <w:t>Trevor nodded.</w:t>
      </w:r>
    </w:p>
    <w:p w14:paraId="7FA65149" w14:textId="77777777" w:rsidR="00A1675C" w:rsidRDefault="00000000">
      <w:pPr>
        <w:spacing w:before="40" w:after="120"/>
      </w:pPr>
      <w:r>
        <w:rPr>
          <w:rFonts w:eastAsia="Georgia"/>
        </w:rPr>
        <w:t>"Well, that's settled."</w:t>
      </w:r>
    </w:p>
    <w:p w14:paraId="2A894765" w14:textId="77777777" w:rsidR="00A1675C" w:rsidRDefault="00000000">
      <w:pPr>
        <w:ind w:firstLine="432"/>
      </w:pPr>
      <w:r>
        <w:rPr>
          <w:rFonts w:eastAsia="Georgia"/>
        </w:rPr>
        <w:t>Derek smiled.</w:t>
      </w:r>
    </w:p>
    <w:p w14:paraId="6F84BA7E" w14:textId="77777777" w:rsidR="00A1675C" w:rsidRDefault="00000000">
      <w:pPr>
        <w:spacing w:before="40" w:after="120"/>
      </w:pPr>
      <w:r>
        <w:rPr>
          <w:rFonts w:eastAsia="Georgia"/>
        </w:rPr>
        <w:t>"See? He's learning."</w:t>
      </w:r>
    </w:p>
    <w:p w14:paraId="51F35494" w14:textId="77777777" w:rsidR="00A1675C" w:rsidRDefault="00000000">
      <w:pPr>
        <w:ind w:firstLine="432"/>
      </w:pPr>
      <w:r>
        <w:rPr>
          <w:rFonts w:eastAsia="Georgia"/>
        </w:rPr>
        <w:t>Trevor looked pleased. Then asked:</w:t>
      </w:r>
    </w:p>
    <w:p w14:paraId="7F00A5AD" w14:textId="77777777" w:rsidR="00A1675C" w:rsidRDefault="00000000">
      <w:pPr>
        <w:spacing w:before="40" w:after="120"/>
      </w:pPr>
      <w:r>
        <w:rPr>
          <w:rFonts w:eastAsia="Georgia"/>
        </w:rPr>
        <w:t>"What's a worldline?"</w:t>
      </w:r>
    </w:p>
    <w:p w14:paraId="56E0DDF9" w14:textId="001FDE68" w:rsidR="00A1675C" w:rsidRDefault="003434B6">
      <w:pPr>
        <w:ind w:firstLine="432"/>
      </w:pPr>
      <w:r>
        <w:rPr>
          <w:rFonts w:eastAsia="Georgia"/>
        </w:rPr>
        <w:t>Penny laughed.</w:t>
      </w:r>
    </w:p>
    <w:p w14:paraId="0BB08AAD" w14:textId="77777777" w:rsidR="00A1675C" w:rsidRDefault="00000000">
      <w:pPr>
        <w:spacing w:before="40" w:after="120"/>
      </w:pPr>
      <w:r>
        <w:rPr>
          <w:rFonts w:eastAsia="Georgia"/>
        </w:rPr>
        <w:t>Derek replied:</w:t>
      </w:r>
    </w:p>
    <w:p w14:paraId="0EC4D3EF" w14:textId="77777777" w:rsidR="00A1675C" w:rsidRDefault="00000000">
      <w:pPr>
        <w:spacing w:before="40" w:after="120"/>
      </w:pPr>
      <w:r>
        <w:rPr>
          <w:rFonts w:eastAsia="Georgia"/>
        </w:rPr>
        <w:t>"Come in."</w:t>
      </w:r>
    </w:p>
    <w:p w14:paraId="30033D6F" w14:textId="77777777" w:rsidR="00A1675C" w:rsidRDefault="00000000">
      <w:pPr>
        <w:ind w:firstLine="432"/>
      </w:pPr>
      <w:r>
        <w:rPr>
          <w:rFonts w:eastAsia="Georgia"/>
        </w:rPr>
        <w:t>Trevor did.</w:t>
      </w:r>
    </w:p>
    <w:p w14:paraId="07589B5A" w14:textId="77777777" w:rsidR="00A1675C" w:rsidRDefault="00000000">
      <w:pPr>
        <w:spacing w:before="40" w:after="120"/>
      </w:pPr>
      <w:r>
        <w:rPr>
          <w:rFonts w:eastAsia="Georgia"/>
        </w:rPr>
        <w:t>Derek explained:</w:t>
      </w:r>
    </w:p>
    <w:p w14:paraId="6D4C7EDE" w14:textId="77777777" w:rsidR="00A1675C" w:rsidRDefault="00000000">
      <w:pPr>
        <w:spacing w:before="40" w:after="120"/>
      </w:pPr>
      <w:r>
        <w:rPr>
          <w:rFonts w:eastAsia="Georgia"/>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ind w:firstLine="432"/>
      </w:pPr>
      <w:r>
        <w:rPr>
          <w:rFonts w:eastAsia="Georgia"/>
        </w:rPr>
        <w:t>Trevor nodded.</w:t>
      </w:r>
    </w:p>
    <w:p w14:paraId="25823B03" w14:textId="77777777" w:rsidR="00A1675C" w:rsidRDefault="00000000">
      <w:pPr>
        <w:spacing w:before="40" w:after="120"/>
      </w:pPr>
      <w:r>
        <w:rPr>
          <w:rFonts w:eastAsia="Georgia"/>
        </w:rPr>
        <w:t>"And a clock follows one."</w:t>
      </w:r>
    </w:p>
    <w:p w14:paraId="101E9665" w14:textId="77777777" w:rsidR="00A1675C" w:rsidRDefault="00000000">
      <w:pPr>
        <w:spacing w:before="40" w:after="120"/>
      </w:pPr>
      <w:r>
        <w:rPr>
          <w:rFonts w:eastAsia="Georgia"/>
        </w:rPr>
        <w:t>"Yes."</w:t>
      </w:r>
    </w:p>
    <w:p w14:paraId="007C4BEE" w14:textId="77777777" w:rsidR="00A1675C" w:rsidRDefault="00000000">
      <w:pPr>
        <w:spacing w:before="40" w:after="120"/>
      </w:pPr>
      <w:r>
        <w:rPr>
          <w:rFonts w:eastAsia="Georgia"/>
        </w:rPr>
        <w:t>"So the clock doesn't merely tell us time."</w:t>
      </w:r>
    </w:p>
    <w:p w14:paraId="3B799585" w14:textId="77777777" w:rsidR="00A1675C" w:rsidRDefault="00000000">
      <w:pPr>
        <w:spacing w:before="40" w:after="120"/>
      </w:pPr>
      <w:r>
        <w:rPr>
          <w:rFonts w:eastAsia="Georgia"/>
        </w:rPr>
        <w:t>"Correct."</w:t>
      </w:r>
    </w:p>
    <w:p w14:paraId="4269E1AA" w14:textId="77777777" w:rsidR="00A1675C" w:rsidRDefault="00000000">
      <w:pPr>
        <w:spacing w:before="40" w:after="120"/>
      </w:pPr>
      <w:r>
        <w:rPr>
          <w:rFonts w:eastAsia="Georgia"/>
        </w:rPr>
        <w:t>"It gives us a physical record along its worldline."</w:t>
      </w:r>
    </w:p>
    <w:p w14:paraId="73030D99" w14:textId="77777777" w:rsidR="00A1675C" w:rsidRDefault="00000000">
      <w:pPr>
        <w:spacing w:before="40" w:after="120"/>
      </w:pPr>
      <w:r>
        <w:rPr>
          <w:rFonts w:eastAsia="Georgia"/>
        </w:rPr>
        <w:t>"Exactly."</w:t>
      </w:r>
    </w:p>
    <w:p w14:paraId="572D946D" w14:textId="77777777" w:rsidR="00A1675C" w:rsidRDefault="00000000">
      <w:pPr>
        <w:ind w:firstLine="432"/>
      </w:pPr>
      <w:r>
        <w:rPr>
          <w:rFonts w:eastAsia="Georgia"/>
        </w:rPr>
        <w:t>Trevor studied the ancient brass clock.</w:t>
      </w:r>
    </w:p>
    <w:p w14:paraId="0AA3FE88" w14:textId="77777777" w:rsidR="00A1675C" w:rsidRDefault="00000000">
      <w:pPr>
        <w:spacing w:before="40" w:after="120"/>
      </w:pPr>
      <w:r>
        <w:rPr>
          <w:rFonts w:eastAsia="Georgia"/>
        </w:rPr>
        <w:t>"Then if the clock behaves strangely, we should ask whether its worldline is strange."</w:t>
      </w:r>
    </w:p>
    <w:p w14:paraId="50684E38" w14:textId="77777777" w:rsidR="00A1675C" w:rsidRDefault="00000000">
      <w:pPr>
        <w:ind w:firstLine="432"/>
      </w:pPr>
      <w:r>
        <w:rPr>
          <w:rFonts w:eastAsia="Georgia"/>
        </w:rPr>
        <w:t>Derek gently smiled.</w:t>
      </w:r>
    </w:p>
    <w:p w14:paraId="4C8D97A1" w14:textId="77777777" w:rsidR="00A1675C" w:rsidRDefault="00000000">
      <w:pPr>
        <w:spacing w:before="40" w:after="120"/>
      </w:pPr>
      <w:r>
        <w:rPr>
          <w:rFonts w:eastAsia="Georgia"/>
        </w:rPr>
        <w:t>"Now you're ahead of me."</w:t>
      </w:r>
    </w:p>
    <w:p w14:paraId="6EFEDACB" w14:textId="77777777" w:rsidR="00A1675C" w:rsidRDefault="00000000">
      <w:pPr>
        <w:ind w:firstLine="432"/>
      </w:pPr>
      <w:r>
        <w:rPr>
          <w:rFonts w:eastAsia="Georgia"/>
        </w:rPr>
        <w:t>Trevor calmly nodded.</w:t>
      </w:r>
    </w:p>
    <w:p w14:paraId="421C9FBF" w14:textId="77777777" w:rsidR="00A1675C" w:rsidRDefault="00000000">
      <w:pPr>
        <w:spacing w:before="40" w:after="120"/>
      </w:pPr>
      <w:r>
        <w:rPr>
          <w:rFonts w:eastAsia="Georgia"/>
        </w:rPr>
        <w:t>"That happens occasionally."</w:t>
      </w:r>
    </w:p>
    <w:p w14:paraId="5F2941EB" w14:textId="6AF31391" w:rsidR="00A1675C" w:rsidRDefault="003434B6">
      <w:pPr>
        <w:ind w:firstLine="432"/>
      </w:pPr>
      <w:r>
        <w:rPr>
          <w:rFonts w:eastAsia="Georgia"/>
        </w:rPr>
        <w:t>Penny carefully regarded him.</w:t>
      </w:r>
    </w:p>
    <w:p w14:paraId="4CD2C4EA" w14:textId="77777777" w:rsidR="00A1675C" w:rsidRDefault="00000000">
      <w:pPr>
        <w:spacing w:before="40" w:after="120"/>
      </w:pPr>
      <w:r>
        <w:rPr>
          <w:rFonts w:eastAsia="Georgia"/>
        </w:rPr>
        <w:t>"Don't overdo it."</w:t>
      </w:r>
    </w:p>
    <w:p w14:paraId="4CD9181A" w14:textId="77777777" w:rsidR="00A1675C" w:rsidRDefault="00000000">
      <w:pPr>
        <w:ind w:firstLine="432"/>
      </w:pPr>
      <w:r>
        <w:rPr>
          <w:rFonts w:eastAsia="Georgia"/>
        </w:rPr>
        <w:t>Trevor gently smiled.</w:t>
      </w:r>
    </w:p>
    <w:p w14:paraId="3F7E8825" w14:textId="77777777" w:rsidR="00A1675C" w:rsidRDefault="00000000">
      <w:pPr>
        <w:spacing w:before="40" w:after="120"/>
      </w:pPr>
      <w:r>
        <w:rPr>
          <w:rFonts w:eastAsia="Georgia"/>
        </w:rPr>
        <w:t>"I won't."</w:t>
      </w:r>
    </w:p>
    <w:p w14:paraId="7439C017" w14:textId="77777777" w:rsidR="00A1675C" w:rsidRDefault="00000000">
      <w:pPr>
        <w:ind w:firstLine="432"/>
      </w:pPr>
      <w:r>
        <w:rPr>
          <w:rFonts w:eastAsia="Georgia"/>
        </w:rPr>
        <w:t>Derek returned to the phone.</w:t>
      </w:r>
    </w:p>
    <w:p w14:paraId="668B2B96" w14:textId="77777777" w:rsidR="00A1675C" w:rsidRDefault="00000000">
      <w:pPr>
        <w:spacing w:before="40" w:after="120"/>
      </w:pPr>
      <w:r>
        <w:rPr>
          <w:rFonts w:eastAsia="Georgia"/>
        </w:rPr>
        <w:t>"Alfred, what exactly do you want us to investigate?"</w:t>
      </w:r>
    </w:p>
    <w:p w14:paraId="041415CD" w14:textId="77777777" w:rsidR="00A1675C" w:rsidRDefault="00000000">
      <w:pPr>
        <w:ind w:firstLine="432"/>
      </w:pPr>
      <w:r>
        <w:rPr>
          <w:rFonts w:eastAsia="Georgia"/>
        </w:rPr>
        <w:t>Weinstein looked down at his notebook.</w:t>
      </w:r>
    </w:p>
    <w:p w14:paraId="11951A10" w14:textId="77777777" w:rsidR="00A1675C" w:rsidRDefault="00000000">
      <w:pPr>
        <w:spacing w:before="40" w:after="120"/>
      </w:pPr>
      <w:r>
        <w:rPr>
          <w:rFonts w:eastAsia="Georgia"/>
        </w:rPr>
        <w:t>"The apple."</w:t>
      </w:r>
    </w:p>
    <w:p w14:paraId="2015A152" w14:textId="77777777" w:rsidR="00A1675C" w:rsidRDefault="00000000">
      <w:pPr>
        <w:ind w:firstLine="432"/>
      </w:pPr>
      <w:r>
        <w:rPr>
          <w:rFonts w:eastAsia="Georgia"/>
        </w:rPr>
        <w:t>Derek laughed.</w:t>
      </w:r>
    </w:p>
    <w:p w14:paraId="78DA8188" w14:textId="77777777" w:rsidR="00A1675C" w:rsidRDefault="00000000">
      <w:pPr>
        <w:spacing w:before="40" w:after="120"/>
      </w:pPr>
      <w:r>
        <w:rPr>
          <w:rFonts w:eastAsia="Georgia"/>
        </w:rPr>
        <w:t>"You've come all this way in physics to send me after an apple."</w:t>
      </w:r>
    </w:p>
    <w:p w14:paraId="71A827D4" w14:textId="77777777" w:rsidR="00A1675C" w:rsidRDefault="00000000">
      <w:pPr>
        <w:spacing w:before="40" w:after="120"/>
      </w:pPr>
      <w:r>
        <w:rPr>
          <w:rFonts w:eastAsia="Georgia"/>
        </w:rPr>
        <w:t>"No."</w:t>
      </w:r>
    </w:p>
    <w:p w14:paraId="5B0CDFBB" w14:textId="77777777" w:rsidR="00A1675C" w:rsidRDefault="00000000">
      <w:pPr>
        <w:spacing w:before="40" w:after="120"/>
      </w:pPr>
      <w:r>
        <w:rPr>
          <w:rFonts w:eastAsia="Georgia"/>
        </w:rPr>
        <w:t>"Then what?"</w:t>
      </w:r>
    </w:p>
    <w:p w14:paraId="17F0028C" w14:textId="77777777" w:rsidR="00A1675C" w:rsidRDefault="00000000">
      <w:pPr>
        <w:spacing w:before="40" w:after="120"/>
      </w:pPr>
      <w:r>
        <w:rPr>
          <w:rFonts w:eastAsia="Georgia"/>
        </w:rPr>
        <w:t>"The apple is the model."</w:t>
      </w:r>
    </w:p>
    <w:p w14:paraId="6D9E60C4" w14:textId="77777777" w:rsidR="00A1675C" w:rsidRDefault="00000000">
      <w:pPr>
        <w:spacing w:before="40" w:after="120"/>
      </w:pPr>
      <w:r>
        <w:rPr>
          <w:rFonts w:eastAsia="Georgia"/>
        </w:rPr>
        <w:t>"For what?"</w:t>
      </w:r>
    </w:p>
    <w:p w14:paraId="6FF329F9" w14:textId="77777777" w:rsidR="00A1675C" w:rsidRDefault="00000000">
      <w:pPr>
        <w:spacing w:before="40" w:after="120"/>
      </w:pPr>
      <w:r>
        <w:rPr>
          <w:rFonts w:eastAsia="Georgia"/>
        </w:rPr>
        <w:t>"Everything."</w:t>
      </w:r>
    </w:p>
    <w:p w14:paraId="5E9E2F84" w14:textId="77777777" w:rsidR="00A1675C" w:rsidRDefault="00000000">
      <w:pPr>
        <w:ind w:firstLine="432"/>
      </w:pPr>
      <w:r>
        <w:rPr>
          <w:rFonts w:eastAsia="Georgia"/>
        </w:rPr>
        <w:t>Derek became serious. Weinstein continued.</w:t>
      </w:r>
    </w:p>
    <w:p w14:paraId="7591B0BE" w14:textId="77777777" w:rsidR="00A1675C" w:rsidRDefault="00000000">
      <w:pPr>
        <w:spacing w:before="40" w:after="120"/>
      </w:pPr>
      <w:r>
        <w:rPr>
          <w:rFonts w:eastAsia="Georgia"/>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ind w:firstLine="432"/>
      </w:pPr>
      <w:r>
        <w:rPr>
          <w:rFonts w:eastAsia="Georgia"/>
        </w:rPr>
        <w:t>Derek nodded.</w:t>
      </w:r>
    </w:p>
    <w:p w14:paraId="4F50092A" w14:textId="77777777" w:rsidR="00A1675C" w:rsidRDefault="00000000">
      <w:pPr>
        <w:spacing w:before="40" w:after="120"/>
      </w:pPr>
      <w:r>
        <w:rPr>
          <w:rFonts w:eastAsia="Georgia"/>
        </w:rPr>
        <w:t>"Yes."</w:t>
      </w:r>
    </w:p>
    <w:p w14:paraId="4C7C70B1" w14:textId="77777777" w:rsidR="00A1675C" w:rsidRDefault="00000000">
      <w:pPr>
        <w:spacing w:before="40" w:after="120"/>
      </w:pPr>
      <w:r>
        <w:rPr>
          <w:rFonts w:eastAsia="Georgia"/>
        </w:rPr>
        <w:t>"And if the Bureau is experiencing an unusual spacetime effect, we should stop staring at the clocks."</w:t>
      </w:r>
    </w:p>
    <w:p w14:paraId="5CFC075F" w14:textId="77777777" w:rsidR="00A1675C" w:rsidRDefault="00000000">
      <w:pPr>
        <w:spacing w:before="40" w:after="120"/>
      </w:pPr>
      <w:r>
        <w:rPr>
          <w:rFonts w:eastAsia="Georgia"/>
        </w:rPr>
        <w:t>"We should watch what moves around them."</w:t>
      </w:r>
    </w:p>
    <w:p w14:paraId="4BB3B5E1" w14:textId="77777777" w:rsidR="00A1675C" w:rsidRDefault="00000000">
      <w:pPr>
        <w:spacing w:before="40" w:after="120"/>
      </w:pPr>
      <w:r>
        <w:rPr>
          <w:rFonts w:eastAsia="Georgia"/>
        </w:rPr>
        <w:t>"Exactly."</w:t>
      </w:r>
    </w:p>
    <w:p w14:paraId="485567EF" w14:textId="3871701C" w:rsidR="00A1675C" w:rsidRDefault="003434B6">
      <w:pPr>
        <w:ind w:firstLine="432"/>
      </w:pPr>
      <w:r>
        <w:rPr>
          <w:rFonts w:eastAsia="Georgia"/>
        </w:rPr>
        <w:t>Penny smiled.</w:t>
      </w:r>
    </w:p>
    <w:p w14:paraId="0F810495" w14:textId="77777777" w:rsidR="00A1675C" w:rsidRDefault="00000000">
      <w:pPr>
        <w:spacing w:before="40" w:after="120"/>
      </w:pPr>
      <w:r>
        <w:rPr>
          <w:rFonts w:eastAsia="Georgia"/>
        </w:rPr>
        <w:t>"That's actually rather elegant."</w:t>
      </w:r>
    </w:p>
    <w:p w14:paraId="639989EA" w14:textId="77777777" w:rsidR="00A1675C" w:rsidRDefault="00000000">
      <w:pPr>
        <w:spacing w:before="40" w:after="120"/>
      </w:pPr>
      <w:r>
        <w:rPr>
          <w:rFonts w:eastAsia="Georgia"/>
        </w:rPr>
        <w:t>Weinstein answered:</w:t>
      </w:r>
    </w:p>
    <w:p w14:paraId="144CC248" w14:textId="77777777" w:rsidR="00A1675C" w:rsidRDefault="00000000">
      <w:pPr>
        <w:spacing w:before="40" w:after="120"/>
      </w:pPr>
      <w:r>
        <w:rPr>
          <w:rFonts w:eastAsia="Georgia"/>
        </w:rPr>
        <w:t>"Thank you."</w:t>
      </w:r>
    </w:p>
    <w:p w14:paraId="5FC609B0" w14:textId="77777777" w:rsidR="00A1675C" w:rsidRDefault="00000000">
      <w:pPr>
        <w:ind w:firstLine="432"/>
      </w:pPr>
      <w:r>
        <w:rPr>
          <w:rFonts w:eastAsia="Georgia"/>
        </w:rPr>
        <w:t>Derek asked:</w:t>
      </w:r>
    </w:p>
    <w:p w14:paraId="4B6E945B" w14:textId="77777777" w:rsidR="00A1675C" w:rsidRDefault="00000000">
      <w:pPr>
        <w:spacing w:before="40" w:after="120"/>
      </w:pPr>
      <w:r>
        <w:rPr>
          <w:rFonts w:eastAsia="Georgia"/>
        </w:rPr>
        <w:t>"Do you have a particular trajectory in mind?"</w:t>
      </w:r>
    </w:p>
    <w:p w14:paraId="6C3E44B7" w14:textId="77777777" w:rsidR="00A1675C" w:rsidRDefault="00000000">
      <w:pPr>
        <w:spacing w:before="40" w:after="120"/>
      </w:pPr>
      <w:r>
        <w:rPr>
          <w:rFonts w:eastAsia="Georgia"/>
        </w:rPr>
        <w:t>"Yes."</w:t>
      </w:r>
    </w:p>
    <w:p w14:paraId="2BDF22A2" w14:textId="77777777" w:rsidR="00A1675C" w:rsidRDefault="00000000">
      <w:pPr>
        <w:spacing w:before="40" w:after="120"/>
      </w:pPr>
      <w:r>
        <w:rPr>
          <w:rFonts w:eastAsia="Georgia"/>
        </w:rPr>
        <w:t>"Whose?"</w:t>
      </w:r>
    </w:p>
    <w:p w14:paraId="2A4067F6" w14:textId="77777777" w:rsidR="00A1675C" w:rsidRDefault="00000000">
      <w:pPr>
        <w:ind w:firstLine="432"/>
      </w:pPr>
      <w:r>
        <w:rPr>
          <w:rFonts w:eastAsia="Georgia"/>
        </w:rPr>
        <w:t>Weinstein looked out the empty empty train narrow window. A landscape passed. Trees.</w:t>
      </w:r>
    </w:p>
    <w:p w14:paraId="03E10A4F" w14:textId="77777777" w:rsidR="00A1675C" w:rsidRDefault="00000000">
      <w:pPr>
        <w:ind w:firstLine="432"/>
      </w:pPr>
      <w:r>
        <w:rPr>
          <w:rFonts w:eastAsia="Georgia"/>
        </w:rPr>
        <w:t>Fields. Buildings. Everything apparently moving.</w:t>
      </w:r>
    </w:p>
    <w:p w14:paraId="6B55262E" w14:textId="77777777" w:rsidR="00A1675C" w:rsidRDefault="00000000">
      <w:pPr>
        <w:ind w:firstLine="432"/>
      </w:pPr>
      <w:r>
        <w:rPr>
          <w:rFonts w:eastAsia="Georgia"/>
        </w:rPr>
        <w:t>Or perhaps the train was moving. Or perhaps both. He gently smiled.</w:t>
      </w:r>
    </w:p>
    <w:p w14:paraId="3CA6965E" w14:textId="77777777" w:rsidR="00A1675C" w:rsidRDefault="00000000">
      <w:pPr>
        <w:spacing w:before="40" w:after="120"/>
      </w:pPr>
      <w:r>
        <w:rPr>
          <w:rFonts w:eastAsia="Georgia"/>
        </w:rPr>
        <w:t>"Mine."</w:t>
      </w:r>
    </w:p>
    <w:p w14:paraId="5DE35E1A" w14:textId="77777777" w:rsidR="00A1675C" w:rsidRDefault="00000000">
      <w:pPr>
        <w:ind w:firstLine="432"/>
      </w:pPr>
      <w:r>
        <w:rPr>
          <w:rFonts w:eastAsia="Georgia"/>
        </w:rPr>
        <w:t>Derek deeply frowned.</w:t>
      </w:r>
    </w:p>
    <w:p w14:paraId="769DEFFF" w14:textId="77777777" w:rsidR="00A1675C" w:rsidRDefault="00000000">
      <w:pPr>
        <w:spacing w:before="40" w:after="120"/>
      </w:pPr>
      <w:r>
        <w:rPr>
          <w:rFonts w:eastAsia="Georgia"/>
        </w:rPr>
        <w:t>"What?"</w:t>
      </w:r>
    </w:p>
    <w:p w14:paraId="240D00B3" w14:textId="77777777" w:rsidR="00A1675C" w:rsidRDefault="00000000">
      <w:pPr>
        <w:spacing w:before="40" w:after="120"/>
      </w:pPr>
      <w:r>
        <w:rPr>
          <w:rFonts w:eastAsia="Georgia"/>
        </w:rPr>
        <w:t>"I want you to investigate my trajectory."</w:t>
      </w:r>
    </w:p>
    <w:p w14:paraId="21E09EA2" w14:textId="77777777" w:rsidR="00A1675C" w:rsidRDefault="00000000">
      <w:pPr>
        <w:spacing w:before="40" w:after="120"/>
      </w:pPr>
      <w:r>
        <w:rPr>
          <w:rFonts w:eastAsia="Georgia"/>
        </w:rPr>
        <w:t>"Your worldline?"</w:t>
      </w:r>
    </w:p>
    <w:p w14:paraId="41326AE4" w14:textId="77777777" w:rsidR="00A1675C" w:rsidRDefault="00000000">
      <w:pPr>
        <w:spacing w:before="40" w:after="120"/>
      </w:pPr>
      <w:r>
        <w:rPr>
          <w:rFonts w:eastAsia="Georgia"/>
        </w:rPr>
        <w:t>"Yes."</w:t>
      </w:r>
    </w:p>
    <w:p w14:paraId="463B95F4" w14:textId="77777777" w:rsidR="00A1675C" w:rsidRDefault="00000000">
      <w:pPr>
        <w:spacing w:before="40" w:after="120"/>
      </w:pPr>
      <w:r>
        <w:rPr>
          <w:rFonts w:eastAsia="Georgia"/>
        </w:rPr>
        <w:t>"Why?"</w:t>
      </w:r>
    </w:p>
    <w:p w14:paraId="76F48568" w14:textId="77777777" w:rsidR="00A1675C" w:rsidRDefault="00000000">
      <w:pPr>
        <w:spacing w:before="40" w:after="120"/>
      </w:pPr>
      <w:r>
        <w:rPr>
          <w:rFonts w:eastAsia="Georgia"/>
        </w:rPr>
        <w:t>"Because something happened in Munich."</w:t>
      </w:r>
    </w:p>
    <w:p w14:paraId="1DAEE9D5" w14:textId="77777777" w:rsidR="00A1675C" w:rsidRDefault="00000000">
      <w:pPr>
        <w:spacing w:before="40" w:after="120"/>
      </w:pPr>
      <w:r>
        <w:rPr>
          <w:rFonts w:eastAsia="Georgia"/>
        </w:rPr>
        <w:t>"What?"</w:t>
      </w:r>
    </w:p>
    <w:p w14:paraId="5A4D5E61" w14:textId="77777777" w:rsidR="00A1675C" w:rsidRDefault="00000000">
      <w:pPr>
        <w:spacing w:before="40" w:after="120"/>
      </w:pPr>
      <w:r>
        <w:rPr>
          <w:rFonts w:eastAsia="Georgia"/>
        </w:rPr>
        <w:t>"My clock stopped."</w:t>
      </w:r>
    </w:p>
    <w:p w14:paraId="652A8C72" w14:textId="77777777" w:rsidR="00A1675C" w:rsidRDefault="00000000">
      <w:pPr>
        <w:spacing w:before="40" w:after="120"/>
      </w:pPr>
      <w:r>
        <w:rPr>
          <w:rFonts w:eastAsia="Georgia"/>
        </w:rPr>
        <w:t>"We know."</w:t>
      </w:r>
    </w:p>
    <w:p w14:paraId="2C5AF01F" w14:textId="77777777" w:rsidR="00A1675C" w:rsidRDefault="00000000">
      <w:pPr>
        <w:spacing w:before="40" w:after="120"/>
      </w:pPr>
      <w:r>
        <w:rPr>
          <w:rFonts w:eastAsia="Georgia"/>
        </w:rPr>
        <w:t>"No."</w:t>
      </w:r>
    </w:p>
    <w:p w14:paraId="37BA8EA8" w14:textId="77777777" w:rsidR="00A1675C" w:rsidRDefault="00000000">
      <w:pPr>
        <w:ind w:firstLine="432"/>
      </w:pPr>
      <w:r>
        <w:rPr>
          <w:rFonts w:eastAsia="Georgia"/>
        </w:rPr>
        <w:t>Weinstein's calm voice became quieter.</w:t>
      </w:r>
    </w:p>
    <w:p w14:paraId="0AFFA21E" w14:textId="77777777" w:rsidR="00A1675C" w:rsidRDefault="00000000">
      <w:pPr>
        <w:spacing w:before="40" w:after="120"/>
      </w:pPr>
      <w:r>
        <w:rPr>
          <w:rFonts w:eastAsia="Georgia"/>
        </w:rPr>
        <w:t>"It stopped before the clocks in London stopped."</w:t>
      </w:r>
    </w:p>
    <w:p w14:paraId="0BFB1FA2" w14:textId="1909ADCA" w:rsidR="00A1675C" w:rsidRDefault="00000000">
      <w:pPr>
        <w:ind w:firstLine="432"/>
      </w:pPr>
      <w:r>
        <w:rPr>
          <w:rFonts w:eastAsia="Georgia"/>
        </w:rPr>
        <w:t>Derek froze. Penny examined him. Trevor stopped moving.</w:t>
      </w:r>
    </w:p>
    <w:p w14:paraId="3BF94F50" w14:textId="77777777" w:rsidR="00A1675C" w:rsidRDefault="00000000">
      <w:pPr>
        <w:spacing w:before="40" w:after="120"/>
      </w:pPr>
      <w:r>
        <w:rPr>
          <w:rFonts w:eastAsia="Georgia"/>
        </w:rPr>
        <w:t>Derek added:</w:t>
      </w:r>
    </w:p>
    <w:p w14:paraId="66647226" w14:textId="77777777" w:rsidR="00A1675C" w:rsidRDefault="00000000">
      <w:pPr>
        <w:spacing w:before="40" w:after="120"/>
      </w:pPr>
      <w:r>
        <w:rPr>
          <w:rFonts w:eastAsia="Georgia"/>
        </w:rPr>
        <w:t>"When?"</w:t>
      </w:r>
    </w:p>
    <w:p w14:paraId="367BFD96" w14:textId="77777777" w:rsidR="00A1675C" w:rsidRDefault="00000000">
      <w:pPr>
        <w:spacing w:before="40" w:after="120"/>
      </w:pPr>
      <w:r>
        <w:rPr>
          <w:rFonts w:eastAsia="Georgia"/>
        </w:rPr>
        <w:t>"Eleven sixteen."</w:t>
      </w:r>
    </w:p>
    <w:p w14:paraId="4DBC3EE7" w14:textId="77777777" w:rsidR="00A1675C" w:rsidRDefault="00000000">
      <w:pPr>
        <w:ind w:firstLine="432"/>
      </w:pPr>
      <w:r>
        <w:rPr>
          <w:rFonts w:eastAsia="Georgia"/>
        </w:rPr>
        <w:t>Derek stared intently at the ancient brass clock.</w:t>
      </w:r>
    </w:p>
    <w:p w14:paraId="49C614D6" w14:textId="77777777" w:rsidR="00A1675C" w:rsidRDefault="00000000">
      <w:pPr>
        <w:spacing w:before="40" w:after="120"/>
      </w:pPr>
      <w:r>
        <w:rPr>
          <w:rFonts w:eastAsia="Georgia"/>
        </w:rPr>
        <w:t>"But ours stopped at eleven seventeen."</w:t>
      </w:r>
    </w:p>
    <w:p w14:paraId="4F1A2551" w14:textId="77777777" w:rsidR="00A1675C" w:rsidRDefault="00000000">
      <w:pPr>
        <w:spacing w:before="40" w:after="120"/>
      </w:pPr>
      <w:r>
        <w:rPr>
          <w:rFonts w:eastAsia="Georgia"/>
        </w:rPr>
        <w:t>"Yes."</w:t>
      </w:r>
    </w:p>
    <w:p w14:paraId="39166A85" w14:textId="77777777" w:rsidR="00A1675C" w:rsidRDefault="00000000">
      <w:pPr>
        <w:spacing w:before="40" w:after="120"/>
      </w:pPr>
      <w:r>
        <w:rPr>
          <w:rFonts w:eastAsia="Georgia"/>
        </w:rPr>
        <w:t>"So there's a one-minute difference."</w:t>
      </w:r>
    </w:p>
    <w:p w14:paraId="2C013ED8" w14:textId="77777777" w:rsidR="00A1675C" w:rsidRDefault="00000000">
      <w:pPr>
        <w:spacing w:before="40" w:after="120"/>
      </w:pPr>
      <w:r>
        <w:rPr>
          <w:rFonts w:eastAsia="Georgia"/>
        </w:rPr>
        <w:t>"Exactly."</w:t>
      </w:r>
    </w:p>
    <w:p w14:paraId="46D4A5BB" w14:textId="77777777" w:rsidR="00A1675C" w:rsidRDefault="00000000">
      <w:pPr>
        <w:ind w:firstLine="432"/>
      </w:pPr>
      <w:r>
        <w:rPr>
          <w:rFonts w:eastAsia="Georgia"/>
        </w:rPr>
        <w:t>Derek thought.</w:t>
      </w:r>
    </w:p>
    <w:p w14:paraId="66E6D8CA" w14:textId="77777777" w:rsidR="00A1675C" w:rsidRDefault="00000000">
      <w:pPr>
        <w:spacing w:before="40" w:after="120"/>
      </w:pPr>
      <w:r>
        <w:rPr>
          <w:rFonts w:eastAsia="Georgia"/>
        </w:rPr>
        <w:t>"That could be ordinary synchronization."</w:t>
      </w:r>
    </w:p>
    <w:p w14:paraId="41179FC4" w14:textId="77777777" w:rsidR="00A1675C" w:rsidRDefault="00000000">
      <w:pPr>
        <w:spacing w:before="40" w:after="120"/>
      </w:pPr>
      <w:r>
        <w:rPr>
          <w:rFonts w:eastAsia="Georgia"/>
        </w:rPr>
        <w:t>"No."</w:t>
      </w:r>
    </w:p>
    <w:p w14:paraId="4258E8A3" w14:textId="77777777" w:rsidR="00A1675C" w:rsidRDefault="00000000">
      <w:pPr>
        <w:spacing w:before="40" w:after="120"/>
      </w:pPr>
      <w:r>
        <w:rPr>
          <w:rFonts w:eastAsia="Georgia"/>
        </w:rPr>
        <w:t>"How do you know?"</w:t>
      </w:r>
    </w:p>
    <w:p w14:paraId="67E18529" w14:textId="77777777" w:rsidR="00A1675C" w:rsidRDefault="00000000">
      <w:pPr>
        <w:spacing w:before="40" w:after="120"/>
      </w:pPr>
      <w:r>
        <w:rPr>
          <w:rFonts w:eastAsia="Georgia"/>
        </w:rPr>
        <w:t>"Because I wasn't where you think I was."</w:t>
      </w:r>
    </w:p>
    <w:p w14:paraId="51BE6ED4" w14:textId="77777777" w:rsidR="00A1675C" w:rsidRDefault="00000000">
      <w:pPr>
        <w:ind w:firstLine="432"/>
      </w:pPr>
      <w:r>
        <w:rPr>
          <w:rFonts w:eastAsia="Georgia"/>
        </w:rPr>
        <w:t>Derek deeply frowned.</w:t>
      </w:r>
    </w:p>
    <w:p w14:paraId="11AE9B4D" w14:textId="77777777" w:rsidR="00A1675C" w:rsidRDefault="00000000">
      <w:pPr>
        <w:spacing w:before="40" w:after="120"/>
      </w:pPr>
      <w:r>
        <w:rPr>
          <w:rFonts w:eastAsia="Georgia"/>
        </w:rPr>
        <w:t>"What do you mean?"</w:t>
      </w:r>
    </w:p>
    <w:p w14:paraId="72889C1B" w14:textId="77777777" w:rsidR="00A1675C" w:rsidRDefault="00000000">
      <w:pPr>
        <w:spacing w:before="40" w:after="120"/>
      </w:pPr>
      <w:r>
        <w:rPr>
          <w:rFonts w:eastAsia="Georgia"/>
        </w:rPr>
        <w:t>"I was on the train."</w:t>
      </w:r>
    </w:p>
    <w:p w14:paraId="7DD9AE6B" w14:textId="77777777" w:rsidR="00A1675C" w:rsidRDefault="00000000">
      <w:pPr>
        <w:ind w:firstLine="432"/>
      </w:pPr>
      <w:r>
        <w:rPr>
          <w:rFonts w:eastAsia="Georgia"/>
        </w:rPr>
        <w:t>Derek stared intently.</w:t>
      </w:r>
    </w:p>
    <w:p w14:paraId="23052D64" w14:textId="77777777" w:rsidR="00A1675C" w:rsidRDefault="00000000">
      <w:pPr>
        <w:spacing w:before="40" w:after="120"/>
      </w:pPr>
      <w:r>
        <w:rPr>
          <w:rFonts w:eastAsia="Georgia"/>
        </w:rPr>
        <w:t>"What train?"</w:t>
      </w:r>
    </w:p>
    <w:p w14:paraId="18AB2C2C" w14:textId="77777777" w:rsidR="00A1675C" w:rsidRDefault="00000000">
      <w:pPr>
        <w:spacing w:before="40" w:after="120"/>
      </w:pPr>
      <w:r>
        <w:rPr>
          <w:rFonts w:eastAsia="Georgia"/>
        </w:rPr>
        <w:t>"The train to Munich."</w:t>
      </w:r>
    </w:p>
    <w:p w14:paraId="79CA5B76" w14:textId="77777777" w:rsidR="00A1675C" w:rsidRDefault="00000000">
      <w:pPr>
        <w:spacing w:before="40" w:after="120"/>
      </w:pPr>
      <w:r>
        <w:rPr>
          <w:rFonts w:eastAsia="Georgia"/>
        </w:rPr>
        <w:t>"You were going to Munich."</w:t>
      </w:r>
    </w:p>
    <w:p w14:paraId="6323C902" w14:textId="77777777" w:rsidR="00A1675C" w:rsidRDefault="00000000">
      <w:pPr>
        <w:spacing w:before="40" w:after="120"/>
      </w:pPr>
      <w:r>
        <w:rPr>
          <w:rFonts w:eastAsia="Georgia"/>
        </w:rPr>
        <w:t>"Yes."</w:t>
      </w:r>
    </w:p>
    <w:p w14:paraId="6EE33767" w14:textId="77777777" w:rsidR="00A1675C" w:rsidRDefault="00000000">
      <w:pPr>
        <w:spacing w:before="40" w:after="120"/>
      </w:pPr>
      <w:r>
        <w:rPr>
          <w:rFonts w:eastAsia="Georgia"/>
        </w:rPr>
        <w:t>"You were already in Munich."</w:t>
      </w:r>
    </w:p>
    <w:p w14:paraId="1DD156EB" w14:textId="77777777" w:rsidR="00A1675C" w:rsidRDefault="00000000">
      <w:pPr>
        <w:spacing w:before="40" w:after="120"/>
      </w:pPr>
      <w:r>
        <w:rPr>
          <w:rFonts w:eastAsia="Georgia"/>
        </w:rPr>
        <w:t>"Yes."</w:t>
      </w:r>
    </w:p>
    <w:p w14:paraId="03002973" w14:textId="77777777" w:rsidR="00A1675C" w:rsidRDefault="00000000">
      <w:pPr>
        <w:ind w:firstLine="432"/>
      </w:pPr>
      <w:r>
        <w:rPr>
          <w:rFonts w:eastAsia="Georgia"/>
        </w:rPr>
        <w:t>Derek quietly closed his eyes.</w:t>
      </w:r>
    </w:p>
    <w:p w14:paraId="3842DD78" w14:textId="77777777" w:rsidR="00A1675C" w:rsidRDefault="00000000">
      <w:pPr>
        <w:spacing w:before="40" w:after="120"/>
      </w:pPr>
      <w:r>
        <w:rPr>
          <w:rFonts w:eastAsia="Georgia"/>
        </w:rPr>
        <w:t>"Alfred."</w:t>
      </w:r>
    </w:p>
    <w:p w14:paraId="78372361" w14:textId="77777777" w:rsidR="00A1675C" w:rsidRDefault="00000000">
      <w:pPr>
        <w:spacing w:before="40" w:after="120"/>
      </w:pPr>
      <w:r>
        <w:rPr>
          <w:rFonts w:eastAsia="Georgia"/>
        </w:rPr>
        <w:t>"Yes?"</w:t>
      </w:r>
    </w:p>
    <w:p w14:paraId="76552876" w14:textId="77777777" w:rsidR="00A1675C" w:rsidRDefault="00000000">
      <w:pPr>
        <w:spacing w:before="40" w:after="120"/>
      </w:pPr>
      <w:r>
        <w:rPr>
          <w:rFonts w:eastAsia="Georgia"/>
        </w:rPr>
        <w:t>"You were on a train going to Munich while you were in Munich."</w:t>
      </w:r>
    </w:p>
    <w:p w14:paraId="3BFE2A2F" w14:textId="77777777" w:rsidR="00A1675C" w:rsidRDefault="00000000">
      <w:pPr>
        <w:spacing w:before="40" w:after="120"/>
      </w:pPr>
      <w:r>
        <w:rPr>
          <w:rFonts w:eastAsia="Georgia"/>
        </w:rPr>
        <w:t>"Yes."</w:t>
      </w:r>
    </w:p>
    <w:p w14:paraId="20A51588" w14:textId="77777777" w:rsidR="00A1675C" w:rsidRDefault="00000000">
      <w:pPr>
        <w:spacing w:before="40" w:after="120"/>
      </w:pPr>
      <w:r>
        <w:rPr>
          <w:rFonts w:eastAsia="Georgia"/>
        </w:rPr>
        <w:t>"How?"</w:t>
      </w:r>
    </w:p>
    <w:p w14:paraId="7837CEAE" w14:textId="77777777" w:rsidR="00A1675C" w:rsidRDefault="00000000">
      <w:pPr>
        <w:spacing w:before="40" w:after="120"/>
      </w:pPr>
      <w:r>
        <w:rPr>
          <w:rFonts w:eastAsia="Georgia"/>
        </w:rPr>
        <w:t>"I don't know."</w:t>
      </w:r>
    </w:p>
    <w:p w14:paraId="1000E5F8" w14:textId="3DE85432" w:rsidR="00A1675C" w:rsidRDefault="003434B6">
      <w:pPr>
        <w:ind w:firstLine="432"/>
      </w:pPr>
      <w:r>
        <w:rPr>
          <w:rFonts w:eastAsia="Georgia"/>
        </w:rPr>
        <w:t>Penny gently smiled.</w:t>
      </w:r>
    </w:p>
    <w:p w14:paraId="0D831F35" w14:textId="77777777" w:rsidR="00A1675C" w:rsidRDefault="00000000">
      <w:pPr>
        <w:spacing w:before="40" w:after="120"/>
      </w:pPr>
      <w:r>
        <w:rPr>
          <w:rFonts w:eastAsia="Georgia"/>
        </w:rPr>
        <w:t>"That's rather good."</w:t>
      </w:r>
    </w:p>
    <w:p w14:paraId="7A50EBFF" w14:textId="77777777" w:rsidR="00A1675C" w:rsidRDefault="00000000">
      <w:pPr>
        <w:ind w:firstLine="432"/>
      </w:pPr>
      <w:r>
        <w:rPr>
          <w:rFonts w:eastAsia="Georgia"/>
        </w:rPr>
        <w:t>Derek carefully inspected her.</w:t>
      </w:r>
    </w:p>
    <w:p w14:paraId="0D7A9B3D" w14:textId="77777777" w:rsidR="00A1675C" w:rsidRDefault="00000000">
      <w:pPr>
        <w:spacing w:before="40" w:after="120"/>
      </w:pPr>
      <w:r>
        <w:rPr>
          <w:rFonts w:eastAsia="Georgia"/>
        </w:rPr>
        <w:t>"Is it?"</w:t>
      </w:r>
    </w:p>
    <w:p w14:paraId="33A2218B" w14:textId="77777777" w:rsidR="00A1675C" w:rsidRDefault="00000000">
      <w:pPr>
        <w:spacing w:before="40" w:after="120"/>
      </w:pPr>
      <w:r>
        <w:rPr>
          <w:rFonts w:eastAsia="Georgia"/>
        </w:rPr>
        <w:t>"Yes."</w:t>
      </w:r>
    </w:p>
    <w:p w14:paraId="6DED95AE" w14:textId="77777777" w:rsidR="00A1675C" w:rsidRDefault="00000000">
      <w:pPr>
        <w:spacing w:before="40" w:after="120"/>
      </w:pPr>
      <w:r>
        <w:rPr>
          <w:rFonts w:eastAsia="Georgia"/>
        </w:rPr>
        <w:t>"Why?"</w:t>
      </w:r>
    </w:p>
    <w:p w14:paraId="4E94194A" w14:textId="77777777" w:rsidR="00A1675C" w:rsidRDefault="00000000">
      <w:pPr>
        <w:spacing w:before="40" w:after="120"/>
      </w:pPr>
      <w:r>
        <w:rPr>
          <w:rFonts w:eastAsia="Georgia"/>
        </w:rPr>
        <w:t>"Because now we have a genuine problem."</w:t>
      </w:r>
    </w:p>
    <w:p w14:paraId="229B0713" w14:textId="77777777" w:rsidR="00A1675C" w:rsidRDefault="00000000">
      <w:pPr>
        <w:ind w:firstLine="432"/>
      </w:pPr>
      <w:r>
        <w:rPr>
          <w:rFonts w:eastAsia="Georgia"/>
        </w:rPr>
        <w:t>Derek returned to the phone.</w:t>
      </w:r>
    </w:p>
    <w:p w14:paraId="306B198D" w14:textId="77777777" w:rsidR="00A1675C" w:rsidRDefault="00000000">
      <w:pPr>
        <w:spacing w:before="40" w:after="120"/>
      </w:pPr>
      <w:r>
        <w:rPr>
          <w:rFonts w:eastAsia="Georgia"/>
        </w:rPr>
        <w:t>"Alfred, where are you now?"</w:t>
      </w:r>
    </w:p>
    <w:p w14:paraId="17C0122A" w14:textId="77777777" w:rsidR="00A1675C" w:rsidRDefault="00000000">
      <w:pPr>
        <w:ind w:firstLine="432"/>
      </w:pPr>
      <w:r>
        <w:rPr>
          <w:rFonts w:eastAsia="Georgia"/>
        </w:rPr>
        <w:t>There was a pause.</w:t>
      </w:r>
    </w:p>
    <w:p w14:paraId="3E8583DD" w14:textId="77777777" w:rsidR="00A1675C" w:rsidRDefault="00000000">
      <w:pPr>
        <w:spacing w:before="40" w:after="120"/>
      </w:pPr>
      <w:r>
        <w:rPr>
          <w:rFonts w:eastAsia="Georgia"/>
        </w:rPr>
        <w:t>"On the train."</w:t>
      </w:r>
    </w:p>
    <w:p w14:paraId="23208E61" w14:textId="77777777" w:rsidR="00A1675C" w:rsidRDefault="00000000">
      <w:pPr>
        <w:spacing w:before="40" w:after="120"/>
      </w:pPr>
      <w:r>
        <w:rPr>
          <w:rFonts w:eastAsia="Georgia"/>
        </w:rPr>
        <w:t>"Which train?"</w:t>
      </w:r>
    </w:p>
    <w:p w14:paraId="3302D197" w14:textId="77777777" w:rsidR="00A1675C" w:rsidRDefault="00000000">
      <w:pPr>
        <w:spacing w:before="40" w:after="120"/>
      </w:pPr>
      <w:r>
        <w:rPr>
          <w:rFonts w:eastAsia="Georgia"/>
        </w:rPr>
        <w:t>"The train to Munich."</w:t>
      </w:r>
    </w:p>
    <w:p w14:paraId="0E2F6A18" w14:textId="77777777" w:rsidR="00A1675C" w:rsidRDefault="00000000">
      <w:pPr>
        <w:ind w:firstLine="432"/>
      </w:pPr>
      <w:r>
        <w:rPr>
          <w:rFonts w:eastAsia="Georgia"/>
        </w:rPr>
        <w:t>Derek frowned.</w:t>
      </w:r>
    </w:p>
    <w:p w14:paraId="4C05E532" w14:textId="77777777" w:rsidR="00A1675C" w:rsidRDefault="00000000">
      <w:pPr>
        <w:spacing w:before="40" w:after="120"/>
      </w:pPr>
      <w:r>
        <w:rPr>
          <w:rFonts w:eastAsia="Georgia"/>
        </w:rPr>
        <w:t>"But you're in Munich."</w:t>
      </w:r>
    </w:p>
    <w:p w14:paraId="19369E23" w14:textId="77777777" w:rsidR="00A1675C" w:rsidRDefault="00000000">
      <w:pPr>
        <w:spacing w:before="40" w:after="120"/>
      </w:pPr>
      <w:r>
        <w:rPr>
          <w:rFonts w:eastAsia="Georgia"/>
        </w:rPr>
        <w:t>"Apparently."</w:t>
      </w:r>
    </w:p>
    <w:p w14:paraId="5F5D5890" w14:textId="40908AD5" w:rsidR="00A1675C" w:rsidRDefault="00000000">
      <w:pPr>
        <w:ind w:firstLine="432"/>
      </w:pPr>
      <w:r>
        <w:rPr>
          <w:rFonts w:eastAsia="Georgia"/>
        </w:rPr>
        <w:t>Trevor looked at Penny.</w:t>
      </w:r>
    </w:p>
    <w:p w14:paraId="1B1B80D4" w14:textId="77777777" w:rsidR="00A1675C" w:rsidRDefault="00000000">
      <w:pPr>
        <w:spacing w:before="40" w:after="120"/>
      </w:pPr>
      <w:r>
        <w:rPr>
          <w:rFonts w:eastAsia="Georgia"/>
        </w:rPr>
        <w:t>"Could he be in two reference frames?"</w:t>
      </w:r>
    </w:p>
    <w:p w14:paraId="092A09CE" w14:textId="7E3152C9" w:rsidR="00A1675C" w:rsidRDefault="003434B6">
      <w:pPr>
        <w:ind w:firstLine="432"/>
      </w:pPr>
      <w:r>
        <w:rPr>
          <w:rFonts w:eastAsia="Georgia"/>
        </w:rPr>
        <w:t>Penny shook her head.</w:t>
      </w:r>
    </w:p>
    <w:p w14:paraId="2CC6CD93" w14:textId="77777777" w:rsidR="00A1675C" w:rsidRDefault="00000000">
      <w:pPr>
        <w:spacing w:before="40" w:after="120"/>
      </w:pPr>
      <w:r>
        <w:rPr>
          <w:rFonts w:eastAsia="Georgia"/>
        </w:rPr>
        <w:t>"Not in that sense."</w:t>
      </w:r>
    </w:p>
    <w:p w14:paraId="61C93A8C" w14:textId="77777777" w:rsidR="00A1675C" w:rsidRDefault="00000000">
      <w:pPr>
        <w:spacing w:before="40" w:after="120"/>
      </w:pPr>
      <w:r>
        <w:rPr>
          <w:rFonts w:eastAsia="Georgia"/>
        </w:rPr>
        <w:t>"Right."</w:t>
      </w:r>
    </w:p>
    <w:p w14:paraId="7FD7E4E6" w14:textId="77777777" w:rsidR="00A1675C" w:rsidRDefault="00000000">
      <w:pPr>
        <w:spacing w:before="40" w:after="120"/>
      </w:pPr>
      <w:r>
        <w:rPr>
          <w:rFonts w:eastAsia="Georgia"/>
        </w:rPr>
        <w:t>Derek explained:</w:t>
      </w:r>
    </w:p>
    <w:p w14:paraId="187535CE" w14:textId="77777777" w:rsidR="00A1675C" w:rsidRDefault="00000000">
      <w:pPr>
        <w:spacing w:before="40" w:after="120"/>
      </w:pPr>
      <w:r>
        <w:rPr>
          <w:rFonts w:eastAsia="Georgia"/>
        </w:rPr>
        <w:t>"Alfred, can you see the station?"</w:t>
      </w:r>
    </w:p>
    <w:p w14:paraId="639DE930" w14:textId="77777777" w:rsidR="00A1675C" w:rsidRDefault="00000000">
      <w:pPr>
        <w:spacing w:before="40" w:after="120"/>
      </w:pPr>
      <w:r>
        <w:rPr>
          <w:rFonts w:eastAsia="Georgia"/>
        </w:rPr>
        <w:t>"Yes."</w:t>
      </w:r>
    </w:p>
    <w:p w14:paraId="3C07CFF9" w14:textId="77777777" w:rsidR="00A1675C" w:rsidRDefault="00000000">
      <w:pPr>
        <w:spacing w:before="40" w:after="120"/>
      </w:pPr>
      <w:r>
        <w:rPr>
          <w:rFonts w:eastAsia="Georgia"/>
        </w:rPr>
        <w:t>"Which one?"</w:t>
      </w:r>
    </w:p>
    <w:p w14:paraId="12C24EC3" w14:textId="77777777" w:rsidR="00A1675C" w:rsidRDefault="00000000">
      <w:pPr>
        <w:spacing w:before="40" w:after="120"/>
      </w:pPr>
      <w:r>
        <w:rPr>
          <w:rFonts w:eastAsia="Georgia"/>
        </w:rPr>
        <w:t>"Munich."</w:t>
      </w:r>
    </w:p>
    <w:p w14:paraId="4354575F" w14:textId="77777777" w:rsidR="00A1675C" w:rsidRDefault="00000000">
      <w:pPr>
        <w:spacing w:before="40" w:after="120"/>
      </w:pPr>
      <w:r>
        <w:rPr>
          <w:rFonts w:eastAsia="Georgia"/>
        </w:rPr>
        <w:t>"Are you moving?"</w:t>
      </w:r>
    </w:p>
    <w:p w14:paraId="15A8AAC3" w14:textId="77777777" w:rsidR="00A1675C" w:rsidRDefault="00000000">
      <w:pPr>
        <w:spacing w:before="40" w:after="120"/>
      </w:pPr>
      <w:r>
        <w:rPr>
          <w:rFonts w:eastAsia="Georgia"/>
        </w:rPr>
        <w:t>"Yes."</w:t>
      </w:r>
    </w:p>
    <w:p w14:paraId="02ABA6C0" w14:textId="77777777" w:rsidR="00A1675C" w:rsidRDefault="00000000">
      <w:pPr>
        <w:spacing w:before="40" w:after="120"/>
      </w:pPr>
      <w:r>
        <w:rPr>
          <w:rFonts w:eastAsia="Georgia"/>
        </w:rPr>
        <w:t>"Relative to the station?"</w:t>
      </w:r>
    </w:p>
    <w:p w14:paraId="0E28D82A" w14:textId="77777777" w:rsidR="00A1675C" w:rsidRDefault="00000000">
      <w:pPr>
        <w:spacing w:before="40" w:after="120"/>
      </w:pPr>
      <w:r>
        <w:rPr>
          <w:rFonts w:eastAsia="Georgia"/>
        </w:rPr>
        <w:t>"Yes."</w:t>
      </w:r>
    </w:p>
    <w:p w14:paraId="4FF97084" w14:textId="77777777" w:rsidR="00A1675C" w:rsidRDefault="00000000">
      <w:pPr>
        <w:ind w:firstLine="432"/>
      </w:pPr>
      <w:r>
        <w:rPr>
          <w:rFonts w:eastAsia="Georgia"/>
        </w:rPr>
        <w:t>Derek rubbed his forehead.</w:t>
      </w:r>
    </w:p>
    <w:p w14:paraId="2F5E5DB5" w14:textId="77777777" w:rsidR="00A1675C" w:rsidRDefault="00000000">
      <w:pPr>
        <w:spacing w:before="40" w:after="120"/>
      </w:pPr>
      <w:r>
        <w:rPr>
          <w:rFonts w:eastAsia="Georgia"/>
        </w:rPr>
        <w:t>"Then what is happening?"</w:t>
      </w:r>
    </w:p>
    <w:p w14:paraId="523DB5DB" w14:textId="77777777" w:rsidR="00A1675C" w:rsidRDefault="00000000">
      <w:pPr>
        <w:spacing w:before="40" w:after="120"/>
      </w:pPr>
      <w:r>
        <w:rPr>
          <w:rFonts w:eastAsia="Georgia"/>
        </w:rPr>
        <w:t>Weinstein declared:</w:t>
      </w:r>
    </w:p>
    <w:p w14:paraId="247668E1" w14:textId="77777777" w:rsidR="00A1675C" w:rsidRDefault="00000000">
      <w:pPr>
        <w:spacing w:before="40" w:after="120"/>
      </w:pPr>
      <w:r>
        <w:rPr>
          <w:rFonts w:eastAsia="Georgia"/>
        </w:rPr>
        <w:t>"I don't know."</w:t>
      </w:r>
    </w:p>
    <w:p w14:paraId="6DA23CCD" w14:textId="77777777" w:rsidR="00A1675C" w:rsidRDefault="00000000">
      <w:pPr>
        <w:ind w:firstLine="432"/>
      </w:pPr>
      <w:r>
        <w:rPr>
          <w:rFonts w:eastAsia="Georgia"/>
        </w:rPr>
        <w:t>Derek nodded.</w:t>
      </w:r>
    </w:p>
    <w:p w14:paraId="0403861A" w14:textId="77777777" w:rsidR="00A1675C" w:rsidRDefault="00000000">
      <w:pPr>
        <w:spacing w:before="40" w:after="120"/>
      </w:pPr>
      <w:r>
        <w:rPr>
          <w:rFonts w:eastAsia="Georgia"/>
        </w:rPr>
        <w:t>"Well, that's settled."</w:t>
      </w:r>
    </w:p>
    <w:p w14:paraId="163C5037" w14:textId="77777777" w:rsidR="00A1675C" w:rsidRDefault="00000000">
      <w:pPr>
        <w:ind w:firstLine="432"/>
      </w:pPr>
      <w:r>
        <w:rPr>
          <w:rFonts w:eastAsia="Georgia"/>
        </w:rPr>
        <w:t>Weinstein laughed.</w:t>
      </w:r>
    </w:p>
    <w:p w14:paraId="22DE0D5F" w14:textId="77777777" w:rsidR="00A1675C" w:rsidRDefault="00000000">
      <w:pPr>
        <w:spacing w:before="40" w:after="120"/>
      </w:pPr>
      <w:r>
        <w:rPr>
          <w:rFonts w:eastAsia="Georgia"/>
        </w:rPr>
        <w:t>"Precisely."</w:t>
      </w:r>
    </w:p>
    <w:p w14:paraId="3BB3C29D" w14:textId="0D99F614" w:rsidR="00A1675C" w:rsidRDefault="00000000">
      <w:pPr>
        <w:ind w:firstLine="432"/>
      </w:pPr>
      <w:r>
        <w:rPr>
          <w:rFonts w:eastAsia="Georgia"/>
        </w:rPr>
        <w:t>Derek glanced at Penny. She was smiling.</w:t>
      </w:r>
    </w:p>
    <w:p w14:paraId="7A3DD759" w14:textId="77777777" w:rsidR="00A1675C" w:rsidRDefault="00000000">
      <w:pPr>
        <w:spacing w:before="40" w:after="120"/>
      </w:pPr>
      <w:r>
        <w:rPr>
          <w:rFonts w:eastAsia="Georgia"/>
        </w:rPr>
        <w:t>"What?"</w:t>
      </w:r>
    </w:p>
    <w:p w14:paraId="317B7B20" w14:textId="77777777" w:rsidR="00A1675C" w:rsidRDefault="00000000">
      <w:pPr>
        <w:spacing w:before="40" w:after="120"/>
      </w:pPr>
      <w:r>
        <w:rPr>
          <w:rFonts w:eastAsia="Georgia"/>
        </w:rPr>
        <w:t>"You're enjoying this."</w:t>
      </w:r>
    </w:p>
    <w:p w14:paraId="692F55F6" w14:textId="77777777" w:rsidR="00A1675C" w:rsidRDefault="00000000">
      <w:pPr>
        <w:spacing w:before="40" w:after="120"/>
      </w:pPr>
      <w:r>
        <w:rPr>
          <w:rFonts w:eastAsia="Georgia"/>
        </w:rPr>
        <w:t>"Not the impossible train."</w:t>
      </w:r>
    </w:p>
    <w:p w14:paraId="5801A851" w14:textId="77777777" w:rsidR="00A1675C" w:rsidRDefault="00000000">
      <w:pPr>
        <w:spacing w:before="40" w:after="120"/>
      </w:pPr>
      <w:r>
        <w:rPr>
          <w:rFonts w:eastAsia="Georgia"/>
        </w:rPr>
        <w:t>"The investigation."</w:t>
      </w:r>
    </w:p>
    <w:p w14:paraId="52A2FF1F" w14:textId="77777777" w:rsidR="00A1675C" w:rsidRDefault="00000000">
      <w:pPr>
        <w:spacing w:before="40" w:after="120"/>
      </w:pPr>
      <w:r>
        <w:rPr>
          <w:rFonts w:eastAsia="Georgia"/>
        </w:rPr>
        <w:t>"Yes."</w:t>
      </w:r>
    </w:p>
    <w:p w14:paraId="52221DFB" w14:textId="77777777" w:rsidR="00A1675C" w:rsidRDefault="00000000">
      <w:pPr>
        <w:ind w:firstLine="432"/>
      </w:pPr>
      <w:r>
        <w:rPr>
          <w:rFonts w:eastAsia="Georgia"/>
        </w:rPr>
        <w:t>Derek turned back to the phone.</w:t>
      </w:r>
    </w:p>
    <w:p w14:paraId="01E4F83C" w14:textId="77777777" w:rsidR="00A1675C" w:rsidRDefault="00000000">
      <w:pPr>
        <w:spacing w:before="40" w:after="120"/>
      </w:pPr>
      <w:r>
        <w:rPr>
          <w:rFonts w:eastAsia="Georgia"/>
        </w:rPr>
        <w:t>"Alfred, what does the train clock say?"</w:t>
      </w:r>
    </w:p>
    <w:p w14:paraId="4813C54D" w14:textId="77777777" w:rsidR="00A1675C" w:rsidRDefault="00000000">
      <w:pPr>
        <w:spacing w:before="40" w:after="120"/>
      </w:pPr>
      <w:r>
        <w:rPr>
          <w:rFonts w:eastAsia="Georgia"/>
        </w:rPr>
        <w:t>"11:17."</w:t>
      </w:r>
    </w:p>
    <w:p w14:paraId="3984FAF5" w14:textId="25284D73" w:rsidR="00A1675C" w:rsidRDefault="00000000">
      <w:pPr>
        <w:ind w:firstLine="432"/>
      </w:pPr>
      <w:r>
        <w:rPr>
          <w:rFonts w:eastAsia="Georgia"/>
        </w:rPr>
        <w:t>Derek carefully stared at the Bureau clock. 11:17. Penny gazed at hers.</w:t>
      </w:r>
    </w:p>
    <w:p w14:paraId="3D9C6DA2" w14:textId="77777777" w:rsidR="00A1675C" w:rsidRDefault="00000000">
      <w:pPr>
        <w:ind w:firstLine="432"/>
      </w:pPr>
      <w:r>
        <w:rPr>
          <w:rFonts w:eastAsia="Georgia"/>
        </w:rPr>
        <w:t>11:17. Trevor peered at his phone. 11:17.</w:t>
      </w:r>
    </w:p>
    <w:p w14:paraId="3526B785" w14:textId="77777777" w:rsidR="00A1675C" w:rsidRDefault="00000000">
      <w:pPr>
        <w:ind w:firstLine="432"/>
      </w:pPr>
      <w:r>
        <w:rPr>
          <w:rFonts w:eastAsia="Georgia"/>
        </w:rPr>
        <w:t>All four devices were synchronized.</w:t>
      </w:r>
    </w:p>
    <w:p w14:paraId="295B30BA" w14:textId="77777777" w:rsidR="00A1675C" w:rsidRDefault="00000000">
      <w:pPr>
        <w:spacing w:before="40" w:after="120"/>
      </w:pPr>
      <w:r>
        <w:rPr>
          <w:rFonts w:eastAsia="Georgia"/>
        </w:rPr>
        <w:t>Derek announced:</w:t>
      </w:r>
    </w:p>
    <w:p w14:paraId="2A690705" w14:textId="77777777" w:rsidR="00A1675C" w:rsidRDefault="00000000">
      <w:pPr>
        <w:spacing w:before="40" w:after="120"/>
      </w:pPr>
      <w:r>
        <w:rPr>
          <w:rFonts w:eastAsia="Georgia"/>
        </w:rPr>
        <w:t>"And your watch?"</w:t>
      </w:r>
    </w:p>
    <w:p w14:paraId="1A3F0E2E" w14:textId="77777777" w:rsidR="00A1675C" w:rsidRDefault="00000000">
      <w:pPr>
        <w:spacing w:before="40" w:after="120"/>
      </w:pPr>
      <w:r>
        <w:rPr>
          <w:rFonts w:eastAsia="Georgia"/>
        </w:rPr>
        <w:t>"11:17."</w:t>
      </w:r>
    </w:p>
    <w:p w14:paraId="000FB981" w14:textId="77777777" w:rsidR="00A1675C" w:rsidRDefault="00000000">
      <w:pPr>
        <w:spacing w:before="40" w:after="120"/>
      </w:pPr>
      <w:r>
        <w:rPr>
          <w:rFonts w:eastAsia="Georgia"/>
        </w:rPr>
        <w:t>"The brass clock?"</w:t>
      </w:r>
    </w:p>
    <w:p w14:paraId="764C4594" w14:textId="77777777" w:rsidR="00A1675C" w:rsidRDefault="00000000">
      <w:pPr>
        <w:spacing w:before="40" w:after="120"/>
      </w:pPr>
      <w:r>
        <w:rPr>
          <w:rFonts w:eastAsia="Georgia"/>
        </w:rPr>
        <w:t>"11:17."</w:t>
      </w:r>
    </w:p>
    <w:p w14:paraId="6716360D" w14:textId="77777777" w:rsidR="00A1675C" w:rsidRDefault="00000000">
      <w:pPr>
        <w:spacing w:before="40" w:after="120"/>
      </w:pPr>
      <w:r>
        <w:rPr>
          <w:rFonts w:eastAsia="Georgia"/>
        </w:rPr>
        <w:t>"All right."</w:t>
      </w:r>
    </w:p>
    <w:p w14:paraId="5A247EF1" w14:textId="77777777" w:rsidR="00A1675C" w:rsidRDefault="00000000">
      <w:pPr>
        <w:ind w:firstLine="432"/>
      </w:pPr>
      <w:r>
        <w:rPr>
          <w:rFonts w:eastAsia="Georgia"/>
        </w:rPr>
        <w:t>Derek took a breath.</w:t>
      </w:r>
    </w:p>
    <w:p w14:paraId="4526C4CF" w14:textId="77777777" w:rsidR="00A1675C" w:rsidRDefault="00000000">
      <w:pPr>
        <w:spacing w:before="40" w:after="120"/>
      </w:pPr>
      <w:r>
        <w:rPr>
          <w:rFonts w:eastAsia="Georgia"/>
        </w:rPr>
        <w:t>"Now look outside."</w:t>
      </w:r>
    </w:p>
    <w:p w14:paraId="7B590A32" w14:textId="77777777" w:rsidR="00A1675C" w:rsidRDefault="00000000">
      <w:pPr>
        <w:spacing w:before="40" w:after="120"/>
      </w:pPr>
      <w:r>
        <w:rPr>
          <w:rFonts w:eastAsia="Georgia"/>
        </w:rPr>
        <w:t>"What do you see?"</w:t>
      </w:r>
    </w:p>
    <w:p w14:paraId="21E90791" w14:textId="77777777" w:rsidR="00A1675C" w:rsidRDefault="00000000">
      <w:pPr>
        <w:spacing w:before="40" w:after="120"/>
      </w:pPr>
      <w:r>
        <w:rPr>
          <w:rFonts w:eastAsia="Georgia"/>
        </w:rPr>
        <w:t>"Munich."</w:t>
      </w:r>
    </w:p>
    <w:p w14:paraId="03D412A2" w14:textId="77777777" w:rsidR="00A1675C" w:rsidRDefault="00000000">
      <w:pPr>
        <w:spacing w:before="40" w:after="120"/>
      </w:pPr>
      <w:r>
        <w:rPr>
          <w:rFonts w:eastAsia="Georgia"/>
        </w:rPr>
        <w:t>"Moving?"</w:t>
      </w:r>
    </w:p>
    <w:p w14:paraId="79DB72DE" w14:textId="77777777" w:rsidR="00A1675C" w:rsidRDefault="00000000">
      <w:pPr>
        <w:spacing w:before="40" w:after="120"/>
      </w:pPr>
      <w:r>
        <w:rPr>
          <w:rFonts w:eastAsia="Georgia"/>
        </w:rPr>
        <w:t>"Yes."</w:t>
      </w:r>
    </w:p>
    <w:p w14:paraId="72D29A51" w14:textId="77777777" w:rsidR="00A1675C" w:rsidRDefault="00000000">
      <w:pPr>
        <w:spacing w:before="40" w:after="120"/>
      </w:pPr>
      <w:r>
        <w:rPr>
          <w:rFonts w:eastAsia="Georgia"/>
        </w:rPr>
        <w:t>"Backward?"</w:t>
      </w:r>
    </w:p>
    <w:p w14:paraId="14771661" w14:textId="77777777" w:rsidR="00A1675C" w:rsidRDefault="00000000">
      <w:pPr>
        <w:spacing w:before="40" w:after="120"/>
      </w:pPr>
      <w:r>
        <w:rPr>
          <w:rFonts w:eastAsia="Georgia"/>
        </w:rPr>
        <w:t>"No."</w:t>
      </w:r>
    </w:p>
    <w:p w14:paraId="37A251F1" w14:textId="77777777" w:rsidR="00A1675C" w:rsidRDefault="00000000">
      <w:pPr>
        <w:spacing w:before="40" w:after="120"/>
      </w:pPr>
      <w:r>
        <w:rPr>
          <w:rFonts w:eastAsia="Georgia"/>
        </w:rPr>
        <w:t>"Forward?"</w:t>
      </w:r>
    </w:p>
    <w:p w14:paraId="692E680F" w14:textId="77777777" w:rsidR="00A1675C" w:rsidRDefault="00000000">
      <w:pPr>
        <w:spacing w:before="40" w:after="120"/>
      </w:pPr>
      <w:r>
        <w:rPr>
          <w:rFonts w:eastAsia="Georgia"/>
        </w:rPr>
        <w:t>"Yes."</w:t>
      </w:r>
    </w:p>
    <w:p w14:paraId="345AFBAA" w14:textId="77777777" w:rsidR="00A1675C" w:rsidRDefault="00000000">
      <w:pPr>
        <w:ind w:firstLine="432"/>
      </w:pPr>
      <w:r>
        <w:rPr>
          <w:rFonts w:eastAsia="Georgia"/>
        </w:rPr>
        <w:t>Derek quietly nodded.</w:t>
      </w:r>
    </w:p>
    <w:p w14:paraId="21757809" w14:textId="77777777" w:rsidR="00A1675C" w:rsidRDefault="00000000">
      <w:pPr>
        <w:spacing w:before="40" w:after="120"/>
      </w:pPr>
      <w:r>
        <w:rPr>
          <w:rFonts w:eastAsia="Georgia"/>
        </w:rPr>
        <w:t>"Good."</w:t>
      </w:r>
    </w:p>
    <w:p w14:paraId="328AAB7D" w14:textId="77777777" w:rsidR="00A1675C" w:rsidRDefault="00000000">
      <w:pPr>
        <w:spacing w:before="40" w:after="120"/>
      </w:pPr>
      <w:r>
        <w:rPr>
          <w:rFonts w:eastAsia="Georgia"/>
        </w:rPr>
        <w:t>"Why?"</w:t>
      </w:r>
    </w:p>
    <w:p w14:paraId="0CE1B96C" w14:textId="77777777" w:rsidR="00A1675C" w:rsidRDefault="00000000">
      <w:pPr>
        <w:spacing w:before="40" w:after="120"/>
      </w:pPr>
      <w:r>
        <w:rPr>
          <w:rFonts w:eastAsia="Georgia"/>
        </w:rPr>
        <w:t>"Because I was beginning to worry."</w:t>
      </w:r>
    </w:p>
    <w:p w14:paraId="4A9323FF" w14:textId="77777777" w:rsidR="00A1675C" w:rsidRDefault="00000000">
      <w:pPr>
        <w:spacing w:before="40" w:after="120"/>
      </w:pPr>
      <w:r>
        <w:rPr>
          <w:rFonts w:eastAsia="Georgia"/>
        </w:rPr>
        <w:t>"About what?"</w:t>
      </w:r>
    </w:p>
    <w:p w14:paraId="09D8DD95" w14:textId="77777777" w:rsidR="00A1675C" w:rsidRDefault="00000000">
      <w:pPr>
        <w:spacing w:before="40" w:after="120"/>
      </w:pPr>
      <w:r>
        <w:rPr>
          <w:rFonts w:eastAsia="Georgia"/>
        </w:rPr>
        <w:t>"That we might have to investigate Munich."</w:t>
      </w:r>
    </w:p>
    <w:p w14:paraId="5FB95ED7" w14:textId="77777777" w:rsidR="00A1675C" w:rsidRDefault="00000000">
      <w:pPr>
        <w:ind w:firstLine="432"/>
      </w:pPr>
      <w:r>
        <w:rPr>
          <w:rFonts w:eastAsia="Georgia"/>
        </w:rPr>
        <w:t>Weinstein laughed. Then his quiet voice changed.</w:t>
      </w:r>
    </w:p>
    <w:p w14:paraId="65784368" w14:textId="77777777" w:rsidR="00A1675C" w:rsidRDefault="00000000">
      <w:pPr>
        <w:spacing w:before="40" w:after="120"/>
      </w:pPr>
      <w:r>
        <w:rPr>
          <w:rFonts w:eastAsia="Georgia"/>
        </w:rPr>
        <w:t>"Wait."</w:t>
      </w:r>
    </w:p>
    <w:p w14:paraId="51BEDCCC" w14:textId="77777777" w:rsidR="00A1675C" w:rsidRDefault="00000000">
      <w:pPr>
        <w:spacing w:before="40" w:after="120"/>
      </w:pPr>
      <w:r>
        <w:rPr>
          <w:rFonts w:eastAsia="Georgia"/>
        </w:rPr>
        <w:t>"What?"</w:t>
      </w:r>
    </w:p>
    <w:p w14:paraId="22296D28" w14:textId="77777777" w:rsidR="00A1675C" w:rsidRDefault="00000000">
      <w:pPr>
        <w:spacing w:before="40" w:after="120"/>
      </w:pPr>
      <w:r>
        <w:rPr>
          <w:rFonts w:eastAsia="Georgia"/>
        </w:rPr>
        <w:t>"I see something."</w:t>
      </w:r>
    </w:p>
    <w:p w14:paraId="2A4D525A" w14:textId="77777777" w:rsidR="00A1675C" w:rsidRDefault="00000000">
      <w:pPr>
        <w:spacing w:before="40" w:after="120"/>
      </w:pPr>
      <w:r>
        <w:rPr>
          <w:rFonts w:eastAsia="Georgia"/>
        </w:rPr>
        <w:t>"What?"</w:t>
      </w:r>
    </w:p>
    <w:p w14:paraId="735D10B9" w14:textId="77777777" w:rsidR="00A1675C" w:rsidRDefault="00000000">
      <w:pPr>
        <w:spacing w:before="40" w:after="120"/>
      </w:pPr>
      <w:r>
        <w:rPr>
          <w:rFonts w:eastAsia="Georgia"/>
        </w:rPr>
        <w:t>"An apple."</w:t>
      </w:r>
    </w:p>
    <w:p w14:paraId="545774BA" w14:textId="4A2C91E9" w:rsidR="00A1675C" w:rsidRDefault="00000000">
      <w:pPr>
        <w:ind w:firstLine="432"/>
      </w:pPr>
      <w:r>
        <w:rPr>
          <w:rFonts w:eastAsia="Georgia"/>
        </w:rPr>
        <w:t>Derek eyed Penny.</w:t>
      </w:r>
    </w:p>
    <w:p w14:paraId="3A25F696" w14:textId="77777777" w:rsidR="00A1675C" w:rsidRDefault="00000000">
      <w:pPr>
        <w:spacing w:before="40" w:after="120"/>
      </w:pPr>
      <w:r>
        <w:rPr>
          <w:rFonts w:eastAsia="Georgia"/>
        </w:rPr>
        <w:t>"What sort of apple?"</w:t>
      </w:r>
    </w:p>
    <w:p w14:paraId="5D71AB5D" w14:textId="77777777" w:rsidR="00A1675C" w:rsidRDefault="00000000">
      <w:pPr>
        <w:spacing w:before="40" w:after="120"/>
      </w:pPr>
      <w:r>
        <w:rPr>
          <w:rFonts w:eastAsia="Georgia"/>
        </w:rPr>
        <w:t>"Red."</w:t>
      </w:r>
    </w:p>
    <w:p w14:paraId="6CC7E493" w14:textId="77777777" w:rsidR="00A1675C" w:rsidRDefault="00000000">
      <w:pPr>
        <w:spacing w:before="40" w:after="120"/>
      </w:pPr>
      <w:r>
        <w:rPr>
          <w:rFonts w:eastAsia="Georgia"/>
        </w:rPr>
        <w:t>"That's encouraging."</w:t>
      </w:r>
    </w:p>
    <w:p w14:paraId="4B98DAC8" w14:textId="77777777" w:rsidR="00A1675C" w:rsidRDefault="00000000">
      <w:pPr>
        <w:spacing w:before="40" w:after="120"/>
      </w:pPr>
      <w:r>
        <w:rPr>
          <w:rFonts w:eastAsia="Georgia"/>
        </w:rPr>
        <w:t>"It is falling."</w:t>
      </w:r>
    </w:p>
    <w:p w14:paraId="420DFC67" w14:textId="77777777" w:rsidR="00A1675C" w:rsidRDefault="00000000">
      <w:pPr>
        <w:spacing w:before="40" w:after="120"/>
      </w:pPr>
      <w:r>
        <w:rPr>
          <w:rFonts w:eastAsia="Georgia"/>
        </w:rPr>
        <w:t>"Where?"</w:t>
      </w:r>
    </w:p>
    <w:p w14:paraId="2D98DBC7" w14:textId="77777777" w:rsidR="00A1675C" w:rsidRDefault="00000000">
      <w:pPr>
        <w:spacing w:before="40" w:after="120"/>
      </w:pPr>
      <w:r>
        <w:rPr>
          <w:rFonts w:eastAsia="Georgia"/>
        </w:rPr>
        <w:t>"From a tree."</w:t>
      </w:r>
    </w:p>
    <w:p w14:paraId="5C342B65" w14:textId="77777777" w:rsidR="00A1675C" w:rsidRDefault="00000000">
      <w:pPr>
        <w:ind w:firstLine="432"/>
      </w:pPr>
      <w:r>
        <w:rPr>
          <w:rFonts w:eastAsia="Georgia"/>
        </w:rPr>
        <w:t>Derek gently smiled.</w:t>
      </w:r>
    </w:p>
    <w:p w14:paraId="5871B42E" w14:textId="77777777" w:rsidR="00A1675C" w:rsidRDefault="00000000">
      <w:pPr>
        <w:spacing w:before="40" w:after="120"/>
      </w:pPr>
      <w:r>
        <w:rPr>
          <w:rFonts w:eastAsia="Georgia"/>
        </w:rPr>
        <w:t>"Alfred, are you sure you're not just watching an ordinary apple?"</w:t>
      </w:r>
    </w:p>
    <w:p w14:paraId="1D1A3788" w14:textId="77777777" w:rsidR="00A1675C" w:rsidRDefault="00000000">
      <w:pPr>
        <w:spacing w:before="40" w:after="120"/>
      </w:pPr>
      <w:r>
        <w:rPr>
          <w:rFonts w:eastAsia="Georgia"/>
        </w:rPr>
        <w:t>"I am."</w:t>
      </w:r>
    </w:p>
    <w:p w14:paraId="11D128B0" w14:textId="77777777" w:rsidR="00A1675C" w:rsidRDefault="00000000">
      <w:pPr>
        <w:spacing w:before="40" w:after="120"/>
      </w:pPr>
      <w:r>
        <w:rPr>
          <w:rFonts w:eastAsia="Georgia"/>
        </w:rPr>
        <w:t>"Then what is it doing?"</w:t>
      </w:r>
    </w:p>
    <w:p w14:paraId="201297F8" w14:textId="77777777" w:rsidR="00A1675C" w:rsidRPr="00B37FE2" w:rsidRDefault="00000000">
      <w:pPr>
        <w:ind w:firstLine="432"/>
        <w:rPr>
          <w:lang w:val="de-DE"/>
        </w:rPr>
      </w:pPr>
      <w:r>
        <w:rPr>
          <w:rFonts w:eastAsia="Georgia"/>
          <w:lang w:val="de-DE"/>
        </w:rPr>
        <w:t>Weinstein was silent. Derek waited.</w:t>
      </w:r>
    </w:p>
    <w:p w14:paraId="045CC922" w14:textId="77777777" w:rsidR="00A1675C" w:rsidRDefault="00000000">
      <w:pPr>
        <w:spacing w:before="40" w:after="120"/>
      </w:pPr>
      <w:r>
        <w:rPr>
          <w:rFonts w:eastAsia="Georgia"/>
        </w:rPr>
        <w:t>Finally Weinstein asserted:</w:t>
      </w:r>
    </w:p>
    <w:p w14:paraId="769CCE20" w14:textId="77777777" w:rsidR="00A1675C" w:rsidRDefault="00000000">
      <w:pPr>
        <w:spacing w:before="40" w:after="120"/>
      </w:pPr>
      <w:r>
        <w:rPr>
          <w:rFonts w:eastAsia="Georgia"/>
        </w:rPr>
        <w:t>"It's falling upward."</w:t>
      </w:r>
    </w:p>
    <w:p w14:paraId="789CAB57" w14:textId="2EE53D25" w:rsidR="00A1675C" w:rsidRDefault="00000000">
      <w:pPr>
        <w:ind w:firstLine="432"/>
      </w:pPr>
      <w:r>
        <w:rPr>
          <w:rFonts w:eastAsia="Georgia"/>
        </w:rPr>
        <w:t>Nobody spoke. Trevor watched Penny. Penny surveyed Derek.</w:t>
      </w:r>
    </w:p>
    <w:p w14:paraId="2D66236A" w14:textId="77777777" w:rsidR="00A1675C" w:rsidRDefault="00000000">
      <w:pPr>
        <w:spacing w:before="40" w:after="120"/>
      </w:pPr>
      <w:r>
        <w:rPr>
          <w:rFonts w:eastAsia="Georgia"/>
        </w:rPr>
        <w:t>Derek pointed out:</w:t>
      </w:r>
    </w:p>
    <w:p w14:paraId="42696842" w14:textId="77777777" w:rsidR="00A1675C" w:rsidRDefault="00000000">
      <w:pPr>
        <w:spacing w:before="40" w:after="120"/>
      </w:pPr>
      <w:r>
        <w:rPr>
          <w:rFonts w:eastAsia="Georgia"/>
        </w:rPr>
        <w:t>"Well."</w:t>
      </w:r>
    </w:p>
    <w:p w14:paraId="60D18224" w14:textId="3ABC8084" w:rsidR="00A1675C" w:rsidRDefault="003434B6">
      <w:pPr>
        <w:ind w:firstLine="432"/>
      </w:pPr>
      <w:r>
        <w:rPr>
          <w:rFonts w:eastAsia="Georgia"/>
        </w:rPr>
        <w:t>Penny gently smiled.</w:t>
      </w:r>
    </w:p>
    <w:p w14:paraId="607A9AEF" w14:textId="77777777" w:rsidR="00A1675C" w:rsidRDefault="00000000">
      <w:pPr>
        <w:spacing w:before="40" w:after="120"/>
      </w:pPr>
      <w:r>
        <w:rPr>
          <w:rFonts w:eastAsia="Georgia"/>
        </w:rPr>
        <w:t>"That settles it."</w:t>
      </w:r>
    </w:p>
    <w:p w14:paraId="5A96A654" w14:textId="77777777" w:rsidR="00A1675C" w:rsidRDefault="00000000">
      <w:pPr>
        <w:ind w:firstLine="432"/>
      </w:pPr>
      <w:r>
        <w:rPr>
          <w:rFonts w:eastAsia="Georgia"/>
        </w:rPr>
        <w:t>Trevor nodded.</w:t>
      </w:r>
    </w:p>
    <w:p w14:paraId="6077C6BF" w14:textId="77777777" w:rsidR="00A1675C" w:rsidRDefault="00000000">
      <w:pPr>
        <w:spacing w:before="40" w:after="120"/>
      </w:pPr>
      <w:r>
        <w:rPr>
          <w:rFonts w:eastAsia="Georgia"/>
        </w:rPr>
        <w:t>"Gravity has become unreasonable."</w:t>
      </w:r>
    </w:p>
    <w:p w14:paraId="6E106C3E" w14:textId="77777777" w:rsidR="00A1675C" w:rsidRDefault="00000000">
      <w:pPr>
        <w:ind w:firstLine="432"/>
      </w:pPr>
      <w:r>
        <w:rPr>
          <w:rFonts w:eastAsia="Georgia"/>
        </w:rPr>
        <w:t>Weinstein's strange voice came through the phone.</w:t>
      </w:r>
    </w:p>
    <w:p w14:paraId="07158515" w14:textId="77777777" w:rsidR="00A1675C" w:rsidRDefault="00000000">
      <w:pPr>
        <w:spacing w:before="40" w:after="120"/>
      </w:pPr>
      <w:r>
        <w:rPr>
          <w:rFonts w:eastAsia="Georgia"/>
        </w:rPr>
        <w:t>"No."</w:t>
      </w:r>
    </w:p>
    <w:p w14:paraId="5F9F2229" w14:textId="77777777" w:rsidR="00A1675C" w:rsidRDefault="00000000">
      <w:pPr>
        <w:ind w:firstLine="432"/>
      </w:pPr>
      <w:r>
        <w:rPr>
          <w:rFonts w:eastAsia="Georgia"/>
        </w:rPr>
        <w:t>Derek carefully looked at him.</w:t>
      </w:r>
    </w:p>
    <w:p w14:paraId="76EE6D30" w14:textId="77777777" w:rsidR="00A1675C" w:rsidRDefault="00000000">
      <w:pPr>
        <w:spacing w:before="40" w:after="120"/>
      </w:pPr>
      <w:r>
        <w:rPr>
          <w:rFonts w:eastAsia="Georgia"/>
        </w:rPr>
        <w:t>"What?"</w:t>
      </w:r>
    </w:p>
    <w:p w14:paraId="33DFB2AA" w14:textId="77777777" w:rsidR="00A1675C" w:rsidRDefault="00000000">
      <w:pPr>
        <w:spacing w:before="40" w:after="120"/>
      </w:pPr>
      <w:r>
        <w:rPr>
          <w:rFonts w:eastAsia="Georgia"/>
        </w:rPr>
        <w:t>"The apple isn't falling upward."</w:t>
      </w:r>
    </w:p>
    <w:p w14:paraId="27D5F0B6" w14:textId="77777777" w:rsidR="00A1675C" w:rsidRDefault="00000000">
      <w:pPr>
        <w:spacing w:before="40" w:after="120"/>
      </w:pPr>
      <w:r>
        <w:rPr>
          <w:rFonts w:eastAsia="Georgia"/>
        </w:rPr>
        <w:t>"Then what is happening?"</w:t>
      </w:r>
    </w:p>
    <w:p w14:paraId="55803E7F" w14:textId="77777777" w:rsidR="00A1675C" w:rsidRDefault="00000000">
      <w:pPr>
        <w:ind w:firstLine="432"/>
      </w:pPr>
      <w:r>
        <w:rPr>
          <w:rFonts w:eastAsia="Georgia"/>
        </w:rPr>
        <w:t>Weinstein watched through the train window.</w:t>
      </w:r>
    </w:p>
    <w:p w14:paraId="33EA79CF" w14:textId="77777777" w:rsidR="00A1675C" w:rsidRDefault="00000000">
      <w:pPr>
        <w:spacing w:before="40" w:after="120"/>
      </w:pPr>
      <w:r>
        <w:rPr>
          <w:rFonts w:eastAsia="Georgia"/>
        </w:rPr>
        <w:t>"The train is."</w:t>
      </w:r>
    </w:p>
    <w:p w14:paraId="454FD4B6" w14:textId="77777777" w:rsidR="00A1675C" w:rsidRDefault="00000000">
      <w:pPr>
        <w:ind w:firstLine="432"/>
      </w:pPr>
      <w:r>
        <w:rPr>
          <w:rFonts w:eastAsia="Georgia"/>
        </w:rPr>
        <w:t>Derek stared intently.</w:t>
      </w:r>
    </w:p>
    <w:p w14:paraId="22A03425" w14:textId="77777777" w:rsidR="00A1675C" w:rsidRDefault="00000000">
      <w:pPr>
        <w:spacing w:before="40" w:after="120"/>
      </w:pPr>
      <w:r>
        <w:rPr>
          <w:rFonts w:eastAsia="Georgia"/>
        </w:rPr>
        <w:t>"The train is falling?"</w:t>
      </w:r>
    </w:p>
    <w:p w14:paraId="76FD23BD" w14:textId="77777777" w:rsidR="00A1675C" w:rsidRDefault="00000000">
      <w:pPr>
        <w:spacing w:before="40" w:after="120"/>
      </w:pPr>
      <w:r>
        <w:rPr>
          <w:rFonts w:eastAsia="Georgia"/>
        </w:rPr>
        <w:t>"No."</w:t>
      </w:r>
    </w:p>
    <w:p w14:paraId="6851019E" w14:textId="77777777" w:rsidR="00A1675C" w:rsidRDefault="00000000">
      <w:pPr>
        <w:spacing w:before="40" w:after="120"/>
      </w:pPr>
      <w:r>
        <w:rPr>
          <w:rFonts w:eastAsia="Georgia"/>
        </w:rPr>
        <w:t>"Moving?"</w:t>
      </w:r>
    </w:p>
    <w:p w14:paraId="06B80343" w14:textId="77777777" w:rsidR="00A1675C" w:rsidRDefault="00000000">
      <w:pPr>
        <w:spacing w:before="40" w:after="120"/>
      </w:pPr>
      <w:r>
        <w:rPr>
          <w:rFonts w:eastAsia="Georgia"/>
        </w:rPr>
        <w:t>"No."</w:t>
      </w:r>
    </w:p>
    <w:p w14:paraId="5C61D44A" w14:textId="77777777" w:rsidR="00A1675C" w:rsidRDefault="00000000">
      <w:pPr>
        <w:ind w:firstLine="432"/>
      </w:pPr>
      <w:r>
        <w:rPr>
          <w:rFonts w:eastAsia="Georgia"/>
        </w:rPr>
        <w:t>Weinstein paused.</w:t>
      </w:r>
    </w:p>
    <w:p w14:paraId="301A0881" w14:textId="77777777" w:rsidR="00A1675C" w:rsidRDefault="00000000">
      <w:pPr>
        <w:spacing w:before="40" w:after="120"/>
      </w:pPr>
      <w:r>
        <w:rPr>
          <w:rFonts w:eastAsia="Georgia"/>
        </w:rPr>
        <w:t>"The train is changing."</w:t>
      </w:r>
    </w:p>
    <w:p w14:paraId="71C50CBC" w14:textId="77777777" w:rsidR="00A1675C" w:rsidRDefault="00000000">
      <w:pPr>
        <w:ind w:firstLine="432"/>
      </w:pPr>
      <w:r>
        <w:rPr>
          <w:rFonts w:eastAsia="Georgia"/>
        </w:rPr>
        <w:t>Derek deeply frowned.</w:t>
      </w:r>
    </w:p>
    <w:p w14:paraId="2F867A44" w14:textId="77777777" w:rsidR="00A1675C" w:rsidRDefault="00000000">
      <w:pPr>
        <w:spacing w:before="40" w:after="120"/>
      </w:pPr>
      <w:r>
        <w:rPr>
          <w:rFonts w:eastAsia="Georgia"/>
        </w:rPr>
        <w:t>"Changing how?"</w:t>
      </w:r>
    </w:p>
    <w:p w14:paraId="550D40D1" w14:textId="77777777" w:rsidR="00A1675C" w:rsidRDefault="00000000">
      <w:pPr>
        <w:spacing w:before="40" w:after="120"/>
      </w:pPr>
      <w:r>
        <w:rPr>
          <w:rFonts w:eastAsia="Georgia"/>
        </w:rPr>
        <w:t>"The geometry."</w:t>
      </w:r>
    </w:p>
    <w:p w14:paraId="787C8204" w14:textId="77777777" w:rsidR="00A1675C" w:rsidRDefault="00000000">
      <w:pPr>
        <w:ind w:firstLine="432"/>
      </w:pPr>
      <w:r>
        <w:rPr>
          <w:rFonts w:eastAsia="Georgia"/>
        </w:rPr>
        <w:t>There was silence.</w:t>
      </w:r>
    </w:p>
    <w:p w14:paraId="5B94C977" w14:textId="77777777" w:rsidR="00A1675C" w:rsidRDefault="00000000">
      <w:pPr>
        <w:spacing w:before="40" w:after="120"/>
      </w:pPr>
      <w:r>
        <w:rPr>
          <w:rFonts w:eastAsia="Georgia"/>
        </w:rPr>
        <w:t>Then Derek clarified:</w:t>
      </w:r>
    </w:p>
    <w:p w14:paraId="7601B75D" w14:textId="77777777" w:rsidR="00A1675C" w:rsidRDefault="00000000">
      <w:pPr>
        <w:spacing w:before="40" w:after="120"/>
      </w:pPr>
      <w:r>
        <w:rPr>
          <w:rFonts w:eastAsia="Georgia"/>
        </w:rPr>
        <w:t>"Alfred."</w:t>
      </w:r>
    </w:p>
    <w:p w14:paraId="3AE46285" w14:textId="77777777" w:rsidR="00A1675C" w:rsidRDefault="00000000">
      <w:pPr>
        <w:spacing w:before="40" w:after="120"/>
      </w:pPr>
      <w:r>
        <w:rPr>
          <w:rFonts w:eastAsia="Georgia"/>
        </w:rPr>
        <w:t>"Yes?"</w:t>
      </w:r>
    </w:p>
    <w:p w14:paraId="66A46C58" w14:textId="77777777" w:rsidR="00A1675C" w:rsidRDefault="00000000">
      <w:pPr>
        <w:spacing w:before="40" w:after="120"/>
      </w:pPr>
      <w:r>
        <w:rPr>
          <w:rFonts w:eastAsia="Georgia"/>
        </w:rPr>
        <w:t>"Investigate the apple."</w:t>
      </w:r>
    </w:p>
    <w:p w14:paraId="4CDD589D" w14:textId="77777777" w:rsidR="00A1675C" w:rsidRDefault="00000000">
      <w:pPr>
        <w:ind w:firstLine="432"/>
      </w:pPr>
      <w:r>
        <w:rPr>
          <w:rFonts w:eastAsia="Georgia"/>
        </w:rPr>
        <w:t>Weinstein smiled.</w:t>
      </w:r>
    </w:p>
    <w:p w14:paraId="629D6769" w14:textId="77777777" w:rsidR="00A1675C" w:rsidRDefault="00000000">
      <w:pPr>
        <w:spacing w:before="40" w:after="120"/>
      </w:pPr>
      <w:r>
        <w:rPr>
          <w:rFonts w:eastAsia="Georgia"/>
        </w:rPr>
        <w:t>"I was hoping you'd say that."</w:t>
      </w:r>
    </w:p>
    <w:p w14:paraId="4B9501F5" w14:textId="77777777" w:rsidR="00A1675C" w:rsidRDefault="00000000">
      <w:pPr>
        <w:ind w:firstLine="432"/>
      </w:pPr>
      <w:r>
        <w:rPr>
          <w:rFonts w:eastAsia="Georgia"/>
        </w:rPr>
        <w:t>The line went dead. Derek put the phone down. Trevor regarded him.</w:t>
      </w:r>
    </w:p>
    <w:p w14:paraId="2E78F38A" w14:textId="77777777" w:rsidR="00A1675C" w:rsidRDefault="00000000">
      <w:pPr>
        <w:spacing w:before="40" w:after="120"/>
      </w:pPr>
      <w:r>
        <w:rPr>
          <w:rFonts w:eastAsia="Georgia"/>
        </w:rPr>
        <w:t>"So we're investigating an apple."</w:t>
      </w:r>
    </w:p>
    <w:p w14:paraId="7123BF4F" w14:textId="77777777" w:rsidR="00A1675C" w:rsidRDefault="00000000">
      <w:pPr>
        <w:ind w:firstLine="432"/>
      </w:pPr>
      <w:r>
        <w:rPr>
          <w:rFonts w:eastAsia="Georgia"/>
        </w:rPr>
        <w:t>Derek nodded.</w:t>
      </w:r>
    </w:p>
    <w:p w14:paraId="036F3329" w14:textId="77777777" w:rsidR="00A1675C" w:rsidRDefault="00000000">
      <w:pPr>
        <w:spacing w:before="40" w:after="120"/>
      </w:pPr>
      <w:r>
        <w:rPr>
          <w:rFonts w:eastAsia="Georgia"/>
        </w:rPr>
        <w:t>"Apparently."</w:t>
      </w:r>
    </w:p>
    <w:p w14:paraId="5C0A704D" w14:textId="151629D0" w:rsidR="00A1675C" w:rsidRDefault="003434B6">
      <w:pPr>
        <w:ind w:firstLine="432"/>
      </w:pPr>
      <w:r>
        <w:rPr>
          <w:rFonts w:eastAsia="Georgia"/>
        </w:rPr>
        <w:t>Penny picked up her coat.</w:t>
      </w:r>
    </w:p>
    <w:p w14:paraId="178333F5" w14:textId="77777777" w:rsidR="00A1675C" w:rsidRDefault="00000000">
      <w:pPr>
        <w:spacing w:before="40" w:after="120"/>
      </w:pPr>
      <w:r>
        <w:rPr>
          <w:rFonts w:eastAsia="Georgia"/>
        </w:rPr>
        <w:t>"When?"</w:t>
      </w:r>
    </w:p>
    <w:p w14:paraId="1F6D0CC1" w14:textId="77777777" w:rsidR="00A1675C" w:rsidRDefault="00000000">
      <w:pPr>
        <w:spacing w:before="40" w:after="120"/>
      </w:pPr>
      <w:r>
        <w:rPr>
          <w:rFonts w:eastAsia="Georgia"/>
        </w:rPr>
        <w:t>"Immediately."</w:t>
      </w:r>
    </w:p>
    <w:p w14:paraId="358F1E48" w14:textId="77777777" w:rsidR="00A1675C" w:rsidRDefault="00000000">
      <w:pPr>
        <w:ind w:firstLine="432"/>
      </w:pPr>
      <w:r>
        <w:rPr>
          <w:rFonts w:eastAsia="Georgia"/>
        </w:rPr>
        <w:t>Trevor looked puzzled.</w:t>
      </w:r>
    </w:p>
    <w:p w14:paraId="4E8985A6" w14:textId="77777777" w:rsidR="00A1675C" w:rsidRDefault="00000000">
      <w:pPr>
        <w:spacing w:before="40" w:after="120"/>
      </w:pPr>
      <w:r>
        <w:rPr>
          <w:rFonts w:eastAsia="Georgia"/>
        </w:rPr>
        <w:t>"Where?"</w:t>
      </w:r>
    </w:p>
    <w:p w14:paraId="0CD914D0" w14:textId="77777777" w:rsidR="00A1675C" w:rsidRDefault="00000000">
      <w:pPr>
        <w:ind w:firstLine="432"/>
      </w:pPr>
      <w:r>
        <w:rPr>
          <w:rFonts w:eastAsia="Georgia"/>
        </w:rPr>
        <w:t>Derek carefully examined the brass ancient clock. Then at the photograph. Then toward the door.</w:t>
      </w:r>
    </w:p>
    <w:p w14:paraId="7F002B6D" w14:textId="77777777" w:rsidR="00A1675C" w:rsidRDefault="00000000">
      <w:pPr>
        <w:spacing w:before="40" w:after="120"/>
      </w:pPr>
      <w:r>
        <w:rPr>
          <w:rFonts w:eastAsia="Georgia"/>
        </w:rPr>
        <w:t>"Munich."</w:t>
      </w:r>
    </w:p>
    <w:p w14:paraId="448EF9D2" w14:textId="7D76144E" w:rsidR="00A1675C" w:rsidRDefault="003434B6">
      <w:pPr>
        <w:ind w:firstLine="432"/>
      </w:pPr>
      <w:r>
        <w:rPr>
          <w:rFonts w:eastAsia="Georgia"/>
        </w:rPr>
        <w:t>Penny gently smiled.</w:t>
      </w:r>
    </w:p>
    <w:p w14:paraId="3C12C5A1" w14:textId="77777777" w:rsidR="00A1675C" w:rsidRDefault="00000000">
      <w:pPr>
        <w:spacing w:before="40" w:after="120"/>
      </w:pPr>
      <w:r>
        <w:rPr>
          <w:rFonts w:eastAsia="Georgia"/>
        </w:rPr>
        <w:t>"Good."</w:t>
      </w:r>
    </w:p>
    <w:p w14:paraId="3734913F" w14:textId="77777777" w:rsidR="00A1675C" w:rsidRDefault="00000000">
      <w:pPr>
        <w:ind w:firstLine="432"/>
      </w:pPr>
      <w:r>
        <w:rPr>
          <w:rFonts w:eastAsia="Georgia"/>
        </w:rPr>
        <w:t>Trevor still stood.</w:t>
      </w:r>
    </w:p>
    <w:p w14:paraId="76B4FCF8" w14:textId="77777777" w:rsidR="00A1675C" w:rsidRDefault="00000000">
      <w:pPr>
        <w:spacing w:before="40" w:after="120"/>
      </w:pPr>
      <w:r>
        <w:rPr>
          <w:rFonts w:eastAsia="Georgia"/>
        </w:rPr>
        <w:t>"How are we getting there?"</w:t>
      </w:r>
    </w:p>
    <w:p w14:paraId="1859A331" w14:textId="77777777" w:rsidR="00A1675C" w:rsidRDefault="00000000">
      <w:pPr>
        <w:ind w:firstLine="432"/>
      </w:pPr>
      <w:r>
        <w:rPr>
          <w:rFonts w:eastAsia="Georgia"/>
        </w:rPr>
        <w:t>Derek put on his coat.</w:t>
      </w:r>
    </w:p>
    <w:p w14:paraId="41D65442" w14:textId="77777777" w:rsidR="00A1675C" w:rsidRDefault="00000000">
      <w:pPr>
        <w:spacing w:before="40" w:after="120"/>
      </w:pPr>
      <w:r>
        <w:rPr>
          <w:rFonts w:eastAsia="Georgia"/>
        </w:rPr>
        <w:t>"Train."</w:t>
      </w:r>
    </w:p>
    <w:p w14:paraId="566B506D" w14:textId="77777777" w:rsidR="00A1675C" w:rsidRDefault="00000000">
      <w:pPr>
        <w:ind w:firstLine="432"/>
      </w:pPr>
      <w:r>
        <w:rPr>
          <w:rFonts w:eastAsia="Georgia"/>
        </w:rPr>
        <w:t>Trevor inspected him.</w:t>
      </w:r>
    </w:p>
    <w:p w14:paraId="6DF94760" w14:textId="77777777" w:rsidR="00A1675C" w:rsidRDefault="00000000">
      <w:pPr>
        <w:spacing w:before="40" w:after="120"/>
      </w:pPr>
      <w:r>
        <w:rPr>
          <w:rFonts w:eastAsia="Georgia"/>
        </w:rPr>
        <w:t>"Which train?"</w:t>
      </w:r>
    </w:p>
    <w:p w14:paraId="0F342FA7" w14:textId="77777777" w:rsidR="00A1675C" w:rsidRDefault="00000000">
      <w:pPr>
        <w:ind w:firstLine="432"/>
      </w:pPr>
      <w:r>
        <w:rPr>
          <w:rFonts w:eastAsia="Georgia"/>
        </w:rPr>
        <w:t>Derek paused.</w:t>
      </w:r>
    </w:p>
    <w:p w14:paraId="6014E438" w14:textId="77777777" w:rsidR="00A1675C" w:rsidRDefault="00000000">
      <w:pPr>
        <w:spacing w:before="40" w:after="120"/>
      </w:pPr>
      <w:r>
        <w:rPr>
          <w:rFonts w:eastAsia="Georgia"/>
        </w:rPr>
        <w:t>"The one that's already arrived."</w:t>
      </w:r>
    </w:p>
    <w:p w14:paraId="1C842E49" w14:textId="77777777" w:rsidR="00A1675C" w:rsidRDefault="00000000">
      <w:pPr>
        <w:ind w:firstLine="432"/>
      </w:pPr>
      <w:r>
        <w:rPr>
          <w:rFonts w:eastAsia="Georgia"/>
        </w:rPr>
        <w:t>Trevor considered this.</w:t>
      </w:r>
    </w:p>
    <w:p w14:paraId="15F05640" w14:textId="77777777" w:rsidR="00A1675C" w:rsidRDefault="00000000">
      <w:pPr>
        <w:spacing w:before="40" w:after="120"/>
      </w:pPr>
      <w:r>
        <w:rPr>
          <w:rFonts w:eastAsia="Georgia"/>
        </w:rPr>
        <w:t>"That sounds difficult."</w:t>
      </w:r>
    </w:p>
    <w:p w14:paraId="4029A3C6" w14:textId="77777777" w:rsidR="00A1675C" w:rsidRDefault="00000000">
      <w:pPr>
        <w:ind w:firstLine="432"/>
      </w:pPr>
      <w:r>
        <w:rPr>
          <w:rFonts w:eastAsia="Georgia"/>
        </w:rPr>
        <w:t>Derek carefully opened the familiar door.</w:t>
      </w:r>
    </w:p>
    <w:p w14:paraId="187CCA8F" w14:textId="77777777" w:rsidR="00A1675C" w:rsidRDefault="00000000">
      <w:pPr>
        <w:spacing w:before="40" w:after="120"/>
      </w:pPr>
      <w:r>
        <w:rPr>
          <w:rFonts w:eastAsia="Georgia"/>
        </w:rPr>
        <w:t>"Yes."</w:t>
      </w:r>
    </w:p>
    <w:p w14:paraId="06738B72" w14:textId="3488885A" w:rsidR="00A1675C" w:rsidRDefault="003434B6">
      <w:pPr>
        <w:ind w:firstLine="432"/>
      </w:pPr>
      <w:r>
        <w:rPr>
          <w:rFonts w:eastAsia="Georgia"/>
        </w:rPr>
        <w:t>Penny followed him.</w:t>
      </w:r>
    </w:p>
    <w:p w14:paraId="19B9506F" w14:textId="77777777" w:rsidR="00A1675C" w:rsidRDefault="00000000">
      <w:pPr>
        <w:spacing w:before="40" w:after="120"/>
      </w:pPr>
      <w:r>
        <w:rPr>
          <w:rFonts w:eastAsia="Georgia"/>
        </w:rPr>
        <w:t>"That's why we have a Bureau."</w:t>
      </w:r>
    </w:p>
    <w:p w14:paraId="754F78C1" w14:textId="77777777" w:rsidR="00A1675C" w:rsidRDefault="00000000">
      <w:pPr>
        <w:ind w:firstLine="432"/>
      </w:pPr>
      <w:r>
        <w:rPr>
          <w:rFonts w:eastAsia="Georgia"/>
        </w:rPr>
        <w:t>They left. The quiet office remained empty. On the old desk lay Weinstein's forgotten notebook.</w:t>
      </w:r>
    </w:p>
    <w:p w14:paraId="04D87A6E" w14:textId="77777777" w:rsidR="00A1675C" w:rsidRDefault="00000000">
      <w:pPr>
        <w:ind w:firstLine="432"/>
      </w:pPr>
      <w:r>
        <w:rPr>
          <w:rFonts w:eastAsia="Georgia"/>
        </w:rPr>
        <w:t>The last thing he had written was:</w:t>
      </w:r>
    </w:p>
    <w:p w14:paraId="7FDD7A3D" w14:textId="77777777" w:rsidR="00A1675C" w:rsidRDefault="00000000">
      <w:pPr>
        <w:spacing w:before="200" w:after="120"/>
        <w:jc w:val="center"/>
      </w:pPr>
      <w:r>
        <w:rPr>
          <w:rFonts w:eastAsia="Georgia"/>
          <w:b/>
          <w:sz w:val="24"/>
        </w:rPr>
        <w:t>WHY DOES THE APPLE FALL?</w:t>
      </w:r>
    </w:p>
    <w:p w14:paraId="6EA783C6" w14:textId="77777777" w:rsidR="00A1675C" w:rsidRDefault="00000000">
      <w:pPr>
        <w:ind w:firstLine="432"/>
      </w:pPr>
      <w:r>
        <w:rPr>
          <w:rFonts w:eastAsia="Georgia"/>
        </w:rPr>
        <w:t>Underneath, in smaller letters:</w:t>
      </w:r>
    </w:p>
    <w:p w14:paraId="2B772876" w14:textId="77777777" w:rsidR="00A1675C" w:rsidRDefault="00000000">
      <w:pPr>
        <w:spacing w:before="200" w:after="120"/>
        <w:jc w:val="center"/>
      </w:pPr>
      <w:r>
        <w:rPr>
          <w:rFonts w:eastAsia="Georgia"/>
          <w:b/>
          <w:sz w:val="24"/>
        </w:rPr>
        <w:t>AND WHY DID IT CHOOSE TODAY?</w:t>
      </w:r>
    </w:p>
    <w:p w14:paraId="1557EF24" w14:textId="77777777" w:rsidR="00A1675C" w:rsidRDefault="00000000">
      <w:pPr>
        <w:ind w:firstLine="432"/>
      </w:pPr>
      <w:r>
        <w:rPr>
          <w:rFonts w:eastAsia="Georgia"/>
        </w:rPr>
        <w:t>The brass mysterious clock ticked once. Then twice. Then, very quietly, it began to run backwards.</w:t>
      </w:r>
    </w:p>
    <w:p w14:paraId="697DFB5D" w14:textId="77777777" w:rsidR="00A1675C" w:rsidRDefault="00000000">
      <w:pPr>
        <w:spacing w:before="200" w:after="120"/>
        <w:jc w:val="center"/>
      </w:pPr>
      <w:r>
        <w:rPr>
          <w:rFonts w:eastAsia="Georgia"/>
          <w:b/>
          <w:sz w:val="24"/>
        </w:rPr>
        <w:t>The Shape of an Event</w:t>
      </w:r>
    </w:p>
    <w:p w14:paraId="2120FCF9" w14:textId="77777777" w:rsidR="00A1675C" w:rsidRDefault="00000000">
      <w:pPr>
        <w:ind w:firstLine="432"/>
      </w:pPr>
      <w:r>
        <w:rPr>
          <w:rFonts w:eastAsia="Georgia"/>
        </w:rPr>
        <w:t>Weinstein did not immediately go to Munich. He went to Paris. This was not because Paris was on the way.</w:t>
      </w:r>
    </w:p>
    <w:p w14:paraId="09959C4D" w14:textId="77777777" w:rsidR="00A1675C" w:rsidRDefault="00000000">
      <w:pPr>
        <w:ind w:firstLine="432"/>
      </w:pPr>
      <w:r>
        <w:rPr>
          <w:rFonts w:eastAsia="Georgia"/>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ind w:firstLine="432"/>
      </w:pPr>
      <w:r>
        <w:rPr>
          <w:rFonts w:eastAsia="Georgia"/>
        </w:rPr>
        <w:t>This was, in itself, suspicious.</w:t>
      </w:r>
    </w:p>
    <w:p w14:paraId="6939427C" w14:textId="77777777" w:rsidR="00A1675C" w:rsidRDefault="00000000">
      <w:pPr>
        <w:spacing w:before="40" w:after="120"/>
      </w:pPr>
      <w:r>
        <w:rPr>
          <w:rFonts w:eastAsia="Georgia"/>
        </w:rPr>
        <w:t>Derek had once described museums as "warehouses for dead people who had better PR than most living people."</w:t>
      </w:r>
    </w:p>
    <w:p w14:paraId="54B874B9" w14:textId="77777777" w:rsidR="00A1675C" w:rsidRDefault="00000000">
      <w:pPr>
        <w:ind w:firstLine="432"/>
      </w:pPr>
      <w:r>
        <w:rPr>
          <w:rFonts w:eastAsia="Georgia"/>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spacing w:before="40" w:after="120"/>
      </w:pPr>
      <w:r>
        <w:rPr>
          <w:rFonts w:eastAsia="Georgia"/>
        </w:rPr>
        <w:t>He had also claimed that the Mona Lisa was "smiling because she knows something."</w:t>
      </w:r>
    </w:p>
    <w:p w14:paraId="3FE0D8D4" w14:textId="5CFAE301" w:rsidR="00A1675C" w:rsidRDefault="003434B6">
      <w:pPr>
        <w:ind w:firstLine="432"/>
      </w:pPr>
      <w:r>
        <w:rPr>
          <w:rFonts w:eastAsia="Georgia"/>
        </w:rPr>
        <w:t>Penny had asked him what.</w:t>
      </w:r>
    </w:p>
    <w:p w14:paraId="2FEB2012" w14:textId="77777777" w:rsidR="00A1675C" w:rsidRDefault="00000000">
      <w:pPr>
        <w:spacing w:before="40" w:after="120"/>
      </w:pPr>
      <w:r>
        <w:rPr>
          <w:rFonts w:eastAsia="Georgia"/>
        </w:rPr>
        <w:t>Derek had replied:</w:t>
      </w:r>
    </w:p>
    <w:p w14:paraId="6A3A3152" w14:textId="77777777" w:rsidR="00A1675C" w:rsidRDefault="00000000">
      <w:pPr>
        <w:spacing w:before="40" w:after="120"/>
      </w:pPr>
      <w:r>
        <w:rPr>
          <w:rFonts w:eastAsia="Georgia"/>
        </w:rPr>
        <w:t>"That's what I'm trying to find out."</w:t>
      </w:r>
    </w:p>
    <w:p w14:paraId="55830E60" w14:textId="77777777" w:rsidR="00A1675C" w:rsidRDefault="00000000">
      <w:pPr>
        <w:ind w:firstLine="432"/>
      </w:pPr>
      <w:r>
        <w:rPr>
          <w:rFonts w:eastAsia="Georgia"/>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ind w:firstLine="432"/>
      </w:pPr>
      <w:r>
        <w:rPr>
          <w:rFonts w:eastAsia="Georgia"/>
        </w:rPr>
        <w:t>Very weird. Weinstein was standing beside the Seine when the thought about the red red apple returned. He watched the river.</w:t>
      </w:r>
    </w:p>
    <w:p w14:paraId="559B8EE0" w14:textId="77777777" w:rsidR="00A1675C" w:rsidRDefault="00000000">
      <w:pPr>
        <w:ind w:firstLine="432"/>
      </w:pPr>
      <w:r>
        <w:rPr>
          <w:rFonts w:eastAsia="Georgia"/>
        </w:rPr>
        <w:t>Water slowly moved continuously beneath the bridges.</w:t>
      </w:r>
    </w:p>
    <w:p w14:paraId="4BC5173E" w14:textId="77777777" w:rsidR="00A1675C" w:rsidRDefault="00000000">
      <w:pPr>
        <w:spacing w:before="40" w:after="120"/>
      </w:pPr>
      <w:r>
        <w:rPr>
          <w:rFonts w:eastAsia="Georgia"/>
        </w:rPr>
        <w:t>Yet there was no obvious thing called "the flow of time" visible anywhere.</w:t>
      </w:r>
    </w:p>
    <w:p w14:paraId="631986A1" w14:textId="77777777" w:rsidR="00A1675C" w:rsidRDefault="00000000">
      <w:pPr>
        <w:ind w:firstLine="432"/>
      </w:pPr>
      <w:r>
        <w:rPr>
          <w:rFonts w:eastAsia="Georgia"/>
        </w:rPr>
        <w:t>There was only change. Water here. Water there.</w:t>
      </w:r>
    </w:p>
    <w:p w14:paraId="654EB7E9" w14:textId="77777777" w:rsidR="00A1675C" w:rsidRDefault="00000000">
      <w:pPr>
        <w:ind w:firstLine="432"/>
      </w:pPr>
      <w:r>
        <w:rPr>
          <w:rFonts w:eastAsia="Georgia"/>
        </w:rPr>
        <w:t>A boat here. A boat there. A person crossing a bridge.</w:t>
      </w:r>
    </w:p>
    <w:p w14:paraId="17F2554A" w14:textId="77777777" w:rsidR="00A1675C" w:rsidRDefault="00000000">
      <w:pPr>
        <w:ind w:firstLine="432"/>
      </w:pPr>
      <w:r>
        <w:rPr>
          <w:rFonts w:eastAsia="Georgia"/>
        </w:rPr>
        <w:t>A person no longer crossing it. Weinstein deeply frowned. Barbarian's argument was irritating precisely because it was difficult to dismiss.</w:t>
      </w:r>
    </w:p>
    <w:p w14:paraId="46BEC416" w14:textId="77777777" w:rsidR="00A1675C" w:rsidRDefault="00000000">
      <w:pPr>
        <w:ind w:firstLine="432"/>
      </w:pPr>
      <w:r>
        <w:rPr>
          <w:rFonts w:eastAsia="Georgia"/>
        </w:rPr>
        <w:t>Time might not be a thing. It might be a way of describing relationships between things. That was not particularly controversial when expressed carefully.</w:t>
      </w:r>
    </w:p>
    <w:p w14:paraId="1F754F6B" w14:textId="77777777" w:rsidR="00A1675C" w:rsidRDefault="00000000">
      <w:pPr>
        <w:ind w:firstLine="432"/>
      </w:pPr>
      <w:r>
        <w:rPr>
          <w:rFonts w:eastAsia="Georgia"/>
        </w:rPr>
        <w:t>Physics already did something similar. Position was not a substance. Velocity was not a substance.</w:t>
      </w:r>
    </w:p>
    <w:p w14:paraId="72748406" w14:textId="77777777" w:rsidR="00A1675C" w:rsidRDefault="00000000">
      <w:pPr>
        <w:ind w:firstLine="432"/>
      </w:pPr>
      <w:r>
        <w:rPr>
          <w:rFonts w:eastAsia="Georgia"/>
        </w:rPr>
        <w:t>Temperature was not a fluid. They were descriptions of physical relationships. Perhaps time was another.</w:t>
      </w:r>
    </w:p>
    <w:p w14:paraId="7AF9D74F" w14:textId="77777777" w:rsidR="00A1675C" w:rsidRDefault="00000000">
      <w:pPr>
        <w:ind w:firstLine="432"/>
      </w:pPr>
      <w:r>
        <w:rPr>
          <w:rFonts w:eastAsia="Georgia"/>
        </w:rPr>
        <w:t>But General Relativity complicated the matter. There was spacetime. Four coordinates.</w:t>
      </w:r>
    </w:p>
    <w:p w14:paraId="5DC5D8B9" w14:textId="77777777" w:rsidR="00A1675C" w:rsidRDefault="00000000">
      <w:pPr>
        <w:ind w:firstLine="432"/>
      </w:pPr>
      <w:r>
        <w:rPr>
          <w:rFonts w:eastAsia="Georgia"/>
        </w:rPr>
        <w:t>Three spatial. One temporal. The metric.</w:t>
      </w:r>
    </w:p>
    <w:p w14:paraId="0A18281F" w14:textId="77777777" w:rsidR="00A1675C" w:rsidRDefault="00000000">
      <w:pPr>
        <w:ind w:firstLine="432"/>
      </w:pPr>
      <w:r>
        <w:rPr>
          <w:rFonts w:eastAsia="Georgia"/>
        </w:rPr>
        <w:t>Curvature. Worldlines. Proper time.</w:t>
      </w:r>
    </w:p>
    <w:p w14:paraId="5BC7EADA" w14:textId="77777777" w:rsidR="00A1675C" w:rsidRDefault="00000000">
      <w:pPr>
        <w:ind w:firstLine="432"/>
      </w:pPr>
      <w:r>
        <w:rPr>
          <w:rFonts w:eastAsia="Georgia"/>
        </w:rPr>
        <w:t>Weinstein stopped walking. He had been thinking about the apple as though it were following a line. But what if an event wasn't really a line?</w:t>
      </w:r>
    </w:p>
    <w:p w14:paraId="1F8992E0" w14:textId="77777777" w:rsidR="00A1675C" w:rsidRDefault="00000000">
      <w:pPr>
        <w:ind w:firstLine="432"/>
      </w:pPr>
      <w:r>
        <w:rPr>
          <w:rFonts w:eastAsia="Georgia"/>
        </w:rPr>
        <w:t>What if an event was something with structure? He carefully considered the river. An ordinary apple falling from a tree was not merely:</w:t>
      </w:r>
    </w:p>
    <w:p w14:paraId="7BD46181" w14:textId="77777777" w:rsidR="00A1675C" w:rsidRDefault="00000000">
      <w:pPr>
        <w:ind w:firstLine="432"/>
      </w:pPr>
      <w:r>
        <w:rPr>
          <w:rFonts w:eastAsia="Georgia"/>
        </w:rPr>
        <w:t>Here. Then here. Then here.</w:t>
      </w:r>
    </w:p>
    <w:p w14:paraId="1DAD92AB" w14:textId="77777777" w:rsidR="00A1675C" w:rsidRDefault="00000000">
      <w:pPr>
        <w:ind w:firstLine="432"/>
      </w:pPr>
      <w:r>
        <w:rPr>
          <w:rFonts w:eastAsia="Georgia"/>
        </w:rPr>
        <w:t>It was a collection of positions and relationships. At every point, there was a location in space. And there was a temporal coordinate.</w:t>
      </w:r>
    </w:p>
    <w:p w14:paraId="26E066E4" w14:textId="77777777" w:rsidR="00A1675C" w:rsidRDefault="00000000">
      <w:pPr>
        <w:ind w:firstLine="432"/>
      </w:pPr>
      <w:r>
        <w:rPr>
          <w:rFonts w:eastAsia="Georgia"/>
        </w:rPr>
        <w:t>He took out his notebook. He drew three axes. X.</w:t>
      </w:r>
    </w:p>
    <w:p w14:paraId="09D7F839" w14:textId="77777777" w:rsidR="00A1675C" w:rsidRDefault="00000000">
      <w:pPr>
        <w:ind w:firstLine="432"/>
      </w:pPr>
      <w:r>
        <w:rPr>
          <w:rFonts w:eastAsia="Georgia"/>
        </w:rPr>
        <w:t>y. Z. Then, beside them, he wrote:</w:t>
      </w:r>
    </w:p>
    <w:p w14:paraId="3D5A4972" w14:textId="77777777" w:rsidR="00A1675C" w:rsidRDefault="00000000">
      <w:pPr>
        <w:ind w:firstLine="432"/>
      </w:pPr>
      <w:r>
        <w:rPr>
          <w:rFonts w:eastAsia="Georgia"/>
        </w:rPr>
        <w:t>t. He stared at it. Then crossed out t.</w:t>
      </w:r>
    </w:p>
    <w:p w14:paraId="4BC070BB" w14:textId="77777777" w:rsidR="00A1675C" w:rsidRDefault="00000000">
      <w:pPr>
        <w:ind w:firstLine="432"/>
      </w:pPr>
      <w:r>
        <w:rPr>
          <w:rFonts w:eastAsia="Georgia"/>
        </w:rPr>
        <w:t>Underneath, he wrote: τ. Proper time.</w:t>
      </w:r>
    </w:p>
    <w:p w14:paraId="30B1995D" w14:textId="77777777" w:rsidR="00A1675C" w:rsidRDefault="00000000">
      <w:pPr>
        <w:ind w:firstLine="432"/>
      </w:pPr>
      <w:r>
        <w:rPr>
          <w:rFonts w:eastAsia="Georgia"/>
        </w:rPr>
        <w:t>He stared intently again.</w:t>
      </w:r>
    </w:p>
    <w:p w14:paraId="2855600D" w14:textId="77777777" w:rsidR="00A1675C" w:rsidRDefault="00000000">
      <w:pPr>
        <w:spacing w:before="40" w:after="120"/>
      </w:pPr>
      <w:r>
        <w:rPr>
          <w:rFonts w:eastAsia="Georgia"/>
        </w:rPr>
        <w:t>Then he added:</w:t>
      </w:r>
    </w:p>
    <w:p w14:paraId="6E528F56" w14:textId="77777777" w:rsidR="00A1675C" w:rsidRDefault="00000000">
      <w:pPr>
        <w:ind w:firstLine="432"/>
      </w:pPr>
      <w:r>
        <w:rPr>
          <w:rFonts w:eastAsia="Georgia"/>
        </w:rPr>
        <w:t>imaginary? He immediately deeply frowned.</w:t>
      </w:r>
    </w:p>
    <w:p w14:paraId="7051D46B" w14:textId="77777777" w:rsidR="00A1675C" w:rsidRDefault="00000000">
      <w:pPr>
        <w:spacing w:before="40" w:after="120"/>
      </w:pPr>
      <w:r>
        <w:rPr>
          <w:rFonts w:eastAsia="Georgia"/>
        </w:rPr>
        <w:t>"No."</w:t>
      </w:r>
    </w:p>
    <w:p w14:paraId="0E4F0895" w14:textId="77777777" w:rsidR="00A1675C" w:rsidRDefault="00000000">
      <w:pPr>
        <w:ind w:firstLine="432"/>
      </w:pPr>
      <w:r>
        <w:rPr>
          <w:rFonts w:eastAsia="Georgia"/>
        </w:rPr>
        <w:t>That was too careless. Imaginary time was useful mathematics. But that did not mean the universe literally contained an imaginary fourth direction.</w:t>
      </w:r>
    </w:p>
    <w:p w14:paraId="0908EB6A" w14:textId="77777777" w:rsidR="00A1675C" w:rsidRDefault="00000000">
      <w:pPr>
        <w:ind w:firstLine="432"/>
      </w:pPr>
      <w:r>
        <w:rPr>
          <w:rFonts w:eastAsia="Georgia"/>
        </w:rPr>
        <w:t>A Wick rotation could turn a Lorentzian metric into a Euclidean-looking one. It was a mathematical transformation. It could make certain calculations beautifully behaved.</w:t>
      </w:r>
    </w:p>
    <w:p w14:paraId="363BE639" w14:textId="77777777" w:rsidR="00A1675C" w:rsidRDefault="00000000">
      <w:pPr>
        <w:ind w:firstLine="432"/>
      </w:pPr>
      <w:r>
        <w:rPr>
          <w:rFonts w:eastAsia="Georgia"/>
        </w:rPr>
        <w:t>It did not mean clocks suddenly ran through the complex numbers. Weinstein smiled.</w:t>
      </w:r>
    </w:p>
    <w:p w14:paraId="32FBF2B2" w14:textId="77777777" w:rsidR="00A1675C" w:rsidRDefault="00000000">
      <w:pPr>
        <w:spacing w:before="40" w:after="120"/>
      </w:pPr>
      <w:r>
        <w:rPr>
          <w:rFonts w:eastAsia="Georgia"/>
        </w:rPr>
        <w:t>"Not yet, anyway."</w:t>
      </w:r>
    </w:p>
    <w:p w14:paraId="069A7647" w14:textId="77777777" w:rsidR="00A1675C" w:rsidRDefault="00000000">
      <w:pPr>
        <w:ind w:firstLine="432"/>
      </w:pPr>
      <w:r>
        <w:rPr>
          <w:rFonts w:eastAsia="Georgia"/>
        </w:rPr>
        <w:t>He quietly closed the notebook. Then opened it again. There was something about the four-dimensional description that bothered him.</w:t>
      </w:r>
    </w:p>
    <w:p w14:paraId="6EB82C93" w14:textId="77777777" w:rsidR="00A1675C" w:rsidRDefault="00000000">
      <w:pPr>
        <w:ind w:firstLine="432"/>
      </w:pPr>
      <w:r>
        <w:rPr>
          <w:rFonts w:eastAsia="Georgia"/>
        </w:rPr>
        <w:t>Not the mathematics. The interpretation. If an event was specified by three spatial coordinates and one temporal coordinate, then a complete event was a point in spacetime.</w:t>
      </w:r>
    </w:p>
    <w:p w14:paraId="2A92F8BE" w14:textId="77777777" w:rsidR="00A1675C" w:rsidRDefault="00000000">
      <w:pPr>
        <w:ind w:firstLine="432"/>
      </w:pPr>
      <w:r>
        <w:rPr>
          <w:rFonts w:eastAsia="Georgia"/>
        </w:rPr>
        <w:t>Fine. But the apple did not experience the whole spacetime diagram. The apple experienced its own worldline.</w:t>
      </w:r>
    </w:p>
    <w:p w14:paraId="635D55E1" w14:textId="77777777" w:rsidR="00A1675C" w:rsidRDefault="00000000">
      <w:pPr>
        <w:ind w:firstLine="432"/>
      </w:pPr>
      <w:r>
        <w:rPr>
          <w:rFonts w:eastAsia="Georgia"/>
        </w:rPr>
        <w:t>A sequence of events. Except Barbarian would object to the word sequence. Because sequence implied time.</w:t>
      </w:r>
    </w:p>
    <w:p w14:paraId="0EB4962C" w14:textId="77777777" w:rsidR="00A1675C" w:rsidRDefault="00000000">
      <w:pPr>
        <w:ind w:firstLine="432"/>
      </w:pPr>
      <w:r>
        <w:rPr>
          <w:rFonts w:eastAsia="Georgia"/>
        </w:rPr>
        <w:t>Weinstein deeply frowned. Then perhaps the worldline was not a thing moving through time. Perhaps it was simply the complete geometric object.</w:t>
      </w:r>
    </w:p>
    <w:p w14:paraId="40F1CC02" w14:textId="77777777" w:rsidR="00A1675C" w:rsidRDefault="00000000">
      <w:pPr>
        <w:ind w:firstLine="432"/>
      </w:pPr>
      <w:r>
        <w:rPr>
          <w:rFonts w:eastAsia="Georgia"/>
        </w:rPr>
        <w:t>A curve. All at once. He stopped again.</w:t>
      </w:r>
    </w:p>
    <w:p w14:paraId="172C4125" w14:textId="77777777" w:rsidR="00A1675C" w:rsidRDefault="00000000">
      <w:pPr>
        <w:ind w:firstLine="432"/>
      </w:pPr>
      <w:r>
        <w:rPr>
          <w:rFonts w:eastAsia="Georgia"/>
        </w:rPr>
        <w:t>That was uncomfortable.</w:t>
      </w:r>
    </w:p>
    <w:p w14:paraId="17CBE8CF" w14:textId="77777777" w:rsidR="00A1675C" w:rsidRDefault="00000000">
      <w:pPr>
        <w:spacing w:before="40" w:after="120"/>
      </w:pPr>
      <w:r>
        <w:rPr>
          <w:rFonts w:eastAsia="Georgia"/>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ind w:firstLine="432"/>
      </w:pPr>
      <w:r>
        <w:rPr>
          <w:rFonts w:eastAsia="Georgia"/>
        </w:rPr>
        <w:t>The red red apple did not need to know about the future. The geometry did. Weinstein slowly looked up.</w:t>
      </w:r>
    </w:p>
    <w:p w14:paraId="48E4DC94" w14:textId="77777777" w:rsidR="00A1675C" w:rsidRDefault="00000000">
      <w:pPr>
        <w:ind w:firstLine="432"/>
      </w:pPr>
      <w:r>
        <w:rPr>
          <w:rFonts w:eastAsia="Georgia"/>
        </w:rPr>
        <w:t>The Eiffel Tower was visible in the distance. He ignored it. This was more interesting.</w:t>
      </w:r>
    </w:p>
    <w:p w14:paraId="0EEF0212" w14:textId="77777777" w:rsidR="00A1675C" w:rsidRDefault="00000000">
      <w:pPr>
        <w:ind w:firstLine="432"/>
      </w:pPr>
      <w:r>
        <w:rPr>
          <w:rFonts w:eastAsia="Georgia"/>
        </w:rPr>
        <w:t>Suppose the universe could be represented as a four-dimensional structure.</w:t>
      </w:r>
    </w:p>
    <w:p w14:paraId="022F1A06" w14:textId="77777777" w:rsidR="00A1675C" w:rsidRDefault="00000000">
      <w:pPr>
        <w:spacing w:before="40" w:after="120"/>
      </w:pPr>
      <w:r>
        <w:rPr>
          <w:rFonts w:eastAsia="Georgia"/>
        </w:rPr>
        <w:t>Then "past", "present" and "future" might be properties of how an observer experienced different parts of that structure.</w:t>
      </w:r>
    </w:p>
    <w:p w14:paraId="64061578" w14:textId="77777777" w:rsidR="00A1675C" w:rsidRDefault="00000000">
      <w:pPr>
        <w:ind w:firstLine="432"/>
      </w:pPr>
      <w:r>
        <w:rPr>
          <w:rFonts w:eastAsia="Georgia"/>
        </w:rPr>
        <w:t>Not necessarily ingredients of the structure itself. He wrote:</w:t>
      </w:r>
    </w:p>
    <w:p w14:paraId="58728CC3" w14:textId="77777777" w:rsidR="00A1675C" w:rsidRDefault="00000000">
      <w:pPr>
        <w:spacing w:before="200" w:after="120"/>
        <w:jc w:val="center"/>
      </w:pPr>
      <w:r>
        <w:rPr>
          <w:rFonts w:eastAsia="Georgia"/>
          <w:b/>
          <w:sz w:val="24"/>
        </w:rPr>
        <w:t>THE EVENT DOES NOT HAPPEN IN TIME.</w:t>
      </w:r>
    </w:p>
    <w:p w14:paraId="3D8F0276" w14:textId="77777777" w:rsidR="00A1675C" w:rsidRDefault="00000000">
      <w:pPr>
        <w:ind w:firstLine="432"/>
      </w:pPr>
      <w:r>
        <w:rPr>
          <w:rFonts w:eastAsia="Georgia"/>
        </w:rPr>
        <w:t>He paused.</w:t>
      </w:r>
    </w:p>
    <w:p w14:paraId="325E38BE" w14:textId="77777777" w:rsidR="00A1675C" w:rsidRDefault="00000000">
      <w:pPr>
        <w:spacing w:before="40" w:after="120"/>
      </w:pPr>
      <w:r>
        <w:rPr>
          <w:rFonts w:eastAsia="Georgia"/>
        </w:rPr>
        <w:t>Then added:</w:t>
      </w:r>
    </w:p>
    <w:p w14:paraId="63B39CA0" w14:textId="77777777" w:rsidR="00A1675C" w:rsidRDefault="00000000">
      <w:pPr>
        <w:spacing w:before="200" w:after="120"/>
        <w:jc w:val="center"/>
      </w:pPr>
      <w:r>
        <w:rPr>
          <w:rFonts w:eastAsia="Georgia"/>
          <w:b/>
          <w:sz w:val="24"/>
        </w:rPr>
        <w:t>THE EVENT IS IN SPACETIME.</w:t>
      </w:r>
    </w:p>
    <w:p w14:paraId="7C8C8A87" w14:textId="77777777" w:rsidR="00A1675C" w:rsidRDefault="00000000">
      <w:pPr>
        <w:ind w:firstLine="432"/>
      </w:pPr>
      <w:r>
        <w:rPr>
          <w:rFonts w:eastAsia="Georgia"/>
        </w:rPr>
        <w:t>He stared intently at the sentence. That was better. Much better.</w:t>
      </w:r>
    </w:p>
    <w:p w14:paraId="36AB462B" w14:textId="77777777" w:rsidR="00A1675C" w:rsidRDefault="00000000">
      <w:pPr>
        <w:ind w:firstLine="432"/>
      </w:pPr>
      <w:r>
        <w:rPr>
          <w:rFonts w:eastAsia="Georgia"/>
        </w:rPr>
        <w:t>And suddenly he understood why the clocks in London and Munich were so troubling. They might not be disagreeing about time. They might be sampling different geometrical relationships.</w:t>
      </w:r>
    </w:p>
    <w:p w14:paraId="63AFB377" w14:textId="77777777" w:rsidR="00A1675C" w:rsidRDefault="00000000">
      <w:pPr>
        <w:ind w:firstLine="432"/>
      </w:pPr>
      <w:r>
        <w:rPr>
          <w:rFonts w:eastAsia="Georgia"/>
        </w:rPr>
        <w:t>The clocks were innocent. The geometry was not. Weinstein put the notebook away.</w:t>
      </w:r>
    </w:p>
    <w:p w14:paraId="6684BFE2" w14:textId="77777777" w:rsidR="00A1675C" w:rsidRDefault="00000000">
      <w:pPr>
        <w:ind w:firstLine="432"/>
      </w:pPr>
      <w:r>
        <w:rPr>
          <w:rFonts w:eastAsia="Georgia"/>
        </w:rPr>
        <w:t>Then his phone rang. It was Derek.</w:t>
      </w:r>
    </w:p>
    <w:p w14:paraId="0DC23146" w14:textId="77777777" w:rsidR="00A1675C" w:rsidRDefault="00000000">
      <w:pPr>
        <w:spacing w:before="40" w:after="120"/>
      </w:pPr>
      <w:r>
        <w:rPr>
          <w:rFonts w:eastAsia="Georgia"/>
        </w:rPr>
        <w:t>Weinstein answered.</w:t>
      </w:r>
    </w:p>
    <w:p w14:paraId="6DE8FAAE" w14:textId="77777777" w:rsidR="00A1675C" w:rsidRDefault="00000000">
      <w:pPr>
        <w:spacing w:before="40" w:after="120"/>
      </w:pPr>
      <w:r>
        <w:rPr>
          <w:rFonts w:eastAsia="Georgia"/>
        </w:rPr>
        <w:t>"Where are you?"</w:t>
      </w:r>
    </w:p>
    <w:p w14:paraId="1DE5E484" w14:textId="77777777" w:rsidR="00A1675C" w:rsidRDefault="00000000">
      <w:pPr>
        <w:spacing w:before="40" w:after="120"/>
      </w:pPr>
      <w:r>
        <w:rPr>
          <w:rFonts w:eastAsia="Georgia"/>
        </w:rPr>
        <w:t>"Paris."</w:t>
      </w:r>
    </w:p>
    <w:p w14:paraId="177C66CF" w14:textId="77777777" w:rsidR="00A1675C" w:rsidRDefault="00000000">
      <w:pPr>
        <w:spacing w:before="40" w:after="120"/>
      </w:pPr>
      <w:r>
        <w:rPr>
          <w:rFonts w:eastAsia="Georgia"/>
        </w:rPr>
        <w:t>"I know."</w:t>
      </w:r>
    </w:p>
    <w:p w14:paraId="1A80D849" w14:textId="77777777" w:rsidR="00A1675C" w:rsidRDefault="00000000">
      <w:pPr>
        <w:ind w:firstLine="432"/>
      </w:pPr>
      <w:r>
        <w:rPr>
          <w:rFonts w:eastAsia="Georgia"/>
        </w:rPr>
        <w:t>A pause.</w:t>
      </w:r>
    </w:p>
    <w:p w14:paraId="5BF62E20" w14:textId="77777777" w:rsidR="00A1675C" w:rsidRDefault="00000000">
      <w:pPr>
        <w:spacing w:before="40" w:after="120"/>
      </w:pPr>
      <w:r>
        <w:rPr>
          <w:rFonts w:eastAsia="Georgia"/>
        </w:rPr>
        <w:t>"You know?"</w:t>
      </w:r>
    </w:p>
    <w:p w14:paraId="0E547804" w14:textId="77777777" w:rsidR="00A1675C" w:rsidRDefault="00000000">
      <w:pPr>
        <w:spacing w:before="40" w:after="120"/>
      </w:pPr>
      <w:r>
        <w:rPr>
          <w:rFonts w:eastAsia="Georgia"/>
        </w:rPr>
        <w:t>"Yes."</w:t>
      </w:r>
    </w:p>
    <w:p w14:paraId="598CE4A1" w14:textId="77777777" w:rsidR="00A1675C" w:rsidRDefault="00000000">
      <w:pPr>
        <w:spacing w:before="40" w:after="120"/>
      </w:pPr>
      <w:r>
        <w:rPr>
          <w:rFonts w:eastAsia="Georgia"/>
        </w:rPr>
        <w:t>"How?"</w:t>
      </w:r>
    </w:p>
    <w:p w14:paraId="0D2BD0A7" w14:textId="77777777" w:rsidR="00A1675C" w:rsidRDefault="00000000">
      <w:pPr>
        <w:spacing w:before="40" w:after="120"/>
      </w:pPr>
      <w:r>
        <w:rPr>
          <w:rFonts w:eastAsia="Georgia"/>
        </w:rPr>
        <w:t>"You're at the Louvre."</w:t>
      </w:r>
    </w:p>
    <w:p w14:paraId="64F05A2D" w14:textId="77777777" w:rsidR="00A1675C" w:rsidRDefault="00000000">
      <w:pPr>
        <w:ind w:firstLine="432"/>
      </w:pPr>
      <w:r>
        <w:rPr>
          <w:rFonts w:eastAsia="Georgia"/>
        </w:rPr>
        <w:t>Another pause.</w:t>
      </w:r>
    </w:p>
    <w:p w14:paraId="73C0636F" w14:textId="77777777" w:rsidR="00A1675C" w:rsidRDefault="00000000">
      <w:pPr>
        <w:spacing w:before="40" w:after="120"/>
      </w:pPr>
      <w:r>
        <w:rPr>
          <w:rFonts w:eastAsia="Georgia"/>
        </w:rPr>
        <w:t>"How do you know that?"</w:t>
      </w:r>
    </w:p>
    <w:p w14:paraId="36B39987" w14:textId="776EB462" w:rsidR="00A1675C" w:rsidRDefault="00000000">
      <w:pPr>
        <w:spacing w:before="40" w:after="120"/>
      </w:pPr>
      <w:r>
        <w:rPr>
          <w:rFonts w:eastAsia="Georgia"/>
        </w:rPr>
        <w:t>"Penny."</w:t>
      </w:r>
    </w:p>
    <w:p w14:paraId="2315A1CB" w14:textId="77777777" w:rsidR="00A1675C" w:rsidRDefault="00000000">
      <w:pPr>
        <w:spacing w:before="40" w:after="120"/>
      </w:pPr>
      <w:r>
        <w:rPr>
          <w:rFonts w:eastAsia="Georgia"/>
        </w:rPr>
        <w:t>"Of course."</w:t>
      </w:r>
    </w:p>
    <w:p w14:paraId="0FECA2BE" w14:textId="77777777" w:rsidR="00A1675C" w:rsidRDefault="00000000">
      <w:pPr>
        <w:spacing w:before="40" w:after="120"/>
      </w:pPr>
      <w:r>
        <w:rPr>
          <w:rFonts w:eastAsia="Georgia"/>
        </w:rPr>
        <w:t>"Why are you there?"</w:t>
      </w:r>
    </w:p>
    <w:p w14:paraId="042C1D22" w14:textId="77777777" w:rsidR="00A1675C" w:rsidRDefault="00000000">
      <w:pPr>
        <w:spacing w:before="40" w:after="120"/>
      </w:pPr>
      <w:r>
        <w:rPr>
          <w:rFonts w:eastAsia="Georgia"/>
        </w:rPr>
        <w:t>"Because I found something."</w:t>
      </w:r>
    </w:p>
    <w:p w14:paraId="2B66471E" w14:textId="77777777" w:rsidR="00A1675C" w:rsidRDefault="00000000">
      <w:pPr>
        <w:spacing w:before="40" w:after="120"/>
      </w:pPr>
      <w:r>
        <w:rPr>
          <w:rFonts w:eastAsia="Georgia"/>
        </w:rPr>
        <w:t>"What?"</w:t>
      </w:r>
    </w:p>
    <w:p w14:paraId="0DC3125C" w14:textId="77777777" w:rsidR="00A1675C" w:rsidRDefault="00000000">
      <w:pPr>
        <w:spacing w:before="40" w:after="120"/>
      </w:pPr>
      <w:r>
        <w:rPr>
          <w:rFonts w:eastAsia="Georgia"/>
        </w:rPr>
        <w:t>"I'll tell you when you get here."</w:t>
      </w:r>
    </w:p>
    <w:p w14:paraId="0FA3F957" w14:textId="77777777" w:rsidR="00A1675C" w:rsidRDefault="00000000">
      <w:pPr>
        <w:spacing w:before="40" w:after="120"/>
      </w:pPr>
      <w:r>
        <w:rPr>
          <w:rFonts w:eastAsia="Georgia"/>
        </w:rPr>
        <w:t>"I'm already in Paris."</w:t>
      </w:r>
    </w:p>
    <w:p w14:paraId="20A12EA3" w14:textId="77777777" w:rsidR="00A1675C" w:rsidRDefault="00000000">
      <w:pPr>
        <w:spacing w:before="40" w:after="120"/>
      </w:pPr>
      <w:r>
        <w:rPr>
          <w:rFonts w:eastAsia="Georgia"/>
        </w:rPr>
        <w:t>"Good."</w:t>
      </w:r>
    </w:p>
    <w:p w14:paraId="6286E73F" w14:textId="77777777" w:rsidR="00A1675C" w:rsidRDefault="00000000">
      <w:pPr>
        <w:spacing w:before="40" w:after="120"/>
      </w:pPr>
      <w:r>
        <w:rPr>
          <w:rFonts w:eastAsia="Georgia"/>
        </w:rPr>
        <w:t>"Where are you?"</w:t>
      </w:r>
    </w:p>
    <w:p w14:paraId="6C625964" w14:textId="77777777" w:rsidR="00A1675C" w:rsidRDefault="00000000">
      <w:pPr>
        <w:spacing w:before="40" w:after="120"/>
      </w:pPr>
      <w:r>
        <w:rPr>
          <w:rFonts w:eastAsia="Georgia"/>
        </w:rPr>
        <w:t>"Inside."</w:t>
      </w:r>
    </w:p>
    <w:p w14:paraId="140C34B0" w14:textId="77777777" w:rsidR="00A1675C" w:rsidRDefault="00000000">
      <w:pPr>
        <w:spacing w:before="40" w:after="120"/>
      </w:pPr>
      <w:r>
        <w:rPr>
          <w:rFonts w:eastAsia="Georgia"/>
        </w:rPr>
        <w:t>"The Louvre?"</w:t>
      </w:r>
    </w:p>
    <w:p w14:paraId="334DF205" w14:textId="77777777" w:rsidR="00A1675C" w:rsidRDefault="00000000">
      <w:pPr>
        <w:spacing w:before="40" w:after="120"/>
      </w:pPr>
      <w:r>
        <w:rPr>
          <w:rFonts w:eastAsia="Georgia"/>
        </w:rPr>
        <w:t>"Yes."</w:t>
      </w:r>
    </w:p>
    <w:p w14:paraId="504A787E" w14:textId="77777777" w:rsidR="00A1675C" w:rsidRDefault="00000000">
      <w:pPr>
        <w:ind w:firstLine="432"/>
      </w:pPr>
      <w:r>
        <w:rPr>
          <w:rFonts w:eastAsia="Georgia"/>
        </w:rPr>
        <w:t>Weinstein glanced at the enormous building.</w:t>
      </w:r>
    </w:p>
    <w:p w14:paraId="53FD48F9" w14:textId="77777777" w:rsidR="00A1675C" w:rsidRDefault="00000000">
      <w:pPr>
        <w:spacing w:before="40" w:after="120"/>
      </w:pPr>
      <w:r>
        <w:rPr>
          <w:rFonts w:eastAsia="Georgia"/>
        </w:rPr>
        <w:t>"Why?"</w:t>
      </w:r>
    </w:p>
    <w:p w14:paraId="36E55212" w14:textId="77777777" w:rsidR="00A1675C" w:rsidRDefault="00000000">
      <w:pPr>
        <w:spacing w:before="40" w:after="120"/>
      </w:pPr>
      <w:r>
        <w:rPr>
          <w:rFonts w:eastAsia="Georgia"/>
        </w:rPr>
        <w:t>"Because I think Leonardo knew something."</w:t>
      </w:r>
    </w:p>
    <w:p w14:paraId="168A5FAC" w14:textId="77777777" w:rsidR="00A1675C" w:rsidRDefault="00000000">
      <w:pPr>
        <w:ind w:firstLine="432"/>
      </w:pPr>
      <w:r>
        <w:rPr>
          <w:rFonts w:eastAsia="Georgia"/>
        </w:rPr>
        <w:t>Weinstein quietly closed his eyes.</w:t>
      </w:r>
    </w:p>
    <w:p w14:paraId="558508DF" w14:textId="77777777" w:rsidR="00A1675C" w:rsidRDefault="00000000">
      <w:pPr>
        <w:spacing w:before="40" w:after="120"/>
      </w:pPr>
      <w:r>
        <w:rPr>
          <w:rFonts w:eastAsia="Georgia"/>
        </w:rPr>
        <w:t>"About what?"</w:t>
      </w:r>
    </w:p>
    <w:p w14:paraId="6BB24679" w14:textId="77777777" w:rsidR="00A1675C" w:rsidRDefault="00000000">
      <w:pPr>
        <w:spacing w:before="40" w:after="120"/>
      </w:pPr>
      <w:r>
        <w:rPr>
          <w:rFonts w:eastAsia="Georgia"/>
        </w:rPr>
        <w:t>"Time."</w:t>
      </w:r>
    </w:p>
    <w:p w14:paraId="31468CA4" w14:textId="77777777" w:rsidR="00A1675C" w:rsidRDefault="00000000">
      <w:pPr>
        <w:ind w:firstLine="432"/>
      </w:pPr>
      <w:r>
        <w:rPr>
          <w:rFonts w:eastAsia="Georgia"/>
        </w:rPr>
        <w:t>Weinstein opened his eyes.</w:t>
      </w:r>
    </w:p>
    <w:p w14:paraId="7A8E2CA4" w14:textId="77777777" w:rsidR="00A1675C" w:rsidRDefault="00000000">
      <w:pPr>
        <w:spacing w:before="40" w:after="120"/>
      </w:pPr>
      <w:r>
        <w:rPr>
          <w:rFonts w:eastAsia="Georgia"/>
        </w:rPr>
        <w:t>"Leonardo da Vinci?"</w:t>
      </w:r>
    </w:p>
    <w:p w14:paraId="3B539134" w14:textId="77777777" w:rsidR="00A1675C" w:rsidRDefault="00000000">
      <w:pPr>
        <w:spacing w:before="40" w:after="120"/>
      </w:pPr>
      <w:r>
        <w:rPr>
          <w:rFonts w:eastAsia="Georgia"/>
        </w:rPr>
        <w:t>"Yes."</w:t>
      </w:r>
    </w:p>
    <w:p w14:paraId="0FF65B06" w14:textId="77777777" w:rsidR="00A1675C" w:rsidRDefault="00000000">
      <w:pPr>
        <w:spacing w:before="40" w:after="120"/>
      </w:pPr>
      <w:r>
        <w:rPr>
          <w:rFonts w:eastAsia="Georgia"/>
        </w:rPr>
        <w:t>"The painter?"</w:t>
      </w:r>
    </w:p>
    <w:p w14:paraId="790EB491" w14:textId="77777777" w:rsidR="00A1675C" w:rsidRDefault="00000000">
      <w:pPr>
        <w:spacing w:before="40" w:after="120"/>
      </w:pPr>
      <w:r>
        <w:rPr>
          <w:rFonts w:eastAsia="Georgia"/>
        </w:rPr>
        <w:t>"Among other things."</w:t>
      </w:r>
    </w:p>
    <w:p w14:paraId="44321224" w14:textId="77777777" w:rsidR="00A1675C" w:rsidRDefault="00000000">
      <w:pPr>
        <w:spacing w:before="40" w:after="120"/>
      </w:pPr>
      <w:r>
        <w:rPr>
          <w:rFonts w:eastAsia="Georgia"/>
        </w:rPr>
        <w:t>Weinstein wearily sighed.</w:t>
      </w:r>
    </w:p>
    <w:p w14:paraId="4FEEC578" w14:textId="77777777" w:rsidR="00A1675C" w:rsidRDefault="00000000">
      <w:pPr>
        <w:spacing w:before="40" w:after="120"/>
      </w:pPr>
      <w:r>
        <w:rPr>
          <w:rFonts w:eastAsia="Georgia"/>
        </w:rPr>
        <w:t>"All right."</w:t>
      </w:r>
    </w:p>
    <w:p w14:paraId="161A76FF" w14:textId="77777777" w:rsidR="00A1675C" w:rsidRDefault="00000000">
      <w:pPr>
        <w:spacing w:before="40" w:after="120"/>
      </w:pPr>
      <w:r>
        <w:rPr>
          <w:rFonts w:eastAsia="Georgia"/>
        </w:rPr>
        <w:t>"Come inside."</w:t>
      </w:r>
    </w:p>
    <w:p w14:paraId="1053C56B" w14:textId="77777777" w:rsidR="00A1675C" w:rsidRDefault="00000000">
      <w:pPr>
        <w:spacing w:before="40" w:after="120"/>
      </w:pPr>
      <w:r>
        <w:rPr>
          <w:rFonts w:eastAsia="Georgia"/>
        </w:rPr>
        <w:t>"I am."</w:t>
      </w:r>
    </w:p>
    <w:p w14:paraId="78C956DC" w14:textId="77777777" w:rsidR="00A1675C" w:rsidRDefault="00000000">
      <w:pPr>
        <w:spacing w:before="40" w:after="120"/>
      </w:pPr>
      <w:r>
        <w:rPr>
          <w:rFonts w:eastAsia="Georgia"/>
        </w:rPr>
        <w:t>"Good."</w:t>
      </w:r>
    </w:p>
    <w:p w14:paraId="5F163094" w14:textId="77777777" w:rsidR="00A1675C" w:rsidRDefault="00000000">
      <w:pPr>
        <w:ind w:firstLine="432"/>
      </w:pPr>
      <w:r>
        <w:rPr>
          <w:rFonts w:eastAsia="Georgia"/>
        </w:rPr>
        <w:t>The line went dead. Weinstein entered the Louvre. It took him less than ten minutes to find Derek.</w:t>
      </w:r>
    </w:p>
    <w:p w14:paraId="715284F0" w14:textId="77777777" w:rsidR="00A1675C" w:rsidRDefault="00000000">
      <w:pPr>
        <w:ind w:firstLine="432"/>
      </w:pPr>
      <w:r>
        <w:rPr>
          <w:rFonts w:eastAsia="Georgia"/>
        </w:rPr>
        <w:t>He was standing in front of a painting. Not the Mona Lisa. A much less famous work.</w:t>
      </w:r>
    </w:p>
    <w:p w14:paraId="05C2EFF7" w14:textId="77777777" w:rsidR="00A1675C" w:rsidRDefault="00000000">
      <w:pPr>
        <w:ind w:firstLine="432"/>
      </w:pPr>
      <w:r>
        <w:rPr>
          <w:rFonts w:eastAsia="Georgia"/>
        </w:rPr>
        <w:t>Derek was staring at it with the concentration of a man trying to solve a murder. Weinstein approached.</w:t>
      </w:r>
    </w:p>
    <w:p w14:paraId="227C851D" w14:textId="77777777" w:rsidR="00A1675C" w:rsidRDefault="00000000">
      <w:pPr>
        <w:spacing w:before="40" w:after="120"/>
      </w:pPr>
      <w:r>
        <w:rPr>
          <w:rFonts w:eastAsia="Georgia"/>
        </w:rPr>
        <w:t>"What are you looking for?"</w:t>
      </w:r>
    </w:p>
    <w:p w14:paraId="1E0B6DB9" w14:textId="77777777" w:rsidR="00A1675C" w:rsidRDefault="00000000">
      <w:pPr>
        <w:ind w:firstLine="432"/>
      </w:pPr>
      <w:r>
        <w:rPr>
          <w:rFonts w:eastAsia="Georgia"/>
        </w:rPr>
        <w:t>Derek didn't turn.</w:t>
      </w:r>
    </w:p>
    <w:p w14:paraId="377D10EC" w14:textId="77777777" w:rsidR="00A1675C" w:rsidRDefault="00000000">
      <w:pPr>
        <w:spacing w:before="40" w:after="120"/>
      </w:pPr>
      <w:r>
        <w:rPr>
          <w:rFonts w:eastAsia="Georgia"/>
        </w:rPr>
        <w:t>"Geometry."</w:t>
      </w:r>
    </w:p>
    <w:p w14:paraId="53FF08D9" w14:textId="77777777" w:rsidR="00A1675C" w:rsidRDefault="00000000">
      <w:pPr>
        <w:spacing w:before="40" w:after="120"/>
      </w:pPr>
      <w:r>
        <w:rPr>
          <w:rFonts w:eastAsia="Georgia"/>
        </w:rPr>
        <w:t>"Of the painting?"</w:t>
      </w:r>
    </w:p>
    <w:p w14:paraId="7A0341DF" w14:textId="77777777" w:rsidR="00A1675C" w:rsidRDefault="00000000">
      <w:pPr>
        <w:spacing w:before="40" w:after="120"/>
      </w:pPr>
      <w:r>
        <w:rPr>
          <w:rFonts w:eastAsia="Georgia"/>
        </w:rPr>
        <w:t>"Of the event."</w:t>
      </w:r>
    </w:p>
    <w:p w14:paraId="6A030E6E" w14:textId="77777777" w:rsidR="00A1675C" w:rsidRDefault="00000000">
      <w:pPr>
        <w:ind w:firstLine="432"/>
      </w:pPr>
      <w:r>
        <w:rPr>
          <w:rFonts w:eastAsia="Georgia"/>
        </w:rPr>
        <w:t>Weinstein carefully stared at the painting. It was beautiful. It was also completely irrelevant.</w:t>
      </w:r>
    </w:p>
    <w:p w14:paraId="124D8D12" w14:textId="77777777" w:rsidR="00A1675C" w:rsidRDefault="00000000">
      <w:pPr>
        <w:ind w:firstLine="432"/>
      </w:pPr>
      <w:r>
        <w:rPr>
          <w:rFonts w:eastAsia="Georgia"/>
        </w:rPr>
        <w:t>Probably.</w:t>
      </w:r>
    </w:p>
    <w:p w14:paraId="4429AFB9" w14:textId="77777777" w:rsidR="00A1675C" w:rsidRDefault="00000000">
      <w:pPr>
        <w:spacing w:before="40" w:after="120"/>
      </w:pPr>
      <w:r>
        <w:rPr>
          <w:rFonts w:eastAsia="Georgia"/>
        </w:rPr>
        <w:t>"What did you find?"</w:t>
      </w:r>
    </w:p>
    <w:p w14:paraId="0E47314A" w14:textId="77777777" w:rsidR="00A1675C" w:rsidRDefault="00000000">
      <w:pPr>
        <w:ind w:firstLine="432"/>
      </w:pPr>
      <w:r>
        <w:rPr>
          <w:rFonts w:eastAsia="Georgia"/>
        </w:rPr>
        <w:t>Derek pointed.</w:t>
      </w:r>
    </w:p>
    <w:p w14:paraId="5C3A98A2" w14:textId="77777777" w:rsidR="00A1675C" w:rsidRDefault="00000000">
      <w:pPr>
        <w:spacing w:before="40" w:after="120"/>
      </w:pPr>
      <w:r>
        <w:rPr>
          <w:rFonts w:eastAsia="Georgia"/>
        </w:rPr>
        <w:t>"Look at the perspective."</w:t>
      </w:r>
    </w:p>
    <w:p w14:paraId="4EFE53E5" w14:textId="77777777" w:rsidR="00A1675C" w:rsidRDefault="00000000">
      <w:pPr>
        <w:ind w:firstLine="432"/>
      </w:pPr>
      <w:r>
        <w:rPr>
          <w:rFonts w:eastAsia="Georgia"/>
        </w:rPr>
        <w:t>Weinstein carefully looked.</w:t>
      </w:r>
    </w:p>
    <w:p w14:paraId="0DE55841" w14:textId="77777777" w:rsidR="00A1675C" w:rsidRDefault="00000000">
      <w:pPr>
        <w:spacing w:before="40" w:after="120"/>
      </w:pPr>
      <w:r>
        <w:rPr>
          <w:rFonts w:eastAsia="Georgia"/>
        </w:rPr>
        <w:t>"Yes."</w:t>
      </w:r>
    </w:p>
    <w:p w14:paraId="327763D8" w14:textId="77777777" w:rsidR="00A1675C" w:rsidRDefault="00000000">
      <w:pPr>
        <w:spacing w:before="40" w:after="120"/>
      </w:pPr>
      <w:r>
        <w:rPr>
          <w:rFonts w:eastAsia="Georgia"/>
        </w:rPr>
        <w:t>"Notice anything?"</w:t>
      </w:r>
    </w:p>
    <w:p w14:paraId="293E3215" w14:textId="77777777" w:rsidR="00A1675C" w:rsidRDefault="00000000">
      <w:pPr>
        <w:spacing w:before="40" w:after="120"/>
      </w:pPr>
      <w:r>
        <w:rPr>
          <w:rFonts w:eastAsia="Georgia"/>
        </w:rPr>
        <w:t>"No."</w:t>
      </w:r>
    </w:p>
    <w:p w14:paraId="52141696" w14:textId="77777777" w:rsidR="00A1675C" w:rsidRDefault="00000000">
      <w:pPr>
        <w:spacing w:before="40" w:after="120"/>
      </w:pPr>
      <w:r>
        <w:rPr>
          <w:rFonts w:eastAsia="Georgia"/>
        </w:rPr>
        <w:t>"Good."</w:t>
      </w:r>
    </w:p>
    <w:p w14:paraId="67B352DB" w14:textId="77777777" w:rsidR="00A1675C" w:rsidRDefault="00000000">
      <w:pPr>
        <w:ind w:firstLine="432"/>
      </w:pPr>
      <w:r>
        <w:rPr>
          <w:rFonts w:eastAsia="Georgia"/>
        </w:rPr>
        <w:t>Weinstein gazed at him.</w:t>
      </w:r>
    </w:p>
    <w:p w14:paraId="657E77A5" w14:textId="77777777" w:rsidR="00A1675C" w:rsidRDefault="00000000">
      <w:pPr>
        <w:spacing w:before="40" w:after="120"/>
      </w:pPr>
      <w:r>
        <w:rPr>
          <w:rFonts w:eastAsia="Georgia"/>
        </w:rPr>
        <w:t>"Good?"</w:t>
      </w:r>
    </w:p>
    <w:p w14:paraId="3FC0D7D9" w14:textId="77777777" w:rsidR="00A1675C" w:rsidRDefault="00000000">
      <w:pPr>
        <w:spacing w:before="40" w:after="120"/>
      </w:pPr>
      <w:r>
        <w:rPr>
          <w:rFonts w:eastAsia="Georgia"/>
        </w:rPr>
        <w:t>"Yes. I wanted to know whether you'd see it immediately."</w:t>
      </w:r>
    </w:p>
    <w:p w14:paraId="642570AE" w14:textId="77777777" w:rsidR="00A1675C" w:rsidRDefault="00000000">
      <w:pPr>
        <w:spacing w:before="40" w:after="120"/>
      </w:pPr>
      <w:r>
        <w:rPr>
          <w:rFonts w:eastAsia="Georgia"/>
        </w:rPr>
        <w:t>"See what?"</w:t>
      </w:r>
    </w:p>
    <w:p w14:paraId="0B609CAE" w14:textId="77777777" w:rsidR="00A1675C" w:rsidRDefault="00000000">
      <w:pPr>
        <w:spacing w:before="40" w:after="120"/>
      </w:pPr>
      <w:r>
        <w:rPr>
          <w:rFonts w:eastAsia="Georgia"/>
        </w:rPr>
        <w:t>"The problem."</w:t>
      </w:r>
    </w:p>
    <w:p w14:paraId="14676E0B" w14:textId="77777777" w:rsidR="00A1675C" w:rsidRDefault="00000000">
      <w:pPr>
        <w:ind w:firstLine="432"/>
      </w:pPr>
      <w:r>
        <w:rPr>
          <w:rFonts w:eastAsia="Georgia"/>
        </w:rPr>
        <w:t>Weinstein examined the painting again. Then he understood.</w:t>
      </w:r>
    </w:p>
    <w:p w14:paraId="5EF563A0" w14:textId="77777777" w:rsidR="00A1675C" w:rsidRDefault="00000000">
      <w:pPr>
        <w:spacing w:before="40" w:after="120"/>
      </w:pPr>
      <w:r>
        <w:rPr>
          <w:rFonts w:eastAsia="Georgia"/>
        </w:rPr>
        <w:t>"The vanishing point."</w:t>
      </w:r>
    </w:p>
    <w:p w14:paraId="06FBE3D8" w14:textId="77777777" w:rsidR="00A1675C" w:rsidRDefault="00000000">
      <w:pPr>
        <w:ind w:firstLine="432"/>
      </w:pPr>
      <w:r>
        <w:rPr>
          <w:rFonts w:eastAsia="Georgia"/>
        </w:rPr>
        <w:t>Derek gently smiled.</w:t>
      </w:r>
    </w:p>
    <w:p w14:paraId="08608C78" w14:textId="77777777" w:rsidR="00A1675C" w:rsidRDefault="00000000">
      <w:pPr>
        <w:spacing w:before="40" w:after="120"/>
      </w:pPr>
      <w:r>
        <w:rPr>
          <w:rFonts w:eastAsia="Georgia"/>
        </w:rPr>
        <w:t>"Exactly."</w:t>
      </w:r>
    </w:p>
    <w:p w14:paraId="7AF99781" w14:textId="77777777" w:rsidR="00A1675C" w:rsidRDefault="00000000">
      <w:pPr>
        <w:ind w:firstLine="432"/>
      </w:pPr>
      <w:r>
        <w:rPr>
          <w:rFonts w:eastAsia="Georgia"/>
        </w:rPr>
        <w:t>Weinstein looked closer.</w:t>
      </w:r>
    </w:p>
    <w:p w14:paraId="54362DBE" w14:textId="77777777" w:rsidR="00A1675C" w:rsidRDefault="00000000">
      <w:pPr>
        <w:spacing w:before="40" w:after="120"/>
      </w:pPr>
      <w:r>
        <w:rPr>
          <w:rFonts w:eastAsia="Georgia"/>
        </w:rPr>
        <w:t>"That's not unusual."</w:t>
      </w:r>
    </w:p>
    <w:p w14:paraId="3D85B1DB" w14:textId="77777777" w:rsidR="00A1675C" w:rsidRDefault="00000000">
      <w:pPr>
        <w:spacing w:before="40" w:after="120"/>
      </w:pPr>
      <w:r>
        <w:rPr>
          <w:rFonts w:eastAsia="Georgia"/>
        </w:rPr>
        <w:t>"No."</w:t>
      </w:r>
    </w:p>
    <w:p w14:paraId="4D05049C" w14:textId="77777777" w:rsidR="00A1675C" w:rsidRDefault="00000000">
      <w:pPr>
        <w:spacing w:before="40" w:after="120"/>
      </w:pPr>
      <w:r>
        <w:rPr>
          <w:rFonts w:eastAsia="Georgia"/>
        </w:rPr>
        <w:t>"But the way the scene is constructed..."</w:t>
      </w:r>
    </w:p>
    <w:p w14:paraId="548EBDA5" w14:textId="77777777" w:rsidR="00A1675C" w:rsidRDefault="00000000">
      <w:pPr>
        <w:spacing w:before="40" w:after="120"/>
      </w:pPr>
      <w:r>
        <w:rPr>
          <w:rFonts w:eastAsia="Georgia"/>
        </w:rPr>
        <w:t>"Yes."</w:t>
      </w:r>
    </w:p>
    <w:p w14:paraId="030E4F24" w14:textId="77777777" w:rsidR="00A1675C" w:rsidRDefault="00000000">
      <w:pPr>
        <w:spacing w:before="40" w:after="120"/>
      </w:pPr>
      <w:r>
        <w:rPr>
          <w:rFonts w:eastAsia="Georgia"/>
        </w:rPr>
        <w:t>"It isn't simply perspective."</w:t>
      </w:r>
    </w:p>
    <w:p w14:paraId="56FED6A4" w14:textId="77777777" w:rsidR="00A1675C" w:rsidRDefault="00000000">
      <w:pPr>
        <w:spacing w:before="40" w:after="120"/>
      </w:pPr>
      <w:r>
        <w:rPr>
          <w:rFonts w:eastAsia="Georgia"/>
        </w:rPr>
        <w:t>"No."</w:t>
      </w:r>
    </w:p>
    <w:p w14:paraId="097D4520" w14:textId="77777777" w:rsidR="00A1675C" w:rsidRDefault="00000000">
      <w:pPr>
        <w:spacing w:before="40" w:after="120"/>
      </w:pPr>
      <w:r>
        <w:rPr>
          <w:rFonts w:eastAsia="Georgia"/>
        </w:rPr>
        <w:t>"It's a coordinate system."</w:t>
      </w:r>
    </w:p>
    <w:p w14:paraId="25D18430" w14:textId="77777777" w:rsidR="00A1675C" w:rsidRDefault="00000000">
      <w:pPr>
        <w:ind w:firstLine="432"/>
      </w:pPr>
      <w:r>
        <w:rPr>
          <w:rFonts w:eastAsia="Georgia"/>
        </w:rPr>
        <w:t>Derek nodded.</w:t>
      </w:r>
    </w:p>
    <w:p w14:paraId="71C8FBAD" w14:textId="77777777" w:rsidR="00A1675C" w:rsidRDefault="00000000">
      <w:pPr>
        <w:spacing w:before="40" w:after="120"/>
      </w:pPr>
      <w:r>
        <w:rPr>
          <w:rFonts w:eastAsia="Georgia"/>
        </w:rPr>
        <w:t>"Exactly."</w:t>
      </w:r>
    </w:p>
    <w:p w14:paraId="466C1EAC" w14:textId="77777777" w:rsidR="00A1675C" w:rsidRDefault="00000000">
      <w:pPr>
        <w:ind w:firstLine="432"/>
      </w:pPr>
      <w:r>
        <w:rPr>
          <w:rFonts w:eastAsia="Georgia"/>
        </w:rPr>
        <w:t>Weinstein stared intently at the painting. The objects appeared to converge toward a point. A mathematical point.</w:t>
      </w:r>
    </w:p>
    <w:p w14:paraId="3CE18C05" w14:textId="77777777" w:rsidR="00A1675C" w:rsidRDefault="00000000">
      <w:pPr>
        <w:ind w:firstLine="432"/>
      </w:pPr>
      <w:r>
        <w:rPr>
          <w:rFonts w:eastAsia="Georgia"/>
        </w:rPr>
        <w:t>Not a physical object. A representation. A transformation.</w:t>
      </w:r>
    </w:p>
    <w:p w14:paraId="33C565FF" w14:textId="77777777" w:rsidR="00A1675C" w:rsidRDefault="00000000">
      <w:pPr>
        <w:ind w:firstLine="432"/>
      </w:pPr>
      <w:r>
        <w:rPr>
          <w:rFonts w:eastAsia="Georgia"/>
        </w:rPr>
        <w:t>A way of describing a three-dimensional scene on a two-dimensional surface. He smiled.</w:t>
      </w:r>
    </w:p>
    <w:p w14:paraId="36E6BABC" w14:textId="77777777" w:rsidR="00A1675C" w:rsidRDefault="00000000">
      <w:pPr>
        <w:spacing w:before="40" w:after="120"/>
      </w:pPr>
      <w:r>
        <w:rPr>
          <w:rFonts w:eastAsia="Georgia"/>
        </w:rPr>
        <w:t>"Interesting."</w:t>
      </w:r>
    </w:p>
    <w:p w14:paraId="4C9682A2" w14:textId="77777777" w:rsidR="00A1675C" w:rsidRDefault="00000000">
      <w:pPr>
        <w:ind w:firstLine="432"/>
      </w:pPr>
      <w:r>
        <w:rPr>
          <w:rFonts w:eastAsia="Georgia"/>
        </w:rPr>
        <w:t>Derek finally turned.</w:t>
      </w:r>
    </w:p>
    <w:p w14:paraId="451E4D81" w14:textId="77777777" w:rsidR="00A1675C" w:rsidRDefault="00000000">
      <w:pPr>
        <w:spacing w:before="40" w:after="120"/>
      </w:pPr>
      <w:r>
        <w:rPr>
          <w:rFonts w:eastAsia="Georgia"/>
        </w:rPr>
        <w:t>"Now look at the other one."</w:t>
      </w:r>
    </w:p>
    <w:p w14:paraId="369020BC" w14:textId="77777777" w:rsidR="00A1675C" w:rsidRDefault="00000000">
      <w:pPr>
        <w:ind w:firstLine="432"/>
      </w:pPr>
      <w:r>
        <w:rPr>
          <w:rFonts w:eastAsia="Georgia"/>
        </w:rPr>
        <w:t>They suddenly moved to another painting. Then another. Derek had marked nothing.</w:t>
      </w:r>
    </w:p>
    <w:p w14:paraId="5244A217" w14:textId="77777777" w:rsidR="00A1675C" w:rsidRDefault="00000000">
      <w:pPr>
        <w:ind w:firstLine="432"/>
      </w:pPr>
      <w:r>
        <w:rPr>
          <w:rFonts w:eastAsia="Georgia"/>
        </w:rPr>
        <w:t>He didn't need to. He simply pointed. Weinstein looked.</w:t>
      </w:r>
    </w:p>
    <w:p w14:paraId="2E0B255F" w14:textId="77777777" w:rsidR="00A1675C" w:rsidRDefault="00000000">
      <w:pPr>
        <w:ind w:firstLine="432"/>
      </w:pPr>
      <w:r>
        <w:rPr>
          <w:rFonts w:eastAsia="Georgia"/>
        </w:rPr>
        <w:t>The same conceptual structure suddenly appeared. Not identical. But related.</w:t>
      </w:r>
    </w:p>
    <w:p w14:paraId="7CA57F41" w14:textId="77777777" w:rsidR="00A1675C" w:rsidRDefault="00000000">
      <w:pPr>
        <w:ind w:firstLine="432"/>
      </w:pPr>
      <w:r>
        <w:rPr>
          <w:rFonts w:eastAsia="Georgia"/>
        </w:rPr>
        <w:t>Different projections. Different perspectives. Different ways of representing the same kind of spatial relationships.</w:t>
      </w:r>
    </w:p>
    <w:p w14:paraId="740FE755" w14:textId="77777777" w:rsidR="00A1675C" w:rsidRDefault="00000000">
      <w:pPr>
        <w:ind w:firstLine="432"/>
      </w:pPr>
      <w:r>
        <w:rPr>
          <w:rFonts w:eastAsia="Georgia"/>
        </w:rPr>
        <w:t>Weinstein suddenly understood why Derek had brought him there.</w:t>
      </w:r>
    </w:p>
    <w:p w14:paraId="212A9880" w14:textId="77777777" w:rsidR="00A1675C" w:rsidRDefault="00000000">
      <w:pPr>
        <w:spacing w:before="40" w:after="120"/>
      </w:pPr>
      <w:r>
        <w:rPr>
          <w:rFonts w:eastAsia="Georgia"/>
        </w:rPr>
        <w:t>"A coordinate system depends on the observer."</w:t>
      </w:r>
    </w:p>
    <w:p w14:paraId="7A291A46" w14:textId="77777777" w:rsidR="00A1675C" w:rsidRDefault="00000000">
      <w:pPr>
        <w:spacing w:before="40" w:after="120"/>
      </w:pPr>
      <w:r>
        <w:rPr>
          <w:rFonts w:eastAsia="Georgia"/>
        </w:rPr>
        <w:t>"Yes."</w:t>
      </w:r>
    </w:p>
    <w:p w14:paraId="15E1DCFA" w14:textId="77777777" w:rsidR="00A1675C" w:rsidRDefault="00000000">
      <w:pPr>
        <w:spacing w:before="40" w:after="120"/>
      </w:pPr>
      <w:r>
        <w:rPr>
          <w:rFonts w:eastAsia="Georgia"/>
        </w:rPr>
        <w:t>"And the underlying scene doesn't."</w:t>
      </w:r>
    </w:p>
    <w:p w14:paraId="14E72BE1" w14:textId="77777777" w:rsidR="00A1675C" w:rsidRDefault="00000000">
      <w:pPr>
        <w:spacing w:before="40" w:after="120"/>
      </w:pPr>
      <w:r>
        <w:rPr>
          <w:rFonts w:eastAsia="Georgia"/>
        </w:rPr>
        <w:t>"Usually."</w:t>
      </w:r>
    </w:p>
    <w:p w14:paraId="038B0E0A" w14:textId="77777777" w:rsidR="00A1675C" w:rsidRDefault="00000000">
      <w:pPr>
        <w:ind w:firstLine="432"/>
      </w:pPr>
      <w:r>
        <w:rPr>
          <w:rFonts w:eastAsia="Georgia"/>
        </w:rPr>
        <w:t>Weinstein looked at him.</w:t>
      </w:r>
    </w:p>
    <w:p w14:paraId="08A64B0F" w14:textId="77777777" w:rsidR="00A1675C" w:rsidRDefault="00000000">
      <w:pPr>
        <w:spacing w:before="40" w:after="120"/>
      </w:pPr>
      <w:r>
        <w:rPr>
          <w:rFonts w:eastAsia="Georgia"/>
        </w:rPr>
        <w:t>"Usually?"</w:t>
      </w:r>
    </w:p>
    <w:p w14:paraId="6E9A457B" w14:textId="77777777" w:rsidR="00A1675C" w:rsidRDefault="00000000">
      <w:pPr>
        <w:ind w:firstLine="432"/>
      </w:pPr>
      <w:r>
        <w:rPr>
          <w:rFonts w:eastAsia="Georgia"/>
        </w:rPr>
        <w:t>Derek smiled.</w:t>
      </w:r>
    </w:p>
    <w:p w14:paraId="2F686104" w14:textId="77777777" w:rsidR="00A1675C" w:rsidRDefault="00000000">
      <w:pPr>
        <w:spacing w:before="40" w:after="120"/>
      </w:pPr>
      <w:r>
        <w:rPr>
          <w:rFonts w:eastAsia="Georgia"/>
        </w:rPr>
        <w:t>"We're dealing with my murder."</w:t>
      </w:r>
    </w:p>
    <w:p w14:paraId="525EAE7E" w14:textId="77777777" w:rsidR="00A1675C" w:rsidRDefault="00000000">
      <w:pPr>
        <w:spacing w:before="40" w:after="120"/>
      </w:pPr>
      <w:r>
        <w:rPr>
          <w:rFonts w:eastAsia="Georgia"/>
        </w:rPr>
        <w:t>"Fair enough."</w:t>
      </w:r>
    </w:p>
    <w:p w14:paraId="15590206" w14:textId="77777777" w:rsidR="00A1675C" w:rsidRDefault="00000000">
      <w:pPr>
        <w:ind w:firstLine="432"/>
      </w:pPr>
      <w:r>
        <w:rPr>
          <w:rFonts w:eastAsia="Georgia"/>
        </w:rPr>
        <w:t>They moved to a quieter gallery. Derek stopped.</w:t>
      </w:r>
    </w:p>
    <w:p w14:paraId="12AF6963" w14:textId="77777777" w:rsidR="00A1675C" w:rsidRDefault="00000000">
      <w:pPr>
        <w:spacing w:before="40" w:after="120"/>
      </w:pPr>
      <w:r>
        <w:rPr>
          <w:rFonts w:eastAsia="Georgia"/>
        </w:rPr>
        <w:t>"Now imagine that the paintings aren't two-dimensional."</w:t>
      </w:r>
    </w:p>
    <w:p w14:paraId="6E6AC032" w14:textId="77777777" w:rsidR="00A1675C" w:rsidRDefault="00000000">
      <w:pPr>
        <w:spacing w:before="40" w:after="120"/>
      </w:pPr>
      <w:r>
        <w:rPr>
          <w:rFonts w:eastAsia="Georgia"/>
        </w:rPr>
        <w:t>"Go on."</w:t>
      </w:r>
    </w:p>
    <w:p w14:paraId="105C3813" w14:textId="77777777" w:rsidR="00A1675C" w:rsidRDefault="00000000">
      <w:pPr>
        <w:spacing w:before="40" w:after="120"/>
      </w:pPr>
      <w:r>
        <w:rPr>
          <w:rFonts w:eastAsia="Georgia"/>
        </w:rPr>
        <w:t>"Imagine each painting is a slice through a three-dimensional object."</w:t>
      </w:r>
    </w:p>
    <w:p w14:paraId="3CDFF8C2" w14:textId="77777777" w:rsidR="00A1675C" w:rsidRDefault="00000000">
      <w:pPr>
        <w:ind w:firstLine="432"/>
      </w:pPr>
      <w:r>
        <w:rPr>
          <w:rFonts w:eastAsia="Georgia"/>
        </w:rPr>
        <w:t>Weinstein nodded.</w:t>
      </w:r>
    </w:p>
    <w:p w14:paraId="77570BBB" w14:textId="77777777" w:rsidR="00A1675C" w:rsidRDefault="00000000">
      <w:pPr>
        <w:spacing w:before="40" w:after="120"/>
      </w:pPr>
      <w:r>
        <w:rPr>
          <w:rFonts w:eastAsia="Georgia"/>
        </w:rPr>
        <w:t>"Yes."</w:t>
      </w:r>
    </w:p>
    <w:p w14:paraId="6169FC4B" w14:textId="77777777" w:rsidR="00A1675C" w:rsidRDefault="00000000">
      <w:pPr>
        <w:spacing w:before="40" w:after="120"/>
      </w:pPr>
      <w:r>
        <w:rPr>
          <w:rFonts w:eastAsia="Georgia"/>
        </w:rPr>
        <w:t>"Different observers see different slices."</w:t>
      </w:r>
    </w:p>
    <w:p w14:paraId="3A00B0B9" w14:textId="77777777" w:rsidR="00A1675C" w:rsidRDefault="00000000">
      <w:pPr>
        <w:spacing w:before="40" w:after="120"/>
      </w:pPr>
      <w:r>
        <w:rPr>
          <w:rFonts w:eastAsia="Georgia"/>
        </w:rPr>
        <w:t>"Yes."</w:t>
      </w:r>
    </w:p>
    <w:p w14:paraId="47887D20" w14:textId="77777777" w:rsidR="00A1675C" w:rsidRDefault="00000000">
      <w:pPr>
        <w:spacing w:before="40" w:after="120"/>
      </w:pPr>
      <w:r>
        <w:rPr>
          <w:rFonts w:eastAsia="Georgia"/>
        </w:rPr>
        <w:t>"But the object itself is larger than any one slice."</w:t>
      </w:r>
    </w:p>
    <w:p w14:paraId="5A351F3F" w14:textId="77777777" w:rsidR="00A1675C" w:rsidRDefault="00000000">
      <w:pPr>
        <w:spacing w:before="40" w:after="120"/>
      </w:pPr>
      <w:r>
        <w:rPr>
          <w:rFonts w:eastAsia="Georgia"/>
        </w:rPr>
        <w:t>"Yes."</w:t>
      </w:r>
    </w:p>
    <w:p w14:paraId="42FC9FEF" w14:textId="77777777" w:rsidR="00A1675C" w:rsidRDefault="00000000">
      <w:pPr>
        <w:ind w:firstLine="432"/>
      </w:pPr>
      <w:r>
        <w:rPr>
          <w:rFonts w:eastAsia="Georgia"/>
        </w:rPr>
        <w:t>Derek eyed him.</w:t>
      </w:r>
    </w:p>
    <w:p w14:paraId="70906AD0" w14:textId="77777777" w:rsidR="00A1675C" w:rsidRDefault="00000000">
      <w:pPr>
        <w:spacing w:before="40" w:after="120"/>
      </w:pPr>
      <w:r>
        <w:rPr>
          <w:rFonts w:eastAsia="Georgia"/>
        </w:rPr>
        <w:t>"And now add time."</w:t>
      </w:r>
    </w:p>
    <w:p w14:paraId="6F5EA957" w14:textId="77777777" w:rsidR="00A1675C" w:rsidRDefault="00000000">
      <w:pPr>
        <w:ind w:firstLine="432"/>
      </w:pPr>
      <w:r>
        <w:rPr>
          <w:rFonts w:eastAsia="Georgia"/>
        </w:rPr>
        <w:t>Weinstein became still.</w:t>
      </w:r>
    </w:p>
    <w:p w14:paraId="1D937182" w14:textId="77777777" w:rsidR="00A1675C" w:rsidRDefault="00000000">
      <w:pPr>
        <w:spacing w:before="40" w:after="120"/>
      </w:pPr>
      <w:r>
        <w:rPr>
          <w:rFonts w:eastAsia="Georgia"/>
        </w:rPr>
        <w:t>"Three dimensions of space."</w:t>
      </w:r>
    </w:p>
    <w:p w14:paraId="3C76484A" w14:textId="77777777" w:rsidR="00A1675C" w:rsidRDefault="00000000">
      <w:pPr>
        <w:spacing w:before="40" w:after="120"/>
      </w:pPr>
      <w:r>
        <w:rPr>
          <w:rFonts w:eastAsia="Georgia"/>
        </w:rPr>
        <w:t>"Yes."</w:t>
      </w:r>
    </w:p>
    <w:p w14:paraId="20C02457" w14:textId="77777777" w:rsidR="00A1675C" w:rsidRDefault="00000000">
      <w:pPr>
        <w:spacing w:before="40" w:after="120"/>
      </w:pPr>
      <w:r>
        <w:rPr>
          <w:rFonts w:eastAsia="Georgia"/>
        </w:rPr>
        <w:t>"And one temporal dimension."</w:t>
      </w:r>
    </w:p>
    <w:p w14:paraId="063ECED6" w14:textId="77777777" w:rsidR="00A1675C" w:rsidRDefault="00000000">
      <w:pPr>
        <w:spacing w:before="40" w:after="120"/>
      </w:pPr>
      <w:r>
        <w:rPr>
          <w:rFonts w:eastAsia="Georgia"/>
        </w:rPr>
        <w:t>"Yes."</w:t>
      </w:r>
    </w:p>
    <w:p w14:paraId="3291A82F" w14:textId="77777777" w:rsidR="00A1675C" w:rsidRDefault="00000000">
      <w:pPr>
        <w:spacing w:before="40" w:after="120"/>
      </w:pPr>
      <w:r>
        <w:rPr>
          <w:rFonts w:eastAsia="Georgia"/>
        </w:rPr>
        <w:t>"Then an event is not merely a point moving through time."</w:t>
      </w:r>
    </w:p>
    <w:p w14:paraId="18EDCEA5" w14:textId="77777777" w:rsidR="00A1675C" w:rsidRDefault="00000000">
      <w:pPr>
        <w:spacing w:before="40" w:after="120"/>
      </w:pPr>
      <w:r>
        <w:rPr>
          <w:rFonts w:eastAsia="Georgia"/>
        </w:rPr>
        <w:t>"No."</w:t>
      </w:r>
    </w:p>
    <w:p w14:paraId="761D52ED" w14:textId="77777777" w:rsidR="00A1675C" w:rsidRDefault="00000000">
      <w:pPr>
        <w:spacing w:before="40" w:after="120"/>
      </w:pPr>
      <w:r>
        <w:rPr>
          <w:rFonts w:eastAsia="Georgia"/>
        </w:rPr>
        <w:t>"It's a point in four-dimensional spacetime."</w:t>
      </w:r>
    </w:p>
    <w:p w14:paraId="5E0336C5" w14:textId="77777777" w:rsidR="00A1675C" w:rsidRDefault="00000000">
      <w:pPr>
        <w:spacing w:before="40" w:after="120"/>
      </w:pPr>
      <w:r>
        <w:rPr>
          <w:rFonts w:eastAsia="Georgia"/>
        </w:rPr>
        <w:t>"Yes."</w:t>
      </w:r>
    </w:p>
    <w:p w14:paraId="3C591A54" w14:textId="77777777" w:rsidR="00A1675C" w:rsidRDefault="00000000">
      <w:pPr>
        <w:ind w:firstLine="432"/>
      </w:pPr>
      <w:r>
        <w:rPr>
          <w:rFonts w:eastAsia="Georgia"/>
        </w:rPr>
        <w:t>Derek gently smiled.</w:t>
      </w:r>
    </w:p>
    <w:p w14:paraId="4153DE89" w14:textId="77777777" w:rsidR="00A1675C" w:rsidRDefault="00000000">
      <w:pPr>
        <w:spacing w:before="40" w:after="120"/>
      </w:pPr>
      <w:r>
        <w:rPr>
          <w:rFonts w:eastAsia="Georgia"/>
        </w:rPr>
        <w:t>"Well, that settles it."</w:t>
      </w:r>
    </w:p>
    <w:p w14:paraId="498CF553" w14:textId="77777777" w:rsidR="00A1675C" w:rsidRDefault="00000000">
      <w:pPr>
        <w:ind w:firstLine="432"/>
      </w:pPr>
      <w:r>
        <w:rPr>
          <w:rFonts w:eastAsia="Georgia"/>
        </w:rPr>
        <w:t>Weinstein watched him.</w:t>
      </w:r>
    </w:p>
    <w:p w14:paraId="3FAC5CE6" w14:textId="77777777" w:rsidR="00A1675C" w:rsidRDefault="00000000">
      <w:pPr>
        <w:spacing w:before="40" w:after="120"/>
      </w:pPr>
      <w:r>
        <w:rPr>
          <w:rFonts w:eastAsia="Georgia"/>
        </w:rPr>
        <w:t>"What does?"</w:t>
      </w:r>
    </w:p>
    <w:p w14:paraId="5274C509" w14:textId="77777777" w:rsidR="00A1675C" w:rsidRDefault="00000000">
      <w:pPr>
        <w:spacing w:before="40" w:after="120"/>
      </w:pPr>
      <w:r>
        <w:rPr>
          <w:rFonts w:eastAsia="Georgia"/>
        </w:rPr>
        <w:t>"We've finally found the shape of the problem."</w:t>
      </w:r>
    </w:p>
    <w:p w14:paraId="64B7D02C" w14:textId="77777777" w:rsidR="00A1675C" w:rsidRDefault="00000000">
      <w:pPr>
        <w:ind w:firstLine="432"/>
      </w:pPr>
      <w:r>
        <w:rPr>
          <w:rFonts w:eastAsia="Georgia"/>
        </w:rPr>
        <w:t>Weinstein shook his head.</w:t>
      </w:r>
    </w:p>
    <w:p w14:paraId="7ABA0305" w14:textId="77777777" w:rsidR="00A1675C" w:rsidRDefault="00000000">
      <w:pPr>
        <w:spacing w:before="40" w:after="120"/>
      </w:pPr>
      <w:r>
        <w:rPr>
          <w:rFonts w:eastAsia="Georgia"/>
        </w:rPr>
        <w:t>"Not quite."</w:t>
      </w:r>
    </w:p>
    <w:p w14:paraId="4D12CB41" w14:textId="77777777" w:rsidR="00A1675C" w:rsidRDefault="00000000">
      <w:pPr>
        <w:spacing w:before="40" w:after="120"/>
      </w:pPr>
      <w:r>
        <w:rPr>
          <w:rFonts w:eastAsia="Georgia"/>
        </w:rPr>
        <w:t>"Why?"</w:t>
      </w:r>
    </w:p>
    <w:p w14:paraId="650C60F1" w14:textId="77777777" w:rsidR="00A1675C" w:rsidRDefault="00000000">
      <w:pPr>
        <w:spacing w:before="40" w:after="120"/>
      </w:pPr>
      <w:r>
        <w:rPr>
          <w:rFonts w:eastAsia="Georgia"/>
        </w:rPr>
        <w:t>"Because you're still thinking of time as the fourth dimension in the same way as the three spatial dimensions."</w:t>
      </w:r>
    </w:p>
    <w:p w14:paraId="26EFDFB5" w14:textId="77777777" w:rsidR="00A1675C" w:rsidRDefault="00000000">
      <w:pPr>
        <w:ind w:firstLine="432"/>
      </w:pPr>
      <w:r>
        <w:rPr>
          <w:rFonts w:eastAsia="Georgia"/>
        </w:rPr>
        <w:t>Derek sharply frowned.</w:t>
      </w:r>
    </w:p>
    <w:p w14:paraId="5B65FAA5" w14:textId="77777777" w:rsidR="00A1675C" w:rsidRDefault="00000000">
      <w:pPr>
        <w:spacing w:before="40" w:after="120"/>
      </w:pPr>
      <w:r>
        <w:rPr>
          <w:rFonts w:eastAsia="Georgia"/>
        </w:rPr>
        <w:t>"What's wrong with that?"</w:t>
      </w:r>
    </w:p>
    <w:p w14:paraId="724D6840" w14:textId="77777777" w:rsidR="00A1675C" w:rsidRDefault="00000000">
      <w:pPr>
        <w:spacing w:before="40" w:after="120"/>
      </w:pPr>
      <w:r>
        <w:rPr>
          <w:rFonts w:eastAsia="Georgia"/>
        </w:rPr>
        <w:t>"Nothing mathematically."</w:t>
      </w:r>
    </w:p>
    <w:p w14:paraId="1EA55710" w14:textId="77777777" w:rsidR="00A1675C" w:rsidRDefault="00000000">
      <w:pPr>
        <w:spacing w:before="40" w:after="120"/>
      </w:pPr>
      <w:r>
        <w:rPr>
          <w:rFonts w:eastAsia="Georgia"/>
        </w:rPr>
        <w:t>"Then?"</w:t>
      </w:r>
    </w:p>
    <w:p w14:paraId="4809C55F" w14:textId="77777777" w:rsidR="00A1675C" w:rsidRDefault="00000000">
      <w:pPr>
        <w:spacing w:before="40" w:after="120"/>
      </w:pPr>
      <w:r>
        <w:rPr>
          <w:rFonts w:eastAsia="Georgia"/>
        </w:rPr>
        <w:t>"The metric."</w:t>
      </w:r>
    </w:p>
    <w:p w14:paraId="39E5AF12" w14:textId="77777777" w:rsidR="00A1675C" w:rsidRDefault="00000000">
      <w:pPr>
        <w:ind w:firstLine="432"/>
      </w:pPr>
      <w:r>
        <w:rPr>
          <w:rFonts w:eastAsia="Georgia"/>
        </w:rPr>
        <w:t>Derek waited. Weinstein continued.</w:t>
      </w:r>
    </w:p>
    <w:p w14:paraId="3B7A0C0C" w14:textId="77777777" w:rsidR="00A1675C" w:rsidRDefault="00000000">
      <w:pPr>
        <w:spacing w:before="40" w:after="120"/>
      </w:pPr>
      <w:r>
        <w:rPr>
          <w:rFonts w:eastAsia="Georgia"/>
        </w:rPr>
        <w:t>"The temporal coordinate doesn't behave like an ordinary spatial coordinate. The sign is different."</w:t>
      </w:r>
    </w:p>
    <w:p w14:paraId="542CFF46" w14:textId="77777777" w:rsidR="00A1675C" w:rsidRDefault="00000000">
      <w:pPr>
        <w:ind w:firstLine="432"/>
      </w:pPr>
      <w:r>
        <w:rPr>
          <w:rFonts w:eastAsia="Georgia"/>
        </w:rPr>
        <w:t>Derek nodded.</w:t>
      </w:r>
    </w:p>
    <w:p w14:paraId="5D4A153E" w14:textId="77777777" w:rsidR="00A1675C" w:rsidRDefault="00000000">
      <w:pPr>
        <w:spacing w:before="40" w:after="120"/>
      </w:pPr>
      <w:r>
        <w:rPr>
          <w:rFonts w:eastAsia="Georgia"/>
        </w:rPr>
        <w:t>"Lorentzian geometry."</w:t>
      </w:r>
    </w:p>
    <w:p w14:paraId="7E1DCC2D" w14:textId="77777777" w:rsidR="00A1675C" w:rsidRDefault="00000000">
      <w:pPr>
        <w:spacing w:before="40" w:after="120"/>
      </w:pPr>
      <w:r>
        <w:rPr>
          <w:rFonts w:eastAsia="Georgia"/>
        </w:rPr>
        <w:t>"Exactly."</w:t>
      </w:r>
    </w:p>
    <w:p w14:paraId="582EE6B0" w14:textId="77777777" w:rsidR="00A1675C" w:rsidRDefault="00000000">
      <w:pPr>
        <w:spacing w:before="40" w:after="120"/>
      </w:pPr>
      <w:r>
        <w:rPr>
          <w:rFonts w:eastAsia="Georgia"/>
        </w:rPr>
        <w:t>"So not an ordinary four-dimensional Euclidean space."</w:t>
      </w:r>
    </w:p>
    <w:p w14:paraId="1A54D005" w14:textId="77777777" w:rsidR="00A1675C" w:rsidRDefault="00000000">
      <w:pPr>
        <w:spacing w:before="40" w:after="120"/>
      </w:pPr>
      <w:r>
        <w:rPr>
          <w:rFonts w:eastAsia="Georgia"/>
        </w:rPr>
        <w:t>"No."</w:t>
      </w:r>
    </w:p>
    <w:p w14:paraId="42BD20BD" w14:textId="77777777" w:rsidR="00A1675C" w:rsidRDefault="00000000">
      <w:pPr>
        <w:spacing w:before="40" w:after="120"/>
      </w:pPr>
      <w:r>
        <w:rPr>
          <w:rFonts w:eastAsia="Georgia"/>
        </w:rPr>
        <w:t>"Spacetime has a different geometry."</w:t>
      </w:r>
    </w:p>
    <w:p w14:paraId="6C9DD317" w14:textId="77777777" w:rsidR="00A1675C" w:rsidRDefault="00000000">
      <w:pPr>
        <w:spacing w:before="40" w:after="120"/>
      </w:pPr>
      <w:r>
        <w:rPr>
          <w:rFonts w:eastAsia="Georgia"/>
        </w:rPr>
        <w:t>"Yes."</w:t>
      </w:r>
    </w:p>
    <w:p w14:paraId="7DB810CA" w14:textId="77777777" w:rsidR="00A1675C" w:rsidRDefault="00000000">
      <w:pPr>
        <w:ind w:firstLine="432"/>
      </w:pPr>
      <w:r>
        <w:rPr>
          <w:rFonts w:eastAsia="Georgia"/>
        </w:rPr>
        <w:t>Derek looked back at the painting.</w:t>
      </w:r>
    </w:p>
    <w:p w14:paraId="196903E8" w14:textId="77777777" w:rsidR="00A1675C" w:rsidRDefault="00000000">
      <w:pPr>
        <w:spacing w:before="40" w:after="120"/>
      </w:pPr>
      <w:r>
        <w:rPr>
          <w:rFonts w:eastAsia="Georgia"/>
        </w:rPr>
        <w:t>"Could we represent it visually?"</w:t>
      </w:r>
    </w:p>
    <w:p w14:paraId="6CC78BC2" w14:textId="77777777" w:rsidR="00A1675C" w:rsidRDefault="00000000">
      <w:pPr>
        <w:spacing w:before="40" w:after="120"/>
      </w:pPr>
      <w:r>
        <w:rPr>
          <w:rFonts w:eastAsia="Georgia"/>
        </w:rPr>
        <w:t>"Only imperfectly."</w:t>
      </w:r>
    </w:p>
    <w:p w14:paraId="3E497F52" w14:textId="77777777" w:rsidR="00A1675C" w:rsidRDefault="00000000">
      <w:pPr>
        <w:spacing w:before="40" w:after="120"/>
      </w:pPr>
      <w:r>
        <w:rPr>
          <w:rFonts w:eastAsia="Georgia"/>
        </w:rPr>
        <w:t>"Why?"</w:t>
      </w:r>
    </w:p>
    <w:p w14:paraId="24A651B8" w14:textId="77777777" w:rsidR="00A1675C" w:rsidRDefault="00000000">
      <w:pPr>
        <w:spacing w:before="40" w:after="120"/>
      </w:pPr>
      <w:r>
        <w:rPr>
          <w:rFonts w:eastAsia="Georgia"/>
        </w:rPr>
        <w:t>"Because we're trying to draw four dimensions on three-dimensional paper."</w:t>
      </w:r>
    </w:p>
    <w:p w14:paraId="1B99CD06" w14:textId="77777777" w:rsidR="00A1675C" w:rsidRDefault="00000000">
      <w:pPr>
        <w:ind w:firstLine="432"/>
      </w:pPr>
      <w:r>
        <w:rPr>
          <w:rFonts w:eastAsia="Georgia"/>
        </w:rPr>
        <w:t>Derek gently smiled.</w:t>
      </w:r>
    </w:p>
    <w:p w14:paraId="765B1619" w14:textId="77777777" w:rsidR="00A1675C" w:rsidRDefault="00000000">
      <w:pPr>
        <w:spacing w:before="40" w:after="120"/>
      </w:pPr>
      <w:r>
        <w:rPr>
          <w:rFonts w:eastAsia="Georgia"/>
        </w:rPr>
        <w:t>"That sounds like the sort of thing the Bureau was designed for."</w:t>
      </w:r>
    </w:p>
    <w:p w14:paraId="1F6BC2C2" w14:textId="77777777" w:rsidR="00A1675C" w:rsidRDefault="00000000">
      <w:pPr>
        <w:ind w:firstLine="432"/>
      </w:pPr>
      <w:r>
        <w:rPr>
          <w:rFonts w:eastAsia="Georgia"/>
        </w:rPr>
        <w:t>Weinstein laughed. Then Derek's expression changed.</w:t>
      </w:r>
    </w:p>
    <w:p w14:paraId="041B41C1" w14:textId="77777777" w:rsidR="00A1675C" w:rsidRDefault="00000000">
      <w:pPr>
        <w:spacing w:before="40" w:after="120"/>
      </w:pPr>
      <w:r>
        <w:rPr>
          <w:rFonts w:eastAsia="Georgia"/>
        </w:rPr>
        <w:t>"There's something else."</w:t>
      </w:r>
    </w:p>
    <w:p w14:paraId="24B64236" w14:textId="77777777" w:rsidR="00A1675C" w:rsidRDefault="00000000">
      <w:pPr>
        <w:spacing w:before="40" w:after="120"/>
      </w:pPr>
      <w:r>
        <w:rPr>
          <w:rFonts w:eastAsia="Georgia"/>
        </w:rPr>
        <w:t>"What?"</w:t>
      </w:r>
    </w:p>
    <w:p w14:paraId="7F16D4D3" w14:textId="77777777" w:rsidR="00A1675C" w:rsidRDefault="00000000">
      <w:pPr>
        <w:spacing w:before="40" w:after="120"/>
      </w:pPr>
      <w:r>
        <w:rPr>
          <w:rFonts w:eastAsia="Georgia"/>
        </w:rPr>
        <w:t>"Look at the people."</w:t>
      </w:r>
    </w:p>
    <w:p w14:paraId="29EFA03C" w14:textId="77777777" w:rsidR="00A1675C" w:rsidRDefault="00000000">
      <w:pPr>
        <w:ind w:firstLine="432"/>
      </w:pPr>
      <w:r>
        <w:rPr>
          <w:rFonts w:eastAsia="Georgia"/>
        </w:rPr>
        <w:t>Weinstein did.</w:t>
      </w:r>
    </w:p>
    <w:p w14:paraId="68E2E1C1" w14:textId="77777777" w:rsidR="00A1675C" w:rsidRDefault="00000000">
      <w:pPr>
        <w:spacing w:before="40" w:after="120"/>
      </w:pPr>
      <w:r>
        <w:rPr>
          <w:rFonts w:eastAsia="Georgia"/>
        </w:rPr>
        <w:t>"Yes?"</w:t>
      </w:r>
    </w:p>
    <w:p w14:paraId="62FB9FA6" w14:textId="77777777" w:rsidR="00A1675C" w:rsidRDefault="00000000">
      <w:pPr>
        <w:spacing w:before="40" w:after="120"/>
      </w:pPr>
      <w:r>
        <w:rPr>
          <w:rFonts w:eastAsia="Georgia"/>
        </w:rPr>
        <w:t>"They aren't simply objects in space."</w:t>
      </w:r>
    </w:p>
    <w:p w14:paraId="6A288AC7" w14:textId="77777777" w:rsidR="00A1675C" w:rsidRDefault="00000000">
      <w:pPr>
        <w:spacing w:before="40" w:after="120"/>
      </w:pPr>
      <w:r>
        <w:rPr>
          <w:rFonts w:eastAsia="Georgia"/>
        </w:rPr>
        <w:t>"No."</w:t>
      </w:r>
    </w:p>
    <w:p w14:paraId="3060EE94" w14:textId="77777777" w:rsidR="00A1675C" w:rsidRDefault="00000000">
      <w:pPr>
        <w:spacing w:before="40" w:after="120"/>
      </w:pPr>
      <w:r>
        <w:rPr>
          <w:rFonts w:eastAsia="Georgia"/>
        </w:rPr>
        <w:t>"They are events."</w:t>
      </w:r>
    </w:p>
    <w:p w14:paraId="11AD6807" w14:textId="77777777" w:rsidR="00A1675C" w:rsidRDefault="00000000">
      <w:pPr>
        <w:ind w:firstLine="432"/>
      </w:pPr>
      <w:r>
        <w:rPr>
          <w:rFonts w:eastAsia="Georgia"/>
        </w:rPr>
        <w:t>Weinstein carefully surveyed him.</w:t>
      </w:r>
    </w:p>
    <w:p w14:paraId="447C9A3A" w14:textId="77777777" w:rsidR="00A1675C" w:rsidRDefault="00000000">
      <w:pPr>
        <w:spacing w:before="40" w:after="120"/>
      </w:pPr>
      <w:r>
        <w:rPr>
          <w:rFonts w:eastAsia="Georgia"/>
        </w:rPr>
        <w:t>"Careful."</w:t>
      </w:r>
    </w:p>
    <w:p w14:paraId="7B357A0F" w14:textId="77777777" w:rsidR="00A1675C" w:rsidRDefault="00000000">
      <w:pPr>
        <w:spacing w:before="40" w:after="120"/>
      </w:pPr>
      <w:r>
        <w:rPr>
          <w:rFonts w:eastAsia="Georgia"/>
        </w:rPr>
        <w:t>"Why?"</w:t>
      </w:r>
    </w:p>
    <w:p w14:paraId="4D988D3B" w14:textId="77777777" w:rsidR="00A1675C" w:rsidRDefault="00000000">
      <w:pPr>
        <w:spacing w:before="40" w:after="120"/>
      </w:pPr>
      <w:r>
        <w:rPr>
          <w:rFonts w:eastAsia="Georgia"/>
        </w:rPr>
        <w:t>"Because a person is a worldline, not a single event."</w:t>
      </w:r>
    </w:p>
    <w:p w14:paraId="706EECF8" w14:textId="77777777" w:rsidR="00A1675C" w:rsidRDefault="00000000">
      <w:pPr>
        <w:ind w:firstLine="432"/>
      </w:pPr>
      <w:r>
        <w:rPr>
          <w:rFonts w:eastAsia="Georgia"/>
        </w:rPr>
        <w:t>Derek smiled.</w:t>
      </w:r>
    </w:p>
    <w:p w14:paraId="6A85CC72" w14:textId="77777777" w:rsidR="00A1675C" w:rsidRDefault="00000000">
      <w:pPr>
        <w:spacing w:before="40" w:after="120"/>
      </w:pPr>
      <w:r>
        <w:rPr>
          <w:rFonts w:eastAsia="Georgia"/>
        </w:rPr>
        <w:t>"Precisely."</w:t>
      </w:r>
    </w:p>
    <w:p w14:paraId="2A01100D" w14:textId="77777777" w:rsidR="00A1675C" w:rsidRDefault="00000000">
      <w:pPr>
        <w:spacing w:before="40" w:after="120"/>
      </w:pPr>
      <w:r>
        <w:rPr>
          <w:rFonts w:eastAsia="Georgia"/>
        </w:rPr>
        <w:t>"And you're about to tell me you've found something."</w:t>
      </w:r>
    </w:p>
    <w:p w14:paraId="05D18603" w14:textId="77777777" w:rsidR="00A1675C" w:rsidRDefault="00000000">
      <w:pPr>
        <w:spacing w:before="40" w:after="120"/>
      </w:pPr>
      <w:r>
        <w:rPr>
          <w:rFonts w:eastAsia="Georgia"/>
        </w:rPr>
        <w:t>"I have."</w:t>
      </w:r>
    </w:p>
    <w:p w14:paraId="520ED8E9" w14:textId="77777777" w:rsidR="00A1675C" w:rsidRDefault="00000000">
      <w:pPr>
        <w:spacing w:before="40" w:after="120"/>
      </w:pPr>
      <w:r>
        <w:rPr>
          <w:rFonts w:eastAsia="Georgia"/>
        </w:rPr>
        <w:t>"What?"</w:t>
      </w:r>
    </w:p>
    <w:p w14:paraId="1EA448D9" w14:textId="77777777" w:rsidR="00A1675C" w:rsidRDefault="00000000">
      <w:pPr>
        <w:ind w:firstLine="432"/>
      </w:pPr>
      <w:r>
        <w:rPr>
          <w:rFonts w:eastAsia="Georgia"/>
        </w:rPr>
        <w:t>Derek pointed toward the gallery.</w:t>
      </w:r>
    </w:p>
    <w:p w14:paraId="1F8B7D62" w14:textId="77777777" w:rsidR="00A1675C" w:rsidRDefault="00000000">
      <w:pPr>
        <w:spacing w:before="40" w:after="120"/>
      </w:pPr>
      <w:r>
        <w:rPr>
          <w:rFonts w:eastAsia="Georgia"/>
        </w:rPr>
        <w:t>"That man."</w:t>
      </w:r>
    </w:p>
    <w:p w14:paraId="4555D631" w14:textId="77777777" w:rsidR="00A1675C" w:rsidRDefault="00000000">
      <w:pPr>
        <w:ind w:firstLine="432"/>
      </w:pPr>
      <w:r>
        <w:rPr>
          <w:rFonts w:eastAsia="Georgia"/>
        </w:rPr>
        <w:t>A security guard stood near the doorway. Weinstein looked.</w:t>
      </w:r>
    </w:p>
    <w:p w14:paraId="0906FB7B" w14:textId="77777777" w:rsidR="00A1675C" w:rsidRDefault="00000000">
      <w:pPr>
        <w:spacing w:before="40" w:after="120"/>
      </w:pPr>
      <w:r>
        <w:rPr>
          <w:rFonts w:eastAsia="Georgia"/>
        </w:rPr>
        <w:t>"Yes?"</w:t>
      </w:r>
    </w:p>
    <w:p w14:paraId="6BEA63D0" w14:textId="77777777" w:rsidR="00A1675C" w:rsidRDefault="00000000">
      <w:pPr>
        <w:spacing w:before="40" w:after="120"/>
      </w:pPr>
      <w:r>
        <w:rPr>
          <w:rFonts w:eastAsia="Georgia"/>
        </w:rPr>
        <w:t>"He walked past us three times."</w:t>
      </w:r>
    </w:p>
    <w:p w14:paraId="1A04235E" w14:textId="77777777" w:rsidR="00A1675C" w:rsidRDefault="00000000">
      <w:pPr>
        <w:spacing w:before="40" w:after="120"/>
      </w:pPr>
      <w:r>
        <w:rPr>
          <w:rFonts w:eastAsia="Georgia"/>
        </w:rPr>
        <w:t>"So?"</w:t>
      </w:r>
    </w:p>
    <w:p w14:paraId="2BCD89EB" w14:textId="77777777" w:rsidR="00A1675C" w:rsidRDefault="00000000">
      <w:pPr>
        <w:spacing w:before="40" w:after="120"/>
      </w:pPr>
      <w:r>
        <w:rPr>
          <w:rFonts w:eastAsia="Georgia"/>
        </w:rPr>
        <w:t>"He walked past us three times without ever appearing in the same place twice."</w:t>
      </w:r>
    </w:p>
    <w:p w14:paraId="0730BBC4" w14:textId="77777777" w:rsidR="00A1675C" w:rsidRDefault="00000000">
      <w:pPr>
        <w:ind w:firstLine="432"/>
      </w:pPr>
      <w:r>
        <w:rPr>
          <w:rFonts w:eastAsia="Georgia"/>
        </w:rPr>
        <w:t>Weinstein deeply frowned.</w:t>
      </w:r>
    </w:p>
    <w:p w14:paraId="739FF4F0" w14:textId="77777777" w:rsidR="00A1675C" w:rsidRDefault="00000000">
      <w:pPr>
        <w:spacing w:before="40" w:after="120"/>
      </w:pPr>
      <w:r>
        <w:rPr>
          <w:rFonts w:eastAsia="Georgia"/>
        </w:rPr>
        <w:t>"That's normal."</w:t>
      </w:r>
    </w:p>
    <w:p w14:paraId="5A8497DE" w14:textId="77777777" w:rsidR="00A1675C" w:rsidRDefault="00000000">
      <w:pPr>
        <w:spacing w:before="40" w:after="120"/>
      </w:pPr>
      <w:r>
        <w:rPr>
          <w:rFonts w:eastAsia="Georgia"/>
        </w:rPr>
        <w:t>"No."</w:t>
      </w:r>
    </w:p>
    <w:p w14:paraId="2BC30314" w14:textId="77777777" w:rsidR="00A1675C" w:rsidRDefault="00000000">
      <w:pPr>
        <w:spacing w:before="40" w:after="120"/>
      </w:pPr>
      <w:r>
        <w:rPr>
          <w:rFonts w:eastAsia="Georgia"/>
        </w:rPr>
        <w:t>"Why?"</w:t>
      </w:r>
    </w:p>
    <w:p w14:paraId="7359F187" w14:textId="77777777" w:rsidR="00A1675C" w:rsidRDefault="00000000">
      <w:pPr>
        <w:spacing w:before="40" w:after="120"/>
      </w:pPr>
      <w:r>
        <w:rPr>
          <w:rFonts w:eastAsia="Georgia"/>
        </w:rPr>
        <w:t>"Because the Louvre corridor is a straight line."</w:t>
      </w:r>
    </w:p>
    <w:p w14:paraId="5C93AB06" w14:textId="77777777" w:rsidR="00A1675C" w:rsidRDefault="00000000">
      <w:pPr>
        <w:ind w:firstLine="432"/>
      </w:pPr>
      <w:r>
        <w:rPr>
          <w:rFonts w:eastAsia="Georgia"/>
        </w:rPr>
        <w:t>Weinstein looked. It was. Derek continued.</w:t>
      </w:r>
    </w:p>
    <w:p w14:paraId="2814DD13" w14:textId="77777777" w:rsidR="00A1675C" w:rsidRDefault="00000000">
      <w:pPr>
        <w:spacing w:before="40" w:after="120"/>
      </w:pPr>
      <w:r>
        <w:rPr>
          <w:rFonts w:eastAsia="Georgia"/>
        </w:rPr>
        <w:t>"I watched him."</w:t>
      </w:r>
    </w:p>
    <w:p w14:paraId="4371D7DA" w14:textId="77777777" w:rsidR="00A1675C" w:rsidRDefault="00000000">
      <w:pPr>
        <w:spacing w:before="40" w:after="120"/>
      </w:pPr>
      <w:r>
        <w:rPr>
          <w:rFonts w:eastAsia="Georgia"/>
        </w:rPr>
        <w:t>"So?"</w:t>
      </w:r>
    </w:p>
    <w:p w14:paraId="017297A6" w14:textId="77777777" w:rsidR="00A1675C" w:rsidRDefault="00000000">
      <w:pPr>
        <w:spacing w:before="40" w:after="120"/>
      </w:pPr>
      <w:r>
        <w:rPr>
          <w:rFonts w:eastAsia="Georgia"/>
        </w:rPr>
        <w:t>"He passed us."</w:t>
      </w:r>
    </w:p>
    <w:p w14:paraId="2430596E" w14:textId="77777777" w:rsidR="00A1675C" w:rsidRDefault="00000000">
      <w:pPr>
        <w:spacing w:before="40" w:after="120"/>
      </w:pPr>
      <w:r>
        <w:rPr>
          <w:rFonts w:eastAsia="Georgia"/>
        </w:rPr>
        <w:t>"Yes."</w:t>
      </w:r>
    </w:p>
    <w:p w14:paraId="6DE3852F" w14:textId="77777777" w:rsidR="00A1675C" w:rsidRDefault="00000000">
      <w:pPr>
        <w:spacing w:before="40" w:after="120"/>
      </w:pPr>
      <w:r>
        <w:rPr>
          <w:rFonts w:eastAsia="Georgia"/>
        </w:rPr>
        <w:t>"Then he passed us again."</w:t>
      </w:r>
    </w:p>
    <w:p w14:paraId="4C795891" w14:textId="77777777" w:rsidR="00A1675C" w:rsidRDefault="00000000">
      <w:pPr>
        <w:spacing w:before="40" w:after="120"/>
      </w:pPr>
      <w:r>
        <w:rPr>
          <w:rFonts w:eastAsia="Georgia"/>
        </w:rPr>
        <w:t>"Yes."</w:t>
      </w:r>
    </w:p>
    <w:p w14:paraId="664797E7" w14:textId="77777777" w:rsidR="00A1675C" w:rsidRDefault="00000000">
      <w:pPr>
        <w:spacing w:before="40" w:after="120"/>
      </w:pPr>
      <w:r>
        <w:rPr>
          <w:rFonts w:eastAsia="Georgia"/>
        </w:rPr>
        <w:t>"Then again."</w:t>
      </w:r>
    </w:p>
    <w:p w14:paraId="639B61F7" w14:textId="77777777" w:rsidR="00A1675C" w:rsidRDefault="00000000">
      <w:pPr>
        <w:spacing w:before="40" w:after="120"/>
      </w:pPr>
      <w:r>
        <w:rPr>
          <w:rFonts w:eastAsia="Georgia"/>
        </w:rPr>
        <w:t>"Yes."</w:t>
      </w:r>
    </w:p>
    <w:p w14:paraId="5B0A33E5" w14:textId="77777777" w:rsidR="00A1675C" w:rsidRDefault="00000000">
      <w:pPr>
        <w:spacing w:before="40" w:after="120"/>
      </w:pPr>
      <w:r>
        <w:rPr>
          <w:rFonts w:eastAsia="Georgia"/>
        </w:rPr>
        <w:t>"And each time he was carrying a different newspaper."</w:t>
      </w:r>
    </w:p>
    <w:p w14:paraId="3175B900" w14:textId="77777777" w:rsidR="00A1675C" w:rsidRDefault="00000000">
      <w:pPr>
        <w:ind w:firstLine="432"/>
      </w:pPr>
      <w:r>
        <w:rPr>
          <w:rFonts w:eastAsia="Georgia"/>
        </w:rPr>
        <w:t>Weinstein stared.</w:t>
      </w:r>
    </w:p>
    <w:p w14:paraId="0C47028E" w14:textId="77777777" w:rsidR="00A1675C" w:rsidRDefault="00000000">
      <w:pPr>
        <w:spacing w:before="40" w:after="120"/>
      </w:pPr>
      <w:r>
        <w:rPr>
          <w:rFonts w:eastAsia="Georgia"/>
        </w:rPr>
        <w:t>"That's odd."</w:t>
      </w:r>
    </w:p>
    <w:p w14:paraId="1B39B4FD" w14:textId="77777777" w:rsidR="00A1675C" w:rsidRDefault="00000000">
      <w:pPr>
        <w:spacing w:before="40" w:after="120"/>
      </w:pPr>
      <w:r>
        <w:rPr>
          <w:rFonts w:eastAsia="Georgia"/>
        </w:rPr>
        <w:t>"Very."</w:t>
      </w:r>
    </w:p>
    <w:p w14:paraId="0FE1189E" w14:textId="77777777" w:rsidR="00A1675C" w:rsidRDefault="00000000">
      <w:pPr>
        <w:spacing w:before="40" w:after="120"/>
      </w:pPr>
      <w:r>
        <w:rPr>
          <w:rFonts w:eastAsia="Georgia"/>
        </w:rPr>
        <w:t>"Could be different guards."</w:t>
      </w:r>
    </w:p>
    <w:p w14:paraId="497A1C8C" w14:textId="77777777" w:rsidR="00A1675C" w:rsidRDefault="00000000">
      <w:pPr>
        <w:spacing w:before="40" w:after="120"/>
      </w:pPr>
      <w:r>
        <w:rPr>
          <w:rFonts w:eastAsia="Georgia"/>
        </w:rPr>
        <w:t>"No."</w:t>
      </w:r>
    </w:p>
    <w:p w14:paraId="6CA5F4B5" w14:textId="77777777" w:rsidR="00A1675C" w:rsidRDefault="00000000">
      <w:pPr>
        <w:spacing w:before="40" w:after="120"/>
      </w:pPr>
      <w:r>
        <w:rPr>
          <w:rFonts w:eastAsia="Georgia"/>
        </w:rPr>
        <w:t>"How do you know?"</w:t>
      </w:r>
    </w:p>
    <w:p w14:paraId="35A9B964" w14:textId="77777777" w:rsidR="00A1675C" w:rsidRDefault="00000000">
      <w:pPr>
        <w:spacing w:before="40" w:after="120"/>
      </w:pPr>
      <w:r>
        <w:rPr>
          <w:rFonts w:eastAsia="Georgia"/>
        </w:rPr>
        <w:t>"Same face."</w:t>
      </w:r>
    </w:p>
    <w:p w14:paraId="4B3A120F" w14:textId="77777777" w:rsidR="00A1675C" w:rsidRDefault="00000000">
      <w:pPr>
        <w:spacing w:before="40" w:after="120"/>
      </w:pPr>
      <w:r>
        <w:rPr>
          <w:rFonts w:eastAsia="Georgia"/>
        </w:rPr>
        <w:t>"Same clothes?"</w:t>
      </w:r>
    </w:p>
    <w:p w14:paraId="0DD3B666" w14:textId="77777777" w:rsidR="00A1675C" w:rsidRDefault="00000000">
      <w:pPr>
        <w:spacing w:before="40" w:after="120"/>
      </w:pPr>
      <w:r>
        <w:rPr>
          <w:rFonts w:eastAsia="Georgia"/>
        </w:rPr>
        <w:t>"Exactly."</w:t>
      </w:r>
    </w:p>
    <w:p w14:paraId="0E091E94" w14:textId="77777777" w:rsidR="00A1675C" w:rsidRDefault="00000000">
      <w:pPr>
        <w:ind w:firstLine="432"/>
      </w:pPr>
      <w:r>
        <w:rPr>
          <w:rFonts w:eastAsia="Georgia"/>
        </w:rPr>
        <w:t>Weinstein carefully studied the guard again. The man turned. For a fraction of a second, his eyes met Weinstein's.</w:t>
      </w:r>
    </w:p>
    <w:p w14:paraId="0EE6DE19" w14:textId="77777777" w:rsidR="00A1675C" w:rsidRDefault="00000000">
      <w:pPr>
        <w:ind w:firstLine="432"/>
      </w:pPr>
      <w:r>
        <w:rPr>
          <w:rFonts w:eastAsia="Georgia"/>
        </w:rPr>
        <w:t>Then he quietly walked away.</w:t>
      </w:r>
    </w:p>
    <w:p w14:paraId="49E31FC0" w14:textId="77777777" w:rsidR="00A1675C" w:rsidRDefault="00000000">
      <w:pPr>
        <w:spacing w:before="40" w:after="120"/>
      </w:pPr>
      <w:r>
        <w:rPr>
          <w:rFonts w:eastAsia="Georgia"/>
        </w:rPr>
        <w:t>Derek mentioned quietly:</w:t>
      </w:r>
    </w:p>
    <w:p w14:paraId="2945EB35" w14:textId="77777777" w:rsidR="00A1675C" w:rsidRDefault="00000000">
      <w:pPr>
        <w:spacing w:before="40" w:after="120"/>
      </w:pPr>
      <w:r>
        <w:rPr>
          <w:rFonts w:eastAsia="Georgia"/>
        </w:rPr>
        <w:t>"That's our man."</w:t>
      </w:r>
    </w:p>
    <w:p w14:paraId="7A5D1DA7" w14:textId="77777777" w:rsidR="00A1675C" w:rsidRDefault="00000000">
      <w:pPr>
        <w:ind w:firstLine="432"/>
      </w:pPr>
      <w:r>
        <w:rPr>
          <w:rFonts w:eastAsia="Georgia"/>
        </w:rPr>
        <w:t>Weinstein frowned.</w:t>
      </w:r>
    </w:p>
    <w:p w14:paraId="614781DB" w14:textId="77777777" w:rsidR="00A1675C" w:rsidRDefault="00000000">
      <w:pPr>
        <w:spacing w:before="40" w:after="120"/>
      </w:pPr>
      <w:r>
        <w:rPr>
          <w:rFonts w:eastAsia="Georgia"/>
        </w:rPr>
        <w:t>"Who?"</w:t>
      </w:r>
    </w:p>
    <w:p w14:paraId="0F4DA7DF" w14:textId="77777777" w:rsidR="00A1675C" w:rsidRDefault="00000000">
      <w:pPr>
        <w:spacing w:before="40" w:after="120"/>
      </w:pPr>
      <w:r>
        <w:rPr>
          <w:rFonts w:eastAsia="Georgia"/>
        </w:rPr>
        <w:t>"I don't know."</w:t>
      </w:r>
    </w:p>
    <w:p w14:paraId="312DCC69" w14:textId="77777777" w:rsidR="00A1675C" w:rsidRDefault="00000000">
      <w:pPr>
        <w:spacing w:before="40" w:after="120"/>
      </w:pPr>
      <w:r>
        <w:rPr>
          <w:rFonts w:eastAsia="Georgia"/>
        </w:rPr>
        <w:t>"That's rather inconvenient."</w:t>
      </w:r>
    </w:p>
    <w:p w14:paraId="4507AD0A" w14:textId="77777777" w:rsidR="00A1675C" w:rsidRDefault="00000000">
      <w:pPr>
        <w:spacing w:before="40" w:after="120"/>
      </w:pPr>
      <w:r>
        <w:rPr>
          <w:rFonts w:eastAsia="Georgia"/>
        </w:rPr>
        <w:t>"Yes."</w:t>
      </w:r>
    </w:p>
    <w:p w14:paraId="52862AC1" w14:textId="77777777" w:rsidR="00A1675C" w:rsidRDefault="00000000">
      <w:pPr>
        <w:ind w:firstLine="432"/>
      </w:pPr>
      <w:r>
        <w:rPr>
          <w:rFonts w:eastAsia="Georgia"/>
        </w:rPr>
        <w:t>Derek gently smiled.</w:t>
      </w:r>
    </w:p>
    <w:p w14:paraId="00230AF4" w14:textId="77777777" w:rsidR="00A1675C" w:rsidRDefault="00000000">
      <w:pPr>
        <w:spacing w:before="40" w:after="120"/>
      </w:pPr>
      <w:r>
        <w:rPr>
          <w:rFonts w:eastAsia="Georgia"/>
        </w:rPr>
        <w:t>"But I know where he goes."</w:t>
      </w:r>
    </w:p>
    <w:p w14:paraId="5B67E823" w14:textId="77777777" w:rsidR="00A1675C" w:rsidRDefault="00000000">
      <w:pPr>
        <w:spacing w:before="40" w:after="120"/>
      </w:pPr>
      <w:r>
        <w:rPr>
          <w:rFonts w:eastAsia="Georgia"/>
        </w:rPr>
        <w:t>"Where?"</w:t>
      </w:r>
    </w:p>
    <w:p w14:paraId="3C417B15" w14:textId="77777777" w:rsidR="00A1675C" w:rsidRDefault="00000000">
      <w:pPr>
        <w:ind w:firstLine="432"/>
      </w:pPr>
      <w:r>
        <w:rPr>
          <w:rFonts w:eastAsia="Georgia"/>
        </w:rPr>
        <w:t>Derek pointed toward a staircase.</w:t>
      </w:r>
    </w:p>
    <w:p w14:paraId="371B99DD" w14:textId="77777777" w:rsidR="00A1675C" w:rsidRDefault="00000000">
      <w:pPr>
        <w:spacing w:before="40" w:after="120"/>
      </w:pPr>
      <w:r>
        <w:rPr>
          <w:rFonts w:eastAsia="Georgia"/>
        </w:rPr>
        <w:t>"Down."</w:t>
      </w:r>
    </w:p>
    <w:p w14:paraId="38EA86D5" w14:textId="77777777" w:rsidR="00A1675C" w:rsidRDefault="00000000">
      <w:pPr>
        <w:ind w:firstLine="432"/>
      </w:pPr>
      <w:r>
        <w:rPr>
          <w:rFonts w:eastAsia="Georgia"/>
        </w:rPr>
        <w:t>They followed. The staircase led beneath the museum. The further they went, the older the building became.</w:t>
      </w:r>
    </w:p>
    <w:p w14:paraId="1843612A" w14:textId="77777777" w:rsidR="00A1675C" w:rsidRDefault="00000000">
      <w:pPr>
        <w:ind w:firstLine="432"/>
      </w:pPr>
      <w:r>
        <w:rPr>
          <w:rFonts w:eastAsia="Georgia"/>
        </w:rPr>
        <w:t>Eventually they reached a corridor with no tourists. No paintings. No signs.</w:t>
      </w:r>
    </w:p>
    <w:p w14:paraId="6BF33C2E" w14:textId="77777777" w:rsidR="00A1675C" w:rsidRDefault="00000000">
      <w:pPr>
        <w:ind w:firstLine="432"/>
      </w:pPr>
      <w:r>
        <w:rPr>
          <w:rFonts w:eastAsia="Georgia"/>
        </w:rPr>
        <w:t>Only stone walls. At the end still stood a door. Derek stopped.</w:t>
      </w:r>
    </w:p>
    <w:p w14:paraId="6D58AC31" w14:textId="77777777" w:rsidR="00A1675C" w:rsidRDefault="00000000">
      <w:pPr>
        <w:spacing w:before="40" w:after="120"/>
      </w:pPr>
      <w:r>
        <w:rPr>
          <w:rFonts w:eastAsia="Georgia"/>
        </w:rPr>
        <w:t>"That's odd."</w:t>
      </w:r>
    </w:p>
    <w:p w14:paraId="7DD2BAD3" w14:textId="77777777" w:rsidR="00A1675C" w:rsidRDefault="00000000">
      <w:pPr>
        <w:spacing w:before="40" w:after="120"/>
      </w:pPr>
      <w:r>
        <w:rPr>
          <w:rFonts w:eastAsia="Georgia"/>
        </w:rPr>
        <w:t>"What?"</w:t>
      </w:r>
    </w:p>
    <w:p w14:paraId="18562791" w14:textId="77777777" w:rsidR="00A1675C" w:rsidRDefault="00000000">
      <w:pPr>
        <w:spacing w:before="40" w:after="120"/>
      </w:pPr>
      <w:r>
        <w:rPr>
          <w:rFonts w:eastAsia="Georgia"/>
        </w:rPr>
        <w:t>"There wasn't supposed to be a door here."</w:t>
      </w:r>
    </w:p>
    <w:p w14:paraId="3C38A358" w14:textId="77777777" w:rsidR="00A1675C" w:rsidRDefault="00000000">
      <w:pPr>
        <w:ind w:firstLine="432"/>
      </w:pPr>
      <w:r>
        <w:rPr>
          <w:rFonts w:eastAsia="Georgia"/>
        </w:rPr>
        <w:t>Weinstein carefully regarded it.</w:t>
      </w:r>
    </w:p>
    <w:p w14:paraId="63DF2D40" w14:textId="77777777" w:rsidR="00A1675C" w:rsidRDefault="00000000">
      <w:pPr>
        <w:spacing w:before="40" w:after="120"/>
      </w:pPr>
      <w:r>
        <w:rPr>
          <w:rFonts w:eastAsia="Georgia"/>
        </w:rPr>
        <w:t>"Are you sure?"</w:t>
      </w:r>
    </w:p>
    <w:p w14:paraId="03D7D8A1" w14:textId="77777777" w:rsidR="00A1675C" w:rsidRDefault="00000000">
      <w:pPr>
        <w:spacing w:before="40" w:after="120"/>
      </w:pPr>
      <w:r>
        <w:rPr>
          <w:rFonts w:eastAsia="Georgia"/>
        </w:rPr>
        <w:t>"I've been here before."</w:t>
      </w:r>
    </w:p>
    <w:p w14:paraId="0A9E4CF1" w14:textId="77777777" w:rsidR="00A1675C" w:rsidRDefault="00000000">
      <w:pPr>
        <w:spacing w:before="40" w:after="120"/>
      </w:pPr>
      <w:r>
        <w:rPr>
          <w:rFonts w:eastAsia="Georgia"/>
        </w:rPr>
        <w:t>"Why?"</w:t>
      </w:r>
    </w:p>
    <w:p w14:paraId="75FA72B8" w14:textId="77777777" w:rsidR="00A1675C" w:rsidRDefault="00000000">
      <w:pPr>
        <w:spacing w:before="40" w:after="120"/>
      </w:pPr>
      <w:r>
        <w:rPr>
          <w:rFonts w:eastAsia="Georgia"/>
        </w:rPr>
        <w:t>"Long story."</w:t>
      </w:r>
    </w:p>
    <w:p w14:paraId="240FED63" w14:textId="77777777" w:rsidR="00A1675C" w:rsidRDefault="00000000">
      <w:pPr>
        <w:spacing w:before="40" w:after="120"/>
      </w:pPr>
      <w:r>
        <w:rPr>
          <w:rFonts w:eastAsia="Georgia"/>
        </w:rPr>
        <w:t>"Fair enough."</w:t>
      </w:r>
    </w:p>
    <w:p w14:paraId="1212C237" w14:textId="77777777" w:rsidR="00A1675C" w:rsidRDefault="00000000">
      <w:pPr>
        <w:ind w:firstLine="432"/>
      </w:pPr>
      <w:r>
        <w:rPr>
          <w:rFonts w:eastAsia="Georgia"/>
        </w:rPr>
        <w:t>Derek opened the heavy heavy door. Inside was a small room. And in the middle of it stood a table.</w:t>
      </w:r>
    </w:p>
    <w:p w14:paraId="74B163E3" w14:textId="77777777" w:rsidR="00A1675C" w:rsidRDefault="00000000">
      <w:pPr>
        <w:ind w:firstLine="432"/>
      </w:pPr>
      <w:r>
        <w:rPr>
          <w:rFonts w:eastAsia="Georgia"/>
        </w:rPr>
        <w:t>On the table was a strange clock. Brass. Railway style.</w:t>
      </w:r>
    </w:p>
    <w:p w14:paraId="5451E63D" w14:textId="77777777" w:rsidR="00A1675C" w:rsidRDefault="00000000">
      <w:pPr>
        <w:ind w:firstLine="432"/>
      </w:pPr>
      <w:r>
        <w:rPr>
          <w:rFonts w:eastAsia="Georgia"/>
        </w:rPr>
        <w:t>11:03:17. Weinstein intensely stared intently.</w:t>
      </w:r>
    </w:p>
    <w:p w14:paraId="64FA85DA" w14:textId="77777777" w:rsidR="00A1675C" w:rsidRDefault="00000000">
      <w:pPr>
        <w:spacing w:before="40" w:after="120"/>
      </w:pPr>
      <w:r>
        <w:rPr>
          <w:rFonts w:eastAsia="Georgia"/>
        </w:rPr>
        <w:t>"The same clock."</w:t>
      </w:r>
    </w:p>
    <w:p w14:paraId="79EDF846" w14:textId="77777777" w:rsidR="00A1675C" w:rsidRDefault="00000000">
      <w:pPr>
        <w:spacing w:before="40" w:after="120"/>
      </w:pPr>
      <w:r>
        <w:rPr>
          <w:rFonts w:eastAsia="Georgia"/>
        </w:rPr>
        <w:t>"Yes."</w:t>
      </w:r>
    </w:p>
    <w:p w14:paraId="395A8DD7" w14:textId="77777777" w:rsidR="00A1675C" w:rsidRDefault="00000000">
      <w:pPr>
        <w:spacing w:before="40" w:after="120"/>
      </w:pPr>
      <w:r>
        <w:rPr>
          <w:rFonts w:eastAsia="Georgia"/>
        </w:rPr>
        <w:t>"How did it get here?"</w:t>
      </w:r>
    </w:p>
    <w:p w14:paraId="6200470C" w14:textId="77777777" w:rsidR="00A1675C" w:rsidRDefault="00000000">
      <w:pPr>
        <w:ind w:firstLine="432"/>
      </w:pPr>
      <w:r>
        <w:rPr>
          <w:rFonts w:eastAsia="Georgia"/>
        </w:rPr>
        <w:t>Derek shook his head.</w:t>
      </w:r>
    </w:p>
    <w:p w14:paraId="3FB27E50" w14:textId="77777777" w:rsidR="00A1675C" w:rsidRDefault="00000000">
      <w:pPr>
        <w:spacing w:before="40" w:after="120"/>
      </w:pPr>
      <w:r>
        <w:rPr>
          <w:rFonts w:eastAsia="Georgia"/>
        </w:rPr>
        <w:t>"I don't know."</w:t>
      </w:r>
    </w:p>
    <w:p w14:paraId="3DA48C91" w14:textId="77777777" w:rsidR="00A1675C" w:rsidRDefault="00000000">
      <w:pPr>
        <w:ind w:firstLine="432"/>
      </w:pPr>
      <w:r>
        <w:rPr>
          <w:rFonts w:eastAsia="Georgia"/>
        </w:rPr>
        <w:t>Weinstein approached. There was something beside the silent clock. A sheet of paper.</w:t>
      </w:r>
    </w:p>
    <w:p w14:paraId="6CB177C8" w14:textId="77777777" w:rsidR="00A1675C" w:rsidRPr="00B37FE2" w:rsidRDefault="00000000">
      <w:pPr>
        <w:ind w:firstLine="432"/>
        <w:rPr>
          <w:lang w:val="de-DE"/>
        </w:rPr>
      </w:pPr>
      <w:r>
        <w:rPr>
          <w:rFonts w:eastAsia="Georgia"/>
        </w:rPr>
        <w:t xml:space="preserve">He picked it up. Three coordinates were written on it. </w:t>
      </w:r>
      <w:r>
        <w:rPr>
          <w:rFonts w:eastAsia="Georgia"/>
          <w:lang w:val="de-DE"/>
        </w:rPr>
        <w:t>X = 3</w:t>
      </w:r>
    </w:p>
    <w:p w14:paraId="6F4D1D14" w14:textId="77777777" w:rsidR="00A1675C" w:rsidRPr="00B37FE2" w:rsidRDefault="00000000">
      <w:pPr>
        <w:ind w:firstLine="432"/>
        <w:rPr>
          <w:lang w:val="de-DE"/>
        </w:rPr>
      </w:pPr>
      <w:r>
        <w:rPr>
          <w:rFonts w:eastAsia="Georgia"/>
          <w:lang w:val="de-DE"/>
        </w:rPr>
        <w:t>y = 4 z = 12 Then:</w:t>
      </w:r>
    </w:p>
    <w:p w14:paraId="7C6177FB" w14:textId="77777777" w:rsidR="00A1675C" w:rsidRDefault="00000000">
      <w:pPr>
        <w:ind w:firstLine="432"/>
      </w:pPr>
      <w:r>
        <w:rPr>
          <w:rFonts w:eastAsia="Georgia"/>
        </w:rPr>
        <w:t>τ</w:t>
      </w:r>
      <w:r>
        <w:rPr>
          <w:rFonts w:eastAsia="Georgia"/>
          <w:lang w:val="de-DE"/>
        </w:rPr>
        <w:t xml:space="preserve"> = ? Weinstein stared. </w:t>
      </w:r>
      <w:r>
        <w:rPr>
          <w:rFonts w:eastAsia="Georgia"/>
        </w:rPr>
        <w:t>Derek came closer.</w:t>
      </w:r>
    </w:p>
    <w:p w14:paraId="4244D1CB" w14:textId="77777777" w:rsidR="00A1675C" w:rsidRDefault="00000000">
      <w:pPr>
        <w:spacing w:before="40" w:after="120"/>
      </w:pPr>
      <w:r>
        <w:rPr>
          <w:rFonts w:eastAsia="Georgia"/>
        </w:rPr>
        <w:t>"Well?"</w:t>
      </w:r>
    </w:p>
    <w:p w14:paraId="65312B17" w14:textId="77777777" w:rsidR="00A1675C" w:rsidRDefault="00000000">
      <w:pPr>
        <w:ind w:firstLine="432"/>
      </w:pPr>
      <w:r>
        <w:rPr>
          <w:rFonts w:eastAsia="Georgia"/>
        </w:rPr>
        <w:t>Weinstein softly smiled.</w:t>
      </w:r>
    </w:p>
    <w:p w14:paraId="2A4F0319" w14:textId="77777777" w:rsidR="00A1675C" w:rsidRDefault="00000000">
      <w:pPr>
        <w:spacing w:before="40" w:after="120"/>
      </w:pPr>
      <w:r>
        <w:rPr>
          <w:rFonts w:eastAsia="Georgia"/>
        </w:rPr>
        <w:t>"Now we have a problem."</w:t>
      </w:r>
    </w:p>
    <w:p w14:paraId="3436A595" w14:textId="77777777" w:rsidR="00A1675C" w:rsidRDefault="00000000">
      <w:pPr>
        <w:ind w:firstLine="432"/>
      </w:pPr>
      <w:r>
        <w:rPr>
          <w:rFonts w:eastAsia="Georgia"/>
        </w:rPr>
        <w:t>Derek nodded.</w:t>
      </w:r>
    </w:p>
    <w:p w14:paraId="2F7B1441" w14:textId="77777777" w:rsidR="00A1675C" w:rsidRDefault="00000000">
      <w:pPr>
        <w:spacing w:before="40" w:after="120"/>
      </w:pPr>
      <w:r>
        <w:rPr>
          <w:rFonts w:eastAsia="Georgia"/>
        </w:rPr>
        <w:t>"Good."</w:t>
      </w:r>
    </w:p>
    <w:p w14:paraId="1FC4D443" w14:textId="77777777" w:rsidR="00A1675C" w:rsidRDefault="00000000">
      <w:pPr>
        <w:spacing w:before="40" w:after="120"/>
      </w:pPr>
      <w:r>
        <w:rPr>
          <w:rFonts w:eastAsia="Georgia"/>
        </w:rPr>
        <w:t>"Why?"</w:t>
      </w:r>
    </w:p>
    <w:p w14:paraId="5D0FCF3A" w14:textId="77777777" w:rsidR="00A1675C" w:rsidRDefault="00000000">
      <w:pPr>
        <w:spacing w:before="40" w:after="120"/>
      </w:pPr>
      <w:r>
        <w:rPr>
          <w:rFonts w:eastAsia="Georgia"/>
        </w:rPr>
        <w:t>"Because problems are what we investigate."</w:t>
      </w:r>
    </w:p>
    <w:p w14:paraId="428DC973" w14:textId="77777777" w:rsidR="00A1675C" w:rsidRDefault="00000000">
      <w:pPr>
        <w:ind w:firstLine="432"/>
      </w:pPr>
      <w:r>
        <w:rPr>
          <w:rFonts w:eastAsia="Georgia"/>
        </w:rPr>
        <w:t>Weinstein examined the silent mysterious clock. Then the coordinates.</w:t>
      </w:r>
    </w:p>
    <w:p w14:paraId="54761166" w14:textId="77777777" w:rsidR="00A1675C" w:rsidRDefault="00000000">
      <w:pPr>
        <w:spacing w:before="200" w:after="120"/>
        <w:jc w:val="center"/>
      </w:pPr>
      <w:r>
        <w:rPr>
          <w:rFonts w:eastAsia="Georgia"/>
          <w:b/>
          <w:sz w:val="24"/>
        </w:rPr>
        <w:t>Then the empty space where the fourth coordinate should have been.</w:t>
      </w:r>
    </w:p>
    <w:p w14:paraId="508660FA" w14:textId="77777777" w:rsidR="00A1675C" w:rsidRDefault="00000000">
      <w:pPr>
        <w:spacing w:before="40" w:after="120"/>
      </w:pPr>
      <w:r>
        <w:rPr>
          <w:rFonts w:eastAsia="Georgia"/>
        </w:rPr>
        <w:t>He responded:</w:t>
      </w:r>
    </w:p>
    <w:p w14:paraId="4E433860" w14:textId="77777777" w:rsidR="00A1675C" w:rsidRDefault="00000000">
      <w:pPr>
        <w:spacing w:before="40" w:after="120"/>
      </w:pPr>
      <w:r>
        <w:rPr>
          <w:rFonts w:eastAsia="Georgia"/>
        </w:rPr>
        <w:t>"The three spatial coordinates are specified."</w:t>
      </w:r>
    </w:p>
    <w:p w14:paraId="03D6A7C0" w14:textId="77777777" w:rsidR="00A1675C" w:rsidRDefault="00000000">
      <w:pPr>
        <w:spacing w:before="40" w:after="120"/>
      </w:pPr>
      <w:r>
        <w:rPr>
          <w:rFonts w:eastAsia="Georgia"/>
        </w:rPr>
        <w:t>"Yes."</w:t>
      </w:r>
    </w:p>
    <w:p w14:paraId="5CEE214D" w14:textId="77777777" w:rsidR="00A1675C" w:rsidRDefault="00000000">
      <w:pPr>
        <w:spacing w:before="40" w:after="120"/>
      </w:pPr>
      <w:r>
        <w:rPr>
          <w:rFonts w:eastAsia="Georgia"/>
        </w:rPr>
        <w:t>"But proper time isn't."</w:t>
      </w:r>
    </w:p>
    <w:p w14:paraId="36807BC9" w14:textId="77777777" w:rsidR="00A1675C" w:rsidRDefault="00000000">
      <w:pPr>
        <w:spacing w:before="40" w:after="120"/>
      </w:pPr>
      <w:r>
        <w:rPr>
          <w:rFonts w:eastAsia="Georgia"/>
        </w:rPr>
        <w:t>"No."</w:t>
      </w:r>
    </w:p>
    <w:p w14:paraId="7A19AEAC" w14:textId="77777777" w:rsidR="00A1675C" w:rsidRDefault="00000000">
      <w:pPr>
        <w:spacing w:before="40" w:after="120"/>
      </w:pPr>
      <w:r>
        <w:rPr>
          <w:rFonts w:eastAsia="Georgia"/>
        </w:rPr>
        <w:t>"Someone has given us a three-dimensional event."</w:t>
      </w:r>
    </w:p>
    <w:p w14:paraId="464F08D3" w14:textId="77777777" w:rsidR="00A1675C" w:rsidRDefault="00000000">
      <w:pPr>
        <w:ind w:firstLine="432"/>
      </w:pPr>
      <w:r>
        <w:rPr>
          <w:rFonts w:eastAsia="Georgia"/>
        </w:rPr>
        <w:t>Derek deeply frowned.</w:t>
      </w:r>
    </w:p>
    <w:p w14:paraId="611268BB" w14:textId="77777777" w:rsidR="00A1675C" w:rsidRDefault="00000000">
      <w:pPr>
        <w:spacing w:before="40" w:after="120"/>
      </w:pPr>
      <w:r>
        <w:rPr>
          <w:rFonts w:eastAsia="Georgia"/>
        </w:rPr>
        <w:t>"An event needs four coordinates."</w:t>
      </w:r>
    </w:p>
    <w:p w14:paraId="1A48C539" w14:textId="77777777" w:rsidR="00A1675C" w:rsidRDefault="00000000">
      <w:pPr>
        <w:spacing w:before="40" w:after="120"/>
      </w:pPr>
      <w:r>
        <w:rPr>
          <w:rFonts w:eastAsia="Georgia"/>
        </w:rPr>
        <w:t>"Exactly."</w:t>
      </w:r>
    </w:p>
    <w:p w14:paraId="74C2D5C6" w14:textId="77777777" w:rsidR="00A1675C" w:rsidRDefault="00000000">
      <w:pPr>
        <w:spacing w:before="40" w:after="120"/>
      </w:pPr>
      <w:r>
        <w:rPr>
          <w:rFonts w:eastAsia="Georgia"/>
        </w:rPr>
        <w:t>"So whoever left this knows that."</w:t>
      </w:r>
    </w:p>
    <w:p w14:paraId="7190045D" w14:textId="77777777" w:rsidR="00A1675C" w:rsidRDefault="00000000">
      <w:pPr>
        <w:spacing w:before="40" w:after="120"/>
      </w:pPr>
      <w:r>
        <w:rPr>
          <w:rFonts w:eastAsia="Georgia"/>
        </w:rPr>
        <w:t>"Yes."</w:t>
      </w:r>
    </w:p>
    <w:p w14:paraId="3D04524E" w14:textId="77777777" w:rsidR="00A1675C" w:rsidRDefault="00000000">
      <w:pPr>
        <w:ind w:firstLine="432"/>
      </w:pPr>
      <w:r>
        <w:rPr>
          <w:rFonts w:eastAsia="Georgia"/>
        </w:rPr>
        <w:t>Derek inspected the silent clock.</w:t>
      </w:r>
    </w:p>
    <w:p w14:paraId="69D6512D" w14:textId="77777777" w:rsidR="00A1675C" w:rsidRDefault="00000000">
      <w:pPr>
        <w:spacing w:before="40" w:after="120"/>
      </w:pPr>
      <w:r>
        <w:rPr>
          <w:rFonts w:eastAsia="Georgia"/>
        </w:rPr>
        <w:t>"And they're asking us to find the fourth."</w:t>
      </w:r>
    </w:p>
    <w:p w14:paraId="5DF51931" w14:textId="77777777" w:rsidR="00A1675C" w:rsidRDefault="00000000">
      <w:pPr>
        <w:ind w:firstLine="432"/>
      </w:pPr>
      <w:r>
        <w:rPr>
          <w:rFonts w:eastAsia="Georgia"/>
        </w:rPr>
        <w:t>Weinstein nodded.</w:t>
      </w:r>
    </w:p>
    <w:p w14:paraId="1ED45195" w14:textId="77777777" w:rsidR="00A1675C" w:rsidRDefault="00000000">
      <w:pPr>
        <w:spacing w:before="40" w:after="120"/>
      </w:pPr>
      <w:r>
        <w:rPr>
          <w:rFonts w:eastAsia="Georgia"/>
        </w:rPr>
        <w:t>"Yes."</w:t>
      </w:r>
    </w:p>
    <w:p w14:paraId="524A805E" w14:textId="5BB066D8" w:rsidR="00A1675C" w:rsidRDefault="003434B6">
      <w:pPr>
        <w:ind w:firstLine="432"/>
      </w:pPr>
      <w:r>
        <w:rPr>
          <w:rFonts w:eastAsia="Georgia"/>
        </w:rPr>
        <w:t>Penny's calm voice suddenly came from the doorway.</w:t>
      </w:r>
    </w:p>
    <w:p w14:paraId="0F2B7BAE" w14:textId="77777777" w:rsidR="00A1675C" w:rsidRDefault="00000000">
      <w:pPr>
        <w:spacing w:before="40" w:after="120"/>
      </w:pPr>
      <w:r>
        <w:rPr>
          <w:rFonts w:eastAsia="Georgia"/>
        </w:rPr>
        <w:t>"Then I suppose we ought to."</w:t>
      </w:r>
    </w:p>
    <w:p w14:paraId="12347A69" w14:textId="02C3E076" w:rsidR="00A1675C" w:rsidRDefault="00000000">
      <w:pPr>
        <w:ind w:firstLine="432"/>
      </w:pPr>
      <w:r>
        <w:rPr>
          <w:rFonts w:eastAsia="Georgia"/>
        </w:rPr>
        <w:t>They both turned. Penny stood there. Trevor was behind her, looking rather pleased with himself.</w:t>
      </w:r>
    </w:p>
    <w:p w14:paraId="0248CA77" w14:textId="77777777" w:rsidR="00A1675C" w:rsidRDefault="00000000">
      <w:pPr>
        <w:ind w:firstLine="432"/>
      </w:pPr>
      <w:r>
        <w:rPr>
          <w:rFonts w:eastAsia="Georgia"/>
        </w:rPr>
        <w:t>Derek stared.</w:t>
      </w:r>
    </w:p>
    <w:p w14:paraId="3D8BF32C" w14:textId="77777777" w:rsidR="00A1675C" w:rsidRDefault="00000000">
      <w:pPr>
        <w:spacing w:before="40" w:after="120"/>
      </w:pPr>
      <w:r>
        <w:rPr>
          <w:rFonts w:eastAsia="Georgia"/>
        </w:rPr>
        <w:t>"How did you get here?"</w:t>
      </w:r>
    </w:p>
    <w:p w14:paraId="3CFCC4D1" w14:textId="61F6E354" w:rsidR="00A1675C" w:rsidRDefault="003434B6">
      <w:pPr>
        <w:ind w:firstLine="432"/>
      </w:pPr>
      <w:r>
        <w:rPr>
          <w:rFonts w:eastAsia="Georgia"/>
        </w:rPr>
        <w:t>Penny gently smiled.</w:t>
      </w:r>
    </w:p>
    <w:p w14:paraId="48174AA3" w14:textId="77777777" w:rsidR="00A1675C" w:rsidRDefault="00000000">
      <w:pPr>
        <w:spacing w:before="40" w:after="120"/>
      </w:pPr>
      <w:r>
        <w:rPr>
          <w:rFonts w:eastAsia="Georgia"/>
        </w:rPr>
        <w:t>"Train."</w:t>
      </w:r>
    </w:p>
    <w:p w14:paraId="40971858" w14:textId="77777777" w:rsidR="00A1675C" w:rsidRDefault="00000000">
      <w:pPr>
        <w:ind w:firstLine="432"/>
      </w:pPr>
      <w:r>
        <w:rPr>
          <w:rFonts w:eastAsia="Georgia"/>
        </w:rPr>
        <w:t>Derek looked at Trevor.</w:t>
      </w:r>
    </w:p>
    <w:p w14:paraId="7F8DCC98" w14:textId="77777777" w:rsidR="00A1675C" w:rsidRDefault="00000000">
      <w:pPr>
        <w:spacing w:before="40" w:after="120"/>
      </w:pPr>
      <w:r>
        <w:rPr>
          <w:rFonts w:eastAsia="Georgia"/>
        </w:rPr>
        <w:t>"And you?"</w:t>
      </w:r>
    </w:p>
    <w:p w14:paraId="7DEEE13F" w14:textId="77777777" w:rsidR="00A1675C" w:rsidRDefault="00000000">
      <w:pPr>
        <w:spacing w:before="40" w:after="120"/>
      </w:pPr>
      <w:r>
        <w:rPr>
          <w:rFonts w:eastAsia="Georgia"/>
        </w:rPr>
        <w:t>"Also train."</w:t>
      </w:r>
    </w:p>
    <w:p w14:paraId="50441BCE" w14:textId="77777777" w:rsidR="00A1675C" w:rsidRDefault="00000000">
      <w:pPr>
        <w:ind w:firstLine="432"/>
      </w:pPr>
      <w:r>
        <w:rPr>
          <w:rFonts w:eastAsia="Georgia"/>
        </w:rPr>
        <w:t>Derek nodded.</w:t>
      </w:r>
    </w:p>
    <w:p w14:paraId="5FEB99A8" w14:textId="77777777" w:rsidR="00A1675C" w:rsidRDefault="00000000">
      <w:pPr>
        <w:spacing w:before="40" w:after="120"/>
      </w:pPr>
      <w:r>
        <w:rPr>
          <w:rFonts w:eastAsia="Georgia"/>
        </w:rPr>
        <w:t>"Well, that's settled."</w:t>
      </w:r>
    </w:p>
    <w:p w14:paraId="6C72AA7B" w14:textId="49A925BC" w:rsidR="00A1675C" w:rsidRDefault="003434B6">
      <w:pPr>
        <w:ind w:firstLine="432"/>
      </w:pPr>
      <w:r>
        <w:rPr>
          <w:rFonts w:eastAsia="Georgia"/>
        </w:rPr>
        <w:t>Penny carefully glanced at the strange clock.</w:t>
      </w:r>
    </w:p>
    <w:p w14:paraId="06031278" w14:textId="77777777" w:rsidR="00A1675C" w:rsidRDefault="00000000">
      <w:pPr>
        <w:spacing w:before="40" w:after="120"/>
      </w:pPr>
      <w:r>
        <w:rPr>
          <w:rFonts w:eastAsia="Georgia"/>
        </w:rPr>
        <w:t>"No."</w:t>
      </w:r>
    </w:p>
    <w:p w14:paraId="3EE83AB8" w14:textId="77777777" w:rsidR="00A1675C" w:rsidRDefault="00000000">
      <w:pPr>
        <w:spacing w:before="40" w:after="120"/>
      </w:pPr>
      <w:r>
        <w:rPr>
          <w:rFonts w:eastAsia="Georgia"/>
        </w:rPr>
        <w:t>"What?"</w:t>
      </w:r>
    </w:p>
    <w:p w14:paraId="6E21765D" w14:textId="77777777" w:rsidR="00A1675C" w:rsidRDefault="00000000">
      <w:pPr>
        <w:spacing w:before="40" w:after="120"/>
      </w:pPr>
      <w:r>
        <w:rPr>
          <w:rFonts w:eastAsia="Georgia"/>
        </w:rPr>
        <w:t>"That's not the weird part."</w:t>
      </w:r>
    </w:p>
    <w:p w14:paraId="14C6BF9B" w14:textId="77777777" w:rsidR="00A1675C" w:rsidRDefault="00000000">
      <w:pPr>
        <w:ind w:firstLine="432"/>
      </w:pPr>
      <w:r>
        <w:rPr>
          <w:rFonts w:eastAsia="Georgia"/>
        </w:rPr>
        <w:t>She pointed at the paper.</w:t>
      </w:r>
    </w:p>
    <w:p w14:paraId="27B14D7D" w14:textId="77777777" w:rsidR="00A1675C" w:rsidRDefault="00000000">
      <w:pPr>
        <w:spacing w:before="40" w:after="120"/>
      </w:pPr>
      <w:r>
        <w:rPr>
          <w:rFonts w:eastAsia="Georgia"/>
        </w:rPr>
        <w:t>"The weird part is the date."</w:t>
      </w:r>
    </w:p>
    <w:p w14:paraId="57F68661" w14:textId="77777777" w:rsidR="00A1675C" w:rsidRDefault="00000000">
      <w:pPr>
        <w:ind w:firstLine="432"/>
      </w:pPr>
      <w:r>
        <w:rPr>
          <w:rFonts w:eastAsia="Georgia"/>
        </w:rPr>
        <w:t>Weinstein looked down. He hadn't noticed it. At the bottom of the page was a date.</w:t>
      </w:r>
    </w:p>
    <w:p w14:paraId="278E2C81" w14:textId="6343D122" w:rsidR="00A1675C" w:rsidRDefault="00000000">
      <w:pPr>
        <w:ind w:firstLine="432"/>
      </w:pPr>
      <w:r>
        <w:rPr>
          <w:rFonts w:eastAsia="Georgia"/>
        </w:rPr>
        <w:t>Tomorrow. Derek carefully stared at Penny. Then at Trevor.</w:t>
      </w:r>
    </w:p>
    <w:p w14:paraId="144E0E9B" w14:textId="77777777" w:rsidR="00A1675C" w:rsidRDefault="00000000">
      <w:pPr>
        <w:ind w:firstLine="432"/>
      </w:pPr>
      <w:r>
        <w:rPr>
          <w:rFonts w:eastAsia="Georgia"/>
        </w:rPr>
        <w:t>Then at Weinstein. Weinstein slowly smiled.</w:t>
      </w:r>
    </w:p>
    <w:p w14:paraId="11931D90" w14:textId="77777777" w:rsidR="00A1675C" w:rsidRDefault="00000000">
      <w:pPr>
        <w:spacing w:before="40" w:after="120"/>
      </w:pPr>
      <w:r>
        <w:rPr>
          <w:rFonts w:eastAsia="Georgia"/>
        </w:rPr>
        <w:t>"Now," he opined, "we're getting somewhere."</w:t>
      </w:r>
    </w:p>
    <w:p w14:paraId="53E1DB34" w14:textId="77777777" w:rsidR="00A1675C" w:rsidRDefault="00000000">
      <w:pPr>
        <w:ind w:firstLine="432"/>
      </w:pPr>
      <w:r>
        <w:rPr>
          <w:rFonts w:eastAsia="Georgia"/>
        </w:rPr>
        <w:t>And above them, in the Louvre, a clock struck twelve. Below them, the brass railway clock struck eleven seventeen. And for the first time, Weinstein wondered whether the problem was not that the clocks disagreed about time.</w:t>
      </w:r>
    </w:p>
    <w:p w14:paraId="1AA33515" w14:textId="77777777" w:rsidR="00A1675C" w:rsidRDefault="00000000">
      <w:pPr>
        <w:ind w:firstLine="432"/>
      </w:pPr>
      <w:r>
        <w:rPr>
          <w:rFonts w:eastAsia="Georgia"/>
        </w:rPr>
        <w:t>Perhaps they disagreed about which event they belonged to.</w:t>
      </w:r>
    </w:p>
    <w:p w14:paraId="02381C48" w14:textId="77777777" w:rsidR="00A1675C" w:rsidRDefault="00000000">
      <w:pPr>
        <w:spacing w:before="480" w:after="240"/>
        <w:jc w:val="center"/>
      </w:pPr>
      <w:r>
        <w:rPr>
          <w:rFonts w:eastAsia="Georgia"/>
          <w:b/>
          <w:sz w:val="32"/>
        </w:rPr>
        <w:t>Chapter 6</w:t>
      </w:r>
    </w:p>
    <w:p w14:paraId="3DA1ABBB" w14:textId="77777777" w:rsidR="00A1675C" w:rsidRDefault="00000000">
      <w:pPr>
        <w:spacing w:before="200" w:after="120"/>
        <w:jc w:val="center"/>
      </w:pPr>
      <w:r>
        <w:rPr>
          <w:rFonts w:eastAsia="Georgia"/>
          <w:b/>
          <w:sz w:val="24"/>
        </w:rPr>
        <w:t>The Fourth Coordinate</w:t>
      </w:r>
    </w:p>
    <w:p w14:paraId="7E45F9E7" w14:textId="77777777" w:rsidR="00A1675C" w:rsidRDefault="00000000">
      <w:pPr>
        <w:ind w:firstLine="432"/>
      </w:pPr>
      <w:r>
        <w:rPr>
          <w:rFonts w:eastAsia="Georgia"/>
        </w:rPr>
        <w:t>For several seconds nobody offered anything. The room beneath the Louvre was small, stone-walled and entirely too quiet. There was a table.</w:t>
      </w:r>
    </w:p>
    <w:p w14:paraId="5D910302" w14:textId="77777777" w:rsidR="00A1675C" w:rsidRDefault="00000000">
      <w:pPr>
        <w:ind w:firstLine="432"/>
      </w:pPr>
      <w:r>
        <w:rPr>
          <w:rFonts w:eastAsia="Georgia"/>
        </w:rPr>
        <w:t>There was a clock. There were four people. And there was a piece of paper asking them for a value of τ.</w:t>
      </w:r>
    </w:p>
    <w:p w14:paraId="1F2D59BE" w14:textId="77777777" w:rsidR="00A1675C" w:rsidRDefault="00000000">
      <w:pPr>
        <w:ind w:firstLine="432"/>
      </w:pPr>
      <w:r>
        <w:rPr>
          <w:rFonts w:eastAsia="Georgia"/>
        </w:rPr>
        <w:t>Trevor was the first to speak.</w:t>
      </w:r>
    </w:p>
    <w:p w14:paraId="29D884B9" w14:textId="77777777" w:rsidR="00A1675C" w:rsidRDefault="00000000">
      <w:pPr>
        <w:spacing w:before="40" w:after="120"/>
      </w:pPr>
      <w:r>
        <w:rPr>
          <w:rFonts w:eastAsia="Georgia"/>
        </w:rPr>
        <w:t>"That's proper time."</w:t>
      </w:r>
    </w:p>
    <w:p w14:paraId="7268779C" w14:textId="77777777" w:rsidR="00A1675C" w:rsidRDefault="00000000">
      <w:pPr>
        <w:ind w:firstLine="432"/>
      </w:pPr>
      <w:r>
        <w:rPr>
          <w:rFonts w:eastAsia="Georgia"/>
        </w:rPr>
        <w:t>Weinstein nodded.</w:t>
      </w:r>
    </w:p>
    <w:p w14:paraId="2CC183AD" w14:textId="77777777" w:rsidR="00A1675C" w:rsidRDefault="00000000">
      <w:pPr>
        <w:spacing w:before="40" w:after="120"/>
      </w:pPr>
      <w:r>
        <w:rPr>
          <w:rFonts w:eastAsia="Georgia"/>
        </w:rPr>
        <w:t>"Yes."</w:t>
      </w:r>
    </w:p>
    <w:p w14:paraId="16E53BD2" w14:textId="77777777" w:rsidR="00A1675C" w:rsidRDefault="00000000">
      <w:pPr>
        <w:ind w:firstLine="432"/>
      </w:pPr>
      <w:r>
        <w:rPr>
          <w:rFonts w:eastAsia="Georgia"/>
        </w:rPr>
        <w:t>Derek quietly gazed at the paper.</w:t>
      </w:r>
    </w:p>
    <w:p w14:paraId="7334B510" w14:textId="77777777" w:rsidR="00A1675C" w:rsidRDefault="00000000">
      <w:pPr>
        <w:spacing w:before="40" w:after="120"/>
      </w:pPr>
      <w:r>
        <w:rPr>
          <w:rFonts w:eastAsia="Georgia"/>
        </w:rPr>
        <w:t>"Which means?"</w:t>
      </w:r>
    </w:p>
    <w:p w14:paraId="4813157B" w14:textId="77777777" w:rsidR="00A1675C" w:rsidRDefault="00000000">
      <w:pPr>
        <w:ind w:firstLine="432"/>
      </w:pPr>
      <w:r>
        <w:rPr>
          <w:rFonts w:eastAsia="Georgia"/>
        </w:rPr>
        <w:t>Trevor pointed at the three numbers.</w:t>
      </w:r>
    </w:p>
    <w:p w14:paraId="1F2BF477" w14:textId="77777777" w:rsidR="00A1675C" w:rsidRDefault="00000000">
      <w:pPr>
        <w:spacing w:before="200" w:after="120"/>
        <w:jc w:val="center"/>
      </w:pPr>
      <w:r>
        <w:rPr>
          <w:rFonts w:eastAsia="Georgia"/>
          <w:b/>
          <w:sz w:val="24"/>
        </w:rPr>
        <w:t>"Three spatial coordinates have been supplied. The fourth coordinate is missing."</w:t>
      </w:r>
    </w:p>
    <w:p w14:paraId="744E3878" w14:textId="77777777" w:rsidR="00A1675C" w:rsidRDefault="00000000">
      <w:pPr>
        <w:spacing w:before="40" w:after="120"/>
      </w:pPr>
      <w:r>
        <w:rPr>
          <w:rFonts w:eastAsia="Georgia"/>
        </w:rPr>
        <w:t>"Correct."</w:t>
      </w:r>
    </w:p>
    <w:p w14:paraId="77D9391E" w14:textId="77777777" w:rsidR="00A1675C" w:rsidRDefault="00000000">
      <w:pPr>
        <w:spacing w:before="40" w:after="120"/>
      </w:pPr>
      <w:r>
        <w:rPr>
          <w:rFonts w:eastAsia="Georgia"/>
        </w:rPr>
        <w:t>"And they're asking us to calculate it."</w:t>
      </w:r>
    </w:p>
    <w:p w14:paraId="637138E5" w14:textId="77777777" w:rsidR="00A1675C" w:rsidRDefault="00000000">
      <w:pPr>
        <w:spacing w:before="40" w:after="120"/>
      </w:pPr>
      <w:r>
        <w:rPr>
          <w:rFonts w:eastAsia="Georgia"/>
        </w:rPr>
        <w:t>"Apparently."</w:t>
      </w:r>
    </w:p>
    <w:p w14:paraId="09A092EB" w14:textId="77777777" w:rsidR="00A1675C" w:rsidRDefault="00000000">
      <w:pPr>
        <w:ind w:firstLine="432"/>
      </w:pPr>
      <w:r>
        <w:rPr>
          <w:rFonts w:eastAsia="Georgia"/>
        </w:rPr>
        <w:t>Trevor considered the problem.</w:t>
      </w:r>
    </w:p>
    <w:p w14:paraId="70310029" w14:textId="77777777" w:rsidR="00A1675C" w:rsidRDefault="00000000">
      <w:pPr>
        <w:spacing w:before="40" w:after="120"/>
      </w:pPr>
      <w:r>
        <w:rPr>
          <w:rFonts w:eastAsia="Georgia"/>
        </w:rPr>
        <w:t>"Do we know the metric?"</w:t>
      </w:r>
    </w:p>
    <w:p w14:paraId="22E006FA" w14:textId="77777777" w:rsidR="00A1675C" w:rsidRDefault="00000000">
      <w:pPr>
        <w:spacing w:before="40" w:after="120"/>
      </w:pPr>
      <w:r>
        <w:rPr>
          <w:rFonts w:eastAsia="Georgia"/>
        </w:rPr>
        <w:t>"No."</w:t>
      </w:r>
    </w:p>
    <w:p w14:paraId="077875D2" w14:textId="77777777" w:rsidR="00A1675C" w:rsidRDefault="00000000">
      <w:pPr>
        <w:spacing w:before="40" w:after="120"/>
      </w:pPr>
      <w:r>
        <w:rPr>
          <w:rFonts w:eastAsia="Georgia"/>
        </w:rPr>
        <w:t>"The worldline?"</w:t>
      </w:r>
    </w:p>
    <w:p w14:paraId="334CBA54" w14:textId="77777777" w:rsidR="00A1675C" w:rsidRDefault="00000000">
      <w:pPr>
        <w:spacing w:before="40" w:after="120"/>
      </w:pPr>
      <w:r>
        <w:rPr>
          <w:rFonts w:eastAsia="Georgia"/>
        </w:rPr>
        <w:t>"No."</w:t>
      </w:r>
    </w:p>
    <w:p w14:paraId="2194F578" w14:textId="77777777" w:rsidR="00A1675C" w:rsidRDefault="00000000">
      <w:pPr>
        <w:spacing w:before="40" w:after="120"/>
      </w:pPr>
      <w:r>
        <w:rPr>
          <w:rFonts w:eastAsia="Georgia"/>
        </w:rPr>
        <w:t>"The gravitational field?"</w:t>
      </w:r>
    </w:p>
    <w:p w14:paraId="6A99C4F9" w14:textId="77777777" w:rsidR="00A1675C" w:rsidRDefault="00000000">
      <w:pPr>
        <w:spacing w:before="40" w:after="120"/>
      </w:pPr>
      <w:r>
        <w:rPr>
          <w:rFonts w:eastAsia="Georgia"/>
        </w:rPr>
        <w:t>"No."</w:t>
      </w:r>
    </w:p>
    <w:p w14:paraId="28267021" w14:textId="77777777" w:rsidR="00A1675C" w:rsidRDefault="00000000">
      <w:pPr>
        <w:spacing w:before="40" w:after="120"/>
      </w:pPr>
      <w:r>
        <w:rPr>
          <w:rFonts w:eastAsia="Georgia"/>
        </w:rPr>
        <w:t>"The initial conditions?"</w:t>
      </w:r>
    </w:p>
    <w:p w14:paraId="65A87C80" w14:textId="77777777" w:rsidR="00A1675C" w:rsidRDefault="00000000">
      <w:pPr>
        <w:spacing w:before="40" w:after="120"/>
      </w:pPr>
      <w:r>
        <w:rPr>
          <w:rFonts w:eastAsia="Georgia"/>
        </w:rPr>
        <w:t>"No."</w:t>
      </w:r>
    </w:p>
    <w:p w14:paraId="0BBD2487" w14:textId="77777777" w:rsidR="00A1675C" w:rsidRDefault="00000000">
      <w:pPr>
        <w:ind w:firstLine="432"/>
      </w:pPr>
      <w:r>
        <w:rPr>
          <w:rFonts w:eastAsia="Georgia"/>
        </w:rPr>
        <w:t>Trevor carefully peered at the paper again.</w:t>
      </w:r>
    </w:p>
    <w:p w14:paraId="722F0357" w14:textId="77777777" w:rsidR="00A1675C" w:rsidRDefault="00000000">
      <w:pPr>
        <w:spacing w:before="40" w:after="120"/>
      </w:pPr>
      <w:r>
        <w:rPr>
          <w:rFonts w:eastAsia="Georgia"/>
        </w:rPr>
        <w:t>"Then we can't calculate it."</w:t>
      </w:r>
    </w:p>
    <w:p w14:paraId="10A01892" w14:textId="77777777" w:rsidR="00A1675C" w:rsidRDefault="00000000">
      <w:pPr>
        <w:ind w:firstLine="432"/>
      </w:pPr>
      <w:r>
        <w:rPr>
          <w:rFonts w:eastAsia="Georgia"/>
        </w:rPr>
        <w:t>Derek smiled.</w:t>
      </w:r>
    </w:p>
    <w:p w14:paraId="68DB452B" w14:textId="77777777" w:rsidR="00A1675C" w:rsidRDefault="00000000">
      <w:pPr>
        <w:spacing w:before="40" w:after="120"/>
      </w:pPr>
      <w:r>
        <w:rPr>
          <w:rFonts w:eastAsia="Georgia"/>
        </w:rPr>
        <w:t>"Well, that's settled."</w:t>
      </w:r>
    </w:p>
    <w:p w14:paraId="3EF9824D" w14:textId="77777777" w:rsidR="00A1675C" w:rsidRDefault="00000000">
      <w:pPr>
        <w:ind w:firstLine="432"/>
      </w:pPr>
      <w:r>
        <w:rPr>
          <w:rFonts w:eastAsia="Georgia"/>
        </w:rPr>
        <w:t>Trevor looked relieved.</w:t>
      </w:r>
    </w:p>
    <w:p w14:paraId="05088B3C" w14:textId="77777777" w:rsidR="00A1675C" w:rsidRDefault="00000000">
      <w:pPr>
        <w:spacing w:before="40" w:after="120"/>
      </w:pPr>
      <w:r>
        <w:rPr>
          <w:rFonts w:eastAsia="Georgia"/>
        </w:rPr>
        <w:t>"Good."</w:t>
      </w:r>
    </w:p>
    <w:p w14:paraId="33D2264F" w14:textId="0C1F6052" w:rsidR="00A1675C" w:rsidRDefault="003434B6">
      <w:pPr>
        <w:ind w:firstLine="432"/>
      </w:pPr>
      <w:r>
        <w:rPr>
          <w:rFonts w:eastAsia="Georgia"/>
        </w:rPr>
        <w:t>Penny, however, had not moved. She was looking at the silent clock.</w:t>
      </w:r>
    </w:p>
    <w:p w14:paraId="2014704E" w14:textId="77777777" w:rsidR="00A1675C" w:rsidRDefault="00000000">
      <w:pPr>
        <w:spacing w:before="40" w:after="120"/>
      </w:pPr>
      <w:r>
        <w:rPr>
          <w:rFonts w:eastAsia="Georgia"/>
        </w:rPr>
        <w:t>"There's something else."</w:t>
      </w:r>
    </w:p>
    <w:p w14:paraId="4B251E60" w14:textId="77777777" w:rsidR="00A1675C" w:rsidRDefault="00000000">
      <w:pPr>
        <w:ind w:firstLine="432"/>
      </w:pPr>
      <w:r>
        <w:rPr>
          <w:rFonts w:eastAsia="Georgia"/>
        </w:rPr>
        <w:t>Derek followed her gaze.</w:t>
      </w:r>
    </w:p>
    <w:p w14:paraId="6A0B31FF" w14:textId="77777777" w:rsidR="00A1675C" w:rsidRDefault="00000000">
      <w:pPr>
        <w:spacing w:before="40" w:after="120"/>
      </w:pPr>
      <w:r>
        <w:rPr>
          <w:rFonts w:eastAsia="Georgia"/>
        </w:rPr>
        <w:t>"What?"</w:t>
      </w:r>
    </w:p>
    <w:p w14:paraId="4A89FDC5" w14:textId="77777777" w:rsidR="00A1675C" w:rsidRDefault="00000000">
      <w:pPr>
        <w:spacing w:before="40" w:after="120"/>
      </w:pPr>
      <w:r>
        <w:rPr>
          <w:rFonts w:eastAsia="Georgia"/>
        </w:rPr>
        <w:t>"Look at the time."</w:t>
      </w:r>
    </w:p>
    <w:p w14:paraId="2AD94B41" w14:textId="77777777" w:rsidR="00A1675C" w:rsidRDefault="00000000">
      <w:pPr>
        <w:spacing w:before="40" w:after="120"/>
      </w:pPr>
      <w:r>
        <w:rPr>
          <w:rFonts w:eastAsia="Georgia"/>
        </w:rPr>
        <w:t>"11:17."</w:t>
      </w:r>
    </w:p>
    <w:p w14:paraId="6D28CA89" w14:textId="77777777" w:rsidR="00A1675C" w:rsidRDefault="00000000">
      <w:pPr>
        <w:spacing w:before="40" w:after="120"/>
      </w:pPr>
      <w:r>
        <w:rPr>
          <w:rFonts w:eastAsia="Georgia"/>
        </w:rPr>
        <w:t>"Exactly."</w:t>
      </w:r>
    </w:p>
    <w:p w14:paraId="50EEE660" w14:textId="77777777" w:rsidR="00A1675C" w:rsidRDefault="00000000">
      <w:pPr>
        <w:spacing w:before="40" w:after="120"/>
      </w:pPr>
      <w:r>
        <w:rPr>
          <w:rFonts w:eastAsia="Georgia"/>
        </w:rPr>
        <w:t>"Yes."</w:t>
      </w:r>
    </w:p>
    <w:p w14:paraId="7808CD69" w14:textId="77777777" w:rsidR="00A1675C" w:rsidRDefault="00000000">
      <w:pPr>
        <w:spacing w:before="40" w:after="120"/>
      </w:pPr>
      <w:r>
        <w:rPr>
          <w:rFonts w:eastAsia="Georgia"/>
        </w:rPr>
        <w:t>"That's when the clocks stopped."</w:t>
      </w:r>
    </w:p>
    <w:p w14:paraId="04BD1B80" w14:textId="77777777" w:rsidR="00A1675C" w:rsidRDefault="00000000">
      <w:pPr>
        <w:ind w:firstLine="432"/>
      </w:pPr>
      <w:r>
        <w:rPr>
          <w:rFonts w:eastAsia="Georgia"/>
        </w:rPr>
        <w:t>Derek nodded.</w:t>
      </w:r>
    </w:p>
    <w:p w14:paraId="65D4B5C5" w14:textId="77777777" w:rsidR="00A1675C" w:rsidRDefault="00000000">
      <w:pPr>
        <w:spacing w:before="40" w:after="120"/>
      </w:pPr>
      <w:r>
        <w:rPr>
          <w:rFonts w:eastAsia="Georgia"/>
        </w:rPr>
        <w:t>"And restarted."</w:t>
      </w:r>
    </w:p>
    <w:p w14:paraId="2C4E3038" w14:textId="77777777" w:rsidR="00A1675C" w:rsidRDefault="00000000">
      <w:pPr>
        <w:spacing w:before="40" w:after="120"/>
      </w:pPr>
      <w:r>
        <w:rPr>
          <w:rFonts w:eastAsia="Georgia"/>
        </w:rPr>
        <w:t>"At 12:04."</w:t>
      </w:r>
    </w:p>
    <w:p w14:paraId="4E9C8C2A" w14:textId="77777777" w:rsidR="00A1675C" w:rsidRDefault="00000000">
      <w:pPr>
        <w:spacing w:before="40" w:after="120"/>
      </w:pPr>
      <w:r>
        <w:rPr>
          <w:rFonts w:eastAsia="Georgia"/>
        </w:rPr>
        <w:t>"Yes."</w:t>
      </w:r>
    </w:p>
    <w:p w14:paraId="66BA0D75" w14:textId="769A529D" w:rsidR="00A1675C" w:rsidRDefault="003434B6">
      <w:pPr>
        <w:ind w:firstLine="432"/>
      </w:pPr>
      <w:r>
        <w:rPr>
          <w:rFonts w:eastAsia="Georgia"/>
        </w:rPr>
        <w:t>Penny pointed to the paper.</w:t>
      </w:r>
    </w:p>
    <w:p w14:paraId="0AA3386B" w14:textId="77777777" w:rsidR="00A1675C" w:rsidRDefault="00000000">
      <w:pPr>
        <w:spacing w:before="40" w:after="120"/>
      </w:pPr>
      <w:r>
        <w:rPr>
          <w:rFonts w:eastAsia="Georgia"/>
        </w:rPr>
        <w:t>"Then perhaps τ isn't asking us for a number."</w:t>
      </w:r>
    </w:p>
    <w:p w14:paraId="32B81E77" w14:textId="77777777" w:rsidR="00A1675C" w:rsidRDefault="00000000">
      <w:pPr>
        <w:ind w:firstLine="432"/>
      </w:pPr>
      <w:r>
        <w:rPr>
          <w:rFonts w:eastAsia="Georgia"/>
        </w:rPr>
        <w:t>Trevor carefully eyed her.</w:t>
      </w:r>
    </w:p>
    <w:p w14:paraId="5C757A8B" w14:textId="77777777" w:rsidR="00A1675C" w:rsidRDefault="00000000">
      <w:pPr>
        <w:spacing w:before="40" w:after="120"/>
      </w:pPr>
      <w:r>
        <w:rPr>
          <w:rFonts w:eastAsia="Georgia"/>
        </w:rPr>
        <w:t>"What else could it ask for?"</w:t>
      </w:r>
    </w:p>
    <w:p w14:paraId="21EB12FF" w14:textId="77777777" w:rsidR="00A1675C" w:rsidRDefault="00000000">
      <w:pPr>
        <w:spacing w:before="40" w:after="120"/>
      </w:pPr>
      <w:r>
        <w:rPr>
          <w:rFonts w:eastAsia="Georgia"/>
        </w:rPr>
        <w:t>"An interval."</w:t>
      </w:r>
    </w:p>
    <w:p w14:paraId="524474B6" w14:textId="77777777" w:rsidR="00A1675C" w:rsidRDefault="00000000">
      <w:pPr>
        <w:ind w:firstLine="432"/>
      </w:pPr>
      <w:r>
        <w:rPr>
          <w:rFonts w:eastAsia="Georgia"/>
        </w:rPr>
        <w:t>Trevor frowned.</w:t>
      </w:r>
    </w:p>
    <w:p w14:paraId="273E4D2D" w14:textId="77777777" w:rsidR="00A1675C" w:rsidRDefault="00000000">
      <w:pPr>
        <w:spacing w:before="40" w:after="120"/>
      </w:pPr>
      <w:r>
        <w:rPr>
          <w:rFonts w:eastAsia="Georgia"/>
        </w:rPr>
        <w:t>"Between what?"</w:t>
      </w:r>
    </w:p>
    <w:p w14:paraId="1C236FC5" w14:textId="1F1F22A7" w:rsidR="00A1675C" w:rsidRDefault="003434B6">
      <w:pPr>
        <w:ind w:firstLine="432"/>
      </w:pPr>
      <w:r>
        <w:rPr>
          <w:rFonts w:eastAsia="Georgia"/>
        </w:rPr>
        <w:t>Penny pointed at the mysterious clock.</w:t>
      </w:r>
    </w:p>
    <w:p w14:paraId="1683A9CB" w14:textId="77777777" w:rsidR="00A1675C" w:rsidRDefault="00000000">
      <w:pPr>
        <w:spacing w:before="40" w:after="120"/>
      </w:pPr>
      <w:r>
        <w:rPr>
          <w:rFonts w:eastAsia="Georgia"/>
        </w:rPr>
        <w:t>"Two events."</w:t>
      </w:r>
    </w:p>
    <w:p w14:paraId="54158053" w14:textId="77777777" w:rsidR="00A1675C" w:rsidRDefault="00000000">
      <w:pPr>
        <w:ind w:firstLine="432"/>
      </w:pPr>
      <w:r>
        <w:rPr>
          <w:rFonts w:eastAsia="Georgia"/>
        </w:rPr>
        <w:t>Weinstein smiled.</w:t>
      </w:r>
    </w:p>
    <w:p w14:paraId="57E8D71A" w14:textId="77777777" w:rsidR="00A1675C" w:rsidRDefault="00000000">
      <w:pPr>
        <w:spacing w:before="40" w:after="120"/>
      </w:pPr>
      <w:r>
        <w:rPr>
          <w:rFonts w:eastAsia="Georgia"/>
        </w:rPr>
        <w:t>"Exactly."</w:t>
      </w:r>
    </w:p>
    <w:p w14:paraId="1A90F051" w14:textId="77777777" w:rsidR="00A1675C" w:rsidRDefault="00000000">
      <w:pPr>
        <w:ind w:firstLine="432"/>
      </w:pPr>
      <w:r>
        <w:rPr>
          <w:rFonts w:eastAsia="Georgia"/>
        </w:rPr>
        <w:t>Derek slowly watched him.</w:t>
      </w:r>
    </w:p>
    <w:p w14:paraId="45600E2B" w14:textId="77777777" w:rsidR="00A1675C" w:rsidRDefault="00000000">
      <w:pPr>
        <w:spacing w:before="40" w:after="120"/>
      </w:pPr>
      <w:r>
        <w:rPr>
          <w:rFonts w:eastAsia="Georgia"/>
        </w:rPr>
        <w:t>"So the missing coordinate isn't necessarily a timestamp."</w:t>
      </w:r>
    </w:p>
    <w:p w14:paraId="110C710C" w14:textId="77777777" w:rsidR="00A1675C" w:rsidRDefault="00000000">
      <w:pPr>
        <w:spacing w:before="40" w:after="120"/>
      </w:pPr>
      <w:r>
        <w:rPr>
          <w:rFonts w:eastAsia="Georgia"/>
        </w:rPr>
        <w:t>"No."</w:t>
      </w:r>
    </w:p>
    <w:p w14:paraId="2559A2A4" w14:textId="77777777" w:rsidR="00A1675C" w:rsidRDefault="00000000">
      <w:pPr>
        <w:spacing w:before="40" w:after="120"/>
      </w:pPr>
      <w:r>
        <w:rPr>
          <w:rFonts w:eastAsia="Georgia"/>
        </w:rPr>
        <w:t>"It's proper time between events."</w:t>
      </w:r>
    </w:p>
    <w:p w14:paraId="7AC139C7" w14:textId="77777777" w:rsidR="00A1675C" w:rsidRDefault="00000000">
      <w:pPr>
        <w:spacing w:before="40" w:after="120"/>
      </w:pPr>
      <w:r>
        <w:rPr>
          <w:rFonts w:eastAsia="Georgia"/>
        </w:rPr>
        <w:t>"Perhaps."</w:t>
      </w:r>
    </w:p>
    <w:p w14:paraId="61D27D14" w14:textId="77777777" w:rsidR="00A1675C" w:rsidRDefault="00000000">
      <w:pPr>
        <w:ind w:firstLine="432"/>
      </w:pPr>
      <w:r>
        <w:rPr>
          <w:rFonts w:eastAsia="Georgia"/>
        </w:rPr>
        <w:t>Trevor looked sharply at the paper again.</w:t>
      </w:r>
    </w:p>
    <w:p w14:paraId="631556C8" w14:textId="77777777" w:rsidR="00A1675C" w:rsidRDefault="00000000">
      <w:pPr>
        <w:spacing w:before="40" w:after="120"/>
      </w:pPr>
      <w:r>
        <w:rPr>
          <w:rFonts w:eastAsia="Georgia"/>
        </w:rPr>
        <w:t>"Then we'd still need the worldline."</w:t>
      </w:r>
    </w:p>
    <w:p w14:paraId="44AF33C9" w14:textId="77777777" w:rsidR="00A1675C" w:rsidRDefault="00000000">
      <w:pPr>
        <w:spacing w:before="40" w:after="120"/>
      </w:pPr>
      <w:r>
        <w:rPr>
          <w:rFonts w:eastAsia="Georgia"/>
        </w:rPr>
        <w:t>"Yes."</w:t>
      </w:r>
    </w:p>
    <w:p w14:paraId="10628CE6" w14:textId="77777777" w:rsidR="00A1675C" w:rsidRDefault="00000000">
      <w:pPr>
        <w:spacing w:before="40" w:after="120"/>
      </w:pPr>
      <w:r>
        <w:rPr>
          <w:rFonts w:eastAsia="Georgia"/>
        </w:rPr>
        <w:t>"We don't have one."</w:t>
      </w:r>
    </w:p>
    <w:p w14:paraId="2FC41618" w14:textId="77777777" w:rsidR="00A1675C" w:rsidRDefault="00000000">
      <w:pPr>
        <w:spacing w:before="40" w:after="120"/>
      </w:pPr>
      <w:r>
        <w:rPr>
          <w:rFonts w:eastAsia="Georgia"/>
        </w:rPr>
        <w:t>"We have several."</w:t>
      </w:r>
    </w:p>
    <w:p w14:paraId="10905596" w14:textId="77777777" w:rsidR="00A1675C" w:rsidRDefault="00000000">
      <w:pPr>
        <w:ind w:firstLine="432"/>
      </w:pPr>
      <w:r>
        <w:rPr>
          <w:rFonts w:eastAsia="Georgia"/>
        </w:rPr>
        <w:t>Trevor looked up.</w:t>
      </w:r>
    </w:p>
    <w:p w14:paraId="0C301E2F" w14:textId="77777777" w:rsidR="00A1675C" w:rsidRDefault="00000000">
      <w:pPr>
        <w:spacing w:before="40" w:after="120"/>
      </w:pPr>
      <w:r>
        <w:rPr>
          <w:rFonts w:eastAsia="Georgia"/>
        </w:rPr>
        <w:t>"Whose?"</w:t>
      </w:r>
    </w:p>
    <w:p w14:paraId="2D029784" w14:textId="77777777" w:rsidR="00A1675C" w:rsidRDefault="00000000">
      <w:pPr>
        <w:ind w:firstLine="432"/>
      </w:pPr>
      <w:r>
        <w:rPr>
          <w:rFonts w:eastAsia="Georgia"/>
        </w:rPr>
        <w:t>Weinstein pointed at the silent clock.</w:t>
      </w:r>
    </w:p>
    <w:p w14:paraId="577B5D65" w14:textId="77777777" w:rsidR="00A1675C" w:rsidRDefault="00000000">
      <w:pPr>
        <w:spacing w:before="40" w:after="120"/>
      </w:pPr>
      <w:r>
        <w:rPr>
          <w:rFonts w:eastAsia="Georgia"/>
        </w:rPr>
        <w:t>"The clock."</w:t>
      </w:r>
    </w:p>
    <w:p w14:paraId="32BADF9B" w14:textId="77777777" w:rsidR="00A1675C" w:rsidRDefault="00000000">
      <w:pPr>
        <w:ind w:firstLine="432"/>
      </w:pPr>
      <w:r>
        <w:rPr>
          <w:rFonts w:eastAsia="Georgia"/>
        </w:rPr>
        <w:t>Trevor nodded.</w:t>
      </w:r>
    </w:p>
    <w:p w14:paraId="46211713" w14:textId="77777777" w:rsidR="00A1675C" w:rsidRDefault="00000000">
      <w:pPr>
        <w:spacing w:before="40" w:after="120"/>
      </w:pPr>
      <w:r>
        <w:rPr>
          <w:rFonts w:eastAsia="Georgia"/>
        </w:rPr>
        <w:t>"Right."</w:t>
      </w:r>
    </w:p>
    <w:p w14:paraId="7E7EFE9A" w14:textId="77777777" w:rsidR="00A1675C" w:rsidRDefault="00000000">
      <w:pPr>
        <w:ind w:firstLine="432"/>
      </w:pPr>
      <w:r>
        <w:rPr>
          <w:rFonts w:eastAsia="Georgia"/>
        </w:rPr>
        <w:t>Derek picked up the clock.</w:t>
      </w:r>
    </w:p>
    <w:p w14:paraId="68FA5DD1" w14:textId="77777777" w:rsidR="00A1675C" w:rsidRDefault="00000000">
      <w:pPr>
        <w:spacing w:before="40" w:after="120"/>
      </w:pPr>
      <w:r>
        <w:rPr>
          <w:rFonts w:eastAsia="Georgia"/>
        </w:rPr>
        <w:t>"Then let's start with the obvious."</w:t>
      </w:r>
    </w:p>
    <w:p w14:paraId="67EE0F23" w14:textId="77777777" w:rsidR="00A1675C" w:rsidRDefault="00000000">
      <w:pPr>
        <w:ind w:firstLine="432"/>
      </w:pPr>
      <w:r>
        <w:rPr>
          <w:rFonts w:eastAsia="Georgia"/>
        </w:rPr>
        <w:t>He turned it over.</w:t>
      </w:r>
    </w:p>
    <w:p w14:paraId="32C7A75A" w14:textId="77777777" w:rsidR="00A1675C" w:rsidRDefault="00000000">
      <w:pPr>
        <w:spacing w:before="40" w:after="120"/>
      </w:pPr>
      <w:r>
        <w:rPr>
          <w:rFonts w:eastAsia="Georgia"/>
        </w:rPr>
        <w:t>"How does this thing know when to stop?"</w:t>
      </w:r>
    </w:p>
    <w:p w14:paraId="306C0847" w14:textId="77777777" w:rsidR="00A1675C" w:rsidRDefault="00000000">
      <w:pPr>
        <w:spacing w:before="40" w:after="120"/>
      </w:pPr>
      <w:r>
        <w:rPr>
          <w:rFonts w:eastAsia="Georgia"/>
        </w:rPr>
        <w:t>Nobody answered.</w:t>
      </w:r>
    </w:p>
    <w:p w14:paraId="3B866ACD" w14:textId="77777777" w:rsidR="00A1675C" w:rsidRDefault="00000000">
      <w:pPr>
        <w:ind w:firstLine="432"/>
      </w:pPr>
      <w:r>
        <w:rPr>
          <w:rFonts w:eastAsia="Georgia"/>
        </w:rPr>
        <w:t>He examined the mechanism. There was nothing unusual. No obvious electronics.</w:t>
      </w:r>
    </w:p>
    <w:p w14:paraId="2EBC209A" w14:textId="77777777" w:rsidR="00A1675C" w:rsidRDefault="00000000">
      <w:pPr>
        <w:ind w:firstLine="432"/>
      </w:pPr>
      <w:r>
        <w:rPr>
          <w:rFonts w:eastAsia="Georgia"/>
        </w:rPr>
        <w:t>No radio receiver. No battery. No hidden switch.</w:t>
      </w:r>
    </w:p>
    <w:p w14:paraId="023B7D87" w14:textId="5AAC8416" w:rsidR="00A1675C" w:rsidRDefault="00000000">
      <w:pPr>
        <w:ind w:firstLine="432"/>
      </w:pPr>
      <w:r>
        <w:rPr>
          <w:rFonts w:eastAsia="Georgia"/>
        </w:rPr>
        <w:t>The brass casing was old and scratched. The movement was mechanical. Penny took it from him.</w:t>
      </w:r>
    </w:p>
    <w:p w14:paraId="3F4B65C1" w14:textId="77777777" w:rsidR="00A1675C" w:rsidRDefault="00000000">
      <w:pPr>
        <w:spacing w:before="40" w:after="120"/>
      </w:pPr>
      <w:r>
        <w:rPr>
          <w:rFonts w:eastAsia="Georgia"/>
        </w:rPr>
        <w:t>"May I?"</w:t>
      </w:r>
    </w:p>
    <w:p w14:paraId="4A8B826B" w14:textId="77777777" w:rsidR="00A1675C" w:rsidRDefault="00000000">
      <w:pPr>
        <w:spacing w:before="40" w:after="120"/>
      </w:pPr>
      <w:r>
        <w:rPr>
          <w:rFonts w:eastAsia="Georgia"/>
        </w:rPr>
        <w:t>"Of course."</w:t>
      </w:r>
    </w:p>
    <w:p w14:paraId="65172387" w14:textId="77777777" w:rsidR="00A1675C" w:rsidRDefault="00000000">
      <w:pPr>
        <w:ind w:firstLine="432"/>
      </w:pPr>
      <w:r>
        <w:rPr>
          <w:rFonts w:eastAsia="Georgia"/>
        </w:rPr>
        <w:t>She opened the casing. Trevor leaned over. Weinstein watched.</w:t>
      </w:r>
    </w:p>
    <w:p w14:paraId="43BAD805" w14:textId="77777777" w:rsidR="00A1675C" w:rsidRDefault="00000000">
      <w:pPr>
        <w:ind w:firstLine="432"/>
      </w:pPr>
      <w:r>
        <w:rPr>
          <w:rFonts w:eastAsia="Georgia"/>
        </w:rPr>
        <w:t>The mechanism was intricate. Beautiful, even. Tiny gears.</w:t>
      </w:r>
    </w:p>
    <w:p w14:paraId="71FE19D2" w14:textId="77777777" w:rsidR="00A1675C" w:rsidRDefault="00000000">
      <w:pPr>
        <w:ind w:firstLine="432"/>
      </w:pPr>
      <w:r>
        <w:rPr>
          <w:rFonts w:eastAsia="Georgia"/>
        </w:rPr>
        <w:t>Springs. Jewelled bearings. A balance wheel.</w:t>
      </w:r>
    </w:p>
    <w:p w14:paraId="3C317D9B" w14:textId="631353A8" w:rsidR="00A1675C" w:rsidRDefault="00000000">
      <w:pPr>
        <w:ind w:firstLine="432"/>
      </w:pPr>
      <w:r>
        <w:rPr>
          <w:rFonts w:eastAsia="Georgia"/>
        </w:rPr>
        <w:t>An escapement. Penny carefully examined it for several seconds.</w:t>
      </w:r>
    </w:p>
    <w:p w14:paraId="51AC87F0" w14:textId="77777777" w:rsidR="00A1675C" w:rsidRDefault="00000000">
      <w:pPr>
        <w:spacing w:before="40" w:after="120"/>
      </w:pPr>
      <w:r>
        <w:rPr>
          <w:rFonts w:eastAsia="Georgia"/>
        </w:rPr>
        <w:t>"There's nothing here."</w:t>
      </w:r>
    </w:p>
    <w:p w14:paraId="62E7D9DA" w14:textId="77777777" w:rsidR="00A1675C" w:rsidRDefault="00000000">
      <w:pPr>
        <w:ind w:firstLine="432"/>
      </w:pPr>
      <w:r>
        <w:rPr>
          <w:rFonts w:eastAsia="Georgia"/>
        </w:rPr>
        <w:t>Derek smiled.</w:t>
      </w:r>
    </w:p>
    <w:p w14:paraId="739D6DF6" w14:textId="77777777" w:rsidR="00A1675C" w:rsidRDefault="00000000">
      <w:pPr>
        <w:spacing w:before="40" w:after="120"/>
      </w:pPr>
      <w:r>
        <w:rPr>
          <w:rFonts w:eastAsia="Georgia"/>
        </w:rPr>
        <w:t>"That's becoming a recurring feature."</w:t>
      </w:r>
    </w:p>
    <w:p w14:paraId="79907A8A" w14:textId="77777777" w:rsidR="00A1675C" w:rsidRDefault="00000000">
      <w:pPr>
        <w:spacing w:before="40" w:after="120"/>
      </w:pPr>
      <w:r>
        <w:rPr>
          <w:rFonts w:eastAsia="Georgia"/>
        </w:rPr>
        <w:t>"I mean literally."</w:t>
      </w:r>
    </w:p>
    <w:p w14:paraId="36B9E9DC" w14:textId="77777777" w:rsidR="00A1675C" w:rsidRDefault="00000000">
      <w:pPr>
        <w:ind w:firstLine="432"/>
      </w:pPr>
      <w:r>
        <w:rPr>
          <w:rFonts w:eastAsia="Georgia"/>
        </w:rPr>
        <w:t>She held the movement toward the light.</w:t>
      </w:r>
    </w:p>
    <w:p w14:paraId="154D5BCA" w14:textId="77777777" w:rsidR="00A1675C" w:rsidRDefault="00000000">
      <w:pPr>
        <w:spacing w:before="40" w:after="120"/>
      </w:pPr>
      <w:r>
        <w:rPr>
          <w:rFonts w:eastAsia="Georgia"/>
        </w:rPr>
        <w:t>"There's no mechanism capable of producing the behaviour we've seen."</w:t>
      </w:r>
    </w:p>
    <w:p w14:paraId="53C71711" w14:textId="77777777" w:rsidR="00A1675C" w:rsidRDefault="00000000">
      <w:pPr>
        <w:ind w:firstLine="432"/>
      </w:pPr>
      <w:r>
        <w:rPr>
          <w:rFonts w:eastAsia="Georgia"/>
        </w:rPr>
        <w:t>Trevor nodded.</w:t>
      </w:r>
    </w:p>
    <w:p w14:paraId="17CCDA58" w14:textId="77777777" w:rsidR="00A1675C" w:rsidRDefault="00000000">
      <w:pPr>
        <w:spacing w:before="40" w:after="120"/>
      </w:pPr>
      <w:r>
        <w:rPr>
          <w:rFonts w:eastAsia="Georgia"/>
        </w:rPr>
        <w:t>"Then the clock isn't doing it."</w:t>
      </w:r>
    </w:p>
    <w:p w14:paraId="28E11C6A" w14:textId="1C9CC46A" w:rsidR="00A1675C" w:rsidRDefault="003434B6">
      <w:pPr>
        <w:ind w:firstLine="432"/>
      </w:pPr>
      <w:r>
        <w:rPr>
          <w:rFonts w:eastAsia="Georgia"/>
        </w:rPr>
        <w:t>Penny carefully surveyed him.</w:t>
      </w:r>
    </w:p>
    <w:p w14:paraId="5F0BDC0F" w14:textId="77777777" w:rsidR="00A1675C" w:rsidRDefault="00000000">
      <w:pPr>
        <w:spacing w:before="40" w:after="120"/>
      </w:pPr>
      <w:r>
        <w:rPr>
          <w:rFonts w:eastAsia="Georgia"/>
        </w:rPr>
        <w:t>"What?"</w:t>
      </w:r>
    </w:p>
    <w:p w14:paraId="65060536" w14:textId="77777777" w:rsidR="00A1675C" w:rsidRDefault="00000000">
      <w:pPr>
        <w:spacing w:before="40" w:after="120"/>
      </w:pPr>
      <w:r>
        <w:rPr>
          <w:rFonts w:eastAsia="Georgia"/>
        </w:rPr>
        <w:t>"The clock isn't deciding when to stop."</w:t>
      </w:r>
    </w:p>
    <w:p w14:paraId="3302D9AF" w14:textId="77777777" w:rsidR="00A1675C" w:rsidRDefault="00000000">
      <w:pPr>
        <w:spacing w:before="40" w:after="120"/>
      </w:pPr>
      <w:r>
        <w:rPr>
          <w:rFonts w:eastAsia="Georgia"/>
        </w:rPr>
        <w:t>"Go on."</w:t>
      </w:r>
    </w:p>
    <w:p w14:paraId="0F65EC17" w14:textId="77777777" w:rsidR="00A1675C" w:rsidRDefault="00000000">
      <w:pPr>
        <w:spacing w:before="40" w:after="120"/>
      </w:pPr>
      <w:r>
        <w:rPr>
          <w:rFonts w:eastAsia="Georgia"/>
        </w:rPr>
        <w:t>"It's responding to something."</w:t>
      </w:r>
    </w:p>
    <w:p w14:paraId="541ED5D7" w14:textId="77777777" w:rsidR="00A1675C" w:rsidRDefault="00000000">
      <w:pPr>
        <w:ind w:firstLine="432"/>
      </w:pPr>
      <w:r>
        <w:rPr>
          <w:rFonts w:eastAsia="Georgia"/>
        </w:rPr>
        <w:t>Derek nodded.</w:t>
      </w:r>
    </w:p>
    <w:p w14:paraId="3DFE8EBE" w14:textId="77777777" w:rsidR="00A1675C" w:rsidRDefault="00000000">
      <w:pPr>
        <w:spacing w:before="40" w:after="120"/>
      </w:pPr>
      <w:r>
        <w:rPr>
          <w:rFonts w:eastAsia="Georgia"/>
        </w:rPr>
        <w:t>"Exactly."</w:t>
      </w:r>
    </w:p>
    <w:p w14:paraId="69B6EF9B" w14:textId="77777777" w:rsidR="00A1675C" w:rsidRDefault="00000000">
      <w:pPr>
        <w:ind w:firstLine="432"/>
      </w:pPr>
      <w:r>
        <w:rPr>
          <w:rFonts w:eastAsia="Georgia"/>
        </w:rPr>
        <w:t>Weinstein took the clock.</w:t>
      </w:r>
    </w:p>
    <w:p w14:paraId="2A12EC52" w14:textId="77777777" w:rsidR="00A1675C" w:rsidRDefault="00000000">
      <w:pPr>
        <w:spacing w:before="40" w:after="120"/>
      </w:pPr>
      <w:r>
        <w:rPr>
          <w:rFonts w:eastAsia="Georgia"/>
        </w:rPr>
        <w:t>"The clock is a physical system."</w:t>
      </w:r>
    </w:p>
    <w:p w14:paraId="3300C58E" w14:textId="77777777" w:rsidR="00A1675C" w:rsidRDefault="00000000">
      <w:pPr>
        <w:spacing w:before="40" w:after="120"/>
      </w:pPr>
      <w:r>
        <w:rPr>
          <w:rFonts w:eastAsia="Georgia"/>
        </w:rPr>
        <w:t>"Yes."</w:t>
      </w:r>
    </w:p>
    <w:p w14:paraId="3FA7A22A" w14:textId="77777777" w:rsidR="00A1675C" w:rsidRDefault="00000000">
      <w:pPr>
        <w:spacing w:before="40" w:after="120"/>
      </w:pPr>
      <w:r>
        <w:rPr>
          <w:rFonts w:eastAsia="Georgia"/>
        </w:rPr>
        <w:t>"It has a worldline."</w:t>
      </w:r>
    </w:p>
    <w:p w14:paraId="1D050D56" w14:textId="77777777" w:rsidR="00A1675C" w:rsidRDefault="00000000">
      <w:pPr>
        <w:spacing w:before="40" w:after="120"/>
      </w:pPr>
      <w:r>
        <w:rPr>
          <w:rFonts w:eastAsia="Georgia"/>
        </w:rPr>
        <w:t>"Yes."</w:t>
      </w:r>
    </w:p>
    <w:p w14:paraId="65DD5B2E" w14:textId="77777777" w:rsidR="00A1675C" w:rsidRDefault="00000000">
      <w:pPr>
        <w:spacing w:before="40" w:after="120"/>
      </w:pPr>
      <w:r>
        <w:rPr>
          <w:rFonts w:eastAsia="Georgia"/>
        </w:rPr>
        <w:t>"It measures proper time along that worldline."</w:t>
      </w:r>
    </w:p>
    <w:p w14:paraId="77FFE3BA" w14:textId="77777777" w:rsidR="00A1675C" w:rsidRDefault="00000000">
      <w:pPr>
        <w:spacing w:before="40" w:after="120"/>
      </w:pPr>
      <w:r>
        <w:rPr>
          <w:rFonts w:eastAsia="Georgia"/>
        </w:rPr>
        <w:t>"Yes."</w:t>
      </w:r>
    </w:p>
    <w:p w14:paraId="2ED0459E" w14:textId="77777777" w:rsidR="00A1675C" w:rsidRDefault="00000000">
      <w:pPr>
        <w:spacing w:before="40" w:after="120"/>
      </w:pPr>
      <w:r>
        <w:rPr>
          <w:rFonts w:eastAsia="Georgia"/>
        </w:rPr>
        <w:t>"So if it stops while everything else continues..."</w:t>
      </w:r>
    </w:p>
    <w:p w14:paraId="070B795F" w14:textId="77777777" w:rsidR="00A1675C" w:rsidRDefault="00000000">
      <w:pPr>
        <w:spacing w:before="40" w:after="120"/>
      </w:pPr>
      <w:r>
        <w:rPr>
          <w:rFonts w:eastAsia="Georgia"/>
        </w:rPr>
        <w:t>"Then something about the physical conditions along its worldline has changed."</w:t>
      </w:r>
    </w:p>
    <w:p w14:paraId="5E3BE31D" w14:textId="77777777" w:rsidR="00A1675C" w:rsidRDefault="00000000">
      <w:pPr>
        <w:ind w:firstLine="432"/>
      </w:pPr>
      <w:r>
        <w:rPr>
          <w:rFonts w:eastAsia="Georgia"/>
        </w:rPr>
        <w:t>Trevor looked at him.</w:t>
      </w:r>
    </w:p>
    <w:p w14:paraId="3A84B2D1" w14:textId="77777777" w:rsidR="00A1675C" w:rsidRDefault="00000000">
      <w:pPr>
        <w:spacing w:before="40" w:after="120"/>
      </w:pPr>
      <w:r>
        <w:rPr>
          <w:rFonts w:eastAsia="Georgia"/>
        </w:rPr>
        <w:t>"Or the clock itself has changed."</w:t>
      </w:r>
    </w:p>
    <w:p w14:paraId="0FCCC941" w14:textId="77777777" w:rsidR="00A1675C" w:rsidRDefault="00000000">
      <w:pPr>
        <w:spacing w:before="40" w:after="120"/>
      </w:pPr>
      <w:r>
        <w:rPr>
          <w:rFonts w:eastAsia="Georgia"/>
        </w:rPr>
        <w:t>"Yes."</w:t>
      </w:r>
    </w:p>
    <w:p w14:paraId="3E518779" w14:textId="77777777" w:rsidR="00A1675C" w:rsidRDefault="00000000">
      <w:pPr>
        <w:spacing w:before="40" w:after="120"/>
      </w:pPr>
      <w:r>
        <w:rPr>
          <w:rFonts w:eastAsia="Georgia"/>
        </w:rPr>
        <w:t>"Could it have been accelerated?"</w:t>
      </w:r>
    </w:p>
    <w:p w14:paraId="58C70406" w14:textId="77777777" w:rsidR="00A1675C" w:rsidRDefault="00000000">
      <w:pPr>
        <w:ind w:firstLine="432"/>
      </w:pPr>
      <w:r>
        <w:rPr>
          <w:rFonts w:eastAsia="Georgia"/>
        </w:rPr>
        <w:t>Weinstein quietly nodded.</w:t>
      </w:r>
    </w:p>
    <w:p w14:paraId="65F23690" w14:textId="77777777" w:rsidR="00A1675C" w:rsidRDefault="00000000">
      <w:pPr>
        <w:spacing w:before="40" w:after="120"/>
      </w:pPr>
      <w:r>
        <w:rPr>
          <w:rFonts w:eastAsia="Georgia"/>
        </w:rPr>
        <w:t>"In principle."</w:t>
      </w:r>
    </w:p>
    <w:p w14:paraId="18243118" w14:textId="77777777" w:rsidR="00A1675C" w:rsidRDefault="00000000">
      <w:pPr>
        <w:spacing w:before="40" w:after="120"/>
      </w:pPr>
      <w:r>
        <w:rPr>
          <w:rFonts w:eastAsia="Georgia"/>
        </w:rPr>
        <w:t>"Enough to create a significant time dilation?"</w:t>
      </w:r>
    </w:p>
    <w:p w14:paraId="3F7C2615" w14:textId="77777777" w:rsidR="00A1675C" w:rsidRDefault="00000000">
      <w:pPr>
        <w:spacing w:before="40" w:after="120"/>
      </w:pPr>
      <w:r>
        <w:rPr>
          <w:rFonts w:eastAsia="Georgia"/>
        </w:rPr>
        <w:t>"Not without enormous acceleration."</w:t>
      </w:r>
    </w:p>
    <w:p w14:paraId="18CDCE98" w14:textId="77777777" w:rsidR="00A1675C" w:rsidRDefault="00000000">
      <w:pPr>
        <w:spacing w:before="40" w:after="120"/>
      </w:pPr>
      <w:r>
        <w:rPr>
          <w:rFonts w:eastAsia="Georgia"/>
        </w:rPr>
        <w:t>"How enormous?"</w:t>
      </w:r>
    </w:p>
    <w:p w14:paraId="2A7B6454" w14:textId="77777777" w:rsidR="00A1675C" w:rsidRDefault="00000000">
      <w:pPr>
        <w:spacing w:before="40" w:after="120"/>
      </w:pPr>
      <w:r>
        <w:rPr>
          <w:rFonts w:eastAsia="Georgia"/>
        </w:rPr>
        <w:t>"Enough that you'd notice."</w:t>
      </w:r>
    </w:p>
    <w:p w14:paraId="5AC4AC74" w14:textId="77777777" w:rsidR="00A1675C" w:rsidRDefault="00000000">
      <w:pPr>
        <w:ind w:firstLine="432"/>
      </w:pPr>
      <w:r>
        <w:rPr>
          <w:rFonts w:eastAsia="Georgia"/>
        </w:rPr>
        <w:t>Derek smiled.</w:t>
      </w:r>
    </w:p>
    <w:p w14:paraId="4618B1FC" w14:textId="77777777" w:rsidR="00A1675C" w:rsidRDefault="00000000">
      <w:pPr>
        <w:spacing w:before="40" w:after="120"/>
      </w:pPr>
      <w:r>
        <w:rPr>
          <w:rFonts w:eastAsia="Georgia"/>
        </w:rPr>
        <w:t>"That seems useful."</w:t>
      </w:r>
    </w:p>
    <w:p w14:paraId="3C70F434" w14:textId="77777777" w:rsidR="00A1675C" w:rsidRDefault="00000000">
      <w:pPr>
        <w:spacing w:before="40" w:after="120"/>
      </w:pPr>
      <w:r>
        <w:rPr>
          <w:rFonts w:eastAsia="Georgia"/>
        </w:rPr>
        <w:t>"Yes."</w:t>
      </w:r>
    </w:p>
    <w:p w14:paraId="545538B2" w14:textId="22D89615" w:rsidR="00A1675C" w:rsidRDefault="003434B6">
      <w:pPr>
        <w:ind w:firstLine="432"/>
      </w:pPr>
      <w:r>
        <w:rPr>
          <w:rFonts w:eastAsia="Georgia"/>
        </w:rPr>
        <w:t>Penny regarded the strange clock.</w:t>
      </w:r>
    </w:p>
    <w:p w14:paraId="646CDB47" w14:textId="77777777" w:rsidR="00A1675C" w:rsidRDefault="00000000">
      <w:pPr>
        <w:spacing w:before="40" w:after="120"/>
      </w:pPr>
      <w:r>
        <w:rPr>
          <w:rFonts w:eastAsia="Georgia"/>
        </w:rPr>
        <w:t>"But the clock didn't move."</w:t>
      </w:r>
    </w:p>
    <w:p w14:paraId="3F253219" w14:textId="77777777" w:rsidR="00A1675C" w:rsidRDefault="00000000">
      <w:pPr>
        <w:spacing w:before="40" w:after="120"/>
      </w:pPr>
      <w:r>
        <w:rPr>
          <w:rFonts w:eastAsia="Georgia"/>
        </w:rPr>
        <w:t>"Not in any ordinary sense."</w:t>
      </w:r>
    </w:p>
    <w:p w14:paraId="10FFB3DD" w14:textId="77777777" w:rsidR="00A1675C" w:rsidRDefault="00000000">
      <w:pPr>
        <w:spacing w:before="40" w:after="120"/>
      </w:pPr>
      <w:r>
        <w:rPr>
          <w:rFonts w:eastAsia="Georgia"/>
        </w:rPr>
        <w:t>"So acceleration isn't the explanation."</w:t>
      </w:r>
    </w:p>
    <w:p w14:paraId="3CA3E367" w14:textId="77777777" w:rsidR="00A1675C" w:rsidRDefault="00000000">
      <w:pPr>
        <w:spacing w:before="40" w:after="120"/>
      </w:pPr>
      <w:r>
        <w:rPr>
          <w:rFonts w:eastAsia="Georgia"/>
        </w:rPr>
        <w:t>"Not ordinary acceleration."</w:t>
      </w:r>
    </w:p>
    <w:p w14:paraId="7657B025" w14:textId="77777777" w:rsidR="00A1675C" w:rsidRDefault="00000000">
      <w:pPr>
        <w:ind w:firstLine="432"/>
      </w:pPr>
      <w:r>
        <w:rPr>
          <w:rFonts w:eastAsia="Georgia"/>
        </w:rPr>
        <w:t>Trevor thought.</w:t>
      </w:r>
    </w:p>
    <w:p w14:paraId="1D0D7175" w14:textId="77777777" w:rsidR="00A1675C" w:rsidRDefault="00000000">
      <w:pPr>
        <w:spacing w:before="40" w:after="120"/>
      </w:pPr>
      <w:r>
        <w:rPr>
          <w:rFonts w:eastAsia="Georgia"/>
        </w:rPr>
        <w:t>"Gravity?"</w:t>
      </w:r>
    </w:p>
    <w:p w14:paraId="27C64C47" w14:textId="77777777" w:rsidR="00A1675C" w:rsidRDefault="00000000">
      <w:pPr>
        <w:ind w:firstLine="432"/>
      </w:pPr>
      <w:r>
        <w:rPr>
          <w:rFonts w:eastAsia="Georgia"/>
        </w:rPr>
        <w:t>Weinstein nodded.</w:t>
      </w:r>
    </w:p>
    <w:p w14:paraId="7D691129" w14:textId="77777777" w:rsidR="00A1675C" w:rsidRDefault="00000000">
      <w:pPr>
        <w:spacing w:before="40" w:after="120"/>
      </w:pPr>
      <w:r>
        <w:rPr>
          <w:rFonts w:eastAsia="Georgia"/>
        </w:rPr>
        <w:t>"Possibly."</w:t>
      </w:r>
    </w:p>
    <w:p w14:paraId="42C45C23" w14:textId="77777777" w:rsidR="00A1675C" w:rsidRDefault="00000000">
      <w:pPr>
        <w:ind w:firstLine="432"/>
      </w:pPr>
      <w:r>
        <w:rPr>
          <w:rFonts w:eastAsia="Georgia"/>
        </w:rPr>
        <w:t>Derek pointed toward the ceiling.</w:t>
      </w:r>
    </w:p>
    <w:p w14:paraId="020F8981" w14:textId="77777777" w:rsidR="00A1675C" w:rsidRDefault="00000000">
      <w:pPr>
        <w:spacing w:before="40" w:after="120"/>
      </w:pPr>
      <w:r>
        <w:rPr>
          <w:rFonts w:eastAsia="Georgia"/>
        </w:rPr>
        <w:t>"We're beneath the Louvre."</w:t>
      </w:r>
    </w:p>
    <w:p w14:paraId="291AC4B9" w14:textId="77777777" w:rsidR="00A1675C" w:rsidRDefault="00000000">
      <w:pPr>
        <w:spacing w:before="40" w:after="120"/>
      </w:pPr>
      <w:r>
        <w:rPr>
          <w:rFonts w:eastAsia="Georgia"/>
        </w:rPr>
        <w:t>"Yes."</w:t>
      </w:r>
    </w:p>
    <w:p w14:paraId="02F9C328" w14:textId="77777777" w:rsidR="00A1675C" w:rsidRDefault="00000000">
      <w:pPr>
        <w:spacing w:before="40" w:after="120"/>
      </w:pPr>
      <w:r>
        <w:rPr>
          <w:rFonts w:eastAsia="Georgia"/>
        </w:rPr>
        <w:t>"Could there be something beneath us?"</w:t>
      </w:r>
    </w:p>
    <w:p w14:paraId="42C086C2" w14:textId="79FF1402" w:rsidR="00A1675C" w:rsidRDefault="003434B6">
      <w:pPr>
        <w:ind w:firstLine="432"/>
      </w:pPr>
      <w:r>
        <w:rPr>
          <w:rFonts w:eastAsia="Georgia"/>
        </w:rPr>
        <w:t>Penny examined him.</w:t>
      </w:r>
    </w:p>
    <w:p w14:paraId="6EFEA747" w14:textId="77777777" w:rsidR="00A1675C" w:rsidRDefault="00000000">
      <w:pPr>
        <w:spacing w:before="40" w:after="120"/>
      </w:pPr>
      <w:r>
        <w:rPr>
          <w:rFonts w:eastAsia="Georgia"/>
        </w:rPr>
        <w:t>"Such as?"</w:t>
      </w:r>
    </w:p>
    <w:p w14:paraId="3A6447BA" w14:textId="77777777" w:rsidR="00A1675C" w:rsidRDefault="00000000">
      <w:pPr>
        <w:spacing w:before="40" w:after="120"/>
      </w:pPr>
      <w:r>
        <w:rPr>
          <w:rFonts w:eastAsia="Georgia"/>
        </w:rPr>
        <w:t>"A very large mass."</w:t>
      </w:r>
    </w:p>
    <w:p w14:paraId="34208B01" w14:textId="77777777" w:rsidR="00A1675C" w:rsidRDefault="00000000">
      <w:pPr>
        <w:ind w:firstLine="432"/>
      </w:pPr>
      <w:r>
        <w:rPr>
          <w:rFonts w:eastAsia="Georgia"/>
        </w:rPr>
        <w:t>Trevor smiled.</w:t>
      </w:r>
    </w:p>
    <w:p w14:paraId="5F81766F" w14:textId="77777777" w:rsidR="00A1675C" w:rsidRDefault="00000000">
      <w:pPr>
        <w:spacing w:before="40" w:after="120"/>
      </w:pPr>
      <w:r>
        <w:rPr>
          <w:rFonts w:eastAsia="Georgia"/>
        </w:rPr>
        <w:t>"How large?"</w:t>
      </w:r>
    </w:p>
    <w:p w14:paraId="04A96EB3" w14:textId="77777777" w:rsidR="00A1675C" w:rsidRDefault="00000000">
      <w:pPr>
        <w:spacing w:before="40" w:after="120"/>
      </w:pPr>
      <w:r>
        <w:rPr>
          <w:rFonts w:eastAsia="Georgia"/>
        </w:rPr>
        <w:t>"Large enough to stop clocks."</w:t>
      </w:r>
    </w:p>
    <w:p w14:paraId="73086B7E" w14:textId="77777777" w:rsidR="00A1675C" w:rsidRDefault="00000000">
      <w:pPr>
        <w:spacing w:before="40" w:after="120"/>
      </w:pPr>
      <w:r>
        <w:rPr>
          <w:rFonts w:eastAsia="Georgia"/>
        </w:rPr>
        <w:t>"That would be rather noticeable."</w:t>
      </w:r>
    </w:p>
    <w:p w14:paraId="2510AFE5" w14:textId="77777777" w:rsidR="00A1675C" w:rsidRDefault="00000000">
      <w:pPr>
        <w:spacing w:before="40" w:after="120"/>
      </w:pPr>
      <w:r>
        <w:rPr>
          <w:rFonts w:eastAsia="Georgia"/>
        </w:rPr>
        <w:t>"Probably."</w:t>
      </w:r>
    </w:p>
    <w:p w14:paraId="0C38A60F" w14:textId="77777777" w:rsidR="00A1675C" w:rsidRDefault="00000000">
      <w:pPr>
        <w:ind w:firstLine="432"/>
      </w:pPr>
      <w:r>
        <w:rPr>
          <w:rFonts w:eastAsia="Georgia"/>
        </w:rPr>
        <w:t>Weinstein shook his head.</w:t>
      </w:r>
    </w:p>
    <w:p w14:paraId="744733F6" w14:textId="77777777" w:rsidR="00A1675C" w:rsidRDefault="00000000">
      <w:pPr>
        <w:spacing w:before="40" w:after="120"/>
      </w:pPr>
      <w:r>
        <w:rPr>
          <w:rFonts w:eastAsia="Georgia"/>
        </w:rPr>
        <w:t>"Not necessarily."</w:t>
      </w:r>
    </w:p>
    <w:p w14:paraId="6AA14C24" w14:textId="77777777" w:rsidR="00A1675C" w:rsidRDefault="00000000">
      <w:pPr>
        <w:ind w:firstLine="432"/>
      </w:pPr>
      <w:r>
        <w:rPr>
          <w:rFonts w:eastAsia="Georgia"/>
        </w:rPr>
        <w:t>Everyone quietly inspected him. He continued.</w:t>
      </w:r>
    </w:p>
    <w:p w14:paraId="48F2F0F2" w14:textId="77777777" w:rsidR="00A1675C" w:rsidRDefault="00000000">
      <w:pPr>
        <w:spacing w:before="40" w:after="120"/>
      </w:pPr>
      <w:r>
        <w:rPr>
          <w:rFonts w:eastAsia="Georgia"/>
        </w:rPr>
        <w:t>"A gravitational field doesn't have to announce itself by dropping buildings on people."</w:t>
      </w:r>
    </w:p>
    <w:p w14:paraId="2B125506" w14:textId="77777777" w:rsidR="00A1675C" w:rsidRDefault="00000000">
      <w:pPr>
        <w:spacing w:before="40" w:after="120"/>
      </w:pPr>
      <w:r>
        <w:rPr>
          <w:rFonts w:eastAsia="Georgia"/>
        </w:rPr>
        <w:t>"Fair."</w:t>
      </w:r>
    </w:p>
    <w:p w14:paraId="79548A3D" w14:textId="77777777" w:rsidR="00A1675C" w:rsidRDefault="00000000">
      <w:pPr>
        <w:spacing w:before="40" w:after="120"/>
      </w:pPr>
      <w:r>
        <w:rPr>
          <w:rFonts w:eastAsia="Georgia"/>
        </w:rPr>
        <w:t>"And gravitational time dilation depends on the metric, not merely on some crude idea of gravitational force."</w:t>
      </w:r>
    </w:p>
    <w:p w14:paraId="3B4835CE" w14:textId="77777777" w:rsidR="00A1675C" w:rsidRDefault="00000000">
      <w:pPr>
        <w:spacing w:before="40" w:after="120"/>
      </w:pPr>
      <w:r>
        <w:rPr>
          <w:rFonts w:eastAsia="Georgia"/>
        </w:rPr>
        <w:t>"Meaning?"</w:t>
      </w:r>
    </w:p>
    <w:p w14:paraId="5C44EC30" w14:textId="77777777" w:rsidR="00A1675C" w:rsidRDefault="00000000">
      <w:pPr>
        <w:spacing w:before="40" w:after="120"/>
      </w:pPr>
      <w:r>
        <w:rPr>
          <w:rFonts w:eastAsia="Georgia"/>
        </w:rPr>
        <w:t>"Two clocks at different gravitational potentials can accumulate different proper times."</w:t>
      </w:r>
    </w:p>
    <w:p w14:paraId="5B25CACC" w14:textId="77777777" w:rsidR="00A1675C" w:rsidRDefault="00000000">
      <w:pPr>
        <w:ind w:firstLine="432"/>
      </w:pPr>
      <w:r>
        <w:rPr>
          <w:rFonts w:eastAsia="Georgia"/>
        </w:rPr>
        <w:t>Trevor nodded.</w:t>
      </w:r>
    </w:p>
    <w:p w14:paraId="53E1DA63" w14:textId="77777777" w:rsidR="00A1675C" w:rsidRDefault="00000000">
      <w:pPr>
        <w:spacing w:before="40" w:after="120"/>
      </w:pPr>
      <w:r>
        <w:rPr>
          <w:rFonts w:eastAsia="Georgia"/>
        </w:rPr>
        <w:t>"But not by forty-seven minutes in an ordinary room."</w:t>
      </w:r>
    </w:p>
    <w:p w14:paraId="1A83DF7C" w14:textId="77777777" w:rsidR="00A1675C" w:rsidRDefault="00000000">
      <w:pPr>
        <w:spacing w:before="40" w:after="120"/>
      </w:pPr>
      <w:r>
        <w:rPr>
          <w:rFonts w:eastAsia="Georgia"/>
        </w:rPr>
        <w:t>"Correct."</w:t>
      </w:r>
    </w:p>
    <w:p w14:paraId="50215184" w14:textId="77777777" w:rsidR="00A1675C" w:rsidRDefault="00000000">
      <w:pPr>
        <w:ind w:firstLine="432"/>
      </w:pPr>
      <w:r>
        <w:rPr>
          <w:rFonts w:eastAsia="Georgia"/>
        </w:rPr>
        <w:t>Derek considered the clock.</w:t>
      </w:r>
    </w:p>
    <w:p w14:paraId="29411B02" w14:textId="77777777" w:rsidR="00A1675C" w:rsidRDefault="00000000">
      <w:pPr>
        <w:spacing w:before="40" w:after="120"/>
      </w:pPr>
      <w:r>
        <w:rPr>
          <w:rFonts w:eastAsia="Georgia"/>
        </w:rPr>
        <w:t>"Then we're back to the same problem."</w:t>
      </w:r>
    </w:p>
    <w:p w14:paraId="41B5DE57" w14:textId="77777777" w:rsidR="00A1675C" w:rsidRDefault="00000000">
      <w:pPr>
        <w:spacing w:before="40" w:after="120"/>
      </w:pPr>
      <w:r>
        <w:rPr>
          <w:rFonts w:eastAsia="Georgia"/>
        </w:rPr>
        <w:t>"Yes."</w:t>
      </w:r>
    </w:p>
    <w:p w14:paraId="791F756F" w14:textId="77777777" w:rsidR="00A1675C" w:rsidRDefault="00000000">
      <w:pPr>
        <w:ind w:firstLine="432"/>
      </w:pPr>
      <w:r>
        <w:rPr>
          <w:rFonts w:eastAsia="Georgia"/>
        </w:rPr>
        <w:t>He put the old clock down.</w:t>
      </w:r>
    </w:p>
    <w:p w14:paraId="46E92E9E" w14:textId="77777777" w:rsidR="00A1675C" w:rsidRDefault="00000000">
      <w:pPr>
        <w:spacing w:before="40" w:after="120"/>
      </w:pPr>
      <w:r>
        <w:rPr>
          <w:rFonts w:eastAsia="Georgia"/>
        </w:rPr>
        <w:t>"Unless..."</w:t>
      </w:r>
    </w:p>
    <w:p w14:paraId="7AAE30A5" w14:textId="77777777" w:rsidR="00A1675C" w:rsidRDefault="00000000">
      <w:pPr>
        <w:ind w:firstLine="432"/>
      </w:pPr>
      <w:r>
        <w:rPr>
          <w:rFonts w:eastAsia="Georgia"/>
        </w:rPr>
        <w:t>Nobody spoke. Derek glanced at the paper. Three spatial coordinates.</w:t>
      </w:r>
    </w:p>
    <w:p w14:paraId="078D3490" w14:textId="77777777" w:rsidR="00A1675C" w:rsidRDefault="00000000">
      <w:pPr>
        <w:ind w:firstLine="432"/>
      </w:pPr>
      <w:r>
        <w:rPr>
          <w:rFonts w:eastAsia="Georgia"/>
        </w:rPr>
        <w:t>A missing proper time. He walked to the wall.</w:t>
      </w:r>
    </w:p>
    <w:p w14:paraId="4F262D49" w14:textId="77777777" w:rsidR="00A1675C" w:rsidRDefault="00000000">
      <w:pPr>
        <w:spacing w:before="40" w:after="120"/>
      </w:pPr>
      <w:r>
        <w:rPr>
          <w:rFonts w:eastAsia="Georgia"/>
        </w:rPr>
        <w:t>"What if the room itself is the coordinate system?"</w:t>
      </w:r>
    </w:p>
    <w:p w14:paraId="06A43379" w14:textId="77777777" w:rsidR="00A1675C" w:rsidRDefault="00000000">
      <w:pPr>
        <w:ind w:firstLine="432"/>
      </w:pPr>
      <w:r>
        <w:rPr>
          <w:rFonts w:eastAsia="Georgia"/>
        </w:rPr>
        <w:t>Trevor frowned.</w:t>
      </w:r>
    </w:p>
    <w:p w14:paraId="64575649" w14:textId="77777777" w:rsidR="00A1675C" w:rsidRDefault="00000000">
      <w:pPr>
        <w:spacing w:before="40" w:after="120"/>
      </w:pPr>
      <w:r>
        <w:rPr>
          <w:rFonts w:eastAsia="Georgia"/>
        </w:rPr>
        <w:t>"Explain."</w:t>
      </w:r>
    </w:p>
    <w:p w14:paraId="05962A9B" w14:textId="77777777" w:rsidR="00A1675C" w:rsidRDefault="00000000">
      <w:pPr>
        <w:ind w:firstLine="432"/>
      </w:pPr>
      <w:r>
        <w:rPr>
          <w:rFonts w:eastAsia="Georgia"/>
        </w:rPr>
        <w:t>Derek pointed to the floor.</w:t>
      </w:r>
    </w:p>
    <w:p w14:paraId="6CED27FD" w14:textId="77777777" w:rsidR="00A1675C" w:rsidRDefault="00000000">
      <w:pPr>
        <w:spacing w:before="40" w:after="120"/>
      </w:pPr>
      <w:r>
        <w:rPr>
          <w:rFonts w:eastAsia="Georgia"/>
        </w:rPr>
        <w:t>"We're somewhere in three-dimensional space."</w:t>
      </w:r>
    </w:p>
    <w:p w14:paraId="61241124" w14:textId="77777777" w:rsidR="00A1675C" w:rsidRDefault="00000000">
      <w:pPr>
        <w:spacing w:before="40" w:after="120"/>
      </w:pPr>
      <w:r>
        <w:rPr>
          <w:rFonts w:eastAsia="Georgia"/>
        </w:rPr>
        <w:t>"Yes."</w:t>
      </w:r>
    </w:p>
    <w:p w14:paraId="3FB27236" w14:textId="77777777" w:rsidR="00A1675C" w:rsidRDefault="00000000">
      <w:pPr>
        <w:spacing w:before="40" w:after="120"/>
      </w:pPr>
      <w:r>
        <w:rPr>
          <w:rFonts w:eastAsia="Georgia"/>
        </w:rPr>
        <w:t>"Suppose the numbers describe a point."</w:t>
      </w:r>
    </w:p>
    <w:p w14:paraId="3BD45D2E" w14:textId="77777777" w:rsidR="00A1675C" w:rsidRDefault="00000000">
      <w:pPr>
        <w:spacing w:before="40" w:after="120"/>
      </w:pPr>
      <w:r>
        <w:rPr>
          <w:rFonts w:eastAsia="Georgia"/>
        </w:rPr>
        <w:t>"Yes."</w:t>
      </w:r>
    </w:p>
    <w:p w14:paraId="5D078633" w14:textId="77777777" w:rsidR="00A1675C" w:rsidRDefault="00000000">
      <w:pPr>
        <w:spacing w:before="40" w:after="120"/>
      </w:pPr>
      <w:r>
        <w:rPr>
          <w:rFonts w:eastAsia="Georgia"/>
        </w:rPr>
        <w:t>"Then the missing τ describes which event occurs at that point."</w:t>
      </w:r>
    </w:p>
    <w:p w14:paraId="04B4403A" w14:textId="77777777" w:rsidR="00A1675C" w:rsidRDefault="00000000">
      <w:pPr>
        <w:ind w:firstLine="432"/>
      </w:pPr>
      <w:r>
        <w:rPr>
          <w:rFonts w:eastAsia="Georgia"/>
        </w:rPr>
        <w:t>Trevor nodded.</w:t>
      </w:r>
    </w:p>
    <w:p w14:paraId="1210A18D" w14:textId="77777777" w:rsidR="00A1675C" w:rsidRDefault="00000000">
      <w:pPr>
        <w:spacing w:before="40" w:after="120"/>
      </w:pPr>
      <w:r>
        <w:rPr>
          <w:rFonts w:eastAsia="Georgia"/>
        </w:rPr>
        <w:t>"Yes."</w:t>
      </w:r>
    </w:p>
    <w:p w14:paraId="231265B5" w14:textId="77777777" w:rsidR="00A1675C" w:rsidRDefault="00000000">
      <w:pPr>
        <w:spacing w:before="40" w:after="120"/>
      </w:pPr>
      <w:r>
        <w:rPr>
          <w:rFonts w:eastAsia="Georgia"/>
        </w:rPr>
        <w:t>"So perhaps the paper isn't telling us where to look."</w:t>
      </w:r>
    </w:p>
    <w:p w14:paraId="13D48F2C" w14:textId="6D976061" w:rsidR="00A1675C" w:rsidRDefault="003434B6">
      <w:pPr>
        <w:ind w:firstLine="432"/>
      </w:pPr>
      <w:r>
        <w:rPr>
          <w:rFonts w:eastAsia="Georgia"/>
        </w:rPr>
        <w:t>Penny finished:</w:t>
      </w:r>
    </w:p>
    <w:p w14:paraId="5C854A39" w14:textId="77777777" w:rsidR="00A1675C" w:rsidRDefault="00000000">
      <w:pPr>
        <w:spacing w:before="40" w:after="120"/>
      </w:pPr>
      <w:r>
        <w:rPr>
          <w:rFonts w:eastAsia="Georgia"/>
        </w:rPr>
        <w:t>"It's telling us when."</w:t>
      </w:r>
    </w:p>
    <w:p w14:paraId="007D523D" w14:textId="77777777" w:rsidR="00A1675C" w:rsidRDefault="00000000">
      <w:pPr>
        <w:ind w:firstLine="432"/>
      </w:pPr>
      <w:r>
        <w:rPr>
          <w:rFonts w:eastAsia="Georgia"/>
        </w:rPr>
        <w:t>Derek quietly smiled.</w:t>
      </w:r>
    </w:p>
    <w:p w14:paraId="62C8A65B" w14:textId="77777777" w:rsidR="00A1675C" w:rsidRDefault="00000000">
      <w:pPr>
        <w:spacing w:before="40" w:after="120"/>
      </w:pPr>
      <w:r>
        <w:rPr>
          <w:rFonts w:eastAsia="Georgia"/>
        </w:rPr>
        <w:t>"Exactly."</w:t>
      </w:r>
    </w:p>
    <w:p w14:paraId="46A2D3BE" w14:textId="77777777" w:rsidR="00A1675C" w:rsidRDefault="00000000">
      <w:pPr>
        <w:ind w:firstLine="432"/>
      </w:pPr>
      <w:r>
        <w:rPr>
          <w:rFonts w:eastAsia="Georgia"/>
        </w:rPr>
        <w:t>Weinstein shook his head.</w:t>
      </w:r>
    </w:p>
    <w:p w14:paraId="6FA1E76D" w14:textId="77777777" w:rsidR="00A1675C" w:rsidRDefault="00000000">
      <w:pPr>
        <w:spacing w:before="40" w:after="120"/>
      </w:pPr>
      <w:r>
        <w:rPr>
          <w:rFonts w:eastAsia="Georgia"/>
        </w:rPr>
        <w:t>"Not quite."</w:t>
      </w:r>
    </w:p>
    <w:p w14:paraId="313844C6" w14:textId="77777777" w:rsidR="00A1675C" w:rsidRDefault="00000000">
      <w:pPr>
        <w:ind w:firstLine="432"/>
      </w:pPr>
      <w:r>
        <w:rPr>
          <w:rFonts w:eastAsia="Georgia"/>
        </w:rPr>
        <w:t>Derek turned.</w:t>
      </w:r>
    </w:p>
    <w:p w14:paraId="56B3234A" w14:textId="77777777" w:rsidR="00A1675C" w:rsidRDefault="00000000">
      <w:pPr>
        <w:spacing w:before="40" w:after="120"/>
      </w:pPr>
      <w:r>
        <w:rPr>
          <w:rFonts w:eastAsia="Georgia"/>
        </w:rPr>
        <w:t>"What?"</w:t>
      </w:r>
    </w:p>
    <w:p w14:paraId="315DB30A" w14:textId="77777777" w:rsidR="00A1675C" w:rsidRDefault="00000000">
      <w:pPr>
        <w:spacing w:before="40" w:after="120"/>
      </w:pPr>
      <w:r>
        <w:rPr>
          <w:rFonts w:eastAsia="Georgia"/>
        </w:rPr>
        <w:t>"The word 'when' is precisely what we should avoid."</w:t>
      </w:r>
    </w:p>
    <w:p w14:paraId="72AA4259" w14:textId="77777777" w:rsidR="00A1675C" w:rsidRDefault="00000000">
      <w:pPr>
        <w:spacing w:before="40" w:after="120"/>
      </w:pPr>
      <w:r>
        <w:rPr>
          <w:rFonts w:eastAsia="Georgia"/>
        </w:rPr>
        <w:t>"Why?"</w:t>
      </w:r>
    </w:p>
    <w:p w14:paraId="08C0479F" w14:textId="77777777" w:rsidR="00A1675C" w:rsidRDefault="00000000">
      <w:pPr>
        <w:spacing w:before="40" w:after="120"/>
      </w:pPr>
      <w:r>
        <w:rPr>
          <w:rFonts w:eastAsia="Georgia"/>
        </w:rPr>
        <w:t>"Because we're trying to determine whether the events are ordered by a fundamental time or merely related geometrically."</w:t>
      </w:r>
    </w:p>
    <w:p w14:paraId="538858D5" w14:textId="77777777" w:rsidR="00A1675C" w:rsidRDefault="00000000">
      <w:pPr>
        <w:ind w:firstLine="432"/>
      </w:pPr>
      <w:r>
        <w:rPr>
          <w:rFonts w:eastAsia="Georgia"/>
        </w:rPr>
        <w:t>Derek nodded.</w:t>
      </w:r>
    </w:p>
    <w:p w14:paraId="30C4B474" w14:textId="77777777" w:rsidR="00A1675C" w:rsidRDefault="00000000">
      <w:pPr>
        <w:spacing w:before="40" w:after="120"/>
      </w:pPr>
      <w:r>
        <w:rPr>
          <w:rFonts w:eastAsia="Georgia"/>
        </w:rPr>
        <w:t>"Fair."</w:t>
      </w:r>
    </w:p>
    <w:p w14:paraId="054B8E27" w14:textId="77C48AA8" w:rsidR="00A1675C" w:rsidRDefault="003434B6">
      <w:pPr>
        <w:ind w:firstLine="432"/>
      </w:pPr>
      <w:r>
        <w:rPr>
          <w:rFonts w:eastAsia="Georgia"/>
        </w:rPr>
        <w:t>Penny gently smiled.</w:t>
      </w:r>
    </w:p>
    <w:p w14:paraId="3E9910A3" w14:textId="77777777" w:rsidR="00A1675C" w:rsidRDefault="00000000">
      <w:pPr>
        <w:spacing w:before="40" w:after="120"/>
      </w:pPr>
      <w:r>
        <w:rPr>
          <w:rFonts w:eastAsia="Georgia"/>
        </w:rPr>
        <w:t>"So what should we call it?"</w:t>
      </w:r>
    </w:p>
    <w:p w14:paraId="112005F9" w14:textId="77777777" w:rsidR="00A1675C" w:rsidRDefault="00000000">
      <w:pPr>
        <w:ind w:firstLine="432"/>
      </w:pPr>
      <w:r>
        <w:rPr>
          <w:rFonts w:eastAsia="Georgia"/>
        </w:rPr>
        <w:t>Weinstein looked sharply at the equation.</w:t>
      </w:r>
    </w:p>
    <w:p w14:paraId="1491E33F" w14:textId="77777777" w:rsidR="00A1675C" w:rsidRDefault="00000000">
      <w:pPr>
        <w:spacing w:before="40" w:after="120"/>
      </w:pPr>
      <w:r>
        <w:rPr>
          <w:rFonts w:eastAsia="Georgia"/>
        </w:rPr>
        <w:t>"Which event."</w:t>
      </w:r>
    </w:p>
    <w:p w14:paraId="3BC7ADCC" w14:textId="77777777" w:rsidR="00A1675C" w:rsidRDefault="00000000">
      <w:pPr>
        <w:ind w:firstLine="432"/>
      </w:pPr>
      <w:r>
        <w:rPr>
          <w:rFonts w:eastAsia="Georgia"/>
        </w:rPr>
        <w:t>There was silence. Trevor quietly nodded slowly.</w:t>
      </w:r>
    </w:p>
    <w:p w14:paraId="766330A4" w14:textId="77777777" w:rsidR="00A1675C" w:rsidRDefault="00000000">
      <w:pPr>
        <w:spacing w:before="40" w:after="120"/>
      </w:pPr>
      <w:r>
        <w:rPr>
          <w:rFonts w:eastAsia="Georgia"/>
        </w:rPr>
        <w:t>"That's better."</w:t>
      </w:r>
    </w:p>
    <w:p w14:paraId="564DF2FF" w14:textId="77777777" w:rsidR="00A1675C" w:rsidRDefault="00000000">
      <w:pPr>
        <w:ind w:firstLine="432"/>
      </w:pPr>
      <w:r>
        <w:rPr>
          <w:rFonts w:eastAsia="Georgia"/>
        </w:rPr>
        <w:t>Weinstein continued.</w:t>
      </w:r>
    </w:p>
    <w:p w14:paraId="076FFE60" w14:textId="77777777" w:rsidR="00A1675C" w:rsidRDefault="00000000">
      <w:pPr>
        <w:spacing w:before="40" w:after="120"/>
      </w:pPr>
      <w:r>
        <w:rPr>
          <w:rFonts w:eastAsia="Georgia"/>
        </w:rPr>
        <w:t>"Suppose the point x = 3, y = 4, z = 12 corresponds to a particular location."</w:t>
      </w:r>
    </w:p>
    <w:p w14:paraId="6E7E6544" w14:textId="77777777" w:rsidR="00A1675C" w:rsidRDefault="00000000">
      <w:pPr>
        <w:spacing w:before="40" w:after="120"/>
      </w:pPr>
      <w:r>
        <w:rPr>
          <w:rFonts w:eastAsia="Georgia"/>
        </w:rPr>
        <w:t>"Yes."</w:t>
      </w:r>
    </w:p>
    <w:p w14:paraId="01FFCAFB" w14:textId="77777777" w:rsidR="00A1675C" w:rsidRDefault="00000000">
      <w:pPr>
        <w:spacing w:before="40" w:after="120"/>
      </w:pPr>
      <w:r>
        <w:rPr>
          <w:rFonts w:eastAsia="Georgia"/>
        </w:rPr>
        <w:t>"Then τ identifies a particular event along a worldline."</w:t>
      </w:r>
    </w:p>
    <w:p w14:paraId="4D1ABA9A" w14:textId="77777777" w:rsidR="00A1675C" w:rsidRDefault="00000000">
      <w:pPr>
        <w:spacing w:before="40" w:after="120"/>
      </w:pPr>
      <w:r>
        <w:rPr>
          <w:rFonts w:eastAsia="Georgia"/>
        </w:rPr>
        <w:t>"Yes."</w:t>
      </w:r>
    </w:p>
    <w:p w14:paraId="1575815D" w14:textId="77777777" w:rsidR="00A1675C" w:rsidRDefault="00000000">
      <w:pPr>
        <w:spacing w:before="40" w:after="120"/>
      </w:pPr>
      <w:r>
        <w:rPr>
          <w:rFonts w:eastAsia="Georgia"/>
        </w:rPr>
        <w:t>"But if the geometry is unusual, there may be more than one relevant event associated with that spatial location."</w:t>
      </w:r>
    </w:p>
    <w:p w14:paraId="57F087FA" w14:textId="77777777" w:rsidR="00A1675C" w:rsidRDefault="00000000">
      <w:pPr>
        <w:ind w:firstLine="432"/>
      </w:pPr>
      <w:r>
        <w:rPr>
          <w:rFonts w:eastAsia="Georgia"/>
        </w:rPr>
        <w:t>Derek sharply stared at him.</w:t>
      </w:r>
    </w:p>
    <w:p w14:paraId="419D6EB1" w14:textId="77777777" w:rsidR="00A1675C" w:rsidRDefault="00000000">
      <w:pPr>
        <w:spacing w:before="40" w:after="120"/>
      </w:pPr>
      <w:r>
        <w:rPr>
          <w:rFonts w:eastAsia="Georgia"/>
        </w:rPr>
        <w:t>"More than one?"</w:t>
      </w:r>
    </w:p>
    <w:p w14:paraId="4FAC5338" w14:textId="77777777" w:rsidR="00A1675C" w:rsidRDefault="00000000">
      <w:pPr>
        <w:spacing w:before="40" w:after="120"/>
      </w:pPr>
      <w:r>
        <w:rPr>
          <w:rFonts w:eastAsia="Georgia"/>
        </w:rPr>
        <w:t>"Yes."</w:t>
      </w:r>
    </w:p>
    <w:p w14:paraId="210159CC" w14:textId="77777777" w:rsidR="00A1675C" w:rsidRDefault="00000000">
      <w:pPr>
        <w:spacing w:before="40" w:after="120"/>
      </w:pPr>
      <w:r>
        <w:rPr>
          <w:rFonts w:eastAsia="Georgia"/>
        </w:rPr>
        <w:t>"At the same place?"</w:t>
      </w:r>
    </w:p>
    <w:p w14:paraId="4BDEA167" w14:textId="77777777" w:rsidR="00A1675C" w:rsidRDefault="00000000">
      <w:pPr>
        <w:spacing w:before="40" w:after="120"/>
      </w:pPr>
      <w:r>
        <w:rPr>
          <w:rFonts w:eastAsia="Georgia"/>
        </w:rPr>
        <w:t>"Possibly."</w:t>
      </w:r>
    </w:p>
    <w:p w14:paraId="36E2D265" w14:textId="77777777" w:rsidR="00A1675C" w:rsidRDefault="00000000">
      <w:pPr>
        <w:spacing w:before="40" w:after="120"/>
      </w:pPr>
      <w:r>
        <w:rPr>
          <w:rFonts w:eastAsia="Georgia"/>
        </w:rPr>
        <w:t>"How?"</w:t>
      </w:r>
    </w:p>
    <w:p w14:paraId="36AE4EB3" w14:textId="77777777" w:rsidR="00A1675C" w:rsidRDefault="00000000">
      <w:pPr>
        <w:spacing w:before="40" w:after="120"/>
      </w:pPr>
      <w:r>
        <w:rPr>
          <w:rFonts w:eastAsia="Georgia"/>
        </w:rPr>
        <w:t>"Different times."</w:t>
      </w:r>
    </w:p>
    <w:p w14:paraId="580DF2FB" w14:textId="77777777" w:rsidR="00A1675C" w:rsidRDefault="00000000">
      <w:pPr>
        <w:ind w:firstLine="432"/>
      </w:pPr>
      <w:r>
        <w:rPr>
          <w:rFonts w:eastAsia="Georgia"/>
        </w:rPr>
        <w:t>Derek gently smiled.</w:t>
      </w:r>
    </w:p>
    <w:p w14:paraId="2A2F6BBD" w14:textId="77777777" w:rsidR="00A1675C" w:rsidRDefault="00000000">
      <w:pPr>
        <w:spacing w:before="40" w:after="120"/>
      </w:pPr>
      <w:r>
        <w:rPr>
          <w:rFonts w:eastAsia="Georgia"/>
        </w:rPr>
        <w:t>"That's a rather circular answer."</w:t>
      </w:r>
    </w:p>
    <w:p w14:paraId="7845025B" w14:textId="77777777" w:rsidR="00A1675C" w:rsidRDefault="00000000">
      <w:pPr>
        <w:spacing w:before="40" w:after="120"/>
      </w:pPr>
      <w:r>
        <w:rPr>
          <w:rFonts w:eastAsia="Georgia"/>
        </w:rPr>
        <w:t>"Only if you assume time is fundamental."</w:t>
      </w:r>
    </w:p>
    <w:p w14:paraId="0A784EF4" w14:textId="77777777" w:rsidR="00A1675C" w:rsidRDefault="00000000">
      <w:pPr>
        <w:ind w:firstLine="432"/>
      </w:pPr>
      <w:r>
        <w:rPr>
          <w:rFonts w:eastAsia="Georgia"/>
        </w:rPr>
        <w:t>Derek laughed.</w:t>
      </w:r>
    </w:p>
    <w:p w14:paraId="44799DB7" w14:textId="77777777" w:rsidR="00A1675C" w:rsidRDefault="00000000">
      <w:pPr>
        <w:spacing w:before="40" w:after="120"/>
      </w:pPr>
      <w:r>
        <w:rPr>
          <w:rFonts w:eastAsia="Georgia"/>
        </w:rPr>
        <w:t>"Fair enough."</w:t>
      </w:r>
    </w:p>
    <w:p w14:paraId="08A43C5E" w14:textId="77777777" w:rsidR="00A1675C" w:rsidRDefault="00000000">
      <w:pPr>
        <w:ind w:firstLine="432"/>
      </w:pPr>
      <w:r>
        <w:rPr>
          <w:rFonts w:eastAsia="Georgia"/>
        </w:rPr>
        <w:t>Trevor quietly walked over to the wall. He took the piece of paper and copied the numbers. Then he drew three axes.</w:t>
      </w:r>
    </w:p>
    <w:p w14:paraId="1FAC8F2F" w14:textId="77777777" w:rsidR="00A1675C" w:rsidRDefault="00000000">
      <w:pPr>
        <w:ind w:firstLine="432"/>
      </w:pPr>
      <w:r>
        <w:rPr>
          <w:rFonts w:eastAsia="Georgia"/>
        </w:rPr>
        <w:t>x. Y. Z.</w:t>
      </w:r>
    </w:p>
    <w:p w14:paraId="39FDB7EB" w14:textId="77777777" w:rsidR="00A1675C" w:rsidRDefault="00000000">
      <w:pPr>
        <w:ind w:firstLine="432"/>
      </w:pPr>
      <w:r>
        <w:rPr>
          <w:rFonts w:eastAsia="Georgia"/>
        </w:rPr>
        <w:t>He marked the point.</w:t>
      </w:r>
    </w:p>
    <w:p w14:paraId="558594E7" w14:textId="77777777" w:rsidR="00A1675C" w:rsidRDefault="00000000">
      <w:pPr>
        <w:spacing w:before="40" w:after="120"/>
      </w:pPr>
      <w:r>
        <w:rPr>
          <w:rFonts w:eastAsia="Georgia"/>
        </w:rPr>
        <w:t>"Here."</w:t>
      </w:r>
    </w:p>
    <w:p w14:paraId="00AE364B" w14:textId="77777777" w:rsidR="00A1675C" w:rsidRDefault="00000000">
      <w:pPr>
        <w:ind w:firstLine="432"/>
      </w:pPr>
      <w:r>
        <w:rPr>
          <w:rFonts w:eastAsia="Georgia"/>
        </w:rPr>
        <w:t>Derek calmly nodded.</w:t>
      </w:r>
    </w:p>
    <w:p w14:paraId="36657C97" w14:textId="77777777" w:rsidR="00A1675C" w:rsidRDefault="00000000">
      <w:pPr>
        <w:spacing w:before="40" w:after="120"/>
      </w:pPr>
      <w:r>
        <w:rPr>
          <w:rFonts w:eastAsia="Georgia"/>
        </w:rPr>
        <w:t>"Now what?"</w:t>
      </w:r>
    </w:p>
    <w:p w14:paraId="6E69802D" w14:textId="77777777" w:rsidR="00A1675C" w:rsidRDefault="00000000">
      <w:pPr>
        <w:spacing w:before="40" w:after="120"/>
      </w:pPr>
      <w:r>
        <w:rPr>
          <w:rFonts w:eastAsia="Georgia"/>
        </w:rPr>
        <w:t>Trevor added a fourth axis.</w:t>
      </w:r>
    </w:p>
    <w:p w14:paraId="6067230D" w14:textId="77777777" w:rsidR="00A1675C" w:rsidRDefault="00000000">
      <w:pPr>
        <w:ind w:firstLine="432"/>
      </w:pPr>
      <w:r>
        <w:rPr>
          <w:rFonts w:eastAsia="Georgia"/>
        </w:rPr>
        <w:t>τ.</w:t>
      </w:r>
    </w:p>
    <w:p w14:paraId="6FB8885B" w14:textId="77777777" w:rsidR="00A1675C" w:rsidRDefault="00000000">
      <w:pPr>
        <w:spacing w:before="40" w:after="120"/>
      </w:pPr>
      <w:r>
        <w:rPr>
          <w:rFonts w:eastAsia="Georgia"/>
        </w:rPr>
        <w:t>"Here."</w:t>
      </w:r>
    </w:p>
    <w:p w14:paraId="1553F4B6" w14:textId="77777777" w:rsidR="00A1675C" w:rsidRDefault="00000000">
      <w:pPr>
        <w:ind w:firstLine="432"/>
      </w:pPr>
      <w:r>
        <w:rPr>
          <w:rFonts w:eastAsia="Georgia"/>
        </w:rPr>
        <w:t>He drew a curve.</w:t>
      </w:r>
    </w:p>
    <w:p w14:paraId="50DFA217" w14:textId="77777777" w:rsidR="00A1675C" w:rsidRDefault="00000000">
      <w:pPr>
        <w:spacing w:before="40" w:after="120"/>
      </w:pPr>
      <w:r>
        <w:rPr>
          <w:rFonts w:eastAsia="Georgia"/>
        </w:rPr>
        <w:t>"The clock's worldline."</w:t>
      </w:r>
    </w:p>
    <w:p w14:paraId="2E5A1A22" w14:textId="77777777" w:rsidR="00A1675C" w:rsidRDefault="00000000">
      <w:pPr>
        <w:ind w:firstLine="432"/>
      </w:pPr>
      <w:r>
        <w:rPr>
          <w:rFonts w:eastAsia="Georgia"/>
        </w:rPr>
        <w:t>Weinstein quietly nodded.</w:t>
      </w:r>
    </w:p>
    <w:p w14:paraId="51A952A8" w14:textId="77777777" w:rsidR="00A1675C" w:rsidRDefault="00000000">
      <w:pPr>
        <w:spacing w:before="40" w:after="120"/>
      </w:pPr>
      <w:r>
        <w:rPr>
          <w:rFonts w:eastAsia="Georgia"/>
        </w:rPr>
        <w:t>"Yes."</w:t>
      </w:r>
    </w:p>
    <w:p w14:paraId="67D4DBBC" w14:textId="77777777" w:rsidR="00A1675C" w:rsidRDefault="00000000">
      <w:pPr>
        <w:ind w:firstLine="432"/>
      </w:pPr>
      <w:r>
        <w:rPr>
          <w:rFonts w:eastAsia="Georgia"/>
        </w:rPr>
        <w:t>Trevor continued.</w:t>
      </w:r>
    </w:p>
    <w:p w14:paraId="6BFE99EE" w14:textId="77777777" w:rsidR="00A1675C" w:rsidRDefault="00000000">
      <w:pPr>
        <w:spacing w:before="40" w:after="120"/>
      </w:pPr>
      <w:r>
        <w:rPr>
          <w:rFonts w:eastAsia="Georgia"/>
        </w:rPr>
        <w:t>"If the clock stops at one point and restarts at another..."</w:t>
      </w:r>
    </w:p>
    <w:p w14:paraId="2164291D" w14:textId="77777777" w:rsidR="00A1675C" w:rsidRDefault="00000000">
      <w:pPr>
        <w:spacing w:before="40" w:after="120"/>
      </w:pPr>
      <w:r>
        <w:rPr>
          <w:rFonts w:eastAsia="Georgia"/>
        </w:rPr>
        <w:t>"Then its worldline has a strange section."</w:t>
      </w:r>
    </w:p>
    <w:p w14:paraId="1A89F582" w14:textId="77777777" w:rsidR="00A1675C" w:rsidRDefault="00000000">
      <w:pPr>
        <w:spacing w:before="40" w:after="120"/>
      </w:pPr>
      <w:r>
        <w:rPr>
          <w:rFonts w:eastAsia="Georgia"/>
        </w:rPr>
        <w:t>"Exactly."</w:t>
      </w:r>
    </w:p>
    <w:p w14:paraId="399C4A01" w14:textId="37F4CF3D" w:rsidR="00A1675C" w:rsidRDefault="003434B6">
      <w:pPr>
        <w:ind w:firstLine="432"/>
      </w:pPr>
      <w:r>
        <w:rPr>
          <w:rFonts w:eastAsia="Georgia"/>
        </w:rPr>
        <w:t>Penny leaned over.</w:t>
      </w:r>
    </w:p>
    <w:p w14:paraId="3BCFD0AB" w14:textId="77777777" w:rsidR="00A1675C" w:rsidRDefault="00000000">
      <w:pPr>
        <w:spacing w:before="40" w:after="120"/>
      </w:pPr>
      <w:r>
        <w:rPr>
          <w:rFonts w:eastAsia="Georgia"/>
        </w:rPr>
        <w:t>"Or we've misunderstood what stopping means."</w:t>
      </w:r>
    </w:p>
    <w:p w14:paraId="2E8514D3" w14:textId="77777777" w:rsidR="00A1675C" w:rsidRDefault="00000000">
      <w:pPr>
        <w:ind w:firstLine="432"/>
      </w:pPr>
      <w:r>
        <w:rPr>
          <w:rFonts w:eastAsia="Georgia"/>
        </w:rPr>
        <w:t>Trevor carefully stared at her.</w:t>
      </w:r>
    </w:p>
    <w:p w14:paraId="427CC149" w14:textId="77777777" w:rsidR="00A1675C" w:rsidRDefault="00000000">
      <w:pPr>
        <w:spacing w:before="40" w:after="120"/>
      </w:pPr>
      <w:r>
        <w:rPr>
          <w:rFonts w:eastAsia="Georgia"/>
        </w:rPr>
        <w:t>"What do you mean?"</w:t>
      </w:r>
    </w:p>
    <w:p w14:paraId="470FF72B" w14:textId="77777777" w:rsidR="00A1675C" w:rsidRDefault="00000000">
      <w:pPr>
        <w:spacing w:before="40" w:after="120"/>
      </w:pPr>
      <w:r>
        <w:rPr>
          <w:rFonts w:eastAsia="Georgia"/>
        </w:rPr>
        <w:t>"If the hands stop but the clock's physical state continues changing..."</w:t>
      </w:r>
    </w:p>
    <w:p w14:paraId="4A8A0ACE" w14:textId="77777777" w:rsidR="00A1675C" w:rsidRDefault="00000000">
      <w:pPr>
        <w:ind w:firstLine="432"/>
      </w:pPr>
      <w:r>
        <w:rPr>
          <w:rFonts w:eastAsia="Georgia"/>
        </w:rPr>
        <w:t>Trevor's eyes widened.</w:t>
      </w:r>
    </w:p>
    <w:p w14:paraId="2CCD670A" w14:textId="77777777" w:rsidR="00A1675C" w:rsidRDefault="00000000">
      <w:pPr>
        <w:spacing w:before="40" w:after="120"/>
      </w:pPr>
      <w:r>
        <w:rPr>
          <w:rFonts w:eastAsia="Georgia"/>
        </w:rPr>
        <w:t>"Then the clock's reading has stopped, but the clock hasn't."</w:t>
      </w:r>
    </w:p>
    <w:p w14:paraId="5EF6BB2E" w14:textId="77777777" w:rsidR="00A1675C" w:rsidRDefault="00000000">
      <w:pPr>
        <w:spacing w:before="40" w:after="120"/>
      </w:pPr>
      <w:r>
        <w:rPr>
          <w:rFonts w:eastAsia="Georgia"/>
        </w:rPr>
        <w:t>"Yes."</w:t>
      </w:r>
    </w:p>
    <w:p w14:paraId="3A77B7AA" w14:textId="77777777" w:rsidR="00A1675C" w:rsidRDefault="00000000">
      <w:pPr>
        <w:ind w:firstLine="432"/>
      </w:pPr>
      <w:r>
        <w:rPr>
          <w:rFonts w:eastAsia="Georgia"/>
        </w:rPr>
        <w:t>Derek looked sharply at the movement.</w:t>
      </w:r>
    </w:p>
    <w:p w14:paraId="1DCDDA70" w14:textId="77777777" w:rsidR="00A1675C" w:rsidRDefault="00000000">
      <w:pPr>
        <w:spacing w:before="40" w:after="120"/>
      </w:pPr>
      <w:r>
        <w:rPr>
          <w:rFonts w:eastAsia="Georgia"/>
        </w:rPr>
        <w:t>"That's interesting."</w:t>
      </w:r>
    </w:p>
    <w:p w14:paraId="7D41C0D1" w14:textId="77777777" w:rsidR="00A1675C" w:rsidRDefault="00000000">
      <w:pPr>
        <w:ind w:firstLine="432"/>
      </w:pPr>
      <w:r>
        <w:rPr>
          <w:rFonts w:eastAsia="Georgia"/>
        </w:rPr>
        <w:t>Trevor nodded.</w:t>
      </w:r>
    </w:p>
    <w:p w14:paraId="5E8F12BA" w14:textId="77777777" w:rsidR="00A1675C" w:rsidRDefault="00000000">
      <w:pPr>
        <w:spacing w:before="40" w:after="120"/>
      </w:pPr>
      <w:r>
        <w:rPr>
          <w:rFonts w:eastAsia="Georgia"/>
        </w:rPr>
        <w:t>"The clock could be experiencing proper time normally while its display remains fixed."</w:t>
      </w:r>
    </w:p>
    <w:p w14:paraId="31CE4CB4" w14:textId="77777777" w:rsidR="00A1675C" w:rsidRDefault="00000000">
      <w:pPr>
        <w:ind w:firstLine="432"/>
      </w:pPr>
      <w:r>
        <w:rPr>
          <w:rFonts w:eastAsia="Georgia"/>
        </w:rPr>
        <w:t>Weinstein gently smiled.</w:t>
      </w:r>
    </w:p>
    <w:p w14:paraId="526154C7" w14:textId="77777777" w:rsidR="00A1675C" w:rsidRDefault="00000000">
      <w:pPr>
        <w:spacing w:before="40" w:after="120"/>
      </w:pPr>
      <w:r>
        <w:rPr>
          <w:rFonts w:eastAsia="Georgia"/>
        </w:rPr>
        <w:t>"That is much more interesting."</w:t>
      </w:r>
    </w:p>
    <w:p w14:paraId="7AFE49C1" w14:textId="4F666599" w:rsidR="00A1675C" w:rsidRDefault="00000000">
      <w:pPr>
        <w:ind w:firstLine="432"/>
      </w:pPr>
      <w:r>
        <w:rPr>
          <w:rFonts w:eastAsia="Georgia"/>
        </w:rPr>
        <w:t>Derek gazed at Penny.</w:t>
      </w:r>
    </w:p>
    <w:p w14:paraId="08606DCC" w14:textId="77777777" w:rsidR="00A1675C" w:rsidRDefault="00000000">
      <w:pPr>
        <w:spacing w:before="40" w:after="120"/>
      </w:pPr>
      <w:r>
        <w:rPr>
          <w:rFonts w:eastAsia="Georgia"/>
        </w:rPr>
        <w:t>"Can we test it?"</w:t>
      </w:r>
    </w:p>
    <w:p w14:paraId="7660E82C" w14:textId="1376E392" w:rsidR="00A1675C" w:rsidRDefault="003434B6">
      <w:pPr>
        <w:ind w:firstLine="432"/>
      </w:pPr>
      <w:r>
        <w:rPr>
          <w:rFonts w:eastAsia="Georgia"/>
        </w:rPr>
        <w:t>Penny picked up the silent clock.</w:t>
      </w:r>
    </w:p>
    <w:p w14:paraId="7EB7E19B" w14:textId="77777777" w:rsidR="00A1675C" w:rsidRDefault="00000000">
      <w:pPr>
        <w:spacing w:before="40" w:after="120"/>
      </w:pPr>
      <w:r>
        <w:rPr>
          <w:rFonts w:eastAsia="Georgia"/>
        </w:rPr>
        <w:t>"Probably."</w:t>
      </w:r>
    </w:p>
    <w:p w14:paraId="6F5700CD" w14:textId="77777777" w:rsidR="00A1675C" w:rsidRDefault="00000000">
      <w:pPr>
        <w:spacing w:before="40" w:after="120"/>
      </w:pPr>
      <w:r>
        <w:rPr>
          <w:rFonts w:eastAsia="Georgia"/>
        </w:rPr>
        <w:t>"How?"</w:t>
      </w:r>
    </w:p>
    <w:p w14:paraId="77C69E4C" w14:textId="77777777" w:rsidR="00A1675C" w:rsidRDefault="00000000">
      <w:pPr>
        <w:spacing w:before="40" w:after="120"/>
      </w:pPr>
      <w:r>
        <w:rPr>
          <w:rFonts w:eastAsia="Georgia"/>
        </w:rPr>
        <w:t>"Compare the mechanism's state before and after."</w:t>
      </w:r>
    </w:p>
    <w:p w14:paraId="19B3C41F" w14:textId="77777777" w:rsidR="00A1675C" w:rsidRDefault="00000000">
      <w:pPr>
        <w:ind w:firstLine="432"/>
      </w:pPr>
      <w:r>
        <w:rPr>
          <w:rFonts w:eastAsia="Georgia"/>
        </w:rPr>
        <w:t>Trevor nodded.</w:t>
      </w:r>
    </w:p>
    <w:p w14:paraId="20778C24" w14:textId="77777777" w:rsidR="00A1675C" w:rsidRDefault="00000000">
      <w:pPr>
        <w:spacing w:before="40" w:after="120"/>
      </w:pPr>
      <w:r>
        <w:rPr>
          <w:rFonts w:eastAsia="Georgia"/>
        </w:rPr>
        <w:t>"Balance wheel frequency."</w:t>
      </w:r>
    </w:p>
    <w:p w14:paraId="2548015E" w14:textId="77777777" w:rsidR="00A1675C" w:rsidRDefault="00000000">
      <w:pPr>
        <w:spacing w:before="40" w:after="120"/>
      </w:pPr>
      <w:r>
        <w:rPr>
          <w:rFonts w:eastAsia="Georgia"/>
        </w:rPr>
        <w:t>"Yes."</w:t>
      </w:r>
    </w:p>
    <w:p w14:paraId="56694724" w14:textId="77777777" w:rsidR="00A1675C" w:rsidRDefault="00000000">
      <w:pPr>
        <w:spacing w:before="40" w:after="120"/>
      </w:pPr>
      <w:r>
        <w:rPr>
          <w:rFonts w:eastAsia="Georgia"/>
        </w:rPr>
        <w:t>"Escapement."</w:t>
      </w:r>
    </w:p>
    <w:p w14:paraId="1FDB21AC" w14:textId="77777777" w:rsidR="00A1675C" w:rsidRDefault="00000000">
      <w:pPr>
        <w:spacing w:before="40" w:after="120"/>
      </w:pPr>
      <w:r>
        <w:rPr>
          <w:rFonts w:eastAsia="Georgia"/>
        </w:rPr>
        <w:t>"Yes."</w:t>
      </w:r>
    </w:p>
    <w:p w14:paraId="34A7850C" w14:textId="77777777" w:rsidR="00A1675C" w:rsidRDefault="00000000">
      <w:pPr>
        <w:spacing w:before="40" w:after="120"/>
      </w:pPr>
      <w:r>
        <w:rPr>
          <w:rFonts w:eastAsia="Georgia"/>
        </w:rPr>
        <w:t>"Spring tension."</w:t>
      </w:r>
    </w:p>
    <w:p w14:paraId="19A7F4BA" w14:textId="77777777" w:rsidR="00A1675C" w:rsidRDefault="00000000">
      <w:pPr>
        <w:spacing w:before="40" w:after="120"/>
      </w:pPr>
      <w:r>
        <w:rPr>
          <w:rFonts w:eastAsia="Georgia"/>
        </w:rPr>
        <w:t>"Yes."</w:t>
      </w:r>
    </w:p>
    <w:p w14:paraId="5B645577" w14:textId="77777777" w:rsidR="00A1675C" w:rsidRDefault="00000000">
      <w:pPr>
        <w:spacing w:before="40" w:after="120"/>
      </w:pPr>
      <w:r>
        <w:rPr>
          <w:rFonts w:eastAsia="Georgia"/>
        </w:rPr>
        <w:t>"Temperature."</w:t>
      </w:r>
    </w:p>
    <w:p w14:paraId="332FA487" w14:textId="77777777" w:rsidR="00A1675C" w:rsidRDefault="00000000">
      <w:pPr>
        <w:spacing w:before="40" w:after="120"/>
      </w:pPr>
      <w:r>
        <w:rPr>
          <w:rFonts w:eastAsia="Georgia"/>
        </w:rPr>
        <w:t>"Yes."</w:t>
      </w:r>
    </w:p>
    <w:p w14:paraId="45C790E8" w14:textId="77777777" w:rsidR="00A1675C" w:rsidRDefault="00000000">
      <w:pPr>
        <w:spacing w:before="40" w:after="120"/>
      </w:pPr>
      <w:r>
        <w:rPr>
          <w:rFonts w:eastAsia="Georgia"/>
        </w:rPr>
        <w:t>"Position."</w:t>
      </w:r>
    </w:p>
    <w:p w14:paraId="140EE129" w14:textId="77777777" w:rsidR="00A1675C" w:rsidRDefault="00000000">
      <w:pPr>
        <w:spacing w:before="40" w:after="120"/>
      </w:pPr>
      <w:r>
        <w:rPr>
          <w:rFonts w:eastAsia="Georgia"/>
        </w:rPr>
        <w:t>"Yes."</w:t>
      </w:r>
    </w:p>
    <w:p w14:paraId="19E0A34F" w14:textId="77777777" w:rsidR="00A1675C" w:rsidRDefault="00000000">
      <w:pPr>
        <w:spacing w:before="40" w:after="120"/>
      </w:pPr>
      <w:r>
        <w:rPr>
          <w:rFonts w:eastAsia="Georgia"/>
        </w:rPr>
        <w:t>"Gravitational potential."</w:t>
      </w:r>
    </w:p>
    <w:p w14:paraId="59E5D721" w14:textId="77777777" w:rsidR="00A1675C" w:rsidRDefault="00000000">
      <w:pPr>
        <w:spacing w:before="40" w:after="120"/>
      </w:pPr>
      <w:r>
        <w:rPr>
          <w:rFonts w:eastAsia="Georgia"/>
        </w:rPr>
        <w:t>"Yes."</w:t>
      </w:r>
    </w:p>
    <w:p w14:paraId="617AE720" w14:textId="77777777" w:rsidR="00A1675C" w:rsidRDefault="00000000">
      <w:pPr>
        <w:ind w:firstLine="432"/>
      </w:pPr>
      <w:r>
        <w:rPr>
          <w:rFonts w:eastAsia="Georgia"/>
        </w:rPr>
        <w:t>Derek looked impressed.</w:t>
      </w:r>
    </w:p>
    <w:p w14:paraId="4301A42C" w14:textId="77777777" w:rsidR="00A1675C" w:rsidRDefault="00000000">
      <w:pPr>
        <w:spacing w:before="40" w:after="120"/>
      </w:pPr>
      <w:r>
        <w:rPr>
          <w:rFonts w:eastAsia="Georgia"/>
        </w:rPr>
        <w:t>"How long?"</w:t>
      </w:r>
    </w:p>
    <w:p w14:paraId="3103F4E4" w14:textId="051BA72B" w:rsidR="00A1675C" w:rsidRDefault="003434B6">
      <w:pPr>
        <w:ind w:firstLine="432"/>
      </w:pPr>
      <w:r>
        <w:rPr>
          <w:rFonts w:eastAsia="Georgia"/>
        </w:rPr>
        <w:t>Penny shrugged.</w:t>
      </w:r>
    </w:p>
    <w:p w14:paraId="7FD69E8C" w14:textId="77777777" w:rsidR="00A1675C" w:rsidRDefault="00000000">
      <w:pPr>
        <w:spacing w:before="40" w:after="120"/>
      </w:pPr>
      <w:r>
        <w:rPr>
          <w:rFonts w:eastAsia="Georgia"/>
        </w:rPr>
        <w:t>"Ten minutes."</w:t>
      </w:r>
    </w:p>
    <w:p w14:paraId="678D6B40" w14:textId="77777777" w:rsidR="00A1675C" w:rsidRDefault="00000000">
      <w:pPr>
        <w:ind w:firstLine="432"/>
      </w:pPr>
      <w:r>
        <w:rPr>
          <w:rFonts w:eastAsia="Georgia"/>
        </w:rPr>
        <w:t>Trevor smiled.</w:t>
      </w:r>
    </w:p>
    <w:p w14:paraId="375862F9" w14:textId="77777777" w:rsidR="00A1675C" w:rsidRDefault="00000000">
      <w:pPr>
        <w:spacing w:before="40" w:after="120"/>
      </w:pPr>
      <w:r>
        <w:rPr>
          <w:rFonts w:eastAsia="Georgia"/>
        </w:rPr>
        <w:t>"We'll need a laboratory."</w:t>
      </w:r>
    </w:p>
    <w:p w14:paraId="54D9B370" w14:textId="514FE08D" w:rsidR="00A1675C" w:rsidRDefault="003434B6">
      <w:pPr>
        <w:ind w:firstLine="432"/>
      </w:pPr>
      <w:r>
        <w:rPr>
          <w:rFonts w:eastAsia="Georgia"/>
        </w:rPr>
        <w:t>Penny looked at the room.</w:t>
      </w:r>
    </w:p>
    <w:p w14:paraId="3EC5A661" w14:textId="77777777" w:rsidR="00A1675C" w:rsidRDefault="00000000">
      <w:pPr>
        <w:spacing w:before="40" w:after="120"/>
      </w:pPr>
      <w:r>
        <w:rPr>
          <w:rFonts w:eastAsia="Georgia"/>
        </w:rPr>
        <w:t>"We have one."</w:t>
      </w:r>
    </w:p>
    <w:p w14:paraId="3F8CB726" w14:textId="77777777" w:rsidR="00A1675C" w:rsidRDefault="00000000">
      <w:pPr>
        <w:ind w:firstLine="432"/>
      </w:pPr>
      <w:r>
        <w:rPr>
          <w:rFonts w:eastAsia="Georgia"/>
        </w:rPr>
        <w:t>Derek quietly looked around.</w:t>
      </w:r>
    </w:p>
    <w:p w14:paraId="145AF377" w14:textId="77777777" w:rsidR="00A1675C" w:rsidRDefault="00000000">
      <w:pPr>
        <w:spacing w:before="40" w:after="120"/>
      </w:pPr>
      <w:r>
        <w:rPr>
          <w:rFonts w:eastAsia="Georgia"/>
        </w:rPr>
        <w:t>"This is the Louvre."</w:t>
      </w:r>
    </w:p>
    <w:p w14:paraId="003ADABA" w14:textId="77777777" w:rsidR="00A1675C" w:rsidRDefault="00000000">
      <w:pPr>
        <w:spacing w:before="40" w:after="120"/>
      </w:pPr>
      <w:r>
        <w:rPr>
          <w:rFonts w:eastAsia="Georgia"/>
        </w:rPr>
        <w:t>"Yes."</w:t>
      </w:r>
    </w:p>
    <w:p w14:paraId="6CE5B16A" w14:textId="77777777" w:rsidR="00A1675C" w:rsidRDefault="00000000">
      <w:pPr>
        <w:spacing w:before="40" w:after="120"/>
      </w:pPr>
      <w:r>
        <w:rPr>
          <w:rFonts w:eastAsia="Georgia"/>
        </w:rPr>
        <w:t>"Not CERN."</w:t>
      </w:r>
    </w:p>
    <w:p w14:paraId="42D410EB" w14:textId="77777777" w:rsidR="00A1675C" w:rsidRDefault="00000000">
      <w:pPr>
        <w:spacing w:before="40" w:after="120"/>
      </w:pPr>
      <w:r>
        <w:rPr>
          <w:rFonts w:eastAsia="Georgia"/>
        </w:rPr>
        <w:t>"No."</w:t>
      </w:r>
    </w:p>
    <w:p w14:paraId="5C99CE54" w14:textId="77777777" w:rsidR="00A1675C" w:rsidRDefault="00000000">
      <w:pPr>
        <w:spacing w:before="40" w:after="120"/>
      </w:pPr>
      <w:r>
        <w:rPr>
          <w:rFonts w:eastAsia="Georgia"/>
        </w:rPr>
        <w:t>"Then where exactly is the laboratory?"</w:t>
      </w:r>
    </w:p>
    <w:p w14:paraId="138D46E2" w14:textId="7321D693" w:rsidR="00A1675C" w:rsidRDefault="003434B6">
      <w:pPr>
        <w:ind w:firstLine="432"/>
      </w:pPr>
      <w:r>
        <w:rPr>
          <w:rFonts w:eastAsia="Georgia"/>
        </w:rPr>
        <w:t>Penny pointed at the old clock.</w:t>
      </w:r>
    </w:p>
    <w:p w14:paraId="2DE501D4" w14:textId="77777777" w:rsidR="00A1675C" w:rsidRDefault="00000000">
      <w:pPr>
        <w:spacing w:before="40" w:after="120"/>
      </w:pPr>
      <w:r>
        <w:rPr>
          <w:rFonts w:eastAsia="Georgia"/>
        </w:rPr>
        <w:t>"Here."</w:t>
      </w:r>
    </w:p>
    <w:p w14:paraId="4583DE8F" w14:textId="77777777" w:rsidR="00A1675C" w:rsidRDefault="00000000">
      <w:pPr>
        <w:ind w:firstLine="432"/>
      </w:pPr>
      <w:r>
        <w:rPr>
          <w:rFonts w:eastAsia="Georgia"/>
        </w:rPr>
        <w:t>Derek smiled.</w:t>
      </w:r>
    </w:p>
    <w:p w14:paraId="6EFDE4CB" w14:textId="77777777" w:rsidR="00A1675C" w:rsidRDefault="00000000">
      <w:pPr>
        <w:spacing w:before="40" w:after="120"/>
      </w:pPr>
      <w:r>
        <w:rPr>
          <w:rFonts w:eastAsia="Georgia"/>
        </w:rPr>
        <w:t>"Of course."</w:t>
      </w:r>
    </w:p>
    <w:p w14:paraId="1D3F3F94" w14:textId="77777777" w:rsidR="00A1675C" w:rsidRDefault="00000000">
      <w:pPr>
        <w:ind w:firstLine="432"/>
      </w:pPr>
      <w:r>
        <w:rPr>
          <w:rFonts w:eastAsia="Georgia"/>
        </w:rPr>
        <w:t>They spent the next half hour examining the silent clock. There was nothing supernatural about it. That was, in some ways, the most unsettling thing.</w:t>
      </w:r>
    </w:p>
    <w:p w14:paraId="1E76BFBF" w14:textId="77777777" w:rsidR="00A1675C" w:rsidRDefault="00000000">
      <w:pPr>
        <w:ind w:firstLine="432"/>
      </w:pPr>
      <w:r>
        <w:rPr>
          <w:rFonts w:eastAsia="Georgia"/>
        </w:rPr>
        <w:t>The balance wheel oscillated normally. The spring behaved normally. The escapement behaved normally.</w:t>
      </w:r>
    </w:p>
    <w:p w14:paraId="4CA6D7F4" w14:textId="77777777" w:rsidR="00A1675C" w:rsidRDefault="00000000">
      <w:pPr>
        <w:ind w:firstLine="432"/>
      </w:pPr>
      <w:r>
        <w:rPr>
          <w:rFonts w:eastAsia="Georgia"/>
        </w:rPr>
        <w:t>The gears moved. Everything mechanical suddenly appeared perfectly ordinary. And yet the silent clock had stopped.</w:t>
      </w:r>
    </w:p>
    <w:p w14:paraId="37B7961D" w14:textId="77777777" w:rsidR="00A1675C" w:rsidRDefault="00000000">
      <w:pPr>
        <w:ind w:firstLine="432"/>
      </w:pPr>
      <w:r>
        <w:rPr>
          <w:rFonts w:eastAsia="Georgia"/>
        </w:rPr>
        <w:t>Weinstein watched the movement.</w:t>
      </w:r>
    </w:p>
    <w:p w14:paraId="1906B4A6" w14:textId="77777777" w:rsidR="00A1675C" w:rsidRDefault="00000000">
      <w:pPr>
        <w:spacing w:before="40" w:after="120"/>
      </w:pPr>
      <w:r>
        <w:rPr>
          <w:rFonts w:eastAsia="Georgia"/>
        </w:rPr>
        <w:t>"There's no anomaly."</w:t>
      </w:r>
    </w:p>
    <w:p w14:paraId="314CFD2D" w14:textId="77777777" w:rsidR="00A1675C" w:rsidRDefault="00000000">
      <w:pPr>
        <w:ind w:firstLine="432"/>
      </w:pPr>
      <w:r>
        <w:rPr>
          <w:rFonts w:eastAsia="Georgia"/>
        </w:rPr>
        <w:t>Trevor nodded.</w:t>
      </w:r>
    </w:p>
    <w:p w14:paraId="71997C04" w14:textId="77777777" w:rsidR="00A1675C" w:rsidRDefault="00000000">
      <w:pPr>
        <w:spacing w:before="40" w:after="120"/>
      </w:pPr>
      <w:r>
        <w:rPr>
          <w:rFonts w:eastAsia="Georgia"/>
        </w:rPr>
        <w:t>"None."</w:t>
      </w:r>
    </w:p>
    <w:p w14:paraId="28378909" w14:textId="77777777" w:rsidR="00A1675C" w:rsidRDefault="00000000">
      <w:pPr>
        <w:ind w:firstLine="432"/>
      </w:pPr>
      <w:r>
        <w:rPr>
          <w:rFonts w:eastAsia="Georgia"/>
        </w:rPr>
        <w:t>Derek carefully eyed the face.</w:t>
      </w:r>
    </w:p>
    <w:p w14:paraId="7590E12D" w14:textId="77777777" w:rsidR="00A1675C" w:rsidRDefault="00000000">
      <w:pPr>
        <w:spacing w:before="40" w:after="120"/>
      </w:pPr>
      <w:r>
        <w:rPr>
          <w:rFonts w:eastAsia="Georgia"/>
        </w:rPr>
        <w:t>"Then why did it stop?"</w:t>
      </w:r>
    </w:p>
    <w:p w14:paraId="521B836B" w14:textId="332C1A3E" w:rsidR="00A1675C" w:rsidRDefault="003434B6">
      <w:pPr>
        <w:ind w:firstLine="432"/>
      </w:pPr>
      <w:r>
        <w:rPr>
          <w:rFonts w:eastAsia="Georgia"/>
        </w:rPr>
        <w:t>Penny carefully turned the clock over.</w:t>
      </w:r>
    </w:p>
    <w:p w14:paraId="048D7452" w14:textId="77777777" w:rsidR="00A1675C" w:rsidRDefault="00000000">
      <w:pPr>
        <w:spacing w:before="40" w:after="120"/>
      </w:pPr>
      <w:r>
        <w:rPr>
          <w:rFonts w:eastAsia="Georgia"/>
        </w:rPr>
        <w:t>"It didn't."</w:t>
      </w:r>
    </w:p>
    <w:p w14:paraId="41B4161A" w14:textId="77777777" w:rsidR="00A1675C" w:rsidRDefault="00000000">
      <w:pPr>
        <w:ind w:firstLine="432"/>
      </w:pPr>
      <w:r>
        <w:rPr>
          <w:rFonts w:eastAsia="Georgia"/>
        </w:rPr>
        <w:t>Derek deeply frowned.</w:t>
      </w:r>
    </w:p>
    <w:p w14:paraId="34C0B2A5" w14:textId="77777777" w:rsidR="00A1675C" w:rsidRDefault="00000000">
      <w:pPr>
        <w:spacing w:before="40" w:after="120"/>
      </w:pPr>
      <w:r>
        <w:rPr>
          <w:rFonts w:eastAsia="Georgia"/>
        </w:rPr>
        <w:t>"The hands stopped."</w:t>
      </w:r>
    </w:p>
    <w:p w14:paraId="5F923D8E" w14:textId="77777777" w:rsidR="00A1675C" w:rsidRDefault="00000000">
      <w:pPr>
        <w:spacing w:before="40" w:after="120"/>
      </w:pPr>
      <w:r>
        <w:rPr>
          <w:rFonts w:eastAsia="Georgia"/>
        </w:rPr>
        <w:t>"Yes."</w:t>
      </w:r>
    </w:p>
    <w:p w14:paraId="085053B8" w14:textId="77777777" w:rsidR="00A1675C" w:rsidRDefault="00000000">
      <w:pPr>
        <w:spacing w:before="40" w:after="120"/>
      </w:pPr>
      <w:r>
        <w:rPr>
          <w:rFonts w:eastAsia="Georgia"/>
        </w:rPr>
        <w:t>"But the movement didn't."</w:t>
      </w:r>
    </w:p>
    <w:p w14:paraId="0CA8793D" w14:textId="77777777" w:rsidR="00A1675C" w:rsidRDefault="00000000">
      <w:pPr>
        <w:spacing w:before="40" w:after="120"/>
      </w:pPr>
      <w:r>
        <w:rPr>
          <w:rFonts w:eastAsia="Georgia"/>
        </w:rPr>
        <w:t>"Correct."</w:t>
      </w:r>
    </w:p>
    <w:p w14:paraId="363FBFE6" w14:textId="77777777" w:rsidR="00A1675C" w:rsidRDefault="00000000">
      <w:pPr>
        <w:ind w:firstLine="432"/>
      </w:pPr>
      <w:r>
        <w:rPr>
          <w:rFonts w:eastAsia="Georgia"/>
        </w:rPr>
        <w:t>Trevor looked excited.</w:t>
      </w:r>
    </w:p>
    <w:p w14:paraId="46B1B0DF" w14:textId="77777777" w:rsidR="00A1675C" w:rsidRDefault="00000000">
      <w:pPr>
        <w:spacing w:before="40" w:after="120"/>
      </w:pPr>
      <w:r>
        <w:rPr>
          <w:rFonts w:eastAsia="Georgia"/>
        </w:rPr>
        <w:t>"That means the hands aren't coupled to the movement in the ordinary way."</w:t>
      </w:r>
    </w:p>
    <w:p w14:paraId="29DB3E71" w14:textId="77777777" w:rsidR="00A1675C" w:rsidRDefault="00000000">
      <w:pPr>
        <w:ind w:firstLine="432"/>
      </w:pPr>
      <w:r>
        <w:rPr>
          <w:rFonts w:eastAsia="Georgia"/>
        </w:rPr>
        <w:t>Derek carefully watched him.</w:t>
      </w:r>
    </w:p>
    <w:p w14:paraId="5AF75050" w14:textId="77777777" w:rsidR="00A1675C" w:rsidRDefault="00000000">
      <w:pPr>
        <w:spacing w:before="40" w:after="120"/>
      </w:pPr>
      <w:r>
        <w:rPr>
          <w:rFonts w:eastAsia="Georgia"/>
        </w:rPr>
        <w:t>"How?"</w:t>
      </w:r>
    </w:p>
    <w:p w14:paraId="5CD0F00B" w14:textId="77777777" w:rsidR="00A1675C" w:rsidRDefault="00000000">
      <w:pPr>
        <w:ind w:firstLine="432"/>
      </w:pPr>
      <w:r>
        <w:rPr>
          <w:rFonts w:eastAsia="Georgia"/>
        </w:rPr>
        <w:t>Trevor examined the mechanism.</w:t>
      </w:r>
    </w:p>
    <w:p w14:paraId="5695ADD0" w14:textId="77777777" w:rsidR="00A1675C" w:rsidRDefault="00000000">
      <w:pPr>
        <w:spacing w:before="40" w:after="120"/>
      </w:pPr>
      <w:r>
        <w:rPr>
          <w:rFonts w:eastAsia="Georgia"/>
        </w:rPr>
        <w:t>"There must be an intermediate mechanism."</w:t>
      </w:r>
    </w:p>
    <w:p w14:paraId="4739D9E8" w14:textId="77777777" w:rsidR="00A1675C" w:rsidRDefault="00000000">
      <w:pPr>
        <w:spacing w:before="40" w:after="120"/>
      </w:pPr>
      <w:r>
        <w:rPr>
          <w:rFonts w:eastAsia="Georgia"/>
        </w:rPr>
        <w:t>"Which we can't find."</w:t>
      </w:r>
    </w:p>
    <w:p w14:paraId="11696EDA" w14:textId="77777777" w:rsidR="00A1675C" w:rsidRDefault="00000000">
      <w:pPr>
        <w:spacing w:before="40" w:after="120"/>
      </w:pPr>
      <w:r>
        <w:rPr>
          <w:rFonts w:eastAsia="Georgia"/>
        </w:rPr>
        <w:t>"Correct."</w:t>
      </w:r>
    </w:p>
    <w:p w14:paraId="14CE654F" w14:textId="77777777" w:rsidR="00A1675C" w:rsidRDefault="00000000">
      <w:pPr>
        <w:ind w:firstLine="432"/>
      </w:pPr>
      <w:r>
        <w:rPr>
          <w:rFonts w:eastAsia="Georgia"/>
        </w:rPr>
        <w:t>Weinstein quietly nodded.</w:t>
      </w:r>
    </w:p>
    <w:p w14:paraId="4D113F72" w14:textId="77777777" w:rsidR="00A1675C" w:rsidRDefault="00000000">
      <w:pPr>
        <w:spacing w:before="40" w:after="120"/>
      </w:pPr>
      <w:r>
        <w:rPr>
          <w:rFonts w:eastAsia="Georgia"/>
        </w:rPr>
        <w:t>"Then perhaps it isn't mechanical."</w:t>
      </w:r>
    </w:p>
    <w:p w14:paraId="29BBD7A6" w14:textId="77777777" w:rsidR="00A1675C" w:rsidRDefault="00000000">
      <w:pPr>
        <w:ind w:firstLine="432"/>
      </w:pPr>
      <w:r>
        <w:rPr>
          <w:rFonts w:eastAsia="Georgia"/>
        </w:rPr>
        <w:t>Derek carefully surveyed the clock.</w:t>
      </w:r>
    </w:p>
    <w:p w14:paraId="264CCFFA" w14:textId="77777777" w:rsidR="00A1675C" w:rsidRDefault="00000000">
      <w:pPr>
        <w:spacing w:before="40" w:after="120"/>
      </w:pPr>
      <w:r>
        <w:rPr>
          <w:rFonts w:eastAsia="Georgia"/>
        </w:rPr>
        <w:t>"It certainly looks mechanical."</w:t>
      </w:r>
    </w:p>
    <w:p w14:paraId="6BD36709" w14:textId="77777777" w:rsidR="00A1675C" w:rsidRDefault="00000000">
      <w:pPr>
        <w:spacing w:before="40" w:after="120"/>
      </w:pPr>
      <w:r>
        <w:rPr>
          <w:rFonts w:eastAsia="Georgia"/>
        </w:rPr>
        <w:t>"Appearance isn't evidence."</w:t>
      </w:r>
    </w:p>
    <w:p w14:paraId="2824AD78" w14:textId="59D27330" w:rsidR="00A1675C" w:rsidRDefault="003434B6">
      <w:pPr>
        <w:ind w:firstLine="432"/>
      </w:pPr>
      <w:r>
        <w:rPr>
          <w:rFonts w:eastAsia="Georgia"/>
        </w:rPr>
        <w:t>Penny gently smiled.</w:t>
      </w:r>
    </w:p>
    <w:p w14:paraId="221FAF56" w14:textId="77777777" w:rsidR="00A1675C" w:rsidRDefault="00000000">
      <w:pPr>
        <w:spacing w:before="40" w:after="120"/>
      </w:pPr>
      <w:r>
        <w:rPr>
          <w:rFonts w:eastAsia="Georgia"/>
        </w:rPr>
        <w:t>"That's something Derek usually maintained."</w:t>
      </w:r>
    </w:p>
    <w:p w14:paraId="34962872" w14:textId="77777777" w:rsidR="00A1675C" w:rsidRDefault="00000000">
      <w:pPr>
        <w:ind w:firstLine="432"/>
      </w:pPr>
      <w:r>
        <w:rPr>
          <w:rFonts w:eastAsia="Georgia"/>
        </w:rPr>
        <w:t>Derek looked offended.</w:t>
      </w:r>
    </w:p>
    <w:p w14:paraId="7F9A6BB6" w14:textId="77777777" w:rsidR="00A1675C" w:rsidRDefault="00000000">
      <w:pPr>
        <w:spacing w:before="40" w:after="120"/>
      </w:pPr>
      <w:r>
        <w:rPr>
          <w:rFonts w:eastAsia="Georgia"/>
        </w:rPr>
        <w:t>"I say it more elegantly."</w:t>
      </w:r>
    </w:p>
    <w:p w14:paraId="62231E33" w14:textId="77777777" w:rsidR="00A1675C" w:rsidRDefault="00000000">
      <w:pPr>
        <w:spacing w:before="40" w:after="120"/>
      </w:pPr>
      <w:r>
        <w:rPr>
          <w:rFonts w:eastAsia="Georgia"/>
        </w:rPr>
        <w:t>"Naturally."</w:t>
      </w:r>
    </w:p>
    <w:p w14:paraId="784A78BE" w14:textId="77777777" w:rsidR="00A1675C" w:rsidRDefault="00000000">
      <w:pPr>
        <w:ind w:firstLine="432"/>
      </w:pPr>
      <w:r>
        <w:rPr>
          <w:rFonts w:eastAsia="Georgia"/>
        </w:rPr>
        <w:t>Weinstein turned the silent clock over again. The initials were still there.</w:t>
      </w:r>
    </w:p>
    <w:p w14:paraId="5C0718A4" w14:textId="77777777" w:rsidR="00A1675C" w:rsidRDefault="00000000">
      <w:pPr>
        <w:spacing w:before="200" w:after="120"/>
        <w:jc w:val="center"/>
      </w:pPr>
      <w:r>
        <w:rPr>
          <w:rFonts w:eastAsia="Georgia"/>
          <w:b/>
          <w:sz w:val="24"/>
        </w:rPr>
        <w:t>LGV.</w:t>
      </w:r>
    </w:p>
    <w:p w14:paraId="17494317" w14:textId="77777777" w:rsidR="00A1675C" w:rsidRDefault="00000000">
      <w:pPr>
        <w:ind w:firstLine="432"/>
      </w:pPr>
      <w:r>
        <w:rPr>
          <w:rFonts w:eastAsia="Georgia"/>
        </w:rPr>
        <w:t>He intensely stared at them. Then he took out his notebook.</w:t>
      </w:r>
    </w:p>
    <w:p w14:paraId="709F9854" w14:textId="77777777" w:rsidR="00A1675C" w:rsidRDefault="00000000">
      <w:pPr>
        <w:spacing w:before="200" w:after="120"/>
        <w:jc w:val="center"/>
      </w:pPr>
      <w:r>
        <w:rPr>
          <w:rFonts w:eastAsia="Georgia"/>
          <w:b/>
          <w:sz w:val="24"/>
        </w:rPr>
        <w:t>"LGV."</w:t>
      </w:r>
    </w:p>
    <w:p w14:paraId="35A3B997" w14:textId="77777777" w:rsidR="00A1675C" w:rsidRDefault="00000000">
      <w:pPr>
        <w:ind w:firstLine="432"/>
      </w:pPr>
      <w:r>
        <w:rPr>
          <w:rFonts w:eastAsia="Georgia"/>
        </w:rPr>
        <w:t>Derek slowly nodded.</w:t>
      </w:r>
    </w:p>
    <w:p w14:paraId="65139F0F" w14:textId="77777777" w:rsidR="00A1675C" w:rsidRDefault="00000000">
      <w:pPr>
        <w:spacing w:before="40" w:after="120"/>
      </w:pPr>
      <w:r>
        <w:rPr>
          <w:rFonts w:eastAsia="Georgia"/>
        </w:rPr>
        <w:t>"We've seen it before."</w:t>
      </w:r>
    </w:p>
    <w:p w14:paraId="3CC9EE0C" w14:textId="77777777" w:rsidR="00A1675C" w:rsidRDefault="00000000">
      <w:pPr>
        <w:spacing w:before="40" w:after="120"/>
      </w:pPr>
      <w:r>
        <w:rPr>
          <w:rFonts w:eastAsia="Georgia"/>
        </w:rPr>
        <w:t>"Yes."</w:t>
      </w:r>
    </w:p>
    <w:p w14:paraId="29BE15E8" w14:textId="77777777" w:rsidR="00A1675C" w:rsidRDefault="00000000">
      <w:pPr>
        <w:spacing w:before="40" w:after="120"/>
      </w:pPr>
      <w:r>
        <w:rPr>
          <w:rFonts w:eastAsia="Georgia"/>
        </w:rPr>
        <w:t>"What does it mean?"</w:t>
      </w:r>
    </w:p>
    <w:p w14:paraId="7C5B2D0F" w14:textId="77777777" w:rsidR="00A1675C" w:rsidRDefault="00000000">
      <w:pPr>
        <w:spacing w:before="40" w:after="120"/>
      </w:pPr>
      <w:r>
        <w:rPr>
          <w:rFonts w:eastAsia="Georgia"/>
        </w:rPr>
        <w:t>"We don't know."</w:t>
      </w:r>
    </w:p>
    <w:p w14:paraId="50DC991A" w14:textId="77777777" w:rsidR="00A1675C" w:rsidRDefault="00000000">
      <w:pPr>
        <w:ind w:firstLine="432"/>
      </w:pPr>
      <w:r>
        <w:rPr>
          <w:rFonts w:eastAsia="Georgia"/>
        </w:rPr>
        <w:t>Weinstein wrote the letters. Then, beneath them, he wrote:</w:t>
      </w:r>
    </w:p>
    <w:p w14:paraId="39EA4FA4" w14:textId="77777777" w:rsidR="00A1675C" w:rsidRDefault="00000000">
      <w:pPr>
        <w:spacing w:before="200" w:after="120"/>
        <w:jc w:val="center"/>
      </w:pPr>
      <w:r>
        <w:rPr>
          <w:rFonts w:eastAsia="Georgia"/>
          <w:b/>
          <w:sz w:val="24"/>
        </w:rPr>
        <w:t>LOCAL?</w:t>
      </w:r>
    </w:p>
    <w:p w14:paraId="6CFE0E35" w14:textId="77777777" w:rsidR="00A1675C" w:rsidRDefault="00000000">
      <w:pPr>
        <w:spacing w:before="200" w:after="120"/>
        <w:jc w:val="center"/>
      </w:pPr>
      <w:r>
        <w:rPr>
          <w:rFonts w:eastAsia="Georgia"/>
          <w:b/>
          <w:sz w:val="24"/>
        </w:rPr>
        <w:t>GRAVITATIONAL?</w:t>
      </w:r>
    </w:p>
    <w:p w14:paraId="6973F9F8" w14:textId="77777777" w:rsidR="00A1675C" w:rsidRDefault="00000000">
      <w:pPr>
        <w:spacing w:before="200" w:after="120"/>
        <w:jc w:val="center"/>
      </w:pPr>
      <w:r>
        <w:rPr>
          <w:rFonts w:eastAsia="Georgia"/>
          <w:b/>
          <w:sz w:val="24"/>
        </w:rPr>
        <w:t>VECTOR?</w:t>
      </w:r>
    </w:p>
    <w:p w14:paraId="21497C88" w14:textId="1CE58250" w:rsidR="00A1675C" w:rsidRDefault="003434B6">
      <w:pPr>
        <w:ind w:firstLine="432"/>
      </w:pPr>
      <w:r>
        <w:rPr>
          <w:rFonts w:eastAsia="Georgia"/>
        </w:rPr>
        <w:t>Penny carefully studied the page.</w:t>
      </w:r>
    </w:p>
    <w:p w14:paraId="1B3B344A" w14:textId="77777777" w:rsidR="00A1675C" w:rsidRDefault="00000000">
      <w:pPr>
        <w:spacing w:before="40" w:after="120"/>
      </w:pPr>
      <w:r>
        <w:rPr>
          <w:rFonts w:eastAsia="Georgia"/>
        </w:rPr>
        <w:t>"That's what Trevor suggested."</w:t>
      </w:r>
    </w:p>
    <w:p w14:paraId="4951CE47" w14:textId="77777777" w:rsidR="00A1675C" w:rsidRDefault="00000000">
      <w:pPr>
        <w:ind w:firstLine="432"/>
      </w:pPr>
      <w:r>
        <w:rPr>
          <w:rFonts w:eastAsia="Georgia"/>
        </w:rPr>
        <w:t>Weinstein regarded Trevor.</w:t>
      </w:r>
    </w:p>
    <w:p w14:paraId="62635A00" w14:textId="77777777" w:rsidR="00A1675C" w:rsidRDefault="00000000">
      <w:pPr>
        <w:spacing w:before="40" w:after="120"/>
      </w:pPr>
      <w:r>
        <w:rPr>
          <w:rFonts w:eastAsia="Georgia"/>
        </w:rPr>
        <w:t>"Did you?"</w:t>
      </w:r>
    </w:p>
    <w:p w14:paraId="18809489" w14:textId="77777777" w:rsidR="00A1675C" w:rsidRDefault="00000000">
      <w:pPr>
        <w:ind w:firstLine="432"/>
      </w:pPr>
      <w:r>
        <w:rPr>
          <w:rFonts w:eastAsia="Georgia"/>
        </w:rPr>
        <w:t>Trevor nodded.</w:t>
      </w:r>
    </w:p>
    <w:p w14:paraId="17CEF9C7" w14:textId="77777777" w:rsidR="00A1675C" w:rsidRDefault="00000000">
      <w:pPr>
        <w:spacing w:before="40" w:after="120"/>
      </w:pPr>
      <w:r>
        <w:rPr>
          <w:rFonts w:eastAsia="Georgia"/>
        </w:rPr>
        <w:t>"Yesterday."</w:t>
      </w:r>
    </w:p>
    <w:p w14:paraId="7A510EFF" w14:textId="77777777" w:rsidR="00A1675C" w:rsidRDefault="00000000">
      <w:pPr>
        <w:spacing w:before="40" w:after="120"/>
      </w:pPr>
      <w:r>
        <w:rPr>
          <w:rFonts w:eastAsia="Georgia"/>
        </w:rPr>
        <w:t>"Interesting."</w:t>
      </w:r>
    </w:p>
    <w:p w14:paraId="12B94653" w14:textId="77777777" w:rsidR="00A1675C" w:rsidRDefault="00000000">
      <w:pPr>
        <w:ind w:firstLine="432"/>
      </w:pPr>
      <w:r>
        <w:rPr>
          <w:rFonts w:eastAsia="Georgia"/>
        </w:rPr>
        <w:t>Trevor smiled.</w:t>
      </w:r>
    </w:p>
    <w:p w14:paraId="68CB9107" w14:textId="77777777" w:rsidR="00A1675C" w:rsidRDefault="00000000">
      <w:pPr>
        <w:spacing w:before="40" w:after="120"/>
      </w:pPr>
      <w:r>
        <w:rPr>
          <w:rFonts w:eastAsia="Georgia"/>
        </w:rPr>
        <w:t>"Thank you."</w:t>
      </w:r>
    </w:p>
    <w:p w14:paraId="6487A031" w14:textId="77777777" w:rsidR="00A1675C" w:rsidRDefault="00000000">
      <w:pPr>
        <w:ind w:firstLine="432"/>
      </w:pPr>
      <w:r>
        <w:rPr>
          <w:rFonts w:eastAsia="Georgia"/>
        </w:rPr>
        <w:t>Weinstein looked again.</w:t>
      </w:r>
    </w:p>
    <w:p w14:paraId="42197229" w14:textId="77777777" w:rsidR="00A1675C" w:rsidRDefault="00000000">
      <w:pPr>
        <w:spacing w:before="40" w:after="120"/>
      </w:pPr>
      <w:r>
        <w:rPr>
          <w:rFonts w:eastAsia="Georgia"/>
        </w:rPr>
        <w:t>"Local Gravitational Vector."</w:t>
      </w:r>
    </w:p>
    <w:p w14:paraId="653D5A1F" w14:textId="77777777" w:rsidR="00A1675C" w:rsidRDefault="00000000">
      <w:pPr>
        <w:ind w:firstLine="432"/>
      </w:pPr>
      <w:r>
        <w:rPr>
          <w:rFonts w:eastAsia="Georgia"/>
        </w:rPr>
        <w:t>Derek shook his head.</w:t>
      </w:r>
    </w:p>
    <w:p w14:paraId="7DB73F2F" w14:textId="77777777" w:rsidR="00A1675C" w:rsidRDefault="00000000">
      <w:pPr>
        <w:spacing w:before="40" w:after="120"/>
      </w:pPr>
      <w:r>
        <w:rPr>
          <w:rFonts w:eastAsia="Georgia"/>
        </w:rPr>
        <w:t>"No."</w:t>
      </w:r>
    </w:p>
    <w:p w14:paraId="79FFEBCD" w14:textId="77777777" w:rsidR="00A1675C" w:rsidRDefault="00000000">
      <w:pPr>
        <w:spacing w:before="40" w:after="120"/>
      </w:pPr>
      <w:r>
        <w:rPr>
          <w:rFonts w:eastAsia="Georgia"/>
        </w:rPr>
        <w:t>"Why?"</w:t>
      </w:r>
    </w:p>
    <w:p w14:paraId="6A060FE1" w14:textId="77777777" w:rsidR="00A1675C" w:rsidRDefault="00000000">
      <w:pPr>
        <w:spacing w:before="40" w:after="120"/>
      </w:pPr>
      <w:r>
        <w:rPr>
          <w:rFonts w:eastAsia="Georgia"/>
        </w:rPr>
        <w:t>"Because a vector requires a direction."</w:t>
      </w:r>
    </w:p>
    <w:p w14:paraId="059C270C" w14:textId="77777777" w:rsidR="00A1675C" w:rsidRDefault="00000000">
      <w:pPr>
        <w:spacing w:before="40" w:after="120"/>
      </w:pPr>
      <w:r>
        <w:rPr>
          <w:rFonts w:eastAsia="Georgia"/>
        </w:rPr>
        <w:t>"Yes."</w:t>
      </w:r>
    </w:p>
    <w:p w14:paraId="5292B7F2" w14:textId="77777777" w:rsidR="00A1675C" w:rsidRDefault="00000000">
      <w:pPr>
        <w:spacing w:before="40" w:after="120"/>
      </w:pPr>
      <w:r>
        <w:rPr>
          <w:rFonts w:eastAsia="Georgia"/>
        </w:rPr>
        <w:t>"And we've got no indication that the initials represent one."</w:t>
      </w:r>
    </w:p>
    <w:p w14:paraId="61A7AEC8" w14:textId="77777777" w:rsidR="00A1675C" w:rsidRDefault="00000000">
      <w:pPr>
        <w:spacing w:before="40" w:after="120"/>
      </w:pPr>
      <w:r>
        <w:rPr>
          <w:rFonts w:eastAsia="Georgia"/>
        </w:rPr>
        <w:t>"Fair."</w:t>
      </w:r>
    </w:p>
    <w:p w14:paraId="78E90FC3" w14:textId="3E6BEA87" w:rsidR="00A1675C" w:rsidRDefault="003434B6">
      <w:pPr>
        <w:spacing w:before="40" w:after="120"/>
      </w:pPr>
      <w:r>
        <w:rPr>
          <w:rFonts w:eastAsia="Georgia"/>
        </w:rPr>
        <w:t>Penny affirmed:</w:t>
      </w:r>
    </w:p>
    <w:p w14:paraId="200E9544" w14:textId="77777777" w:rsidR="00A1675C" w:rsidRDefault="00000000">
      <w:pPr>
        <w:spacing w:before="40" w:after="120"/>
      </w:pPr>
      <w:r>
        <w:rPr>
          <w:rFonts w:eastAsia="Georgia"/>
        </w:rPr>
        <w:t>"Could be initials."</w:t>
      </w:r>
    </w:p>
    <w:p w14:paraId="6A811B0E" w14:textId="77777777" w:rsidR="00A1675C" w:rsidRDefault="00000000">
      <w:pPr>
        <w:spacing w:before="40" w:after="120"/>
      </w:pPr>
      <w:r>
        <w:rPr>
          <w:rFonts w:eastAsia="Georgia"/>
        </w:rPr>
        <w:t>"Whose?"</w:t>
      </w:r>
    </w:p>
    <w:p w14:paraId="75F7E19E" w14:textId="77777777" w:rsidR="00A1675C" w:rsidRDefault="00000000">
      <w:pPr>
        <w:ind w:firstLine="432"/>
      </w:pPr>
      <w:r>
        <w:rPr>
          <w:rFonts w:eastAsia="Georgia"/>
        </w:rPr>
        <w:t>Nobody knew. Weinstein carefully examined the clock. Then at the paper.</w:t>
      </w:r>
    </w:p>
    <w:p w14:paraId="41975C11" w14:textId="77777777" w:rsidR="00A1675C" w:rsidRDefault="00000000">
      <w:pPr>
        <w:ind w:firstLine="432"/>
      </w:pPr>
      <w:r>
        <w:rPr>
          <w:rFonts w:eastAsia="Georgia"/>
        </w:rPr>
        <w:t>Then at the three coordinates. He suddenly stood.</w:t>
      </w:r>
    </w:p>
    <w:p w14:paraId="66B3C0C7" w14:textId="77777777" w:rsidR="00A1675C" w:rsidRDefault="00000000">
      <w:pPr>
        <w:spacing w:before="40" w:after="120"/>
      </w:pPr>
      <w:r>
        <w:rPr>
          <w:rFonts w:eastAsia="Georgia"/>
        </w:rPr>
        <w:t>"Let's go upstairs."</w:t>
      </w:r>
    </w:p>
    <w:p w14:paraId="18F792DF" w14:textId="77777777" w:rsidR="00A1675C" w:rsidRDefault="00000000">
      <w:pPr>
        <w:ind w:firstLine="432"/>
      </w:pPr>
      <w:r>
        <w:rPr>
          <w:rFonts w:eastAsia="Georgia"/>
        </w:rPr>
        <w:t>Derek inspected him.</w:t>
      </w:r>
    </w:p>
    <w:p w14:paraId="6CCA4329" w14:textId="77777777" w:rsidR="00A1675C" w:rsidRDefault="00000000">
      <w:pPr>
        <w:spacing w:before="40" w:after="120"/>
      </w:pPr>
      <w:r>
        <w:rPr>
          <w:rFonts w:eastAsia="Georgia"/>
        </w:rPr>
        <w:t>"Why?"</w:t>
      </w:r>
    </w:p>
    <w:p w14:paraId="267F670B" w14:textId="77777777" w:rsidR="00A1675C" w:rsidRDefault="00000000">
      <w:pPr>
        <w:spacing w:before="40" w:after="120"/>
      </w:pPr>
      <w:r>
        <w:rPr>
          <w:rFonts w:eastAsia="Georgia"/>
        </w:rPr>
        <w:t>"Because I want a map."</w:t>
      </w:r>
    </w:p>
    <w:p w14:paraId="00A0E140" w14:textId="77777777" w:rsidR="00A1675C" w:rsidRDefault="00000000">
      <w:pPr>
        <w:spacing w:before="40" w:after="120"/>
      </w:pPr>
      <w:r>
        <w:rPr>
          <w:rFonts w:eastAsia="Georgia"/>
        </w:rPr>
        <w:t>"Of the Louvre?"</w:t>
      </w:r>
    </w:p>
    <w:p w14:paraId="36EDF5F8" w14:textId="77777777" w:rsidR="00A1675C" w:rsidRDefault="00000000">
      <w:pPr>
        <w:spacing w:before="40" w:after="120"/>
      </w:pPr>
      <w:r>
        <w:rPr>
          <w:rFonts w:eastAsia="Georgia"/>
        </w:rPr>
        <w:t>"Yes."</w:t>
      </w:r>
    </w:p>
    <w:p w14:paraId="6201FAE4" w14:textId="77777777" w:rsidR="00A1675C" w:rsidRDefault="00000000">
      <w:pPr>
        <w:ind w:firstLine="432"/>
      </w:pPr>
      <w:r>
        <w:rPr>
          <w:rFonts w:eastAsia="Georgia"/>
        </w:rPr>
        <w:t>They returned to the main museum. A staff member directed them toward a map of the building. Weinstein examined it.</w:t>
      </w:r>
    </w:p>
    <w:p w14:paraId="0102F34B" w14:textId="77777777" w:rsidR="00A1675C" w:rsidRDefault="00000000">
      <w:pPr>
        <w:ind w:firstLine="432"/>
      </w:pPr>
      <w:r>
        <w:rPr>
          <w:rFonts w:eastAsia="Georgia"/>
        </w:rPr>
        <w:t>Then the underground room. Then the coordinates. He deeply frowned.</w:t>
      </w:r>
    </w:p>
    <w:p w14:paraId="693C3E63" w14:textId="77777777" w:rsidR="00A1675C" w:rsidRDefault="00000000">
      <w:pPr>
        <w:spacing w:before="40" w:after="120"/>
      </w:pPr>
      <w:r>
        <w:rPr>
          <w:rFonts w:eastAsia="Georgia"/>
        </w:rPr>
        <w:t>"These aren't Louvre coordinates."</w:t>
      </w:r>
    </w:p>
    <w:p w14:paraId="47325A5F" w14:textId="77777777" w:rsidR="00A1675C" w:rsidRDefault="00000000">
      <w:pPr>
        <w:ind w:firstLine="432"/>
      </w:pPr>
      <w:r>
        <w:rPr>
          <w:rFonts w:eastAsia="Georgia"/>
        </w:rPr>
        <w:t>Derek leaned closer.</w:t>
      </w:r>
    </w:p>
    <w:p w14:paraId="71C1BDDC" w14:textId="77777777" w:rsidR="00A1675C" w:rsidRDefault="00000000">
      <w:pPr>
        <w:spacing w:before="40" w:after="120"/>
      </w:pPr>
      <w:r>
        <w:rPr>
          <w:rFonts w:eastAsia="Georgia"/>
        </w:rPr>
        <w:t>"How do you know?"</w:t>
      </w:r>
    </w:p>
    <w:p w14:paraId="309D8879" w14:textId="77777777" w:rsidR="00A1675C" w:rsidRDefault="00000000">
      <w:pPr>
        <w:spacing w:before="40" w:after="120"/>
      </w:pPr>
      <w:r>
        <w:rPr>
          <w:rFonts w:eastAsia="Georgia"/>
        </w:rPr>
        <w:t>"Because the scale is wrong."</w:t>
      </w:r>
    </w:p>
    <w:p w14:paraId="268964FF" w14:textId="77777777" w:rsidR="00A1675C" w:rsidRDefault="00000000">
      <w:pPr>
        <w:ind w:firstLine="432"/>
      </w:pPr>
      <w:r>
        <w:rPr>
          <w:rFonts w:eastAsia="Georgia"/>
        </w:rPr>
        <w:t>Trevor carefully looked at the map.</w:t>
      </w:r>
    </w:p>
    <w:p w14:paraId="7FF458B5" w14:textId="77777777" w:rsidR="00A1675C" w:rsidRDefault="00000000">
      <w:pPr>
        <w:spacing w:before="40" w:after="120"/>
      </w:pPr>
      <w:r>
        <w:rPr>
          <w:rFonts w:eastAsia="Georgia"/>
        </w:rPr>
        <w:t>"Then what are they?"</w:t>
      </w:r>
    </w:p>
    <w:p w14:paraId="5BFC224C" w14:textId="77777777" w:rsidR="00A1675C" w:rsidRDefault="00000000">
      <w:pPr>
        <w:ind w:firstLine="432"/>
      </w:pPr>
      <w:r>
        <w:rPr>
          <w:rFonts w:eastAsia="Georgia"/>
        </w:rPr>
        <w:t>Weinstein took a pencil. He marked three points.</w:t>
      </w:r>
    </w:p>
    <w:p w14:paraId="72BC91E7" w14:textId="77777777" w:rsidR="00A1675C" w:rsidRDefault="00000000">
      <w:pPr>
        <w:spacing w:before="40" w:after="120"/>
      </w:pPr>
      <w:r>
        <w:rPr>
          <w:rFonts w:eastAsia="Georgia"/>
        </w:rPr>
        <w:t>"Not ordinary Cartesian coordinates."</w:t>
      </w:r>
    </w:p>
    <w:p w14:paraId="47363205" w14:textId="77777777" w:rsidR="00A1675C" w:rsidRDefault="00000000">
      <w:pPr>
        <w:spacing w:before="40" w:after="120"/>
      </w:pPr>
      <w:r>
        <w:rPr>
          <w:rFonts w:eastAsia="Georgia"/>
        </w:rPr>
        <w:t>"Then?"</w:t>
      </w:r>
    </w:p>
    <w:p w14:paraId="0529C143" w14:textId="77777777" w:rsidR="00A1675C" w:rsidRDefault="00000000">
      <w:pPr>
        <w:spacing w:before="40" w:after="120"/>
      </w:pPr>
      <w:r>
        <w:rPr>
          <w:rFonts w:eastAsia="Georgia"/>
        </w:rPr>
        <w:t>"Relative coordinates."</w:t>
      </w:r>
    </w:p>
    <w:p w14:paraId="2DE7D9D8" w14:textId="77777777" w:rsidR="00A1675C" w:rsidRDefault="00000000">
      <w:pPr>
        <w:ind w:firstLine="432"/>
      </w:pPr>
      <w:r>
        <w:rPr>
          <w:rFonts w:eastAsia="Georgia"/>
        </w:rPr>
        <w:t>Derek carefully glanced at him.</w:t>
      </w:r>
    </w:p>
    <w:p w14:paraId="329CF748" w14:textId="77777777" w:rsidR="00A1675C" w:rsidRDefault="00000000">
      <w:pPr>
        <w:spacing w:before="40" w:after="120"/>
      </w:pPr>
      <w:r>
        <w:rPr>
          <w:rFonts w:eastAsia="Georgia"/>
        </w:rPr>
        <w:t>"Relative to what?"</w:t>
      </w:r>
    </w:p>
    <w:p w14:paraId="4AC74764" w14:textId="77777777" w:rsidR="00A1675C" w:rsidRDefault="00000000">
      <w:pPr>
        <w:ind w:firstLine="432"/>
      </w:pPr>
      <w:r>
        <w:rPr>
          <w:rFonts w:eastAsia="Georgia"/>
        </w:rPr>
        <w:t>Weinstein sharply stared at the map. Then gently smiled.</w:t>
      </w:r>
    </w:p>
    <w:p w14:paraId="5A0AB70C" w14:textId="77777777" w:rsidR="00A1675C" w:rsidRDefault="00000000">
      <w:pPr>
        <w:spacing w:before="40" w:after="120"/>
      </w:pPr>
      <w:r>
        <w:rPr>
          <w:rFonts w:eastAsia="Georgia"/>
        </w:rPr>
        <w:t>"That's the question."</w:t>
      </w:r>
    </w:p>
    <w:p w14:paraId="681D1A87" w14:textId="21A804CC" w:rsidR="00A1675C" w:rsidRDefault="003434B6">
      <w:pPr>
        <w:ind w:firstLine="432"/>
      </w:pPr>
      <w:r>
        <w:rPr>
          <w:rFonts w:eastAsia="Georgia"/>
        </w:rPr>
        <w:t>Penny pointed at the silent clock.</w:t>
      </w:r>
    </w:p>
    <w:p w14:paraId="3F8F9EB6" w14:textId="77777777" w:rsidR="00A1675C" w:rsidRDefault="00000000">
      <w:pPr>
        <w:spacing w:before="40" w:after="120"/>
      </w:pPr>
      <w:r>
        <w:rPr>
          <w:rFonts w:eastAsia="Georgia"/>
        </w:rPr>
        <w:t>"Could the clock be the origin?"</w:t>
      </w:r>
    </w:p>
    <w:p w14:paraId="03C874A7" w14:textId="77777777" w:rsidR="00A1675C" w:rsidRDefault="00000000">
      <w:pPr>
        <w:ind w:firstLine="432"/>
      </w:pPr>
      <w:r>
        <w:rPr>
          <w:rFonts w:eastAsia="Georgia"/>
        </w:rPr>
        <w:t>Weinstein nodded.</w:t>
      </w:r>
    </w:p>
    <w:p w14:paraId="3C2FD78D" w14:textId="77777777" w:rsidR="00A1675C" w:rsidRDefault="00000000">
      <w:pPr>
        <w:spacing w:before="40" w:after="120"/>
      </w:pPr>
      <w:r>
        <w:rPr>
          <w:rFonts w:eastAsia="Georgia"/>
        </w:rPr>
        <w:t>"Possibly."</w:t>
      </w:r>
    </w:p>
    <w:p w14:paraId="126D0E7F" w14:textId="77777777" w:rsidR="00A1675C" w:rsidRDefault="00000000">
      <w:pPr>
        <w:ind w:firstLine="432"/>
      </w:pPr>
      <w:r>
        <w:rPr>
          <w:rFonts w:eastAsia="Georgia"/>
        </w:rPr>
        <w:t>Trevor carefully stared at the numbers.</w:t>
      </w:r>
    </w:p>
    <w:p w14:paraId="7CD1E28B" w14:textId="77777777" w:rsidR="00A1675C" w:rsidRDefault="00000000">
      <w:pPr>
        <w:spacing w:before="40" w:after="120"/>
      </w:pPr>
      <w:r>
        <w:rPr>
          <w:rFonts w:eastAsia="Georgia"/>
        </w:rPr>
        <w:t>"Three, four, twelve."</w:t>
      </w:r>
    </w:p>
    <w:p w14:paraId="1AECE87B" w14:textId="77777777" w:rsidR="00A1675C" w:rsidRDefault="00000000">
      <w:pPr>
        <w:ind w:firstLine="432"/>
      </w:pPr>
      <w:r>
        <w:rPr>
          <w:rFonts w:eastAsia="Georgia"/>
        </w:rPr>
        <w:t>He paused.</w:t>
      </w:r>
    </w:p>
    <w:p w14:paraId="0D9F8570" w14:textId="77777777" w:rsidR="00A1675C" w:rsidRDefault="00000000">
      <w:pPr>
        <w:spacing w:before="40" w:after="120"/>
      </w:pPr>
      <w:r>
        <w:rPr>
          <w:rFonts w:eastAsia="Georgia"/>
        </w:rPr>
        <w:t>"That's a Pythagorean triple."</w:t>
      </w:r>
    </w:p>
    <w:p w14:paraId="3BCEC97E" w14:textId="77777777" w:rsidR="00A1675C" w:rsidRDefault="00000000">
      <w:pPr>
        <w:ind w:firstLine="432"/>
      </w:pPr>
      <w:r>
        <w:rPr>
          <w:rFonts w:eastAsia="Georgia"/>
        </w:rPr>
        <w:t>Derek carefully gazed at him.</w:t>
      </w:r>
    </w:p>
    <w:p w14:paraId="0714BC45" w14:textId="77777777" w:rsidR="00A1675C" w:rsidRDefault="00000000">
      <w:pPr>
        <w:spacing w:before="40" w:after="120"/>
      </w:pPr>
      <w:r>
        <w:rPr>
          <w:rFonts w:eastAsia="Georgia"/>
        </w:rPr>
        <w:t>"What?"</w:t>
      </w:r>
    </w:p>
    <w:p w14:paraId="41876035" w14:textId="77777777" w:rsidR="00A1675C" w:rsidRDefault="00000000">
      <w:pPr>
        <w:ind w:firstLine="432"/>
      </w:pPr>
      <w:r>
        <w:rPr>
          <w:rFonts w:eastAsia="Georgia"/>
        </w:rPr>
        <w:t>Trevor pointed.</w:t>
      </w:r>
    </w:p>
    <w:p w14:paraId="0182B37D" w14:textId="77777777" w:rsidR="00A1675C" w:rsidRDefault="00000000">
      <w:pPr>
        <w:spacing w:before="40" w:after="120"/>
      </w:pPr>
      <w:r>
        <w:rPr>
          <w:rFonts w:eastAsia="Georgia"/>
        </w:rPr>
        <w:t>"Three squared plus four squared equals five squared."</w:t>
      </w:r>
    </w:p>
    <w:p w14:paraId="0E2C7AE9" w14:textId="77777777" w:rsidR="00A1675C" w:rsidRDefault="00000000">
      <w:pPr>
        <w:spacing w:before="40" w:after="120"/>
      </w:pPr>
      <w:r>
        <w:rPr>
          <w:rFonts w:eastAsia="Georgia"/>
        </w:rPr>
        <w:t>Then he added:</w:t>
      </w:r>
    </w:p>
    <w:p w14:paraId="5B73EE79" w14:textId="77777777" w:rsidR="00A1675C" w:rsidRDefault="00000000">
      <w:pPr>
        <w:spacing w:before="40" w:after="120"/>
      </w:pPr>
      <w:r>
        <w:rPr>
          <w:rFonts w:eastAsia="Georgia"/>
        </w:rPr>
        <w:t>"Five squared plus twelve squared equals thirteen squared."</w:t>
      </w:r>
    </w:p>
    <w:p w14:paraId="09907549" w14:textId="77777777" w:rsidR="00A1675C" w:rsidRDefault="00000000">
      <w:pPr>
        <w:ind w:firstLine="432"/>
      </w:pPr>
      <w:r>
        <w:rPr>
          <w:rFonts w:eastAsia="Georgia"/>
        </w:rPr>
        <w:t>Weinstein carefully peered at the numbers. Derek smiled.</w:t>
      </w:r>
    </w:p>
    <w:p w14:paraId="05F01ABC" w14:textId="77777777" w:rsidR="00A1675C" w:rsidRDefault="00000000">
      <w:pPr>
        <w:spacing w:before="40" w:after="120"/>
      </w:pPr>
      <w:r>
        <w:rPr>
          <w:rFonts w:eastAsia="Georgia"/>
        </w:rPr>
        <w:t>"So?"</w:t>
      </w:r>
    </w:p>
    <w:p w14:paraId="673E4E06" w14:textId="77777777" w:rsidR="00A1675C" w:rsidRDefault="00000000">
      <w:pPr>
        <w:ind w:firstLine="432"/>
      </w:pPr>
      <w:r>
        <w:rPr>
          <w:rFonts w:eastAsia="Georgia"/>
        </w:rPr>
        <w:t>Trevor shrugged.</w:t>
      </w:r>
    </w:p>
    <w:p w14:paraId="5C443111" w14:textId="77777777" w:rsidR="00A1675C" w:rsidRDefault="00000000">
      <w:pPr>
        <w:spacing w:before="40" w:after="120"/>
      </w:pPr>
      <w:r>
        <w:rPr>
          <w:rFonts w:eastAsia="Georgia"/>
        </w:rPr>
        <w:t>"Nothing necessarily."</w:t>
      </w:r>
    </w:p>
    <w:p w14:paraId="3F1B40CD" w14:textId="5A9979EC" w:rsidR="00A1675C" w:rsidRDefault="003434B6">
      <w:pPr>
        <w:ind w:firstLine="432"/>
      </w:pPr>
      <w:r>
        <w:rPr>
          <w:rFonts w:eastAsia="Georgia"/>
        </w:rPr>
        <w:t>Penny nodded.</w:t>
      </w:r>
    </w:p>
    <w:p w14:paraId="1391DA55" w14:textId="77777777" w:rsidR="00A1675C" w:rsidRDefault="00000000">
      <w:pPr>
        <w:spacing w:before="40" w:after="120"/>
      </w:pPr>
      <w:r>
        <w:rPr>
          <w:rFonts w:eastAsia="Georgia"/>
        </w:rPr>
        <w:t>"Don't force patterns."</w:t>
      </w:r>
    </w:p>
    <w:p w14:paraId="5D71AAE5" w14:textId="77777777" w:rsidR="00A1675C" w:rsidRDefault="00000000">
      <w:pPr>
        <w:ind w:firstLine="432"/>
      </w:pPr>
      <w:r>
        <w:rPr>
          <w:rFonts w:eastAsia="Georgia"/>
        </w:rPr>
        <w:t>Trevor nodded.</w:t>
      </w:r>
    </w:p>
    <w:p w14:paraId="6CB5FFFC" w14:textId="77777777" w:rsidR="00A1675C" w:rsidRDefault="00000000">
      <w:pPr>
        <w:spacing w:before="40" w:after="120"/>
      </w:pPr>
      <w:r>
        <w:rPr>
          <w:rFonts w:eastAsia="Georgia"/>
        </w:rPr>
        <w:t>"I wasn't."</w:t>
      </w:r>
    </w:p>
    <w:p w14:paraId="1D2A5CDC" w14:textId="77777777" w:rsidR="00A1675C" w:rsidRDefault="00000000">
      <w:pPr>
        <w:ind w:firstLine="432"/>
      </w:pPr>
      <w:r>
        <w:rPr>
          <w:rFonts w:eastAsia="Georgia"/>
        </w:rPr>
        <w:t>Derek carefully eyed him.</w:t>
      </w:r>
    </w:p>
    <w:p w14:paraId="7D393690" w14:textId="77777777" w:rsidR="00A1675C" w:rsidRDefault="00000000">
      <w:pPr>
        <w:spacing w:before="40" w:after="120"/>
      </w:pPr>
      <w:r>
        <w:rPr>
          <w:rFonts w:eastAsia="Georgia"/>
        </w:rPr>
        <w:t>"You absolutely were."</w:t>
      </w:r>
    </w:p>
    <w:p w14:paraId="16EF3FEE" w14:textId="77777777" w:rsidR="00A1675C" w:rsidRDefault="00000000">
      <w:pPr>
        <w:spacing w:before="40" w:after="120"/>
      </w:pPr>
      <w:r>
        <w:rPr>
          <w:rFonts w:eastAsia="Georgia"/>
        </w:rPr>
        <w:t>"Perhaps slightly."</w:t>
      </w:r>
    </w:p>
    <w:p w14:paraId="73744C9F" w14:textId="77777777" w:rsidR="00A1675C" w:rsidRDefault="00000000">
      <w:pPr>
        <w:ind w:firstLine="432"/>
      </w:pPr>
      <w:r>
        <w:rPr>
          <w:rFonts w:eastAsia="Georgia"/>
        </w:rPr>
        <w:t>Weinstein watched the coordinates again.</w:t>
      </w:r>
    </w:p>
    <w:p w14:paraId="4FAC74AF" w14:textId="77777777" w:rsidR="00A1675C" w:rsidRDefault="00000000">
      <w:pPr>
        <w:spacing w:before="40" w:after="120"/>
      </w:pPr>
      <w:r>
        <w:rPr>
          <w:rFonts w:eastAsia="Georgia"/>
        </w:rPr>
        <w:t>"Three, four, twelve."</w:t>
      </w:r>
    </w:p>
    <w:p w14:paraId="26054068" w14:textId="77777777" w:rsidR="00A1675C" w:rsidRDefault="00000000">
      <w:pPr>
        <w:ind w:firstLine="432"/>
      </w:pPr>
      <w:r>
        <w:rPr>
          <w:rFonts w:eastAsia="Georgia"/>
        </w:rPr>
        <w:t>He wrote: 13. Then:</w:t>
      </w:r>
    </w:p>
    <w:p w14:paraId="32849FA9" w14:textId="77777777" w:rsidR="00A1675C" w:rsidRDefault="00000000">
      <w:pPr>
        <w:ind w:firstLine="432"/>
      </w:pPr>
      <w:r>
        <w:rPr>
          <w:rFonts w:eastAsia="Georgia"/>
        </w:rPr>
        <w:t>5. Then: 12.</w:t>
      </w:r>
    </w:p>
    <w:p w14:paraId="24EDF3FB" w14:textId="77777777" w:rsidR="00A1675C" w:rsidRDefault="00000000">
      <w:pPr>
        <w:ind w:firstLine="432"/>
      </w:pPr>
      <w:r>
        <w:rPr>
          <w:rFonts w:eastAsia="Georgia"/>
        </w:rPr>
        <w:t>He stared intently.</w:t>
      </w:r>
    </w:p>
    <w:p w14:paraId="57B5B900" w14:textId="77777777" w:rsidR="00A1675C" w:rsidRDefault="00000000">
      <w:pPr>
        <w:spacing w:before="40" w:after="120"/>
      </w:pPr>
      <w:r>
        <w:rPr>
          <w:rFonts w:eastAsia="Georgia"/>
        </w:rPr>
        <w:t>"Thirteen."</w:t>
      </w:r>
    </w:p>
    <w:p w14:paraId="71872683" w14:textId="77777777" w:rsidR="00A1675C" w:rsidRDefault="00000000">
      <w:pPr>
        <w:ind w:firstLine="432"/>
      </w:pPr>
      <w:r>
        <w:rPr>
          <w:rFonts w:eastAsia="Georgia"/>
        </w:rPr>
        <w:t>Derek waited.</w:t>
      </w:r>
    </w:p>
    <w:p w14:paraId="68DD76E8" w14:textId="77777777" w:rsidR="00A1675C" w:rsidRDefault="00000000">
      <w:pPr>
        <w:spacing w:before="40" w:after="120"/>
      </w:pPr>
      <w:r>
        <w:rPr>
          <w:rFonts w:eastAsia="Georgia"/>
        </w:rPr>
        <w:t>"What about it?"</w:t>
      </w:r>
    </w:p>
    <w:p w14:paraId="1327A449" w14:textId="77777777" w:rsidR="00A1675C" w:rsidRDefault="00000000">
      <w:pPr>
        <w:spacing w:before="40" w:after="120"/>
      </w:pPr>
      <w:r>
        <w:rPr>
          <w:rFonts w:eastAsia="Georgia"/>
        </w:rPr>
        <w:t>"The spatial distance from the origin is thirteen."</w:t>
      </w:r>
    </w:p>
    <w:p w14:paraId="72D63D9D" w14:textId="77777777" w:rsidR="00A1675C" w:rsidRDefault="00000000">
      <w:pPr>
        <w:spacing w:before="40" w:after="120"/>
      </w:pPr>
      <w:r>
        <w:rPr>
          <w:rFonts w:eastAsia="Georgia"/>
        </w:rPr>
        <w:t>"Assuming Euclidean space."</w:t>
      </w:r>
    </w:p>
    <w:p w14:paraId="2006999D" w14:textId="77777777" w:rsidR="00A1675C" w:rsidRDefault="00000000">
      <w:pPr>
        <w:spacing w:before="40" w:after="120"/>
      </w:pPr>
      <w:r>
        <w:rPr>
          <w:rFonts w:eastAsia="Georgia"/>
        </w:rPr>
        <w:t>"Yes."</w:t>
      </w:r>
    </w:p>
    <w:p w14:paraId="383FCCF7" w14:textId="77777777" w:rsidR="00A1675C" w:rsidRDefault="00000000">
      <w:pPr>
        <w:spacing w:before="40" w:after="120"/>
      </w:pPr>
      <w:r>
        <w:rPr>
          <w:rFonts w:eastAsia="Georgia"/>
        </w:rPr>
        <w:t>"And?"</w:t>
      </w:r>
    </w:p>
    <w:p w14:paraId="02A6EAAA" w14:textId="77777777" w:rsidR="00A1675C" w:rsidRDefault="00000000">
      <w:pPr>
        <w:ind w:firstLine="432"/>
      </w:pPr>
      <w:r>
        <w:rPr>
          <w:rFonts w:eastAsia="Georgia"/>
        </w:rPr>
        <w:t>Weinstein surveyed the silent clock.</w:t>
      </w:r>
    </w:p>
    <w:p w14:paraId="58852172" w14:textId="77777777" w:rsidR="00A1675C" w:rsidRDefault="00000000">
      <w:pPr>
        <w:spacing w:before="40" w:after="120"/>
      </w:pPr>
      <w:r>
        <w:rPr>
          <w:rFonts w:eastAsia="Georgia"/>
        </w:rPr>
        <w:t>"The missing coordinate may be related to the invariant interval."</w:t>
      </w:r>
    </w:p>
    <w:p w14:paraId="0660FA45" w14:textId="77777777" w:rsidR="00A1675C" w:rsidRDefault="00000000">
      <w:pPr>
        <w:ind w:firstLine="432"/>
      </w:pPr>
      <w:r>
        <w:rPr>
          <w:rFonts w:eastAsia="Georgia"/>
        </w:rPr>
        <w:t>Derek's expression changed.</w:t>
      </w:r>
    </w:p>
    <w:p w14:paraId="516DEA1A" w14:textId="77777777" w:rsidR="00A1675C" w:rsidRDefault="00000000">
      <w:pPr>
        <w:spacing w:before="40" w:after="120"/>
      </w:pPr>
      <w:r>
        <w:rPr>
          <w:rFonts w:eastAsia="Georgia"/>
        </w:rPr>
        <w:t>"Go on."</w:t>
      </w:r>
    </w:p>
    <w:p w14:paraId="00BADAC4" w14:textId="77777777" w:rsidR="00A1675C" w:rsidRDefault="00000000">
      <w:pPr>
        <w:ind w:firstLine="432"/>
      </w:pPr>
      <w:r>
        <w:rPr>
          <w:rFonts w:eastAsia="Georgia"/>
        </w:rPr>
        <w:t>Weinstein took the pencil.</w:t>
      </w:r>
    </w:p>
    <w:p w14:paraId="1B673339" w14:textId="77777777" w:rsidR="00A1675C" w:rsidRDefault="00000000">
      <w:pPr>
        <w:spacing w:before="40" w:after="120"/>
      </w:pPr>
      <w:r>
        <w:rPr>
          <w:rFonts w:eastAsia="Georgia"/>
        </w:rPr>
        <w:t>"In Special Relativity, the spacetime interval is invariant."</w:t>
      </w:r>
    </w:p>
    <w:p w14:paraId="6124D704" w14:textId="77777777" w:rsidR="00A1675C" w:rsidRDefault="00000000">
      <w:pPr>
        <w:ind w:firstLine="432"/>
      </w:pPr>
      <w:r>
        <w:rPr>
          <w:rFonts w:eastAsia="Georgia"/>
        </w:rPr>
        <w:t>He wrote: ds² = -c²dt² + dx² + dy² + dz² Trevor slowly nodded.</w:t>
      </w:r>
    </w:p>
    <w:p w14:paraId="5D599A77" w14:textId="77777777" w:rsidR="00A1675C" w:rsidRDefault="00000000">
      <w:pPr>
        <w:spacing w:before="40" w:after="120"/>
      </w:pPr>
      <w:r>
        <w:rPr>
          <w:rFonts w:eastAsia="Georgia"/>
        </w:rPr>
        <w:t>"Depending on sign convention."</w:t>
      </w:r>
    </w:p>
    <w:p w14:paraId="5187BFDD" w14:textId="77777777" w:rsidR="00A1675C" w:rsidRDefault="00000000">
      <w:pPr>
        <w:spacing w:before="40" w:after="120"/>
      </w:pPr>
      <w:r>
        <w:rPr>
          <w:rFonts w:eastAsia="Georgia"/>
        </w:rPr>
        <w:t>"Yes."</w:t>
      </w:r>
    </w:p>
    <w:p w14:paraId="5FD86C0E" w14:textId="77777777" w:rsidR="00A1675C" w:rsidRDefault="00000000">
      <w:pPr>
        <w:ind w:firstLine="432"/>
      </w:pPr>
      <w:r>
        <w:rPr>
          <w:rFonts w:eastAsia="Georgia"/>
        </w:rPr>
        <w:t>Weinstein continued.</w:t>
      </w:r>
    </w:p>
    <w:p w14:paraId="0CB64F13" w14:textId="77777777" w:rsidR="00A1675C" w:rsidRDefault="00000000">
      <w:pPr>
        <w:spacing w:before="40" w:after="120"/>
      </w:pPr>
      <w:r>
        <w:rPr>
          <w:rFonts w:eastAsia="Georgia"/>
        </w:rPr>
        <w:t>"If we know the spatial separation..."</w:t>
      </w:r>
    </w:p>
    <w:p w14:paraId="4904344A" w14:textId="77777777" w:rsidR="00A1675C" w:rsidRDefault="00000000">
      <w:pPr>
        <w:ind w:firstLine="432"/>
      </w:pPr>
      <w:r>
        <w:rPr>
          <w:rFonts w:eastAsia="Georgia"/>
        </w:rPr>
        <w:t>He pointed at the coordinates.</w:t>
      </w:r>
    </w:p>
    <w:p w14:paraId="4156D10D" w14:textId="77777777" w:rsidR="00A1675C" w:rsidRDefault="00000000">
      <w:pPr>
        <w:spacing w:before="40" w:after="120"/>
      </w:pPr>
      <w:r>
        <w:rPr>
          <w:rFonts w:eastAsia="Georgia"/>
        </w:rPr>
        <w:t>"...and the interval..."</w:t>
      </w:r>
    </w:p>
    <w:p w14:paraId="3A9EB537" w14:textId="77777777" w:rsidR="00A1675C" w:rsidRDefault="00000000">
      <w:pPr>
        <w:ind w:firstLine="432"/>
      </w:pPr>
      <w:r>
        <w:rPr>
          <w:rFonts w:eastAsia="Georgia"/>
        </w:rPr>
        <w:t>He looked at the missing τ.</w:t>
      </w:r>
    </w:p>
    <w:p w14:paraId="759AE27B" w14:textId="77777777" w:rsidR="00A1675C" w:rsidRDefault="00000000">
      <w:pPr>
        <w:spacing w:before="40" w:after="120"/>
      </w:pPr>
      <w:r>
        <w:rPr>
          <w:rFonts w:eastAsia="Georgia"/>
        </w:rPr>
        <w:t>"...we can infer the temporal relationship."</w:t>
      </w:r>
    </w:p>
    <w:p w14:paraId="51EF9147" w14:textId="77777777" w:rsidR="00A1675C" w:rsidRDefault="00000000">
      <w:pPr>
        <w:ind w:firstLine="432"/>
      </w:pPr>
      <w:r>
        <w:rPr>
          <w:rFonts w:eastAsia="Georgia"/>
        </w:rPr>
        <w:t>Derek nodded.</w:t>
      </w:r>
    </w:p>
    <w:p w14:paraId="6EA52FB9" w14:textId="77777777" w:rsidR="00A1675C" w:rsidRDefault="00000000">
      <w:pPr>
        <w:spacing w:before="40" w:after="120"/>
      </w:pPr>
      <w:r>
        <w:rPr>
          <w:rFonts w:eastAsia="Georgia"/>
        </w:rPr>
        <w:t>"But we don't know the interval."</w:t>
      </w:r>
    </w:p>
    <w:p w14:paraId="5224D1BA" w14:textId="77777777" w:rsidR="00A1675C" w:rsidRDefault="00000000">
      <w:pPr>
        <w:spacing w:before="40" w:after="120"/>
      </w:pPr>
      <w:r>
        <w:rPr>
          <w:rFonts w:eastAsia="Georgia"/>
        </w:rPr>
        <w:t>"No."</w:t>
      </w:r>
    </w:p>
    <w:p w14:paraId="698EC0C8" w14:textId="77777777" w:rsidR="00A1675C" w:rsidRDefault="00000000">
      <w:pPr>
        <w:spacing w:before="40" w:after="120"/>
      </w:pPr>
      <w:r>
        <w:rPr>
          <w:rFonts w:eastAsia="Georgia"/>
        </w:rPr>
        <w:t>"Then?"</w:t>
      </w:r>
    </w:p>
    <w:p w14:paraId="2486AE4C" w14:textId="77777777" w:rsidR="00A1675C" w:rsidRDefault="00000000">
      <w:pPr>
        <w:ind w:firstLine="432"/>
      </w:pPr>
      <w:r>
        <w:rPr>
          <w:rFonts w:eastAsia="Georgia"/>
        </w:rPr>
        <w:t>Weinstein gently smiled.</w:t>
      </w:r>
    </w:p>
    <w:p w14:paraId="5DD953D4" w14:textId="77777777" w:rsidR="00A1675C" w:rsidRDefault="00000000">
      <w:pPr>
        <w:spacing w:before="40" w:after="120"/>
      </w:pPr>
      <w:r>
        <w:rPr>
          <w:rFonts w:eastAsia="Georgia"/>
        </w:rPr>
        <w:t>"Perhaps we do."</w:t>
      </w:r>
    </w:p>
    <w:p w14:paraId="7571CB06" w14:textId="77777777" w:rsidR="00A1675C" w:rsidRDefault="00000000">
      <w:pPr>
        <w:ind w:firstLine="432"/>
      </w:pPr>
      <w:r>
        <w:rPr>
          <w:rFonts w:eastAsia="Georgia"/>
        </w:rPr>
        <w:t>He pointed toward the Louvre.</w:t>
      </w:r>
    </w:p>
    <w:p w14:paraId="29868B4F" w14:textId="77777777" w:rsidR="00A1675C" w:rsidRDefault="00000000">
      <w:pPr>
        <w:spacing w:before="40" w:after="120"/>
      </w:pPr>
      <w:r>
        <w:rPr>
          <w:rFonts w:eastAsia="Georgia"/>
        </w:rPr>
        <w:t>"The clock."</w:t>
      </w:r>
    </w:p>
    <w:p w14:paraId="299B1F5B" w14:textId="77777777" w:rsidR="00A1675C" w:rsidRDefault="00000000">
      <w:pPr>
        <w:ind w:firstLine="432"/>
      </w:pPr>
      <w:r>
        <w:rPr>
          <w:rFonts w:eastAsia="Georgia"/>
        </w:rPr>
        <w:t>Derek deeply frowned.</w:t>
      </w:r>
    </w:p>
    <w:p w14:paraId="3F0EAEBD" w14:textId="77777777" w:rsidR="00A1675C" w:rsidRDefault="00000000">
      <w:pPr>
        <w:spacing w:before="40" w:after="120"/>
      </w:pPr>
      <w:r>
        <w:rPr>
          <w:rFonts w:eastAsia="Georgia"/>
        </w:rPr>
        <w:t>"The clock gives us proper time."</w:t>
      </w:r>
    </w:p>
    <w:p w14:paraId="315269D8" w14:textId="77777777" w:rsidR="00A1675C" w:rsidRDefault="00000000">
      <w:pPr>
        <w:spacing w:before="40" w:after="120"/>
      </w:pPr>
      <w:r>
        <w:rPr>
          <w:rFonts w:eastAsia="Georgia"/>
        </w:rPr>
        <w:t>"Yes."</w:t>
      </w:r>
    </w:p>
    <w:p w14:paraId="41B34D80" w14:textId="77777777" w:rsidR="00A1675C" w:rsidRDefault="00000000">
      <w:pPr>
        <w:spacing w:before="40" w:after="120"/>
      </w:pPr>
      <w:r>
        <w:rPr>
          <w:rFonts w:eastAsia="Georgia"/>
        </w:rPr>
        <w:t>"So τ is the proper-time coordinate."</w:t>
      </w:r>
    </w:p>
    <w:p w14:paraId="16B0ECA9" w14:textId="77777777" w:rsidR="00A1675C" w:rsidRDefault="00000000">
      <w:pPr>
        <w:spacing w:before="40" w:after="120"/>
      </w:pPr>
      <w:r>
        <w:rPr>
          <w:rFonts w:eastAsia="Georgia"/>
        </w:rPr>
        <w:t>"Yes."</w:t>
      </w:r>
    </w:p>
    <w:p w14:paraId="1C73DBF9" w14:textId="77777777" w:rsidR="00A1675C" w:rsidRDefault="00000000">
      <w:pPr>
        <w:spacing w:before="40" w:after="120"/>
      </w:pPr>
      <w:r>
        <w:rPr>
          <w:rFonts w:eastAsia="Georgia"/>
        </w:rPr>
        <w:t>"And the spatial distance is thirteen."</w:t>
      </w:r>
    </w:p>
    <w:p w14:paraId="23CAAB5D" w14:textId="77777777" w:rsidR="00A1675C" w:rsidRDefault="00000000">
      <w:pPr>
        <w:spacing w:before="40" w:after="120"/>
      </w:pPr>
      <w:r>
        <w:rPr>
          <w:rFonts w:eastAsia="Georgia"/>
        </w:rPr>
        <w:t>"Yes."</w:t>
      </w:r>
    </w:p>
    <w:p w14:paraId="311CC256" w14:textId="77777777" w:rsidR="00A1675C" w:rsidRDefault="00000000">
      <w:pPr>
        <w:spacing w:before="40" w:after="120"/>
      </w:pPr>
      <w:r>
        <w:rPr>
          <w:rFonts w:eastAsia="Georgia"/>
        </w:rPr>
        <w:t>"So..."</w:t>
      </w:r>
    </w:p>
    <w:p w14:paraId="375835E2" w14:textId="77777777" w:rsidR="00A1675C" w:rsidRDefault="00000000">
      <w:pPr>
        <w:ind w:firstLine="432"/>
      </w:pPr>
      <w:r>
        <w:rPr>
          <w:rFonts w:eastAsia="Georgia"/>
        </w:rPr>
        <w:t>Weinstein stopped.</w:t>
      </w:r>
    </w:p>
    <w:p w14:paraId="4E17F45F" w14:textId="77777777" w:rsidR="00A1675C" w:rsidRDefault="00000000">
      <w:pPr>
        <w:spacing w:before="40" w:after="120"/>
      </w:pPr>
      <w:r>
        <w:rPr>
          <w:rFonts w:eastAsia="Georgia"/>
        </w:rPr>
        <w:t>"Nothing."</w:t>
      </w:r>
    </w:p>
    <w:p w14:paraId="0806AF1E" w14:textId="77777777" w:rsidR="00A1675C" w:rsidRDefault="00000000">
      <w:pPr>
        <w:ind w:firstLine="432"/>
      </w:pPr>
      <w:r>
        <w:rPr>
          <w:rFonts w:eastAsia="Georgia"/>
        </w:rPr>
        <w:t>Derek laughed.</w:t>
      </w:r>
    </w:p>
    <w:p w14:paraId="0378B3C5" w14:textId="77777777" w:rsidR="00A1675C" w:rsidRDefault="00000000">
      <w:pPr>
        <w:spacing w:before="40" w:after="120"/>
      </w:pPr>
      <w:r>
        <w:rPr>
          <w:rFonts w:eastAsia="Georgia"/>
        </w:rPr>
        <w:t>"That's a very dramatic pause for nothing."</w:t>
      </w:r>
    </w:p>
    <w:p w14:paraId="489543F0" w14:textId="77777777" w:rsidR="00A1675C" w:rsidRDefault="00000000">
      <w:pPr>
        <w:spacing w:before="40" w:after="120"/>
      </w:pPr>
      <w:r>
        <w:rPr>
          <w:rFonts w:eastAsia="Georgia"/>
        </w:rPr>
        <w:t>"We're missing one more piece."</w:t>
      </w:r>
    </w:p>
    <w:p w14:paraId="215C30F2" w14:textId="77777777" w:rsidR="00A1675C" w:rsidRDefault="00000000">
      <w:pPr>
        <w:spacing w:before="40" w:after="120"/>
      </w:pPr>
      <w:r>
        <w:rPr>
          <w:rFonts w:eastAsia="Georgia"/>
        </w:rPr>
        <w:t>"What?"</w:t>
      </w:r>
    </w:p>
    <w:p w14:paraId="68CE76D3" w14:textId="77777777" w:rsidR="00A1675C" w:rsidRDefault="00000000">
      <w:pPr>
        <w:spacing w:before="40" w:after="120"/>
      </w:pPr>
      <w:r>
        <w:rPr>
          <w:rFonts w:eastAsia="Georgia"/>
        </w:rPr>
        <w:t>"The nature of the interval."</w:t>
      </w:r>
    </w:p>
    <w:p w14:paraId="53B15E5C" w14:textId="5B7D96E2" w:rsidR="00A1675C" w:rsidRDefault="003434B6">
      <w:pPr>
        <w:ind w:firstLine="432"/>
      </w:pPr>
      <w:r>
        <w:rPr>
          <w:rFonts w:eastAsia="Georgia"/>
        </w:rPr>
        <w:t>Penny quietly nodded.</w:t>
      </w:r>
    </w:p>
    <w:p w14:paraId="567DC3DD" w14:textId="77777777" w:rsidR="00A1675C" w:rsidRDefault="00000000">
      <w:pPr>
        <w:spacing w:before="40" w:after="120"/>
      </w:pPr>
      <w:r>
        <w:rPr>
          <w:rFonts w:eastAsia="Georgia"/>
        </w:rPr>
        <w:t>"Timelike, spacelike or null."</w:t>
      </w:r>
    </w:p>
    <w:p w14:paraId="31CFEA53" w14:textId="77777777" w:rsidR="00A1675C" w:rsidRDefault="00000000">
      <w:pPr>
        <w:ind w:firstLine="432"/>
      </w:pPr>
      <w:r>
        <w:rPr>
          <w:rFonts w:eastAsia="Georgia"/>
        </w:rPr>
        <w:t>Weinstein carefully regarded her.</w:t>
      </w:r>
    </w:p>
    <w:p w14:paraId="105D415B" w14:textId="77777777" w:rsidR="00A1675C" w:rsidRDefault="00000000">
      <w:pPr>
        <w:spacing w:before="40" w:after="120"/>
      </w:pPr>
      <w:r>
        <w:rPr>
          <w:rFonts w:eastAsia="Georgia"/>
        </w:rPr>
        <w:t>"Exactly."</w:t>
      </w:r>
    </w:p>
    <w:p w14:paraId="64A0F34F" w14:textId="77777777" w:rsidR="00A1675C" w:rsidRDefault="00000000">
      <w:pPr>
        <w:ind w:firstLine="432"/>
      </w:pPr>
      <w:r>
        <w:rPr>
          <w:rFonts w:eastAsia="Georgia"/>
        </w:rPr>
        <w:t>Trevor gently smiled.</w:t>
      </w:r>
    </w:p>
    <w:p w14:paraId="0DA300D5" w14:textId="77777777" w:rsidR="00A1675C" w:rsidRDefault="00000000">
      <w:pPr>
        <w:spacing w:before="40" w:after="120"/>
      </w:pPr>
      <w:r>
        <w:rPr>
          <w:rFonts w:eastAsia="Georgia"/>
        </w:rPr>
        <w:t>"If the interval is timelike, the events can be causally connected."</w:t>
      </w:r>
    </w:p>
    <w:p w14:paraId="4163AAC5" w14:textId="77777777" w:rsidR="00A1675C" w:rsidRDefault="00000000">
      <w:pPr>
        <w:spacing w:before="40" w:after="120"/>
      </w:pPr>
      <w:r>
        <w:rPr>
          <w:rFonts w:eastAsia="Georgia"/>
        </w:rPr>
        <w:t>"Yes."</w:t>
      </w:r>
    </w:p>
    <w:p w14:paraId="279B14AB" w14:textId="77777777" w:rsidR="00A1675C" w:rsidRDefault="00000000">
      <w:pPr>
        <w:spacing w:before="40" w:after="120"/>
      </w:pPr>
      <w:r>
        <w:rPr>
          <w:rFonts w:eastAsia="Georgia"/>
        </w:rPr>
        <w:t>"If spacelike, they can't."</w:t>
      </w:r>
    </w:p>
    <w:p w14:paraId="0374BA71" w14:textId="77777777" w:rsidR="00A1675C" w:rsidRDefault="00000000">
      <w:pPr>
        <w:spacing w:before="40" w:after="120"/>
      </w:pPr>
      <w:r>
        <w:rPr>
          <w:rFonts w:eastAsia="Georgia"/>
        </w:rPr>
        <w:t>"Correct."</w:t>
      </w:r>
    </w:p>
    <w:p w14:paraId="30213E1E" w14:textId="77777777" w:rsidR="00A1675C" w:rsidRDefault="00000000">
      <w:pPr>
        <w:spacing w:before="40" w:after="120"/>
      </w:pPr>
      <w:r>
        <w:rPr>
          <w:rFonts w:eastAsia="Georgia"/>
        </w:rPr>
        <w:t>"If null, they're connected by light."</w:t>
      </w:r>
    </w:p>
    <w:p w14:paraId="0658E02A" w14:textId="77777777" w:rsidR="00A1675C" w:rsidRDefault="00000000">
      <w:pPr>
        <w:spacing w:before="40" w:after="120"/>
      </w:pPr>
      <w:r>
        <w:rPr>
          <w:rFonts w:eastAsia="Georgia"/>
        </w:rPr>
        <w:t>"Yes."</w:t>
      </w:r>
    </w:p>
    <w:p w14:paraId="1A9C67E1" w14:textId="77777777" w:rsidR="00A1675C" w:rsidRDefault="00000000">
      <w:pPr>
        <w:ind w:firstLine="432"/>
      </w:pPr>
      <w:r>
        <w:rPr>
          <w:rFonts w:eastAsia="Georgia"/>
        </w:rPr>
        <w:t>Derek carefully examined the silent clock.</w:t>
      </w:r>
    </w:p>
    <w:p w14:paraId="7D49D430" w14:textId="77777777" w:rsidR="00A1675C" w:rsidRDefault="00000000">
      <w:pPr>
        <w:spacing w:before="40" w:after="120"/>
      </w:pPr>
      <w:r>
        <w:rPr>
          <w:rFonts w:eastAsia="Georgia"/>
        </w:rPr>
        <w:t>"Then we need to determine which one this is."</w:t>
      </w:r>
    </w:p>
    <w:p w14:paraId="145E3126" w14:textId="77777777" w:rsidR="00A1675C" w:rsidRDefault="00000000">
      <w:pPr>
        <w:ind w:firstLine="432"/>
      </w:pPr>
      <w:r>
        <w:rPr>
          <w:rFonts w:eastAsia="Georgia"/>
        </w:rPr>
        <w:t>Weinstein nodded.</w:t>
      </w:r>
    </w:p>
    <w:p w14:paraId="7C902E15" w14:textId="77777777" w:rsidR="00A1675C" w:rsidRDefault="00000000">
      <w:pPr>
        <w:spacing w:before="40" w:after="120"/>
      </w:pPr>
      <w:r>
        <w:rPr>
          <w:rFonts w:eastAsia="Georgia"/>
        </w:rPr>
        <w:t>"And that may tell us what the clock is doing."</w:t>
      </w:r>
    </w:p>
    <w:p w14:paraId="4244CD12" w14:textId="77777777" w:rsidR="00A1675C" w:rsidRDefault="00000000">
      <w:pPr>
        <w:ind w:firstLine="432"/>
      </w:pPr>
      <w:r>
        <w:rPr>
          <w:rFonts w:eastAsia="Georgia"/>
        </w:rPr>
        <w:t>Derek gently smiled.</w:t>
      </w:r>
    </w:p>
    <w:p w14:paraId="647C05AD" w14:textId="77777777" w:rsidR="00A1675C" w:rsidRDefault="00000000">
      <w:pPr>
        <w:spacing w:before="40" w:after="120"/>
      </w:pPr>
      <w:r>
        <w:rPr>
          <w:rFonts w:eastAsia="Georgia"/>
        </w:rPr>
        <w:t>"Well, that's settled."</w:t>
      </w:r>
    </w:p>
    <w:p w14:paraId="04F2AB66" w14:textId="77777777" w:rsidR="00A1675C" w:rsidRDefault="00000000">
      <w:pPr>
        <w:ind w:firstLine="432"/>
      </w:pPr>
      <w:r>
        <w:rPr>
          <w:rFonts w:eastAsia="Georgia"/>
        </w:rPr>
        <w:t>Trevor carefully inspected him.</w:t>
      </w:r>
    </w:p>
    <w:p w14:paraId="6CA60A98" w14:textId="77777777" w:rsidR="00A1675C" w:rsidRDefault="00000000">
      <w:pPr>
        <w:spacing w:before="40" w:after="120"/>
      </w:pPr>
      <w:r>
        <w:rPr>
          <w:rFonts w:eastAsia="Georgia"/>
        </w:rPr>
        <w:t>"What?"</w:t>
      </w:r>
    </w:p>
    <w:p w14:paraId="38F15F4E" w14:textId="77777777" w:rsidR="00A1675C" w:rsidRDefault="00000000">
      <w:pPr>
        <w:spacing w:before="40" w:after="120"/>
      </w:pPr>
      <w:r>
        <w:rPr>
          <w:rFonts w:eastAsia="Georgia"/>
        </w:rPr>
        <w:t>"We have a method."</w:t>
      </w:r>
    </w:p>
    <w:p w14:paraId="1EE2175E" w14:textId="64808FA1" w:rsidR="00A1675C" w:rsidRDefault="003434B6">
      <w:pPr>
        <w:ind w:firstLine="432"/>
      </w:pPr>
      <w:r>
        <w:rPr>
          <w:rFonts w:eastAsia="Georgia"/>
        </w:rPr>
        <w:t>Penny nodded.</w:t>
      </w:r>
    </w:p>
    <w:p w14:paraId="62A7376E" w14:textId="77777777" w:rsidR="00A1675C" w:rsidRDefault="00000000">
      <w:pPr>
        <w:spacing w:before="40" w:after="120"/>
      </w:pPr>
      <w:r>
        <w:rPr>
          <w:rFonts w:eastAsia="Georgia"/>
        </w:rPr>
        <w:t>"And a destination."</w:t>
      </w:r>
    </w:p>
    <w:p w14:paraId="44065F56" w14:textId="77777777" w:rsidR="00A1675C" w:rsidRDefault="00000000">
      <w:pPr>
        <w:ind w:firstLine="432"/>
      </w:pPr>
      <w:r>
        <w:rPr>
          <w:rFonts w:eastAsia="Georgia"/>
        </w:rPr>
        <w:t>Derek frowned.</w:t>
      </w:r>
    </w:p>
    <w:p w14:paraId="4384410E" w14:textId="77777777" w:rsidR="00A1675C" w:rsidRDefault="00000000">
      <w:pPr>
        <w:spacing w:before="40" w:after="120"/>
      </w:pPr>
      <w:r>
        <w:rPr>
          <w:rFonts w:eastAsia="Georgia"/>
        </w:rPr>
        <w:t>"Destination?"</w:t>
      </w:r>
    </w:p>
    <w:p w14:paraId="43C0959F" w14:textId="77777777" w:rsidR="00A1675C" w:rsidRDefault="00000000">
      <w:pPr>
        <w:ind w:firstLine="432"/>
      </w:pPr>
      <w:r>
        <w:rPr>
          <w:rFonts w:eastAsia="Georgia"/>
        </w:rPr>
        <w:t>She pointed toward the map.</w:t>
      </w:r>
    </w:p>
    <w:p w14:paraId="4E38BEF1" w14:textId="77777777" w:rsidR="00A1675C" w:rsidRDefault="00000000">
      <w:pPr>
        <w:spacing w:before="40" w:after="120"/>
      </w:pPr>
      <w:r>
        <w:rPr>
          <w:rFonts w:eastAsia="Georgia"/>
        </w:rPr>
        <w:t>"Those coordinates."</w:t>
      </w:r>
    </w:p>
    <w:p w14:paraId="7201F6A5" w14:textId="77777777" w:rsidR="00A1675C" w:rsidRDefault="00000000">
      <w:pPr>
        <w:ind w:firstLine="432"/>
      </w:pPr>
      <w:r>
        <w:rPr>
          <w:rFonts w:eastAsia="Georgia"/>
        </w:rPr>
        <w:t>Weinstein looked. They corresponded to a location in the museum. A gallery on the upper floor.</w:t>
      </w:r>
    </w:p>
    <w:p w14:paraId="506002A3" w14:textId="77777777" w:rsidR="00A1675C" w:rsidRDefault="00000000">
      <w:pPr>
        <w:ind w:firstLine="432"/>
      </w:pPr>
      <w:r>
        <w:rPr>
          <w:rFonts w:eastAsia="Georgia"/>
        </w:rPr>
        <w:t>Derek softly smiled.</w:t>
      </w:r>
    </w:p>
    <w:p w14:paraId="0E521A3C" w14:textId="77777777" w:rsidR="00A1675C" w:rsidRDefault="00000000">
      <w:pPr>
        <w:spacing w:before="40" w:after="120"/>
      </w:pPr>
      <w:r>
        <w:rPr>
          <w:rFonts w:eastAsia="Georgia"/>
        </w:rPr>
        <w:t>"Right."</w:t>
      </w:r>
    </w:p>
    <w:p w14:paraId="7EC51C4D" w14:textId="77777777" w:rsidR="00A1675C" w:rsidRDefault="00000000">
      <w:pPr>
        <w:ind w:firstLine="432"/>
      </w:pPr>
      <w:r>
        <w:rPr>
          <w:rFonts w:eastAsia="Georgia"/>
        </w:rPr>
        <w:t>They climbed the stairs. The gallery was crowded. Visitors moved between paintings.</w:t>
      </w:r>
    </w:p>
    <w:p w14:paraId="6ADBB220" w14:textId="77777777" w:rsidR="00A1675C" w:rsidRDefault="00000000">
      <w:pPr>
        <w:ind w:firstLine="432"/>
      </w:pPr>
      <w:r>
        <w:rPr>
          <w:rFonts w:eastAsia="Georgia"/>
        </w:rPr>
        <w:t>Tour guides spoke quietly. Cameras suddenly appeared everywhere. Nothing slowly looked unusual.</w:t>
      </w:r>
    </w:p>
    <w:p w14:paraId="094D7515" w14:textId="77777777" w:rsidR="00A1675C" w:rsidRDefault="00000000">
      <w:pPr>
        <w:ind w:firstLine="432"/>
      </w:pPr>
      <w:r>
        <w:rPr>
          <w:rFonts w:eastAsia="Georgia"/>
        </w:rPr>
        <w:t>Derek checked the coordinates.</w:t>
      </w:r>
    </w:p>
    <w:p w14:paraId="7B91590D" w14:textId="77777777" w:rsidR="00A1675C" w:rsidRDefault="00000000">
      <w:pPr>
        <w:spacing w:before="40" w:after="120"/>
      </w:pPr>
      <w:r>
        <w:rPr>
          <w:rFonts w:eastAsia="Georgia"/>
        </w:rPr>
        <w:t>"We're here."</w:t>
      </w:r>
    </w:p>
    <w:p w14:paraId="1212514B" w14:textId="77777777" w:rsidR="00A1675C" w:rsidRDefault="00000000">
      <w:pPr>
        <w:ind w:firstLine="432"/>
      </w:pPr>
      <w:r>
        <w:rPr>
          <w:rFonts w:eastAsia="Georgia"/>
        </w:rPr>
        <w:t>Weinstein looked around.</w:t>
      </w:r>
    </w:p>
    <w:p w14:paraId="63C5709A" w14:textId="77777777" w:rsidR="00A1675C" w:rsidRDefault="00000000">
      <w:pPr>
        <w:spacing w:before="40" w:after="120"/>
      </w:pPr>
      <w:r>
        <w:rPr>
          <w:rFonts w:eastAsia="Georgia"/>
        </w:rPr>
        <w:t>"Where?"</w:t>
      </w:r>
    </w:p>
    <w:p w14:paraId="287DB34A" w14:textId="77777777" w:rsidR="00A1675C" w:rsidRDefault="00000000">
      <w:pPr>
        <w:spacing w:before="40" w:after="120"/>
      </w:pPr>
      <w:r>
        <w:rPr>
          <w:rFonts w:eastAsia="Georgia"/>
        </w:rPr>
        <w:t>"Somewhere in this room."</w:t>
      </w:r>
    </w:p>
    <w:p w14:paraId="7953F492" w14:textId="77777777" w:rsidR="00A1675C" w:rsidRDefault="00000000">
      <w:pPr>
        <w:ind w:firstLine="432"/>
      </w:pPr>
      <w:r>
        <w:rPr>
          <w:rFonts w:eastAsia="Georgia"/>
        </w:rPr>
        <w:t>Trevor checked the numbers again.</w:t>
      </w:r>
    </w:p>
    <w:p w14:paraId="24DA8B50" w14:textId="77777777" w:rsidR="00A1675C" w:rsidRDefault="00000000">
      <w:pPr>
        <w:spacing w:before="40" w:after="120"/>
      </w:pPr>
      <w:r>
        <w:rPr>
          <w:rFonts w:eastAsia="Georgia"/>
        </w:rPr>
        <w:t>"Three metres east."</w:t>
      </w:r>
    </w:p>
    <w:p w14:paraId="6F1F42B8" w14:textId="77777777" w:rsidR="00A1675C" w:rsidRDefault="00000000">
      <w:pPr>
        <w:spacing w:before="40" w:after="120"/>
      </w:pPr>
      <w:r>
        <w:rPr>
          <w:rFonts w:eastAsia="Georgia"/>
        </w:rPr>
        <w:t>"From what?"</w:t>
      </w:r>
    </w:p>
    <w:p w14:paraId="1D4F71B3" w14:textId="77777777" w:rsidR="00A1675C" w:rsidRDefault="00000000">
      <w:pPr>
        <w:ind w:firstLine="432"/>
      </w:pPr>
      <w:r>
        <w:rPr>
          <w:rFonts w:eastAsia="Georgia"/>
        </w:rPr>
        <w:t>Trevor looked embarrassed.</w:t>
      </w:r>
    </w:p>
    <w:p w14:paraId="0BC9A663" w14:textId="77777777" w:rsidR="00A1675C" w:rsidRDefault="00000000">
      <w:pPr>
        <w:spacing w:before="40" w:after="120"/>
      </w:pPr>
      <w:r>
        <w:rPr>
          <w:rFonts w:eastAsia="Georgia"/>
        </w:rPr>
        <w:t>"Right."</w:t>
      </w:r>
    </w:p>
    <w:p w14:paraId="5200ECF2" w14:textId="77777777" w:rsidR="00A1675C" w:rsidRDefault="00000000">
      <w:pPr>
        <w:spacing w:before="40" w:after="120"/>
      </w:pPr>
      <w:r>
        <w:rPr>
          <w:rFonts w:eastAsia="Georgia"/>
        </w:rPr>
        <w:t>Derek wearily sighed.</w:t>
      </w:r>
    </w:p>
    <w:p w14:paraId="088ED69C" w14:textId="77777777" w:rsidR="00A1675C" w:rsidRDefault="00000000">
      <w:pPr>
        <w:spacing w:before="40" w:after="120"/>
      </w:pPr>
      <w:r>
        <w:rPr>
          <w:rFonts w:eastAsia="Georgia"/>
        </w:rPr>
        <w:t>"Origin."</w:t>
      </w:r>
    </w:p>
    <w:p w14:paraId="6ACBD837" w14:textId="77777777" w:rsidR="00A1675C" w:rsidRDefault="00000000">
      <w:pPr>
        <w:spacing w:before="40" w:after="120"/>
      </w:pPr>
      <w:r>
        <w:rPr>
          <w:rFonts w:eastAsia="Georgia"/>
        </w:rPr>
        <w:t>"Yes."</w:t>
      </w:r>
    </w:p>
    <w:p w14:paraId="2932A301" w14:textId="77777777" w:rsidR="00A1675C" w:rsidRDefault="00000000">
      <w:pPr>
        <w:spacing w:before="40" w:after="120"/>
      </w:pPr>
      <w:r>
        <w:rPr>
          <w:rFonts w:eastAsia="Georgia"/>
        </w:rPr>
        <w:t>"Which is?"</w:t>
      </w:r>
    </w:p>
    <w:p w14:paraId="16A41BEE" w14:textId="7D744424" w:rsidR="00A1675C" w:rsidRDefault="00000000">
      <w:pPr>
        <w:ind w:firstLine="432"/>
      </w:pPr>
      <w:r>
        <w:rPr>
          <w:rFonts w:eastAsia="Georgia"/>
        </w:rPr>
        <w:t>They carefully considered the clock. Then at one another. Penny pointed.</w:t>
      </w:r>
    </w:p>
    <w:p w14:paraId="30D046A3" w14:textId="77777777" w:rsidR="00A1675C" w:rsidRDefault="00000000">
      <w:pPr>
        <w:spacing w:before="40" w:after="120"/>
      </w:pPr>
      <w:r>
        <w:rPr>
          <w:rFonts w:eastAsia="Georgia"/>
        </w:rPr>
        <w:t>"The Louvre entrance."</w:t>
      </w:r>
    </w:p>
    <w:p w14:paraId="4132B880" w14:textId="77777777" w:rsidR="00A1675C" w:rsidRDefault="00000000">
      <w:pPr>
        <w:ind w:firstLine="432"/>
      </w:pPr>
      <w:r>
        <w:rPr>
          <w:rFonts w:eastAsia="Georgia"/>
        </w:rPr>
        <w:t>They quietly walked. The three coordinates took them toward a large painting. Derek stopped.</w:t>
      </w:r>
    </w:p>
    <w:p w14:paraId="51DCE5CF" w14:textId="77777777" w:rsidR="00A1675C" w:rsidRDefault="00000000">
      <w:pPr>
        <w:spacing w:before="40" w:after="120"/>
      </w:pPr>
      <w:r>
        <w:rPr>
          <w:rFonts w:eastAsia="Georgia"/>
        </w:rPr>
        <w:t>"This is it."</w:t>
      </w:r>
    </w:p>
    <w:p w14:paraId="226911D7" w14:textId="77777777" w:rsidR="00A1675C" w:rsidRDefault="00000000">
      <w:pPr>
        <w:ind w:firstLine="432"/>
      </w:pPr>
      <w:r>
        <w:rPr>
          <w:rFonts w:eastAsia="Georgia"/>
        </w:rPr>
        <w:t>Weinstein looked sharply at the painting. It showed a landscape. A road.</w:t>
      </w:r>
    </w:p>
    <w:p w14:paraId="33DE1E34" w14:textId="77777777" w:rsidR="00A1675C" w:rsidRDefault="00000000">
      <w:pPr>
        <w:ind w:firstLine="432"/>
      </w:pPr>
      <w:r>
        <w:rPr>
          <w:rFonts w:eastAsia="Georgia"/>
        </w:rPr>
        <w:t>Trees. Mountains. A distant building.</w:t>
      </w:r>
    </w:p>
    <w:p w14:paraId="6B397419" w14:textId="77777777" w:rsidR="00A1675C" w:rsidRDefault="00000000">
      <w:pPr>
        <w:ind w:firstLine="432"/>
      </w:pPr>
      <w:r>
        <w:rPr>
          <w:rFonts w:eastAsia="Georgia"/>
        </w:rPr>
        <w:t>Nothing unusual. Then he noticed the perspective. The vanishing point.</w:t>
      </w:r>
    </w:p>
    <w:p w14:paraId="1627E0AA" w14:textId="77777777" w:rsidR="00A1675C" w:rsidRDefault="00000000">
      <w:pPr>
        <w:ind w:firstLine="432"/>
      </w:pPr>
      <w:r>
        <w:rPr>
          <w:rFonts w:eastAsia="Georgia"/>
        </w:rPr>
        <w:t>The same feature Derek had noticed earlier. Weinstein stepped closer.</w:t>
      </w:r>
    </w:p>
    <w:p w14:paraId="12E29DB9" w14:textId="77777777" w:rsidR="00A1675C" w:rsidRDefault="00000000">
      <w:pPr>
        <w:spacing w:before="40" w:after="120"/>
      </w:pPr>
      <w:r>
        <w:rPr>
          <w:rFonts w:eastAsia="Georgia"/>
        </w:rPr>
        <w:t>"The coordinate system."</w:t>
      </w:r>
    </w:p>
    <w:p w14:paraId="1AC96C05" w14:textId="77777777" w:rsidR="00A1675C" w:rsidRDefault="00000000">
      <w:pPr>
        <w:ind w:firstLine="432"/>
      </w:pPr>
      <w:r>
        <w:rPr>
          <w:rFonts w:eastAsia="Georgia"/>
        </w:rPr>
        <w:t>Derek nodded.</w:t>
      </w:r>
    </w:p>
    <w:p w14:paraId="3C41BCEE" w14:textId="77777777" w:rsidR="00A1675C" w:rsidRDefault="00000000">
      <w:pPr>
        <w:spacing w:before="40" w:after="120"/>
      </w:pPr>
      <w:r>
        <w:rPr>
          <w:rFonts w:eastAsia="Georgia"/>
        </w:rPr>
        <w:t>"Yes."</w:t>
      </w:r>
    </w:p>
    <w:p w14:paraId="40F9CA62" w14:textId="77777777" w:rsidR="00A1675C" w:rsidRDefault="00000000">
      <w:pPr>
        <w:ind w:firstLine="432"/>
      </w:pPr>
      <w:r>
        <w:rPr>
          <w:rFonts w:eastAsia="Georgia"/>
        </w:rPr>
        <w:t>Trevor glanced at the painting.</w:t>
      </w:r>
    </w:p>
    <w:p w14:paraId="49D5D5DC" w14:textId="77777777" w:rsidR="00A1675C" w:rsidRDefault="00000000">
      <w:pPr>
        <w:spacing w:before="40" w:after="120"/>
      </w:pPr>
      <w:r>
        <w:rPr>
          <w:rFonts w:eastAsia="Georgia"/>
        </w:rPr>
        <w:t>"The spatial geometry is encoded in the perspective."</w:t>
      </w:r>
    </w:p>
    <w:p w14:paraId="2B7A44F8" w14:textId="77777777" w:rsidR="00A1675C" w:rsidRDefault="00000000">
      <w:pPr>
        <w:spacing w:before="40" w:after="120"/>
      </w:pPr>
      <w:r>
        <w:rPr>
          <w:rFonts w:eastAsia="Georgia"/>
        </w:rPr>
        <w:t>"Exactly."</w:t>
      </w:r>
    </w:p>
    <w:p w14:paraId="0CB4B517" w14:textId="3FE55E06" w:rsidR="00A1675C" w:rsidRDefault="003434B6">
      <w:pPr>
        <w:ind w:firstLine="432"/>
      </w:pPr>
      <w:r>
        <w:rPr>
          <w:rFonts w:eastAsia="Georgia"/>
        </w:rPr>
        <w:t>Penny pointed at the horizon.</w:t>
      </w:r>
    </w:p>
    <w:p w14:paraId="0B93E26A" w14:textId="77777777" w:rsidR="00A1675C" w:rsidRDefault="00000000">
      <w:pPr>
        <w:spacing w:before="40" w:after="120"/>
      </w:pPr>
      <w:r>
        <w:rPr>
          <w:rFonts w:eastAsia="Georgia"/>
        </w:rPr>
        <w:t>"And there."</w:t>
      </w:r>
    </w:p>
    <w:p w14:paraId="4361B2AE" w14:textId="77777777" w:rsidR="00A1675C" w:rsidRDefault="00000000">
      <w:pPr>
        <w:ind w:firstLine="432"/>
      </w:pPr>
      <w:r>
        <w:rPr>
          <w:rFonts w:eastAsia="Georgia"/>
        </w:rPr>
        <w:t>A tiny ancient clock was visible in the distant building. Weinstein stared intently. It showed 12:04.</w:t>
      </w:r>
    </w:p>
    <w:p w14:paraId="1610A391" w14:textId="77777777" w:rsidR="00A1675C" w:rsidRDefault="00000000">
      <w:pPr>
        <w:ind w:firstLine="432"/>
      </w:pPr>
      <w:r>
        <w:rPr>
          <w:rFonts w:eastAsia="Georgia"/>
        </w:rPr>
        <w:t>Derek took the ancient brass clock from his pocket. Its hands had suddenly moved. 12:04.</w:t>
      </w:r>
    </w:p>
    <w:p w14:paraId="175FA9CD" w14:textId="1A180160" w:rsidR="00A1675C" w:rsidRDefault="00000000">
      <w:pPr>
        <w:ind w:firstLine="432"/>
      </w:pPr>
      <w:r>
        <w:rPr>
          <w:rFonts w:eastAsia="Georgia"/>
        </w:rPr>
        <w:t>Trevor checked his phone. 12:04. Penny checked hers.</w:t>
      </w:r>
    </w:p>
    <w:p w14:paraId="4C01D2D2" w14:textId="77777777" w:rsidR="00A1675C" w:rsidRDefault="00000000">
      <w:pPr>
        <w:ind w:firstLine="432"/>
      </w:pPr>
      <w:r>
        <w:rPr>
          <w:rFonts w:eastAsia="Georgia"/>
        </w:rPr>
        <w:t>12:04. The gallery strange clock showed 12:04. For several seconds, nobody spoke.</w:t>
      </w:r>
    </w:p>
    <w:p w14:paraId="7D01A8B6" w14:textId="77777777" w:rsidR="00A1675C" w:rsidRDefault="00000000">
      <w:pPr>
        <w:spacing w:before="40" w:after="120"/>
      </w:pPr>
      <w:r>
        <w:rPr>
          <w:rFonts w:eastAsia="Georgia"/>
        </w:rPr>
        <w:t>Then Derek confirmed:</w:t>
      </w:r>
    </w:p>
    <w:p w14:paraId="43B259EF" w14:textId="77777777" w:rsidR="00A1675C" w:rsidRDefault="00000000">
      <w:pPr>
        <w:spacing w:before="40" w:after="120"/>
      </w:pPr>
      <w:r>
        <w:rPr>
          <w:rFonts w:eastAsia="Georgia"/>
        </w:rPr>
        <w:t>"Well, that's settled."</w:t>
      </w:r>
    </w:p>
    <w:p w14:paraId="2C30FD91" w14:textId="77777777" w:rsidR="00A1675C" w:rsidRDefault="00000000">
      <w:pPr>
        <w:ind w:firstLine="432"/>
      </w:pPr>
      <w:r>
        <w:rPr>
          <w:rFonts w:eastAsia="Georgia"/>
        </w:rPr>
        <w:t>Weinstein stared at him.</w:t>
      </w:r>
    </w:p>
    <w:p w14:paraId="6E7C720C" w14:textId="77777777" w:rsidR="00A1675C" w:rsidRDefault="00000000">
      <w:pPr>
        <w:spacing w:before="40" w:after="120"/>
      </w:pPr>
      <w:r>
        <w:rPr>
          <w:rFonts w:eastAsia="Georgia"/>
        </w:rPr>
        <w:t>"What is?"</w:t>
      </w:r>
    </w:p>
    <w:p w14:paraId="3730366A" w14:textId="77777777" w:rsidR="00A1675C" w:rsidRDefault="00000000">
      <w:pPr>
        <w:spacing w:before="40" w:after="120"/>
      </w:pPr>
      <w:r>
        <w:rPr>
          <w:rFonts w:eastAsia="Georgia"/>
        </w:rPr>
        <w:t>"We've found the event."</w:t>
      </w:r>
    </w:p>
    <w:p w14:paraId="4FA44451" w14:textId="77777777" w:rsidR="00A1675C" w:rsidRDefault="00000000">
      <w:pPr>
        <w:ind w:firstLine="432"/>
      </w:pPr>
      <w:r>
        <w:rPr>
          <w:rFonts w:eastAsia="Georgia"/>
        </w:rPr>
        <w:t>Trevor gently smiled.</w:t>
      </w:r>
    </w:p>
    <w:p w14:paraId="6BDDC006" w14:textId="77777777" w:rsidR="00A1675C" w:rsidRDefault="00000000">
      <w:pPr>
        <w:spacing w:before="200" w:after="120"/>
        <w:jc w:val="center"/>
      </w:pPr>
      <w:r>
        <w:rPr>
          <w:rFonts w:eastAsia="Georgia"/>
          <w:b/>
          <w:sz w:val="24"/>
        </w:rPr>
        <w:t>"The fourth coordinate."</w:t>
      </w:r>
    </w:p>
    <w:p w14:paraId="351C95E6" w14:textId="77777777" w:rsidR="00A1675C" w:rsidRDefault="00000000">
      <w:pPr>
        <w:ind w:firstLine="432"/>
      </w:pPr>
      <w:r>
        <w:rPr>
          <w:rFonts w:eastAsia="Georgia"/>
        </w:rPr>
        <w:t>Weinstein shook his head.</w:t>
      </w:r>
    </w:p>
    <w:p w14:paraId="24AF6BCD" w14:textId="77777777" w:rsidR="00A1675C" w:rsidRDefault="00000000">
      <w:pPr>
        <w:spacing w:before="40" w:after="120"/>
      </w:pPr>
      <w:r>
        <w:rPr>
          <w:rFonts w:eastAsia="Georgia"/>
        </w:rPr>
        <w:t>"No."</w:t>
      </w:r>
    </w:p>
    <w:p w14:paraId="78C769BE" w14:textId="77777777" w:rsidR="00A1675C" w:rsidRDefault="00000000">
      <w:pPr>
        <w:ind w:firstLine="432"/>
      </w:pPr>
      <w:r>
        <w:rPr>
          <w:rFonts w:eastAsia="Georgia"/>
        </w:rPr>
        <w:t>They carefully gazed at him. He pointed at the painting.</w:t>
      </w:r>
    </w:p>
    <w:p w14:paraId="153088CD" w14:textId="77777777" w:rsidR="00A1675C" w:rsidRDefault="00000000">
      <w:pPr>
        <w:spacing w:before="40" w:after="120"/>
      </w:pPr>
      <w:r>
        <w:rPr>
          <w:rFonts w:eastAsia="Georgia"/>
        </w:rPr>
        <w:t>"We've found the projection of the event."</w:t>
      </w:r>
    </w:p>
    <w:p w14:paraId="01FCCDCF" w14:textId="77777777" w:rsidR="00A1675C" w:rsidRDefault="00000000">
      <w:pPr>
        <w:ind w:firstLine="432"/>
      </w:pPr>
      <w:r>
        <w:rPr>
          <w:rFonts w:eastAsia="Georgia"/>
        </w:rPr>
        <w:t>Derek sharply intensely stared at the painting.</w:t>
      </w:r>
    </w:p>
    <w:p w14:paraId="5A702D8D" w14:textId="77777777" w:rsidR="00A1675C" w:rsidRDefault="00000000">
      <w:pPr>
        <w:spacing w:before="40" w:after="120"/>
      </w:pPr>
      <w:r>
        <w:rPr>
          <w:rFonts w:eastAsia="Georgia"/>
        </w:rPr>
        <w:t>"And the event itself?"</w:t>
      </w:r>
    </w:p>
    <w:p w14:paraId="1C9072A3" w14:textId="77777777" w:rsidR="00A1675C" w:rsidRDefault="00000000">
      <w:pPr>
        <w:ind w:firstLine="432"/>
      </w:pPr>
      <w:r>
        <w:rPr>
          <w:rFonts w:eastAsia="Georgia"/>
        </w:rPr>
        <w:t>Weinstein looked at the silent clock.</w:t>
      </w:r>
    </w:p>
    <w:p w14:paraId="6C8A9DB8" w14:textId="77777777" w:rsidR="00A1675C" w:rsidRDefault="00000000">
      <w:pPr>
        <w:spacing w:before="40" w:after="120"/>
      </w:pPr>
      <w:r>
        <w:rPr>
          <w:rFonts w:eastAsia="Georgia"/>
        </w:rPr>
        <w:t>"That may be somewhere else."</w:t>
      </w:r>
    </w:p>
    <w:p w14:paraId="1CD19920" w14:textId="77777777" w:rsidR="00A1675C" w:rsidRDefault="00000000">
      <w:pPr>
        <w:ind w:firstLine="432"/>
      </w:pPr>
      <w:r>
        <w:rPr>
          <w:rFonts w:eastAsia="Georgia"/>
        </w:rPr>
        <w:t>The painting suddenly changed. Not dramatically. Not with a flash.</w:t>
      </w:r>
    </w:p>
    <w:p w14:paraId="2FEC2F14" w14:textId="77777777" w:rsidR="00A1675C" w:rsidRDefault="00000000">
      <w:pPr>
        <w:ind w:firstLine="432"/>
      </w:pPr>
      <w:r>
        <w:rPr>
          <w:rFonts w:eastAsia="Georgia"/>
        </w:rPr>
        <w:t>Nothing so vulgar. The tiny clock in the distant building simply quietly moved. 12:04.</w:t>
      </w:r>
    </w:p>
    <w:p w14:paraId="12D6CC90" w14:textId="77777777" w:rsidR="00A1675C" w:rsidRDefault="00000000">
      <w:pPr>
        <w:ind w:firstLine="432"/>
      </w:pPr>
      <w:r>
        <w:rPr>
          <w:rFonts w:eastAsia="Georgia"/>
        </w:rPr>
        <w:t>12:05. Then the entire scene shifted. The road was different.</w:t>
      </w:r>
    </w:p>
    <w:p w14:paraId="55726FED" w14:textId="77777777" w:rsidR="00A1675C" w:rsidRDefault="00000000">
      <w:pPr>
        <w:ind w:firstLine="432"/>
      </w:pPr>
      <w:r>
        <w:rPr>
          <w:rFonts w:eastAsia="Georgia"/>
        </w:rPr>
        <w:t>The trees were different. The building was gone. The people in the gallery continued talking.</w:t>
      </w:r>
    </w:p>
    <w:p w14:paraId="223CB91B" w14:textId="77777777" w:rsidR="00A1675C" w:rsidRDefault="00000000">
      <w:pPr>
        <w:ind w:firstLine="432"/>
      </w:pPr>
      <w:r>
        <w:rPr>
          <w:rFonts w:eastAsia="Georgia"/>
        </w:rPr>
        <w:t>Nobody else seemed to notice. Derek stared.</w:t>
      </w:r>
    </w:p>
    <w:p w14:paraId="0E960AC4" w14:textId="77777777" w:rsidR="00A1675C" w:rsidRDefault="00000000">
      <w:pPr>
        <w:spacing w:before="40" w:after="120"/>
      </w:pPr>
      <w:r>
        <w:rPr>
          <w:rFonts w:eastAsia="Georgia"/>
        </w:rPr>
        <w:t>"Did you see that?"</w:t>
      </w:r>
    </w:p>
    <w:p w14:paraId="2D27BF65" w14:textId="6E8E8C92" w:rsidR="00A1675C" w:rsidRDefault="003434B6">
      <w:pPr>
        <w:ind w:firstLine="432"/>
      </w:pPr>
      <w:r>
        <w:rPr>
          <w:rFonts w:eastAsia="Georgia"/>
        </w:rPr>
        <w:t>Penny nodded.</w:t>
      </w:r>
    </w:p>
    <w:p w14:paraId="68E65663" w14:textId="77777777" w:rsidR="00A1675C" w:rsidRDefault="00000000">
      <w:pPr>
        <w:spacing w:before="40" w:after="120"/>
      </w:pPr>
      <w:r>
        <w:rPr>
          <w:rFonts w:eastAsia="Georgia"/>
        </w:rPr>
        <w:t>"Yes."</w:t>
      </w:r>
    </w:p>
    <w:p w14:paraId="678D05DB" w14:textId="77777777" w:rsidR="00A1675C" w:rsidRDefault="00000000">
      <w:pPr>
        <w:ind w:firstLine="432"/>
      </w:pPr>
      <w:r>
        <w:rPr>
          <w:rFonts w:eastAsia="Georgia"/>
        </w:rPr>
        <w:t>Trevor nodded.</w:t>
      </w:r>
    </w:p>
    <w:p w14:paraId="28267FFF" w14:textId="77777777" w:rsidR="00A1675C" w:rsidRDefault="00000000">
      <w:pPr>
        <w:spacing w:before="40" w:after="120"/>
      </w:pPr>
      <w:r>
        <w:rPr>
          <w:rFonts w:eastAsia="Georgia"/>
        </w:rPr>
        <w:t>"Yes."</w:t>
      </w:r>
    </w:p>
    <w:p w14:paraId="68092084" w14:textId="77777777" w:rsidR="00A1675C" w:rsidRDefault="00000000">
      <w:pPr>
        <w:ind w:firstLine="432"/>
      </w:pPr>
      <w:r>
        <w:rPr>
          <w:rFonts w:eastAsia="Georgia"/>
        </w:rPr>
        <w:t>Weinstein quietly smiled.</w:t>
      </w:r>
    </w:p>
    <w:p w14:paraId="413161B6" w14:textId="77777777" w:rsidR="00A1675C" w:rsidRDefault="00000000">
      <w:pPr>
        <w:spacing w:before="40" w:after="120"/>
      </w:pPr>
      <w:r>
        <w:rPr>
          <w:rFonts w:eastAsia="Georgia"/>
        </w:rPr>
        <w:t>"Good."</w:t>
      </w:r>
    </w:p>
    <w:p w14:paraId="1E7E6354" w14:textId="77777777" w:rsidR="00A1675C" w:rsidRDefault="00000000">
      <w:pPr>
        <w:ind w:firstLine="432"/>
      </w:pPr>
      <w:r>
        <w:rPr>
          <w:rFonts w:eastAsia="Georgia"/>
        </w:rPr>
        <w:t>Derek carefully eyed him.</w:t>
      </w:r>
    </w:p>
    <w:p w14:paraId="71B549AE" w14:textId="77777777" w:rsidR="00A1675C" w:rsidRDefault="00000000">
      <w:pPr>
        <w:spacing w:before="40" w:after="120"/>
      </w:pPr>
      <w:r>
        <w:rPr>
          <w:rFonts w:eastAsia="Georgia"/>
        </w:rPr>
        <w:t>"Why are you pleased?"</w:t>
      </w:r>
    </w:p>
    <w:p w14:paraId="52D892F1" w14:textId="77777777" w:rsidR="00A1675C" w:rsidRDefault="00000000">
      <w:pPr>
        <w:spacing w:before="40" w:after="120"/>
      </w:pPr>
      <w:r>
        <w:rPr>
          <w:rFonts w:eastAsia="Georgia"/>
        </w:rPr>
        <w:t>"Because now we know."</w:t>
      </w:r>
    </w:p>
    <w:p w14:paraId="598A15C5" w14:textId="77777777" w:rsidR="00A1675C" w:rsidRDefault="00000000">
      <w:pPr>
        <w:spacing w:before="40" w:after="120"/>
      </w:pPr>
      <w:r>
        <w:rPr>
          <w:rFonts w:eastAsia="Georgia"/>
        </w:rPr>
        <w:t>"Know what?"</w:t>
      </w:r>
    </w:p>
    <w:p w14:paraId="217207D3" w14:textId="77777777" w:rsidR="00A1675C" w:rsidRDefault="00000000">
      <w:pPr>
        <w:ind w:firstLine="432"/>
      </w:pPr>
      <w:r>
        <w:rPr>
          <w:rFonts w:eastAsia="Georgia"/>
        </w:rPr>
        <w:t>Weinstein pointed at the painting.</w:t>
      </w:r>
    </w:p>
    <w:p w14:paraId="2EA2FAA7" w14:textId="77777777" w:rsidR="00A1675C" w:rsidRDefault="00000000">
      <w:pPr>
        <w:spacing w:before="40" w:after="120"/>
      </w:pPr>
      <w:r>
        <w:rPr>
          <w:rFonts w:eastAsia="Georgia"/>
        </w:rPr>
        <w:t>"The event isn't moving through time."</w:t>
      </w:r>
    </w:p>
    <w:p w14:paraId="3D7699B5" w14:textId="77777777" w:rsidR="00A1675C" w:rsidRDefault="00000000">
      <w:pPr>
        <w:ind w:firstLine="432"/>
      </w:pPr>
      <w:r>
        <w:rPr>
          <w:rFonts w:eastAsia="Georgia"/>
        </w:rPr>
        <w:t>Derek waited.</w:t>
      </w:r>
    </w:p>
    <w:p w14:paraId="09F381B5" w14:textId="77777777" w:rsidR="00A1675C" w:rsidRDefault="00000000">
      <w:pPr>
        <w:spacing w:before="40" w:after="120"/>
      </w:pPr>
      <w:r>
        <w:rPr>
          <w:rFonts w:eastAsia="Georgia"/>
        </w:rPr>
        <w:t>"It's changing the geometry."</w:t>
      </w:r>
    </w:p>
    <w:p w14:paraId="5DC3C522" w14:textId="77777777" w:rsidR="00A1675C" w:rsidRDefault="00000000">
      <w:pPr>
        <w:ind w:firstLine="432"/>
      </w:pPr>
      <w:r>
        <w:rPr>
          <w:rFonts w:eastAsia="Georgia"/>
        </w:rPr>
        <w:t>The brass clock in his hand began ticking backwards. And somewhere beneath Paris, another clock began ticking forwards. The two clocks were now measuring different proper times.</w:t>
      </w:r>
    </w:p>
    <w:p w14:paraId="3A6E9506" w14:textId="77777777" w:rsidR="00A1675C" w:rsidRDefault="00000000">
      <w:pPr>
        <w:ind w:firstLine="432"/>
      </w:pPr>
      <w:r>
        <w:rPr>
          <w:rFonts w:eastAsia="Georgia"/>
        </w:rPr>
        <w:t>Neither was wrong. And, for the first time, Weinstein understood why the question on the paper had not been:</w:t>
      </w:r>
    </w:p>
    <w:p w14:paraId="3F57E1B2" w14:textId="77777777" w:rsidR="00A1675C" w:rsidRDefault="00000000">
      <w:pPr>
        <w:spacing w:before="200" w:after="120"/>
        <w:jc w:val="center"/>
      </w:pPr>
      <w:r>
        <w:rPr>
          <w:rFonts w:eastAsia="Georgia"/>
          <w:b/>
          <w:sz w:val="24"/>
        </w:rPr>
        <w:t>WHEN?</w:t>
      </w:r>
    </w:p>
    <w:p w14:paraId="297A2D53" w14:textId="77777777" w:rsidR="00A1675C" w:rsidRDefault="00000000">
      <w:pPr>
        <w:ind w:firstLine="432"/>
      </w:pPr>
      <w:r>
        <w:rPr>
          <w:rFonts w:eastAsia="Georgia"/>
        </w:rPr>
        <w:t>It had been: τ = ? The answer was not a date.</w:t>
      </w:r>
    </w:p>
    <w:p w14:paraId="4F29A3D1" w14:textId="77777777" w:rsidR="00A1675C" w:rsidRDefault="00000000">
      <w:pPr>
        <w:ind w:firstLine="432"/>
      </w:pPr>
      <w:r>
        <w:rPr>
          <w:rFonts w:eastAsia="Georgia"/>
        </w:rPr>
        <w:t>It was a path. A worldline. And somebody had just drawn them one.</w:t>
      </w:r>
    </w:p>
    <w:p w14:paraId="0B7E5A87" w14:textId="77777777" w:rsidR="00A1675C" w:rsidRDefault="00000000">
      <w:pPr>
        <w:ind w:firstLine="432"/>
      </w:pPr>
      <w:r>
        <w:rPr>
          <w:rFonts w:eastAsia="Georgia"/>
        </w:rPr>
        <w:t>Weinstein did not leave the gallery. Everyone else seemed to have quietly moved on. Visitors wandered past the painting.</w:t>
      </w:r>
    </w:p>
    <w:p w14:paraId="0963991B" w14:textId="77777777" w:rsidR="00A1675C" w:rsidRDefault="00000000">
      <w:pPr>
        <w:spacing w:before="40" w:after="120"/>
      </w:pPr>
      <w:r>
        <w:rPr>
          <w:rFonts w:eastAsia="Georgia"/>
        </w:rPr>
        <w:t>A guide explained something about perspective to a group of tourists.</w:t>
      </w:r>
    </w:p>
    <w:p w14:paraId="4CF54CCB" w14:textId="77777777" w:rsidR="00A1675C" w:rsidRDefault="00000000">
      <w:pPr>
        <w:ind w:firstLine="432"/>
      </w:pPr>
      <w:r>
        <w:rPr>
          <w:rFonts w:eastAsia="Georgia"/>
        </w:rPr>
        <w:t>Someone took a vivid photograph. A child complained that he was hungry. The universe continued behaving as though nothing particularly remarkable had happened.</w:t>
      </w:r>
    </w:p>
    <w:p w14:paraId="798FD31F" w14:textId="77777777" w:rsidR="00A1675C" w:rsidRDefault="00000000">
      <w:pPr>
        <w:ind w:firstLine="432"/>
      </w:pPr>
      <w:r>
        <w:rPr>
          <w:rFonts w:eastAsia="Georgia"/>
        </w:rPr>
        <w:t>Weinstein remained in front of the painting. He was thinking. Derek knew better than to interrupt him.</w:t>
      </w:r>
    </w:p>
    <w:p w14:paraId="1DA34220" w14:textId="219E1A39" w:rsidR="00A1675C" w:rsidRDefault="003434B6">
      <w:pPr>
        <w:ind w:firstLine="432"/>
      </w:pPr>
      <w:r>
        <w:rPr>
          <w:rFonts w:eastAsia="Georgia"/>
        </w:rPr>
        <w:t>Penny knew better still. Trevor, after several years of experience, had learned that there were two kinds of silence from Weinstein. There was the ordinary silence.</w:t>
      </w:r>
    </w:p>
    <w:p w14:paraId="1B2C94D4" w14:textId="77777777" w:rsidR="00A1675C" w:rsidRDefault="00000000">
      <w:pPr>
        <w:ind w:firstLine="432"/>
      </w:pPr>
      <w:r>
        <w:rPr>
          <w:rFonts w:eastAsia="Georgia"/>
        </w:rPr>
        <w:t>And there was the dangerous silence. This was the second kind. Weinstein watched the painting.</w:t>
      </w:r>
    </w:p>
    <w:p w14:paraId="18563C45" w14:textId="77777777" w:rsidR="00A1675C" w:rsidRDefault="00000000">
      <w:pPr>
        <w:ind w:firstLine="432"/>
      </w:pPr>
      <w:r>
        <w:rPr>
          <w:rFonts w:eastAsia="Georgia"/>
        </w:rPr>
        <w:t>Then at the ancient brass clock. Then at the three coordinates. Three spatial dimensions.</w:t>
      </w:r>
    </w:p>
    <w:p w14:paraId="3F52DFD5" w14:textId="77777777" w:rsidR="00A1675C" w:rsidRDefault="00000000">
      <w:pPr>
        <w:ind w:firstLine="432"/>
      </w:pPr>
      <w:r>
        <w:rPr>
          <w:rFonts w:eastAsia="Georgia"/>
        </w:rPr>
        <w:t>One temporal coordinate. A geometry. A worldline.</w:t>
      </w:r>
    </w:p>
    <w:p w14:paraId="6961D421" w14:textId="77777777" w:rsidR="00A1675C" w:rsidRDefault="00000000">
      <w:pPr>
        <w:ind w:firstLine="432"/>
      </w:pPr>
      <w:r>
        <w:rPr>
          <w:rFonts w:eastAsia="Georgia"/>
        </w:rPr>
        <w:t>An invariant interval. And curvature. He suddenly took out his notebook.</w:t>
      </w:r>
    </w:p>
    <w:p w14:paraId="6913E973" w14:textId="77777777" w:rsidR="00A1675C" w:rsidRDefault="00000000">
      <w:pPr>
        <w:ind w:firstLine="432"/>
      </w:pPr>
      <w:r>
        <w:rPr>
          <w:rFonts w:eastAsia="Georgia"/>
        </w:rPr>
        <w:t>Derek watched.</w:t>
      </w:r>
    </w:p>
    <w:p w14:paraId="3BEFDD75" w14:textId="77777777" w:rsidR="00A1675C" w:rsidRDefault="00000000">
      <w:pPr>
        <w:spacing w:before="40" w:after="120"/>
      </w:pPr>
      <w:r>
        <w:rPr>
          <w:rFonts w:eastAsia="Georgia"/>
        </w:rPr>
        <w:t>"What have you got?"</w:t>
      </w:r>
    </w:p>
    <w:p w14:paraId="7C0FB4EE" w14:textId="77777777" w:rsidR="00A1675C" w:rsidRDefault="00000000">
      <w:pPr>
        <w:ind w:firstLine="432"/>
      </w:pPr>
      <w:r>
        <w:rPr>
          <w:rFonts w:eastAsia="Georgia"/>
        </w:rPr>
        <w:t>Weinstein didn't answer. He drew three axes. Then curved them.</w:t>
      </w:r>
    </w:p>
    <w:p w14:paraId="019D1017" w14:textId="77777777" w:rsidR="00A1675C" w:rsidRDefault="00000000">
      <w:pPr>
        <w:ind w:firstLine="432"/>
      </w:pPr>
      <w:r>
        <w:rPr>
          <w:rFonts w:eastAsia="Georgia"/>
        </w:rPr>
        <w:t>Derek leaned closer.</w:t>
      </w:r>
    </w:p>
    <w:p w14:paraId="017EFF20" w14:textId="77777777" w:rsidR="00A1675C" w:rsidRDefault="00000000">
      <w:pPr>
        <w:spacing w:before="40" w:after="120"/>
      </w:pPr>
      <w:r>
        <w:rPr>
          <w:rFonts w:eastAsia="Georgia"/>
        </w:rPr>
        <w:t>"What is that?"</w:t>
      </w:r>
    </w:p>
    <w:p w14:paraId="000E2E05" w14:textId="77777777" w:rsidR="00A1675C" w:rsidRDefault="00000000">
      <w:pPr>
        <w:spacing w:before="40" w:after="120"/>
      </w:pPr>
      <w:r>
        <w:rPr>
          <w:rFonts w:eastAsia="Georgia"/>
        </w:rPr>
        <w:t>"Space."</w:t>
      </w:r>
    </w:p>
    <w:p w14:paraId="3B08280E" w14:textId="77777777" w:rsidR="00A1675C" w:rsidRDefault="00000000">
      <w:pPr>
        <w:spacing w:before="40" w:after="120"/>
      </w:pPr>
      <w:r>
        <w:rPr>
          <w:rFonts w:eastAsia="Georgia"/>
        </w:rPr>
        <w:t>"That's not very flat."</w:t>
      </w:r>
    </w:p>
    <w:p w14:paraId="42F56F0F" w14:textId="77777777" w:rsidR="00A1675C" w:rsidRDefault="00000000">
      <w:pPr>
        <w:spacing w:before="40" w:after="120"/>
      </w:pPr>
      <w:r>
        <w:rPr>
          <w:rFonts w:eastAsia="Georgia"/>
        </w:rPr>
        <w:t>"No."</w:t>
      </w:r>
    </w:p>
    <w:p w14:paraId="5CB25EE0" w14:textId="77777777" w:rsidR="00A1675C" w:rsidRDefault="00000000">
      <w:pPr>
        <w:spacing w:before="40" w:after="120"/>
      </w:pPr>
      <w:r>
        <w:rPr>
          <w:rFonts w:eastAsia="Georgia"/>
        </w:rPr>
        <w:t>"Should it be?"</w:t>
      </w:r>
    </w:p>
    <w:p w14:paraId="41EE9BB4" w14:textId="77777777" w:rsidR="00A1675C" w:rsidRDefault="00000000">
      <w:pPr>
        <w:ind w:firstLine="432"/>
      </w:pPr>
      <w:r>
        <w:rPr>
          <w:rFonts w:eastAsia="Georgia"/>
        </w:rPr>
        <w:t>Weinstein gently smiled.</w:t>
      </w:r>
    </w:p>
    <w:p w14:paraId="79D82A8B" w14:textId="77777777" w:rsidR="00A1675C" w:rsidRDefault="00000000">
      <w:pPr>
        <w:spacing w:before="40" w:after="120"/>
      </w:pPr>
      <w:r>
        <w:rPr>
          <w:rFonts w:eastAsia="Georgia"/>
        </w:rPr>
        <w:t>"That's the question."</w:t>
      </w:r>
    </w:p>
    <w:p w14:paraId="74E514BF" w14:textId="77777777" w:rsidR="00A1675C" w:rsidRDefault="00000000">
      <w:pPr>
        <w:ind w:firstLine="432"/>
      </w:pPr>
      <w:r>
        <w:rPr>
          <w:rFonts w:eastAsia="Georgia"/>
        </w:rPr>
        <w:t>He drew another curve. Then another. He began to imagine spacetime itself.</w:t>
      </w:r>
    </w:p>
    <w:p w14:paraId="1359E624" w14:textId="77777777" w:rsidR="00A1675C" w:rsidRDefault="00000000">
      <w:pPr>
        <w:ind w:firstLine="432"/>
      </w:pPr>
      <w:r>
        <w:rPr>
          <w:rFonts w:eastAsia="Georgia"/>
        </w:rPr>
        <w:t>Not a rubber sheet. Not a picture of a planet sitting in a depression. Something more fundamental.</w:t>
      </w:r>
    </w:p>
    <w:p w14:paraId="7ADEA534" w14:textId="77777777" w:rsidR="00A1675C" w:rsidRDefault="00000000">
      <w:pPr>
        <w:ind w:firstLine="432"/>
      </w:pPr>
      <w:r>
        <w:rPr>
          <w:rFonts w:eastAsia="Georgia"/>
        </w:rPr>
        <w:t>A four-dimensional geometry. The curvature was not necessarily in some larger space. The geometry itself was curved.</w:t>
      </w:r>
    </w:p>
    <w:p w14:paraId="4A74A996" w14:textId="77777777" w:rsidR="00A1675C" w:rsidRDefault="00000000">
      <w:pPr>
        <w:ind w:firstLine="432"/>
      </w:pPr>
      <w:r>
        <w:rPr>
          <w:rFonts w:eastAsia="Georgia"/>
        </w:rPr>
        <w:t>An observer moving through it would experience that geometry as reality. Weinstein wrote:</w:t>
      </w:r>
    </w:p>
    <w:p w14:paraId="789AB655" w14:textId="77777777" w:rsidR="00A1675C" w:rsidRDefault="00000000">
      <w:pPr>
        <w:spacing w:before="200" w:after="120"/>
        <w:jc w:val="center"/>
      </w:pPr>
      <w:r>
        <w:rPr>
          <w:rFonts w:eastAsia="Georgia"/>
          <w:b/>
          <w:sz w:val="24"/>
        </w:rPr>
        <w:t>CURVATURE.</w:t>
      </w:r>
    </w:p>
    <w:p w14:paraId="6251C8B9" w14:textId="77777777" w:rsidR="00A1675C" w:rsidRDefault="00000000">
      <w:pPr>
        <w:ind w:firstLine="432"/>
      </w:pPr>
      <w:r>
        <w:rPr>
          <w:rFonts w:eastAsia="Georgia"/>
        </w:rPr>
        <w:t>Then underneath:</w:t>
      </w:r>
    </w:p>
    <w:p w14:paraId="768E4622" w14:textId="77777777" w:rsidR="00A1675C" w:rsidRDefault="00000000">
      <w:pPr>
        <w:spacing w:before="200" w:after="120"/>
        <w:jc w:val="center"/>
      </w:pPr>
      <w:r>
        <w:rPr>
          <w:rFonts w:eastAsia="Georgia"/>
          <w:b/>
          <w:sz w:val="24"/>
        </w:rPr>
        <w:t>MORE CURVATURE.</w:t>
      </w:r>
    </w:p>
    <w:p w14:paraId="4B2579E4" w14:textId="77777777" w:rsidR="00A1675C" w:rsidRDefault="00000000">
      <w:pPr>
        <w:ind w:firstLine="432"/>
      </w:pPr>
      <w:r>
        <w:rPr>
          <w:rFonts w:eastAsia="Georgia"/>
        </w:rPr>
        <w:t>Then:</w:t>
      </w:r>
    </w:p>
    <w:p w14:paraId="77C1FD43" w14:textId="77777777" w:rsidR="00A1675C" w:rsidRDefault="00000000">
      <w:pPr>
        <w:spacing w:before="200" w:after="120"/>
        <w:jc w:val="center"/>
      </w:pPr>
      <w:r>
        <w:rPr>
          <w:rFonts w:eastAsia="Georgia"/>
          <w:b/>
          <w:sz w:val="24"/>
        </w:rPr>
        <w:t>HOW MUCH IS TOO MUCH?</w:t>
      </w:r>
    </w:p>
    <w:p w14:paraId="681DE095" w14:textId="77777777" w:rsidR="00A1675C" w:rsidRDefault="00000000">
      <w:pPr>
        <w:ind w:firstLine="432"/>
      </w:pPr>
      <w:r>
        <w:rPr>
          <w:rFonts w:eastAsia="Georgia"/>
        </w:rPr>
        <w:t>He stopped. Derek slowly read it.</w:t>
      </w:r>
    </w:p>
    <w:p w14:paraId="5D3DAE09" w14:textId="77777777" w:rsidR="00A1675C" w:rsidRDefault="00000000">
      <w:pPr>
        <w:spacing w:before="40" w:after="120"/>
      </w:pPr>
      <w:r>
        <w:rPr>
          <w:rFonts w:eastAsia="Georgia"/>
        </w:rPr>
        <w:t>"That's rather philosophical."</w:t>
      </w:r>
    </w:p>
    <w:p w14:paraId="224A7D6B" w14:textId="77777777" w:rsidR="00A1675C" w:rsidRDefault="00000000">
      <w:pPr>
        <w:spacing w:before="40" w:after="120"/>
      </w:pPr>
      <w:r>
        <w:rPr>
          <w:rFonts w:eastAsia="Georgia"/>
        </w:rPr>
        <w:t>"No."</w:t>
      </w:r>
    </w:p>
    <w:p w14:paraId="1EBA25CC" w14:textId="77777777" w:rsidR="00A1675C" w:rsidRDefault="00000000">
      <w:pPr>
        <w:ind w:firstLine="432"/>
      </w:pPr>
      <w:r>
        <w:rPr>
          <w:rFonts w:eastAsia="Georgia"/>
        </w:rPr>
        <w:t>Weinstein looked up.</w:t>
      </w:r>
    </w:p>
    <w:p w14:paraId="6648D83A" w14:textId="77777777" w:rsidR="00A1675C" w:rsidRDefault="00000000">
      <w:pPr>
        <w:spacing w:before="40" w:after="120"/>
      </w:pPr>
      <w:r>
        <w:rPr>
          <w:rFonts w:eastAsia="Georgia"/>
        </w:rPr>
        <w:t>"It's physics."</w:t>
      </w:r>
    </w:p>
    <w:p w14:paraId="139C101A" w14:textId="77777777" w:rsidR="00A1675C" w:rsidRDefault="00000000">
      <w:pPr>
        <w:spacing w:before="40" w:after="120"/>
      </w:pPr>
      <w:r>
        <w:rPr>
          <w:rFonts w:eastAsia="Georgia"/>
        </w:rPr>
        <w:t>"Fair enough."</w:t>
      </w:r>
    </w:p>
    <w:p w14:paraId="65225F8E" w14:textId="77777777" w:rsidR="00A1675C" w:rsidRDefault="00000000">
      <w:pPr>
        <w:ind w:firstLine="432"/>
      </w:pPr>
      <w:r>
        <w:rPr>
          <w:rFonts w:eastAsia="Georgia"/>
        </w:rPr>
        <w:t>Weinstein continued.</w:t>
      </w:r>
    </w:p>
    <w:p w14:paraId="72B8A792" w14:textId="77777777" w:rsidR="00A1675C" w:rsidRDefault="00000000">
      <w:pPr>
        <w:spacing w:before="40" w:after="120"/>
      </w:pPr>
      <w:r>
        <w:rPr>
          <w:rFonts w:eastAsia="Georgia"/>
        </w:rPr>
        <w:t>"If spacetime can be curved..."</w:t>
      </w:r>
    </w:p>
    <w:p w14:paraId="310175D7" w14:textId="77777777" w:rsidR="00A1675C" w:rsidRDefault="00000000">
      <w:pPr>
        <w:spacing w:before="40" w:after="120"/>
      </w:pPr>
      <w:r>
        <w:rPr>
          <w:rFonts w:eastAsia="Georgia"/>
        </w:rPr>
        <w:t>"Yes."</w:t>
      </w:r>
    </w:p>
    <w:p w14:paraId="20127EDE" w14:textId="77777777" w:rsidR="00A1675C" w:rsidRDefault="00000000">
      <w:pPr>
        <w:spacing w:before="40" w:after="120"/>
      </w:pPr>
      <w:r>
        <w:rPr>
          <w:rFonts w:eastAsia="Georgia"/>
        </w:rPr>
        <w:t>"And matter and energy determine that curvature..."</w:t>
      </w:r>
    </w:p>
    <w:p w14:paraId="0099C240" w14:textId="77777777" w:rsidR="00A1675C" w:rsidRDefault="00000000">
      <w:pPr>
        <w:spacing w:before="40" w:after="120"/>
      </w:pPr>
      <w:r>
        <w:rPr>
          <w:rFonts w:eastAsia="Georgia"/>
        </w:rPr>
        <w:t>"Yes."</w:t>
      </w:r>
    </w:p>
    <w:p w14:paraId="25BDBC30" w14:textId="77777777" w:rsidR="00A1675C" w:rsidRDefault="00000000">
      <w:pPr>
        <w:spacing w:before="40" w:after="120"/>
      </w:pPr>
      <w:r>
        <w:rPr>
          <w:rFonts w:eastAsia="Georgia"/>
        </w:rPr>
        <w:t>"Then there must be some limit."</w:t>
      </w:r>
    </w:p>
    <w:p w14:paraId="7AE933FC" w14:textId="77777777" w:rsidR="00A1675C" w:rsidRDefault="00000000">
      <w:pPr>
        <w:ind w:firstLine="432"/>
      </w:pPr>
      <w:r>
        <w:rPr>
          <w:rFonts w:eastAsia="Georgia"/>
        </w:rPr>
        <w:t>Trevor frowned.</w:t>
      </w:r>
    </w:p>
    <w:p w14:paraId="5F7C38E1" w14:textId="77777777" w:rsidR="00A1675C" w:rsidRDefault="00000000">
      <w:pPr>
        <w:spacing w:before="40" w:after="120"/>
      </w:pPr>
      <w:r>
        <w:rPr>
          <w:rFonts w:eastAsia="Georgia"/>
        </w:rPr>
        <w:t>"Why?"</w:t>
      </w:r>
    </w:p>
    <w:p w14:paraId="3B9EE861" w14:textId="77777777" w:rsidR="00A1675C" w:rsidRDefault="00000000">
      <w:pPr>
        <w:ind w:firstLine="432"/>
      </w:pPr>
      <w:r>
        <w:rPr>
          <w:rFonts w:eastAsia="Georgia"/>
        </w:rPr>
        <w:t>Weinstein carefully surveyed him. Trevor waited. Weinstein considered the question.</w:t>
      </w:r>
    </w:p>
    <w:p w14:paraId="5A45A681" w14:textId="77777777" w:rsidR="00A1675C" w:rsidRDefault="00000000">
      <w:pPr>
        <w:spacing w:before="40" w:after="120"/>
      </w:pPr>
      <w:r>
        <w:rPr>
          <w:rFonts w:eastAsia="Georgia"/>
        </w:rPr>
        <w:t>"Perhaps there isn't."</w:t>
      </w:r>
    </w:p>
    <w:p w14:paraId="3D1197D4" w14:textId="77777777" w:rsidR="00A1675C" w:rsidRDefault="00000000">
      <w:pPr>
        <w:ind w:firstLine="432"/>
      </w:pPr>
      <w:r>
        <w:rPr>
          <w:rFonts w:eastAsia="Georgia"/>
        </w:rPr>
        <w:t>Trevor nodded.</w:t>
      </w:r>
    </w:p>
    <w:p w14:paraId="66FA683F" w14:textId="77777777" w:rsidR="00A1675C" w:rsidRDefault="00000000">
      <w:pPr>
        <w:spacing w:before="40" w:after="120"/>
      </w:pPr>
      <w:r>
        <w:rPr>
          <w:rFonts w:eastAsia="Georgia"/>
        </w:rPr>
        <w:t>"Right."</w:t>
      </w:r>
    </w:p>
    <w:p w14:paraId="2F7E16A0" w14:textId="77777777" w:rsidR="00A1675C" w:rsidRDefault="00000000">
      <w:pPr>
        <w:ind w:firstLine="432"/>
      </w:pPr>
      <w:r>
        <w:rPr>
          <w:rFonts w:eastAsia="Georgia"/>
        </w:rPr>
        <w:t>Weinstein continued.</w:t>
      </w:r>
    </w:p>
    <w:p w14:paraId="1336B485" w14:textId="77777777" w:rsidR="00A1675C" w:rsidRDefault="00000000">
      <w:pPr>
        <w:spacing w:before="40" w:after="120"/>
      </w:pPr>
      <w:r>
        <w:rPr>
          <w:rFonts w:eastAsia="Georgia"/>
        </w:rPr>
        <w:t>"But suppose there is."</w:t>
      </w:r>
    </w:p>
    <w:p w14:paraId="34B8153A" w14:textId="77777777" w:rsidR="00A1675C" w:rsidRDefault="00000000">
      <w:pPr>
        <w:ind w:firstLine="432"/>
      </w:pPr>
      <w:r>
        <w:rPr>
          <w:rFonts w:eastAsia="Georgia"/>
        </w:rPr>
        <w:t>Derek quietly smiled.</w:t>
      </w:r>
    </w:p>
    <w:p w14:paraId="151333C8" w14:textId="77777777" w:rsidR="00A1675C" w:rsidRDefault="00000000">
      <w:pPr>
        <w:spacing w:before="40" w:after="120"/>
      </w:pPr>
      <w:r>
        <w:rPr>
          <w:rFonts w:eastAsia="Georgia"/>
        </w:rPr>
        <w:t>"That's rather different."</w:t>
      </w:r>
    </w:p>
    <w:p w14:paraId="1CB62DBD" w14:textId="77777777" w:rsidR="00A1675C" w:rsidRDefault="00000000">
      <w:pPr>
        <w:spacing w:before="40" w:after="120"/>
      </w:pPr>
      <w:r>
        <w:rPr>
          <w:rFonts w:eastAsia="Georgia"/>
        </w:rPr>
        <w:t>"Yes."</w:t>
      </w:r>
    </w:p>
    <w:p w14:paraId="14057A56" w14:textId="77777777" w:rsidR="00A1675C" w:rsidRDefault="00000000">
      <w:pPr>
        <w:ind w:firstLine="432"/>
      </w:pPr>
      <w:r>
        <w:rPr>
          <w:rFonts w:eastAsia="Georgia"/>
        </w:rPr>
        <w:t>Weinstein drew a curve that became increasingly steep.</w:t>
      </w:r>
    </w:p>
    <w:p w14:paraId="31330471" w14:textId="77777777" w:rsidR="00A1675C" w:rsidRDefault="00000000">
      <w:pPr>
        <w:spacing w:before="40" w:after="120"/>
      </w:pPr>
      <w:r>
        <w:rPr>
          <w:rFonts w:eastAsia="Georgia"/>
        </w:rPr>
        <w:t>"Imagine curvature increasing."</w:t>
      </w:r>
    </w:p>
    <w:p w14:paraId="0D3E3CAB" w14:textId="77777777" w:rsidR="00A1675C" w:rsidRDefault="00000000">
      <w:pPr>
        <w:spacing w:before="40" w:after="120"/>
      </w:pPr>
      <w:r>
        <w:rPr>
          <w:rFonts w:eastAsia="Georgia"/>
        </w:rPr>
        <w:t>"Yes."</w:t>
      </w:r>
    </w:p>
    <w:p w14:paraId="27AA28E4" w14:textId="77777777" w:rsidR="00A1675C" w:rsidRDefault="00000000">
      <w:pPr>
        <w:spacing w:before="40" w:after="120"/>
      </w:pPr>
      <w:r>
        <w:rPr>
          <w:rFonts w:eastAsia="Georgia"/>
        </w:rPr>
        <w:t>"More and more."</w:t>
      </w:r>
    </w:p>
    <w:p w14:paraId="45EF7238" w14:textId="77777777" w:rsidR="00A1675C" w:rsidRDefault="00000000">
      <w:pPr>
        <w:spacing w:before="40" w:after="120"/>
      </w:pPr>
      <w:r>
        <w:rPr>
          <w:rFonts w:eastAsia="Georgia"/>
        </w:rPr>
        <w:t>"Yes."</w:t>
      </w:r>
    </w:p>
    <w:p w14:paraId="0DFD9B73" w14:textId="77777777" w:rsidR="00A1675C" w:rsidRDefault="00000000">
      <w:pPr>
        <w:spacing w:before="40" w:after="120"/>
      </w:pPr>
      <w:r>
        <w:rPr>
          <w:rFonts w:eastAsia="Georgia"/>
        </w:rPr>
        <w:t>"At some point our ordinary description becomes inadequate."</w:t>
      </w:r>
    </w:p>
    <w:p w14:paraId="55413ABB" w14:textId="20A0E6BA" w:rsidR="00A1675C" w:rsidRDefault="003434B6">
      <w:pPr>
        <w:ind w:firstLine="432"/>
      </w:pPr>
      <w:r>
        <w:rPr>
          <w:rFonts w:eastAsia="Georgia"/>
        </w:rPr>
        <w:t>Penny nodded.</w:t>
      </w:r>
    </w:p>
    <w:p w14:paraId="4276FB5D" w14:textId="77777777" w:rsidR="00A1675C" w:rsidRDefault="00000000">
      <w:pPr>
        <w:spacing w:before="40" w:after="120"/>
      </w:pPr>
      <w:r>
        <w:rPr>
          <w:rFonts w:eastAsia="Georgia"/>
        </w:rPr>
        <w:t>"Because the equations stop giving sensible physical answers."</w:t>
      </w:r>
    </w:p>
    <w:p w14:paraId="6995FA0C" w14:textId="77777777" w:rsidR="00A1675C" w:rsidRDefault="00000000">
      <w:pPr>
        <w:spacing w:before="40" w:after="120"/>
      </w:pPr>
      <w:r>
        <w:rPr>
          <w:rFonts w:eastAsia="Georgia"/>
        </w:rPr>
        <w:t>"Perhaps."</w:t>
      </w:r>
    </w:p>
    <w:p w14:paraId="39A68157" w14:textId="77777777" w:rsidR="00A1675C" w:rsidRDefault="00000000">
      <w:pPr>
        <w:spacing w:before="40" w:after="120"/>
      </w:pPr>
      <w:r>
        <w:rPr>
          <w:rFonts w:eastAsia="Georgia"/>
        </w:rPr>
        <w:t>"Or because an invariant diverges."</w:t>
      </w:r>
    </w:p>
    <w:p w14:paraId="43BCBE6C" w14:textId="77777777" w:rsidR="00A1675C" w:rsidRDefault="00000000">
      <w:pPr>
        <w:spacing w:before="40" w:after="120"/>
      </w:pPr>
      <w:r>
        <w:rPr>
          <w:rFonts w:eastAsia="Georgia"/>
        </w:rPr>
        <w:t>"Yes."</w:t>
      </w:r>
    </w:p>
    <w:p w14:paraId="3AE20A94" w14:textId="77777777" w:rsidR="00A1675C" w:rsidRDefault="00000000">
      <w:pPr>
        <w:spacing w:before="40" w:after="120"/>
      </w:pPr>
      <w:r>
        <w:rPr>
          <w:rFonts w:eastAsia="Georgia"/>
        </w:rPr>
        <w:t>"Or because a geodesic can't be continued."</w:t>
      </w:r>
    </w:p>
    <w:p w14:paraId="0CBCA556" w14:textId="77777777" w:rsidR="00A1675C" w:rsidRDefault="00000000">
      <w:pPr>
        <w:spacing w:before="40" w:after="120"/>
      </w:pPr>
      <w:r>
        <w:rPr>
          <w:rFonts w:eastAsia="Georgia"/>
        </w:rPr>
        <w:t>"Yes."</w:t>
      </w:r>
    </w:p>
    <w:p w14:paraId="3C1F985A" w14:textId="77777777" w:rsidR="00A1675C" w:rsidRDefault="00000000">
      <w:pPr>
        <w:ind w:firstLine="432"/>
      </w:pPr>
      <w:r>
        <w:rPr>
          <w:rFonts w:eastAsia="Georgia"/>
        </w:rPr>
        <w:t>Weinstein carefully studied the drawing.</w:t>
      </w:r>
    </w:p>
    <w:p w14:paraId="232492CF" w14:textId="77777777" w:rsidR="00A1675C" w:rsidRDefault="00000000">
      <w:pPr>
        <w:spacing w:before="40" w:after="120"/>
      </w:pPr>
      <w:r>
        <w:rPr>
          <w:rFonts w:eastAsia="Georgia"/>
        </w:rPr>
        <w:t>"And that..."</w:t>
      </w:r>
    </w:p>
    <w:p w14:paraId="4D20C812" w14:textId="77777777" w:rsidR="00A1675C" w:rsidRDefault="00000000">
      <w:pPr>
        <w:ind w:firstLine="432"/>
      </w:pPr>
      <w:r>
        <w:rPr>
          <w:rFonts w:eastAsia="Georgia"/>
        </w:rPr>
        <w:t>He paused.</w:t>
      </w:r>
    </w:p>
    <w:p w14:paraId="7DA82F34" w14:textId="77777777" w:rsidR="00A1675C" w:rsidRDefault="00000000">
      <w:pPr>
        <w:spacing w:before="40" w:after="120"/>
      </w:pPr>
      <w:r>
        <w:rPr>
          <w:rFonts w:eastAsia="Georgia"/>
        </w:rPr>
        <w:t>"...is where we call it a singularity."</w:t>
      </w:r>
    </w:p>
    <w:p w14:paraId="3827E7D6" w14:textId="77777777" w:rsidR="00A1675C" w:rsidRDefault="00000000">
      <w:pPr>
        <w:ind w:firstLine="432"/>
      </w:pPr>
      <w:r>
        <w:rPr>
          <w:rFonts w:eastAsia="Georgia"/>
        </w:rPr>
        <w:t>Trevor regarded him.</w:t>
      </w:r>
    </w:p>
    <w:p w14:paraId="6DF5BFA7" w14:textId="77777777" w:rsidR="00A1675C" w:rsidRDefault="00000000">
      <w:pPr>
        <w:spacing w:before="40" w:after="120"/>
      </w:pPr>
      <w:r>
        <w:rPr>
          <w:rFonts w:eastAsia="Georgia"/>
        </w:rPr>
        <w:t>"You're defining a singularity as 'too much curvature'?"</w:t>
      </w:r>
    </w:p>
    <w:p w14:paraId="07C64B61" w14:textId="77777777" w:rsidR="00A1675C" w:rsidRDefault="00000000">
      <w:pPr>
        <w:ind w:firstLine="432"/>
      </w:pPr>
      <w:r>
        <w:rPr>
          <w:rFonts w:eastAsia="Georgia"/>
        </w:rPr>
        <w:t>Weinstein shook his head.</w:t>
      </w:r>
    </w:p>
    <w:p w14:paraId="5D467651" w14:textId="77777777" w:rsidR="00A1675C" w:rsidRDefault="00000000">
      <w:pPr>
        <w:spacing w:before="40" w:after="120"/>
      </w:pPr>
      <w:r>
        <w:rPr>
          <w:rFonts w:eastAsia="Georgia"/>
        </w:rPr>
        <w:t>"No."</w:t>
      </w:r>
    </w:p>
    <w:p w14:paraId="7335F676" w14:textId="77777777" w:rsidR="00A1675C" w:rsidRDefault="00000000">
      <w:pPr>
        <w:ind w:firstLine="432"/>
      </w:pPr>
      <w:r>
        <w:rPr>
          <w:rFonts w:eastAsia="Georgia"/>
        </w:rPr>
        <w:t>He crossed out the phrase.</w:t>
      </w:r>
    </w:p>
    <w:p w14:paraId="783D026D" w14:textId="77777777" w:rsidR="00A1675C" w:rsidRDefault="00000000">
      <w:pPr>
        <w:spacing w:before="40" w:after="120"/>
      </w:pPr>
      <w:r>
        <w:rPr>
          <w:rFonts w:eastAsia="Georgia"/>
        </w:rPr>
        <w:t>"A singularity isn't simply a region where spacetime is very curved."</w:t>
      </w:r>
    </w:p>
    <w:p w14:paraId="57930FA6" w14:textId="77777777" w:rsidR="00A1675C" w:rsidRDefault="00000000">
      <w:pPr>
        <w:ind w:firstLine="432"/>
      </w:pPr>
      <w:r>
        <w:rPr>
          <w:rFonts w:eastAsia="Georgia"/>
        </w:rPr>
        <w:t>He wrote:</w:t>
      </w:r>
    </w:p>
    <w:p w14:paraId="3FCC3D7A" w14:textId="77777777" w:rsidR="00A1675C" w:rsidRDefault="00000000">
      <w:pPr>
        <w:spacing w:before="200" w:after="120"/>
        <w:jc w:val="center"/>
      </w:pPr>
      <w:r>
        <w:rPr>
          <w:rFonts w:eastAsia="Georgia"/>
          <w:b/>
          <w:sz w:val="24"/>
        </w:rPr>
        <w:t>BREAKDOWN OF THE CLASSICAL DESCRIPTION.</w:t>
      </w:r>
    </w:p>
    <w:p w14:paraId="195F59EC" w14:textId="77777777" w:rsidR="00A1675C" w:rsidRDefault="00000000">
      <w:pPr>
        <w:spacing w:before="40" w:after="120"/>
      </w:pPr>
      <w:r>
        <w:rPr>
          <w:rFonts w:eastAsia="Georgia"/>
        </w:rPr>
        <w:t>"That's better."</w:t>
      </w:r>
    </w:p>
    <w:p w14:paraId="7A097C16" w14:textId="77777777" w:rsidR="00A1675C" w:rsidRDefault="00000000">
      <w:pPr>
        <w:ind w:firstLine="432"/>
      </w:pPr>
      <w:r>
        <w:rPr>
          <w:rFonts w:eastAsia="Georgia"/>
        </w:rPr>
        <w:t>Derek nodded.</w:t>
      </w:r>
    </w:p>
    <w:p w14:paraId="58EA5186" w14:textId="77777777" w:rsidR="00A1675C" w:rsidRDefault="00000000">
      <w:pPr>
        <w:spacing w:before="40" w:after="120"/>
      </w:pPr>
      <w:r>
        <w:rPr>
          <w:rFonts w:eastAsia="Georgia"/>
        </w:rPr>
        <w:t>"Much."</w:t>
      </w:r>
    </w:p>
    <w:p w14:paraId="3046737F" w14:textId="77777777" w:rsidR="00A1675C" w:rsidRDefault="00000000">
      <w:pPr>
        <w:ind w:firstLine="432"/>
      </w:pPr>
      <w:r>
        <w:rPr>
          <w:rFonts w:eastAsia="Georgia"/>
        </w:rPr>
        <w:t>Weinstein looked again at his drawing.</w:t>
      </w:r>
    </w:p>
    <w:p w14:paraId="19C9A59B" w14:textId="77777777" w:rsidR="00A1675C" w:rsidRDefault="00000000">
      <w:pPr>
        <w:spacing w:before="40" w:after="120"/>
      </w:pPr>
      <w:r>
        <w:rPr>
          <w:rFonts w:eastAsia="Georgia"/>
        </w:rPr>
        <w:t>"But the intuitive idea remains."</w:t>
      </w:r>
    </w:p>
    <w:p w14:paraId="67E2F64F" w14:textId="77777777" w:rsidR="00A1675C" w:rsidRDefault="00000000">
      <w:pPr>
        <w:spacing w:before="40" w:after="120"/>
      </w:pPr>
      <w:r>
        <w:rPr>
          <w:rFonts w:eastAsia="Georgia"/>
        </w:rPr>
        <w:t>"Which is?"</w:t>
      </w:r>
    </w:p>
    <w:p w14:paraId="09102E16" w14:textId="77777777" w:rsidR="00A1675C" w:rsidRDefault="00000000">
      <w:pPr>
        <w:spacing w:before="40" w:after="120"/>
      </w:pPr>
      <w:r>
        <w:rPr>
          <w:rFonts w:eastAsia="Georgia"/>
        </w:rPr>
        <w:t>"If curvature increases without bound, the classical theory can cease to provide a meaningful description."</w:t>
      </w:r>
    </w:p>
    <w:p w14:paraId="4CC4BF5C" w14:textId="77777777" w:rsidR="00A1675C" w:rsidRDefault="00000000">
      <w:pPr>
        <w:spacing w:before="40" w:after="120"/>
      </w:pPr>
      <w:r>
        <w:rPr>
          <w:rFonts w:eastAsia="Georgia"/>
        </w:rPr>
        <w:t>"Yes."</w:t>
      </w:r>
    </w:p>
    <w:p w14:paraId="32EDFD32" w14:textId="77777777" w:rsidR="00A1675C" w:rsidRDefault="00000000">
      <w:pPr>
        <w:spacing w:before="40" w:after="120"/>
      </w:pPr>
      <w:r>
        <w:rPr>
          <w:rFonts w:eastAsia="Georgia"/>
        </w:rPr>
        <w:t>"And that's precisely the sort of thing we're looking for."</w:t>
      </w:r>
    </w:p>
    <w:p w14:paraId="6F1739A8" w14:textId="77777777" w:rsidR="00A1675C" w:rsidRDefault="00000000">
      <w:pPr>
        <w:ind w:firstLine="432"/>
      </w:pPr>
      <w:r>
        <w:rPr>
          <w:rFonts w:eastAsia="Georgia"/>
        </w:rPr>
        <w:t>Derek's expression changed.</w:t>
      </w:r>
    </w:p>
    <w:p w14:paraId="690BE1B5" w14:textId="77777777" w:rsidR="00A1675C" w:rsidRDefault="00000000">
      <w:pPr>
        <w:spacing w:before="40" w:after="120"/>
      </w:pPr>
      <w:r>
        <w:rPr>
          <w:rFonts w:eastAsia="Georgia"/>
        </w:rPr>
        <w:t>"Why?"</w:t>
      </w:r>
    </w:p>
    <w:p w14:paraId="07DECA61" w14:textId="77777777" w:rsidR="00A1675C" w:rsidRDefault="00000000">
      <w:pPr>
        <w:ind w:firstLine="432"/>
      </w:pPr>
      <w:r>
        <w:rPr>
          <w:rFonts w:eastAsia="Georgia"/>
        </w:rPr>
        <w:t>Weinstein pointed at the ancient brass clock.</w:t>
      </w:r>
    </w:p>
    <w:p w14:paraId="090694C1" w14:textId="77777777" w:rsidR="00A1675C" w:rsidRDefault="00000000">
      <w:pPr>
        <w:spacing w:before="40" w:after="120"/>
      </w:pPr>
      <w:r>
        <w:rPr>
          <w:rFonts w:eastAsia="Georgia"/>
        </w:rPr>
        <w:t>"Because we have a clock behaving as though it has crossed from one geometry into another."</w:t>
      </w:r>
    </w:p>
    <w:p w14:paraId="5C85555A" w14:textId="03168023" w:rsidR="00A1675C" w:rsidRDefault="003434B6">
      <w:pPr>
        <w:ind w:firstLine="432"/>
      </w:pPr>
      <w:r>
        <w:rPr>
          <w:rFonts w:eastAsia="Georgia"/>
        </w:rPr>
        <w:t>Penny deeply frowned.</w:t>
      </w:r>
    </w:p>
    <w:p w14:paraId="0228421A" w14:textId="77777777" w:rsidR="00A1675C" w:rsidRDefault="00000000">
      <w:pPr>
        <w:spacing w:before="40" w:after="120"/>
      </w:pPr>
      <w:r>
        <w:rPr>
          <w:rFonts w:eastAsia="Georgia"/>
        </w:rPr>
        <w:t>"Or stopped measuring the same proper time."</w:t>
      </w:r>
    </w:p>
    <w:p w14:paraId="5D7CA234" w14:textId="77777777" w:rsidR="00A1675C" w:rsidRDefault="00000000">
      <w:pPr>
        <w:spacing w:before="40" w:after="120"/>
      </w:pPr>
      <w:r>
        <w:rPr>
          <w:rFonts w:eastAsia="Georgia"/>
        </w:rPr>
        <w:t>"Exactly."</w:t>
      </w:r>
    </w:p>
    <w:p w14:paraId="11679F07" w14:textId="77777777" w:rsidR="00A1675C" w:rsidRDefault="00000000">
      <w:pPr>
        <w:ind w:firstLine="432"/>
      </w:pPr>
      <w:r>
        <w:rPr>
          <w:rFonts w:eastAsia="Georgia"/>
        </w:rPr>
        <w:t>Trevor examined the painting.</w:t>
      </w:r>
    </w:p>
    <w:p w14:paraId="4F4C9CDE" w14:textId="77777777" w:rsidR="00A1675C" w:rsidRDefault="00000000">
      <w:pPr>
        <w:spacing w:before="40" w:after="120"/>
      </w:pPr>
      <w:r>
        <w:rPr>
          <w:rFonts w:eastAsia="Georgia"/>
        </w:rPr>
        <w:t>"So you're thinking there's an extreme gravitational region somewhere."</w:t>
      </w:r>
    </w:p>
    <w:p w14:paraId="492ADBDF" w14:textId="77777777" w:rsidR="00A1675C" w:rsidRDefault="00000000">
      <w:pPr>
        <w:spacing w:before="40" w:after="120"/>
      </w:pPr>
      <w:r>
        <w:rPr>
          <w:rFonts w:eastAsia="Georgia"/>
        </w:rPr>
        <w:t>"Perhaps."</w:t>
      </w:r>
    </w:p>
    <w:p w14:paraId="0C41D115" w14:textId="77777777" w:rsidR="00A1675C" w:rsidRDefault="00000000">
      <w:pPr>
        <w:spacing w:before="40" w:after="120"/>
      </w:pPr>
      <w:r>
        <w:rPr>
          <w:rFonts w:eastAsia="Georgia"/>
        </w:rPr>
        <w:t>"Near Paris?"</w:t>
      </w:r>
    </w:p>
    <w:p w14:paraId="53FEC8A7" w14:textId="77777777" w:rsidR="00A1675C" w:rsidRDefault="00000000">
      <w:pPr>
        <w:spacing w:before="40" w:after="120"/>
      </w:pPr>
      <w:r>
        <w:rPr>
          <w:rFonts w:eastAsia="Georgia"/>
        </w:rPr>
        <w:t>"No."</w:t>
      </w:r>
    </w:p>
    <w:p w14:paraId="70648715" w14:textId="77777777" w:rsidR="00A1675C" w:rsidRDefault="00000000">
      <w:pPr>
        <w:spacing w:before="40" w:after="120"/>
      </w:pPr>
      <w:r>
        <w:rPr>
          <w:rFonts w:eastAsia="Georgia"/>
        </w:rPr>
        <w:t>"Then where?"</w:t>
      </w:r>
    </w:p>
    <w:p w14:paraId="5B9F175B" w14:textId="77777777" w:rsidR="00A1675C" w:rsidRDefault="00000000">
      <w:pPr>
        <w:ind w:firstLine="432"/>
      </w:pPr>
      <w:r>
        <w:rPr>
          <w:rFonts w:eastAsia="Georgia"/>
        </w:rPr>
        <w:t>Weinstein quietly smiled.</w:t>
      </w:r>
    </w:p>
    <w:p w14:paraId="014FD91A" w14:textId="77777777" w:rsidR="00A1675C" w:rsidRDefault="00000000">
      <w:pPr>
        <w:spacing w:before="40" w:after="120"/>
      </w:pPr>
      <w:r>
        <w:rPr>
          <w:rFonts w:eastAsia="Georgia"/>
        </w:rPr>
        <w:t>"That's what Derek is going to investigate."</w:t>
      </w:r>
    </w:p>
    <w:p w14:paraId="6F486228" w14:textId="77777777" w:rsidR="00A1675C" w:rsidRDefault="00000000">
      <w:pPr>
        <w:spacing w:before="40" w:after="120"/>
      </w:pPr>
      <w:r>
        <w:rPr>
          <w:rFonts w:eastAsia="Georgia"/>
        </w:rPr>
        <w:t>Derek wearily sighed.</w:t>
      </w:r>
    </w:p>
    <w:p w14:paraId="46EA7CB6" w14:textId="77777777" w:rsidR="00A1675C" w:rsidRDefault="00000000">
      <w:pPr>
        <w:spacing w:before="40" w:after="120"/>
      </w:pPr>
      <w:r>
        <w:rPr>
          <w:rFonts w:eastAsia="Georgia"/>
        </w:rPr>
        <w:t>"Of course I am."</w:t>
      </w:r>
    </w:p>
    <w:p w14:paraId="2CBF31F4" w14:textId="77777777" w:rsidR="00A1675C" w:rsidRDefault="00000000">
      <w:pPr>
        <w:ind w:firstLine="432"/>
      </w:pPr>
      <w:r>
        <w:rPr>
          <w:rFonts w:eastAsia="Georgia"/>
        </w:rPr>
        <w:t>Weinstein carefully inspected him.</w:t>
      </w:r>
    </w:p>
    <w:p w14:paraId="3DEC1D55" w14:textId="77777777" w:rsidR="00A1675C" w:rsidRDefault="00000000">
      <w:pPr>
        <w:spacing w:before="40" w:after="120"/>
      </w:pPr>
      <w:r>
        <w:rPr>
          <w:rFonts w:eastAsia="Georgia"/>
        </w:rPr>
        <w:t>"You went to the Louvre."</w:t>
      </w:r>
    </w:p>
    <w:p w14:paraId="262E087E" w14:textId="77777777" w:rsidR="00A1675C" w:rsidRDefault="00000000">
      <w:pPr>
        <w:spacing w:before="40" w:after="120"/>
      </w:pPr>
      <w:r>
        <w:rPr>
          <w:rFonts w:eastAsia="Georgia"/>
        </w:rPr>
        <w:t>"Yes."</w:t>
      </w:r>
    </w:p>
    <w:p w14:paraId="4F088F9B" w14:textId="77777777" w:rsidR="00A1675C" w:rsidRDefault="00000000">
      <w:pPr>
        <w:spacing w:before="40" w:after="120"/>
      </w:pPr>
      <w:r>
        <w:rPr>
          <w:rFonts w:eastAsia="Georgia"/>
        </w:rPr>
        <w:t>"Why?"</w:t>
      </w:r>
    </w:p>
    <w:p w14:paraId="167A123D" w14:textId="77777777" w:rsidR="00A1675C" w:rsidRDefault="00000000">
      <w:pPr>
        <w:spacing w:before="40" w:after="120"/>
      </w:pPr>
      <w:r>
        <w:rPr>
          <w:rFonts w:eastAsia="Georgia"/>
        </w:rPr>
        <w:t>"Because I followed a clue."</w:t>
      </w:r>
    </w:p>
    <w:p w14:paraId="641A7B56" w14:textId="77777777" w:rsidR="00A1675C" w:rsidRDefault="00000000">
      <w:pPr>
        <w:spacing w:before="40" w:after="120"/>
      </w:pPr>
      <w:r>
        <w:rPr>
          <w:rFonts w:eastAsia="Georgia"/>
        </w:rPr>
        <w:t>"Good."</w:t>
      </w:r>
    </w:p>
    <w:p w14:paraId="66FA6F87" w14:textId="77777777" w:rsidR="00A1675C" w:rsidRDefault="00000000">
      <w:pPr>
        <w:spacing w:before="40" w:after="120"/>
      </w:pPr>
      <w:r>
        <w:rPr>
          <w:rFonts w:eastAsia="Georgia"/>
        </w:rPr>
        <w:t>"You knew that."</w:t>
      </w:r>
    </w:p>
    <w:p w14:paraId="30956D5A" w14:textId="77777777" w:rsidR="00A1675C" w:rsidRDefault="00000000">
      <w:pPr>
        <w:spacing w:before="40" w:after="120"/>
      </w:pPr>
      <w:r>
        <w:rPr>
          <w:rFonts w:eastAsia="Georgia"/>
        </w:rPr>
        <w:t>"I suspected."</w:t>
      </w:r>
    </w:p>
    <w:p w14:paraId="6F90F154" w14:textId="77777777" w:rsidR="00A1675C" w:rsidRDefault="00000000">
      <w:pPr>
        <w:spacing w:before="40" w:after="120"/>
      </w:pPr>
      <w:r>
        <w:rPr>
          <w:rFonts w:eastAsia="Georgia"/>
        </w:rPr>
        <w:t>"And now?"</w:t>
      </w:r>
    </w:p>
    <w:p w14:paraId="26872957" w14:textId="77777777" w:rsidR="00A1675C" w:rsidRDefault="00000000">
      <w:pPr>
        <w:spacing w:before="40" w:after="120"/>
      </w:pPr>
      <w:r>
        <w:rPr>
          <w:rFonts w:eastAsia="Georgia"/>
        </w:rPr>
        <w:t>"Now I suspect you found something else."</w:t>
      </w:r>
    </w:p>
    <w:p w14:paraId="2A49B1F8" w14:textId="77777777" w:rsidR="00A1675C" w:rsidRDefault="00000000">
      <w:pPr>
        <w:ind w:firstLine="432"/>
      </w:pPr>
      <w:r>
        <w:rPr>
          <w:rFonts w:eastAsia="Georgia"/>
        </w:rPr>
        <w:t>Derek quietly smiled.</w:t>
      </w:r>
    </w:p>
    <w:p w14:paraId="683D35E2" w14:textId="77777777" w:rsidR="00A1675C" w:rsidRDefault="00000000">
      <w:pPr>
        <w:spacing w:before="40" w:after="120"/>
      </w:pPr>
      <w:r>
        <w:rPr>
          <w:rFonts w:eastAsia="Georgia"/>
        </w:rPr>
        <w:t>"I did."</w:t>
      </w:r>
    </w:p>
    <w:p w14:paraId="0F490130" w14:textId="77777777" w:rsidR="00A1675C" w:rsidRDefault="00000000">
      <w:pPr>
        <w:spacing w:before="40" w:after="120"/>
      </w:pPr>
      <w:r>
        <w:rPr>
          <w:rFonts w:eastAsia="Georgia"/>
        </w:rPr>
        <w:t>"What?"</w:t>
      </w:r>
    </w:p>
    <w:p w14:paraId="7EBF38FE" w14:textId="77777777" w:rsidR="00A1675C" w:rsidRDefault="00000000">
      <w:pPr>
        <w:ind w:firstLine="432"/>
      </w:pPr>
      <w:r>
        <w:rPr>
          <w:rFonts w:eastAsia="Georgia"/>
        </w:rPr>
        <w:t>Derek pointed at the painting.</w:t>
      </w:r>
    </w:p>
    <w:p w14:paraId="08FA6F13" w14:textId="77777777" w:rsidR="00A1675C" w:rsidRDefault="00000000">
      <w:pPr>
        <w:spacing w:before="40" w:after="120"/>
      </w:pPr>
      <w:r>
        <w:rPr>
          <w:rFonts w:eastAsia="Georgia"/>
        </w:rPr>
        <w:t>"Look at the landscape."</w:t>
      </w:r>
    </w:p>
    <w:p w14:paraId="0A83D6B1" w14:textId="77777777" w:rsidR="00A1675C" w:rsidRDefault="00000000">
      <w:pPr>
        <w:ind w:firstLine="432"/>
      </w:pPr>
      <w:r>
        <w:rPr>
          <w:rFonts w:eastAsia="Georgia"/>
        </w:rPr>
        <w:t>Weinstein did.</w:t>
      </w:r>
    </w:p>
    <w:p w14:paraId="7ECFECE9" w14:textId="77777777" w:rsidR="00A1675C" w:rsidRDefault="00000000">
      <w:pPr>
        <w:spacing w:before="40" w:after="120"/>
      </w:pPr>
      <w:r>
        <w:rPr>
          <w:rFonts w:eastAsia="Georgia"/>
        </w:rPr>
        <w:t>"The geometry changes."</w:t>
      </w:r>
    </w:p>
    <w:p w14:paraId="09C091B8" w14:textId="77777777" w:rsidR="00A1675C" w:rsidRDefault="00000000">
      <w:pPr>
        <w:spacing w:before="40" w:after="120"/>
      </w:pPr>
      <w:r>
        <w:rPr>
          <w:rFonts w:eastAsia="Georgia"/>
        </w:rPr>
        <w:t>"Yes."</w:t>
      </w:r>
    </w:p>
    <w:p w14:paraId="3BA3090D" w14:textId="77777777" w:rsidR="00A1675C" w:rsidRDefault="00000000">
      <w:pPr>
        <w:spacing w:before="40" w:after="120"/>
      </w:pPr>
      <w:r>
        <w:rPr>
          <w:rFonts w:eastAsia="Georgia"/>
        </w:rPr>
        <w:t>"Not the painting?"</w:t>
      </w:r>
    </w:p>
    <w:p w14:paraId="789EFCF4" w14:textId="77777777" w:rsidR="00A1675C" w:rsidRDefault="00000000">
      <w:pPr>
        <w:spacing w:before="40" w:after="120"/>
      </w:pPr>
      <w:r>
        <w:rPr>
          <w:rFonts w:eastAsia="Georgia"/>
        </w:rPr>
        <w:t>"No."</w:t>
      </w:r>
    </w:p>
    <w:p w14:paraId="065B168E" w14:textId="77777777" w:rsidR="00A1675C" w:rsidRDefault="00000000">
      <w:pPr>
        <w:spacing w:before="40" w:after="120"/>
      </w:pPr>
      <w:r>
        <w:rPr>
          <w:rFonts w:eastAsia="Georgia"/>
        </w:rPr>
        <w:t>"The projection."</w:t>
      </w:r>
    </w:p>
    <w:p w14:paraId="6F7CE714" w14:textId="77777777" w:rsidR="00A1675C" w:rsidRDefault="00000000">
      <w:pPr>
        <w:spacing w:before="40" w:after="120"/>
      </w:pPr>
      <w:r>
        <w:rPr>
          <w:rFonts w:eastAsia="Georgia"/>
        </w:rPr>
        <w:t>"Exactly."</w:t>
      </w:r>
    </w:p>
    <w:p w14:paraId="25B9CB86" w14:textId="77777777" w:rsidR="00A1675C" w:rsidRDefault="00000000">
      <w:pPr>
        <w:ind w:firstLine="432"/>
      </w:pPr>
      <w:r>
        <w:rPr>
          <w:rFonts w:eastAsia="Georgia"/>
        </w:rPr>
        <w:t>Derek took out a photograph. It showed the same painting. But the perspective was subtly different.</w:t>
      </w:r>
    </w:p>
    <w:p w14:paraId="63C1A4D3" w14:textId="77777777" w:rsidR="00A1675C" w:rsidRDefault="00000000">
      <w:pPr>
        <w:ind w:firstLine="432"/>
      </w:pPr>
      <w:r>
        <w:rPr>
          <w:rFonts w:eastAsia="Georgia"/>
        </w:rPr>
        <w:t>The vanishing point had shifted. Weinstein studied both images.</w:t>
      </w:r>
    </w:p>
    <w:p w14:paraId="16DD27FE" w14:textId="77777777" w:rsidR="00A1675C" w:rsidRDefault="00000000">
      <w:pPr>
        <w:spacing w:before="40" w:after="120"/>
      </w:pPr>
      <w:r>
        <w:rPr>
          <w:rFonts w:eastAsia="Georgia"/>
        </w:rPr>
        <w:t>"The projection has changed."</w:t>
      </w:r>
    </w:p>
    <w:p w14:paraId="3D53FFFC" w14:textId="77777777" w:rsidR="00A1675C" w:rsidRDefault="00000000">
      <w:pPr>
        <w:spacing w:before="40" w:after="120"/>
      </w:pPr>
      <w:r>
        <w:rPr>
          <w:rFonts w:eastAsia="Georgia"/>
        </w:rPr>
        <w:t>"Yes."</w:t>
      </w:r>
    </w:p>
    <w:p w14:paraId="5A902FAD" w14:textId="77777777" w:rsidR="00A1675C" w:rsidRDefault="00000000">
      <w:pPr>
        <w:spacing w:before="40" w:after="120"/>
      </w:pPr>
      <w:r>
        <w:rPr>
          <w:rFonts w:eastAsia="Georgia"/>
        </w:rPr>
        <w:t>"Without the underlying objects changing."</w:t>
      </w:r>
    </w:p>
    <w:p w14:paraId="6881E479" w14:textId="77777777" w:rsidR="00A1675C" w:rsidRDefault="00000000">
      <w:pPr>
        <w:spacing w:before="40" w:after="120"/>
      </w:pPr>
      <w:r>
        <w:rPr>
          <w:rFonts w:eastAsia="Georgia"/>
        </w:rPr>
        <w:t>"Yes."</w:t>
      </w:r>
    </w:p>
    <w:p w14:paraId="5A26F3FC" w14:textId="77777777" w:rsidR="00A1675C" w:rsidRDefault="00000000">
      <w:pPr>
        <w:ind w:firstLine="432"/>
      </w:pPr>
      <w:r>
        <w:rPr>
          <w:rFonts w:eastAsia="Georgia"/>
        </w:rPr>
        <w:t>Weinstein frowned.</w:t>
      </w:r>
    </w:p>
    <w:p w14:paraId="236AF852" w14:textId="77777777" w:rsidR="00A1675C" w:rsidRDefault="00000000">
      <w:pPr>
        <w:spacing w:before="40" w:after="120"/>
      </w:pPr>
      <w:r>
        <w:rPr>
          <w:rFonts w:eastAsia="Georgia"/>
        </w:rPr>
        <w:t>"That's impossible."</w:t>
      </w:r>
    </w:p>
    <w:p w14:paraId="59C5193C" w14:textId="77777777" w:rsidR="00A1675C" w:rsidRDefault="00000000">
      <w:pPr>
        <w:ind w:firstLine="432"/>
      </w:pPr>
      <w:r>
        <w:rPr>
          <w:rFonts w:eastAsia="Georgia"/>
        </w:rPr>
        <w:t>Derek smiled.</w:t>
      </w:r>
    </w:p>
    <w:p w14:paraId="7965FC84" w14:textId="21A46B04" w:rsidR="00A1675C" w:rsidRDefault="003434B6">
      <w:pPr>
        <w:spacing w:before="40" w:after="120"/>
      </w:pPr>
      <w:r>
        <w:rPr>
          <w:rFonts w:eastAsia="Georgia"/>
        </w:rPr>
        <w:t>Penny immediately insisted:</w:t>
      </w:r>
    </w:p>
    <w:p w14:paraId="58955F78" w14:textId="77777777" w:rsidR="00A1675C" w:rsidRDefault="00000000">
      <w:pPr>
        <w:spacing w:before="40" w:after="120"/>
      </w:pPr>
      <w:r>
        <w:rPr>
          <w:rFonts w:eastAsia="Georgia"/>
        </w:rPr>
        <w:t>"Don't."</w:t>
      </w:r>
    </w:p>
    <w:p w14:paraId="757C60D2" w14:textId="77777777" w:rsidR="00A1675C" w:rsidRDefault="00000000">
      <w:pPr>
        <w:ind w:firstLine="432"/>
      </w:pPr>
      <w:r>
        <w:rPr>
          <w:rFonts w:eastAsia="Georgia"/>
        </w:rPr>
        <w:t>Weinstein laughed.</w:t>
      </w:r>
    </w:p>
    <w:p w14:paraId="3F9B5D83" w14:textId="77777777" w:rsidR="00A1675C" w:rsidRDefault="00000000">
      <w:pPr>
        <w:spacing w:before="40" w:after="120"/>
      </w:pPr>
      <w:r>
        <w:rPr>
          <w:rFonts w:eastAsia="Georgia"/>
        </w:rPr>
        <w:t>"Fine."</w:t>
      </w:r>
    </w:p>
    <w:p w14:paraId="465F42EE" w14:textId="77777777" w:rsidR="00A1675C" w:rsidRDefault="00000000">
      <w:pPr>
        <w:ind w:firstLine="432"/>
      </w:pPr>
      <w:r>
        <w:rPr>
          <w:rFonts w:eastAsia="Georgia"/>
        </w:rPr>
        <w:t>He quietly looked again.</w:t>
      </w:r>
    </w:p>
    <w:p w14:paraId="4F978438" w14:textId="77777777" w:rsidR="00A1675C" w:rsidRDefault="00000000">
      <w:pPr>
        <w:spacing w:before="40" w:after="120"/>
      </w:pPr>
      <w:r>
        <w:rPr>
          <w:rFonts w:eastAsia="Georgia"/>
        </w:rPr>
        <w:t>"If the projection changes while the objects remain..."</w:t>
      </w:r>
    </w:p>
    <w:p w14:paraId="02B8376F" w14:textId="77777777" w:rsidR="00A1675C" w:rsidRDefault="00000000">
      <w:pPr>
        <w:ind w:firstLine="432"/>
      </w:pPr>
      <w:r>
        <w:rPr>
          <w:rFonts w:eastAsia="Georgia"/>
        </w:rPr>
        <w:t>He stopped.</w:t>
      </w:r>
    </w:p>
    <w:p w14:paraId="70333DB1" w14:textId="77777777" w:rsidR="00A1675C" w:rsidRDefault="00000000">
      <w:pPr>
        <w:spacing w:before="40" w:after="120"/>
      </w:pPr>
      <w:r>
        <w:rPr>
          <w:rFonts w:eastAsia="Georgia"/>
        </w:rPr>
        <w:t>"The coordinate system has changed."</w:t>
      </w:r>
    </w:p>
    <w:p w14:paraId="78D29B1F" w14:textId="77777777" w:rsidR="00A1675C" w:rsidRDefault="00000000">
      <w:pPr>
        <w:spacing w:before="40" w:after="120"/>
      </w:pPr>
      <w:r>
        <w:rPr>
          <w:rFonts w:eastAsia="Georgia"/>
        </w:rPr>
        <w:t>"Yes."</w:t>
      </w:r>
    </w:p>
    <w:p w14:paraId="4295F3B7" w14:textId="77777777" w:rsidR="00A1675C" w:rsidRDefault="00000000">
      <w:pPr>
        <w:spacing w:before="40" w:after="120"/>
      </w:pPr>
      <w:r>
        <w:rPr>
          <w:rFonts w:eastAsia="Georgia"/>
        </w:rPr>
        <w:t>"And if the coordinate system changes..."</w:t>
      </w:r>
    </w:p>
    <w:p w14:paraId="0DB38C46" w14:textId="77777777" w:rsidR="00A1675C" w:rsidRDefault="00000000">
      <w:pPr>
        <w:spacing w:before="40" w:after="120"/>
      </w:pPr>
      <w:r>
        <w:rPr>
          <w:rFonts w:eastAsia="Georgia"/>
        </w:rPr>
        <w:t>"The metric might."</w:t>
      </w:r>
    </w:p>
    <w:p w14:paraId="3C191646" w14:textId="77777777" w:rsidR="00A1675C" w:rsidRDefault="00000000">
      <w:pPr>
        <w:ind w:firstLine="432"/>
      </w:pPr>
      <w:r>
        <w:rPr>
          <w:rFonts w:eastAsia="Georgia"/>
        </w:rPr>
        <w:t>Weinstein nodded.</w:t>
      </w:r>
    </w:p>
    <w:p w14:paraId="297841CA" w14:textId="77777777" w:rsidR="00A1675C" w:rsidRDefault="00000000">
      <w:pPr>
        <w:spacing w:before="40" w:after="120"/>
      </w:pPr>
      <w:r>
        <w:rPr>
          <w:rFonts w:eastAsia="Georgia"/>
        </w:rPr>
        <w:t>"Exactly."</w:t>
      </w:r>
    </w:p>
    <w:p w14:paraId="0580AB5E" w14:textId="77777777" w:rsidR="00A1675C" w:rsidRDefault="00000000">
      <w:pPr>
        <w:ind w:firstLine="432"/>
      </w:pPr>
      <w:r>
        <w:rPr>
          <w:rFonts w:eastAsia="Georgia"/>
        </w:rPr>
        <w:t>Trevor looked between them.</w:t>
      </w:r>
    </w:p>
    <w:p w14:paraId="343AE57A" w14:textId="77777777" w:rsidR="00A1675C" w:rsidRDefault="00000000">
      <w:pPr>
        <w:spacing w:before="40" w:after="120"/>
      </w:pPr>
      <w:r>
        <w:rPr>
          <w:rFonts w:eastAsia="Georgia"/>
        </w:rPr>
        <w:t>"So we're not looking at a strange painting."</w:t>
      </w:r>
    </w:p>
    <w:p w14:paraId="5282593A" w14:textId="77777777" w:rsidR="00A1675C" w:rsidRDefault="00000000">
      <w:pPr>
        <w:spacing w:before="40" w:after="120"/>
      </w:pPr>
      <w:r>
        <w:rPr>
          <w:rFonts w:eastAsia="Georgia"/>
        </w:rPr>
        <w:t>"No."</w:t>
      </w:r>
    </w:p>
    <w:p w14:paraId="6DA5F317" w14:textId="77777777" w:rsidR="00A1675C" w:rsidRDefault="00000000">
      <w:pPr>
        <w:spacing w:before="40" w:after="120"/>
      </w:pPr>
      <w:r>
        <w:rPr>
          <w:rFonts w:eastAsia="Georgia"/>
        </w:rPr>
        <w:t>"We're looking at a change in the geometry used to describe it."</w:t>
      </w:r>
    </w:p>
    <w:p w14:paraId="126B9E36" w14:textId="77777777" w:rsidR="00A1675C" w:rsidRDefault="00000000">
      <w:pPr>
        <w:spacing w:before="40" w:after="120"/>
      </w:pPr>
      <w:r>
        <w:rPr>
          <w:rFonts w:eastAsia="Georgia"/>
        </w:rPr>
        <w:t>"Yes."</w:t>
      </w:r>
    </w:p>
    <w:p w14:paraId="45A143FA" w14:textId="77777777" w:rsidR="00A1675C" w:rsidRDefault="00000000">
      <w:pPr>
        <w:ind w:firstLine="432"/>
      </w:pPr>
      <w:r>
        <w:rPr>
          <w:rFonts w:eastAsia="Georgia"/>
        </w:rPr>
        <w:t>Trevor thought.</w:t>
      </w:r>
    </w:p>
    <w:p w14:paraId="56B996CD" w14:textId="77777777" w:rsidR="00A1675C" w:rsidRDefault="00000000">
      <w:pPr>
        <w:spacing w:before="40" w:after="120"/>
      </w:pPr>
      <w:r>
        <w:rPr>
          <w:rFonts w:eastAsia="Georgia"/>
        </w:rPr>
        <w:t>"Then perhaps the painting isn't showing us a place."</w:t>
      </w:r>
    </w:p>
    <w:p w14:paraId="28DB0D2B" w14:textId="77777777" w:rsidR="00A1675C" w:rsidRDefault="00000000">
      <w:pPr>
        <w:ind w:firstLine="432"/>
      </w:pPr>
      <w:r>
        <w:rPr>
          <w:rFonts w:eastAsia="Georgia"/>
        </w:rPr>
        <w:t>Weinstein turned.</w:t>
      </w:r>
    </w:p>
    <w:p w14:paraId="7694E42A" w14:textId="77777777" w:rsidR="00A1675C" w:rsidRDefault="00000000">
      <w:pPr>
        <w:spacing w:before="40" w:after="120"/>
      </w:pPr>
      <w:r>
        <w:rPr>
          <w:rFonts w:eastAsia="Georgia"/>
        </w:rPr>
        <w:t>"What is it showing us?"</w:t>
      </w:r>
    </w:p>
    <w:p w14:paraId="49020C47" w14:textId="77777777" w:rsidR="00A1675C" w:rsidRDefault="00000000">
      <w:pPr>
        <w:ind w:firstLine="432"/>
      </w:pPr>
      <w:r>
        <w:rPr>
          <w:rFonts w:eastAsia="Georgia"/>
        </w:rPr>
        <w:t>Trevor pointed.</w:t>
      </w:r>
    </w:p>
    <w:p w14:paraId="6E9DE4B8" w14:textId="77777777" w:rsidR="00A1675C" w:rsidRDefault="00000000">
      <w:pPr>
        <w:spacing w:before="40" w:after="120"/>
      </w:pPr>
      <w:r>
        <w:rPr>
          <w:rFonts w:eastAsia="Georgia"/>
        </w:rPr>
        <w:t>"An event."</w:t>
      </w:r>
    </w:p>
    <w:p w14:paraId="3A5C5A62" w14:textId="77777777" w:rsidR="00A1675C" w:rsidRDefault="00000000">
      <w:pPr>
        <w:ind w:firstLine="432"/>
      </w:pPr>
      <w:r>
        <w:rPr>
          <w:rFonts w:eastAsia="Georgia"/>
        </w:rPr>
        <w:t>There was silence. Derek gently smiled.</w:t>
      </w:r>
    </w:p>
    <w:p w14:paraId="04043F0B" w14:textId="77777777" w:rsidR="00A1675C" w:rsidRDefault="00000000">
      <w:pPr>
        <w:spacing w:before="40" w:after="120"/>
      </w:pPr>
      <w:r>
        <w:rPr>
          <w:rFonts w:eastAsia="Georgia"/>
        </w:rPr>
        <w:t>"Well, that's settled."</w:t>
      </w:r>
    </w:p>
    <w:p w14:paraId="31F32984" w14:textId="0B3031F4" w:rsidR="00A1675C" w:rsidRDefault="003434B6">
      <w:pPr>
        <w:ind w:firstLine="432"/>
      </w:pPr>
      <w:r>
        <w:rPr>
          <w:rFonts w:eastAsia="Georgia"/>
        </w:rPr>
        <w:t>Penny slowly nodded.</w:t>
      </w:r>
    </w:p>
    <w:p w14:paraId="588C8059" w14:textId="77777777" w:rsidR="00A1675C" w:rsidRDefault="00000000">
      <w:pPr>
        <w:spacing w:before="40" w:after="120"/>
      </w:pPr>
      <w:r>
        <w:rPr>
          <w:rFonts w:eastAsia="Georgia"/>
        </w:rPr>
        <w:t>"Good."</w:t>
      </w:r>
    </w:p>
    <w:p w14:paraId="2124B68B" w14:textId="77777777" w:rsidR="00A1675C" w:rsidRDefault="00000000">
      <w:pPr>
        <w:ind w:firstLine="432"/>
      </w:pPr>
      <w:r>
        <w:rPr>
          <w:rFonts w:eastAsia="Georgia"/>
        </w:rPr>
        <w:t>Weinstein carefully looked at Trevor.</w:t>
      </w:r>
    </w:p>
    <w:p w14:paraId="187BAEAB" w14:textId="77777777" w:rsidR="00A1675C" w:rsidRDefault="00000000">
      <w:pPr>
        <w:spacing w:before="40" w:after="120"/>
      </w:pPr>
      <w:r>
        <w:rPr>
          <w:rFonts w:eastAsia="Georgia"/>
        </w:rPr>
        <w:t>"You may keep him."</w:t>
      </w:r>
    </w:p>
    <w:p w14:paraId="5BE88420" w14:textId="77777777" w:rsidR="00A1675C" w:rsidRDefault="00000000">
      <w:pPr>
        <w:ind w:firstLine="432"/>
      </w:pPr>
      <w:r>
        <w:rPr>
          <w:rFonts w:eastAsia="Georgia"/>
        </w:rPr>
        <w:t>Derek laughed. Trevor gently smiled.</w:t>
      </w:r>
    </w:p>
    <w:p w14:paraId="0221ADB3" w14:textId="77777777" w:rsidR="00A1675C" w:rsidRDefault="00000000">
      <w:pPr>
        <w:spacing w:before="40" w:after="120"/>
      </w:pPr>
      <w:r>
        <w:rPr>
          <w:rFonts w:eastAsia="Georgia"/>
        </w:rPr>
        <w:t>"I'll take that as a compliment."</w:t>
      </w:r>
    </w:p>
    <w:p w14:paraId="611158FC" w14:textId="77777777" w:rsidR="00A1675C" w:rsidRDefault="00000000">
      <w:pPr>
        <w:spacing w:before="40" w:after="120"/>
      </w:pPr>
      <w:r>
        <w:rPr>
          <w:rFonts w:eastAsia="Georgia"/>
        </w:rPr>
        <w:t>"You should."</w:t>
      </w:r>
    </w:p>
    <w:p w14:paraId="718F94C9" w14:textId="77777777" w:rsidR="00A1675C" w:rsidRDefault="00000000">
      <w:pPr>
        <w:ind w:firstLine="432"/>
      </w:pPr>
      <w:r>
        <w:rPr>
          <w:rFonts w:eastAsia="Georgia"/>
        </w:rPr>
        <w:t>Weinstein suddenly turned back to the painting. The idea of a curved event returned to him. An event wasn't merely a point.</w:t>
      </w:r>
    </w:p>
    <w:p w14:paraId="2C4BE0AD" w14:textId="77777777" w:rsidR="00A1675C" w:rsidRDefault="00000000">
      <w:pPr>
        <w:ind w:firstLine="432"/>
      </w:pPr>
      <w:r>
        <w:rPr>
          <w:rFonts w:eastAsia="Georgia"/>
        </w:rPr>
        <w:t>It was a point in spacetime. But if spacetime itself was curved, then the relationship between neighbouring events was not Euclidean. The geometry mattered.</w:t>
      </w:r>
    </w:p>
    <w:p w14:paraId="75F717D9" w14:textId="77777777" w:rsidR="00A1675C" w:rsidRDefault="00000000">
      <w:pPr>
        <w:ind w:firstLine="432"/>
      </w:pPr>
      <w:r>
        <w:rPr>
          <w:rFonts w:eastAsia="Georgia"/>
        </w:rPr>
        <w:t>The interval mattered. The worldlines mattered. And if the curvature became extreme enough, the familiar description could break down.</w:t>
      </w:r>
    </w:p>
    <w:p w14:paraId="235AD938" w14:textId="77777777" w:rsidR="00A1675C" w:rsidRDefault="00000000">
      <w:pPr>
        <w:ind w:firstLine="432"/>
      </w:pPr>
      <w:r>
        <w:rPr>
          <w:rFonts w:eastAsia="Georgia"/>
        </w:rPr>
        <w:t>Weinstein wrote one word.</w:t>
      </w:r>
    </w:p>
    <w:p w14:paraId="6F4BF6B5" w14:textId="77777777" w:rsidR="00A1675C" w:rsidRDefault="00000000">
      <w:pPr>
        <w:spacing w:before="200" w:after="120"/>
        <w:jc w:val="center"/>
      </w:pPr>
      <w:r>
        <w:rPr>
          <w:rFonts w:eastAsia="Georgia"/>
          <w:b/>
          <w:sz w:val="24"/>
        </w:rPr>
        <w:t>SINGULARITY.</w:t>
      </w:r>
    </w:p>
    <w:p w14:paraId="504474E4" w14:textId="77777777" w:rsidR="00A1675C" w:rsidRDefault="00000000">
      <w:pPr>
        <w:ind w:firstLine="432"/>
      </w:pPr>
      <w:r>
        <w:rPr>
          <w:rFonts w:eastAsia="Georgia"/>
        </w:rPr>
        <w:t>Derek read it.</w:t>
      </w:r>
    </w:p>
    <w:p w14:paraId="6D452179" w14:textId="77777777" w:rsidR="00A1675C" w:rsidRDefault="00000000">
      <w:pPr>
        <w:spacing w:before="40" w:after="120"/>
      </w:pPr>
      <w:r>
        <w:rPr>
          <w:rFonts w:eastAsia="Georgia"/>
        </w:rPr>
        <w:t>"That's a rather dramatic word."</w:t>
      </w:r>
    </w:p>
    <w:p w14:paraId="10220636" w14:textId="77777777" w:rsidR="00A1675C" w:rsidRDefault="00000000">
      <w:pPr>
        <w:spacing w:before="40" w:after="120"/>
      </w:pPr>
      <w:r>
        <w:rPr>
          <w:rFonts w:eastAsia="Georgia"/>
        </w:rPr>
        <w:t>"It's precise."</w:t>
      </w:r>
    </w:p>
    <w:p w14:paraId="045504C9" w14:textId="77777777" w:rsidR="00A1675C" w:rsidRDefault="00000000">
      <w:pPr>
        <w:spacing w:before="40" w:after="120"/>
      </w:pPr>
      <w:r>
        <w:rPr>
          <w:rFonts w:eastAsia="Georgia"/>
        </w:rPr>
        <w:t>"Is it?"</w:t>
      </w:r>
    </w:p>
    <w:p w14:paraId="4CA54B37" w14:textId="77777777" w:rsidR="00A1675C" w:rsidRDefault="00000000">
      <w:pPr>
        <w:spacing w:before="40" w:after="120"/>
      </w:pPr>
      <w:r>
        <w:rPr>
          <w:rFonts w:eastAsia="Georgia"/>
        </w:rPr>
        <w:t>"In the appropriate mathematical sense."</w:t>
      </w:r>
    </w:p>
    <w:p w14:paraId="7C435FA8" w14:textId="77777777" w:rsidR="00A1675C" w:rsidRDefault="00000000">
      <w:pPr>
        <w:ind w:firstLine="432"/>
      </w:pPr>
      <w:r>
        <w:rPr>
          <w:rFonts w:eastAsia="Georgia"/>
        </w:rPr>
        <w:t>Derek smiled.</w:t>
      </w:r>
    </w:p>
    <w:p w14:paraId="3FB9B8B3" w14:textId="77777777" w:rsidR="00A1675C" w:rsidRDefault="00000000">
      <w:pPr>
        <w:spacing w:before="40" w:after="120"/>
      </w:pPr>
      <w:r>
        <w:rPr>
          <w:rFonts w:eastAsia="Georgia"/>
        </w:rPr>
        <w:t>"Well, that's reassuring."</w:t>
      </w:r>
    </w:p>
    <w:p w14:paraId="52EF90DB" w14:textId="77777777" w:rsidR="00A1675C" w:rsidRDefault="00000000">
      <w:pPr>
        <w:ind w:firstLine="432"/>
      </w:pPr>
      <w:r>
        <w:rPr>
          <w:rFonts w:eastAsia="Georgia"/>
        </w:rPr>
        <w:t>Weinstein continued writing.</w:t>
      </w:r>
    </w:p>
    <w:p w14:paraId="4B94F5A1" w14:textId="77777777" w:rsidR="00A1675C" w:rsidRDefault="00000000">
      <w:pPr>
        <w:spacing w:before="40" w:after="120"/>
      </w:pPr>
      <w:r>
        <w:rPr>
          <w:rFonts w:eastAsia="Georgia"/>
        </w:rPr>
        <w:t>"Black holes."</w:t>
      </w:r>
    </w:p>
    <w:p w14:paraId="2C9FF3B0" w14:textId="77777777" w:rsidR="00A1675C" w:rsidRDefault="00000000">
      <w:pPr>
        <w:spacing w:before="40" w:after="120"/>
      </w:pPr>
      <w:r>
        <w:rPr>
          <w:rFonts w:eastAsia="Georgia"/>
        </w:rPr>
        <w:t>"Yes."</w:t>
      </w:r>
    </w:p>
    <w:p w14:paraId="0F546462" w14:textId="77777777" w:rsidR="00A1675C" w:rsidRDefault="00000000">
      <w:pPr>
        <w:spacing w:before="40" w:after="120"/>
      </w:pPr>
      <w:r>
        <w:rPr>
          <w:rFonts w:eastAsia="Georgia"/>
        </w:rPr>
        <w:t>"Cosmological singularities."</w:t>
      </w:r>
    </w:p>
    <w:p w14:paraId="339BB4FB" w14:textId="77777777" w:rsidR="00A1675C" w:rsidRDefault="00000000">
      <w:pPr>
        <w:spacing w:before="40" w:after="120"/>
      </w:pPr>
      <w:r>
        <w:rPr>
          <w:rFonts w:eastAsia="Georgia"/>
        </w:rPr>
        <w:t>"Yes."</w:t>
      </w:r>
    </w:p>
    <w:p w14:paraId="777ACF8E" w14:textId="77777777" w:rsidR="00A1675C" w:rsidRDefault="00000000">
      <w:pPr>
        <w:spacing w:before="40" w:after="120"/>
      </w:pPr>
      <w:r>
        <w:rPr>
          <w:rFonts w:eastAsia="Georgia"/>
        </w:rPr>
        <w:t>"Geodesic incompleteness."</w:t>
      </w:r>
    </w:p>
    <w:p w14:paraId="3D797AA4" w14:textId="77777777" w:rsidR="00A1675C" w:rsidRDefault="00000000">
      <w:pPr>
        <w:spacing w:before="40" w:after="120"/>
      </w:pPr>
      <w:r>
        <w:rPr>
          <w:rFonts w:eastAsia="Georgia"/>
        </w:rPr>
        <w:t>"Yes."</w:t>
      </w:r>
    </w:p>
    <w:p w14:paraId="7862A963" w14:textId="77777777" w:rsidR="00A1675C" w:rsidRDefault="00000000">
      <w:pPr>
        <w:ind w:firstLine="432"/>
      </w:pPr>
      <w:r>
        <w:rPr>
          <w:rFonts w:eastAsia="Georgia"/>
        </w:rPr>
        <w:t>Derek carefully glanced at him.</w:t>
      </w:r>
    </w:p>
    <w:p w14:paraId="7C092390" w14:textId="77777777" w:rsidR="00A1675C" w:rsidRDefault="00000000">
      <w:pPr>
        <w:spacing w:before="40" w:after="120"/>
      </w:pPr>
      <w:r>
        <w:rPr>
          <w:rFonts w:eastAsia="Georgia"/>
        </w:rPr>
        <w:t>"You're thinking about the clock."</w:t>
      </w:r>
    </w:p>
    <w:p w14:paraId="05A63B09" w14:textId="77777777" w:rsidR="00A1675C" w:rsidRDefault="00000000">
      <w:pPr>
        <w:spacing w:before="40" w:after="120"/>
      </w:pPr>
      <w:r>
        <w:rPr>
          <w:rFonts w:eastAsia="Georgia"/>
        </w:rPr>
        <w:t>"Yes."</w:t>
      </w:r>
    </w:p>
    <w:p w14:paraId="55337527" w14:textId="77777777" w:rsidR="00A1675C" w:rsidRDefault="00000000">
      <w:pPr>
        <w:spacing w:before="40" w:after="120"/>
      </w:pPr>
      <w:r>
        <w:rPr>
          <w:rFonts w:eastAsia="Georgia"/>
        </w:rPr>
        <w:t>"Could a clock pass near a singularity?"</w:t>
      </w:r>
    </w:p>
    <w:p w14:paraId="32222B71" w14:textId="77777777" w:rsidR="00A1675C" w:rsidRDefault="00000000">
      <w:pPr>
        <w:ind w:firstLine="432"/>
      </w:pPr>
      <w:r>
        <w:rPr>
          <w:rFonts w:eastAsia="Georgia"/>
        </w:rPr>
        <w:t>Weinstein quietly stared at the brass clock.</w:t>
      </w:r>
    </w:p>
    <w:p w14:paraId="63E95275" w14:textId="77777777" w:rsidR="00A1675C" w:rsidRDefault="00000000">
      <w:pPr>
        <w:spacing w:before="40" w:after="120"/>
      </w:pPr>
      <w:r>
        <w:rPr>
          <w:rFonts w:eastAsia="Georgia"/>
        </w:rPr>
        <w:t>"Not in any ordinary sense."</w:t>
      </w:r>
    </w:p>
    <w:p w14:paraId="090D4C7E" w14:textId="77777777" w:rsidR="00A1675C" w:rsidRDefault="00000000">
      <w:pPr>
        <w:spacing w:before="40" w:after="120"/>
      </w:pPr>
      <w:r>
        <w:rPr>
          <w:rFonts w:eastAsia="Georgia"/>
        </w:rPr>
        <w:t>"Why?"</w:t>
      </w:r>
    </w:p>
    <w:p w14:paraId="5E3C2629" w14:textId="77777777" w:rsidR="00A1675C" w:rsidRDefault="00000000">
      <w:pPr>
        <w:spacing w:before="40" w:after="120"/>
      </w:pPr>
      <w:r>
        <w:rPr>
          <w:rFonts w:eastAsia="Georgia"/>
        </w:rPr>
        <w:t>"Because a singularity isn't simply a very strong gravitational field that you can safely approach."</w:t>
      </w:r>
    </w:p>
    <w:p w14:paraId="4490C910" w14:textId="77777777" w:rsidR="00A1675C" w:rsidRDefault="00000000">
      <w:pPr>
        <w:spacing w:before="40" w:after="120"/>
      </w:pPr>
      <w:r>
        <w:rPr>
          <w:rFonts w:eastAsia="Georgia"/>
        </w:rPr>
        <w:t>"Fair."</w:t>
      </w:r>
    </w:p>
    <w:p w14:paraId="017E404F" w14:textId="77777777" w:rsidR="00A1675C" w:rsidRDefault="00000000">
      <w:pPr>
        <w:spacing w:before="40" w:after="120"/>
      </w:pPr>
      <w:r>
        <w:rPr>
          <w:rFonts w:eastAsia="Georgia"/>
        </w:rPr>
        <w:t>"The classical spacetime description itself becomes pathological."</w:t>
      </w:r>
    </w:p>
    <w:p w14:paraId="6375D3D7" w14:textId="77777777" w:rsidR="00A1675C" w:rsidRDefault="00000000">
      <w:pPr>
        <w:spacing w:before="40" w:after="120"/>
      </w:pPr>
      <w:r>
        <w:rPr>
          <w:rFonts w:eastAsia="Georgia"/>
        </w:rPr>
        <w:t>"Meaning?"</w:t>
      </w:r>
    </w:p>
    <w:p w14:paraId="3A4CC157" w14:textId="77777777" w:rsidR="00A1675C" w:rsidRDefault="00000000">
      <w:pPr>
        <w:spacing w:before="40" w:after="120"/>
      </w:pPr>
      <w:r>
        <w:rPr>
          <w:rFonts w:eastAsia="Georgia"/>
        </w:rPr>
        <w:t>"You can't simply ask what the clock does at the singularity."</w:t>
      </w:r>
    </w:p>
    <w:p w14:paraId="2DA1EA91" w14:textId="77777777" w:rsidR="00A1675C" w:rsidRDefault="00000000">
      <w:pPr>
        <w:ind w:firstLine="432"/>
      </w:pPr>
      <w:r>
        <w:rPr>
          <w:rFonts w:eastAsia="Georgia"/>
        </w:rPr>
        <w:t>Derek nodded.</w:t>
      </w:r>
    </w:p>
    <w:p w14:paraId="37B08CDA" w14:textId="77777777" w:rsidR="00A1675C" w:rsidRDefault="00000000">
      <w:pPr>
        <w:spacing w:before="40" w:after="120"/>
      </w:pPr>
      <w:r>
        <w:rPr>
          <w:rFonts w:eastAsia="Georgia"/>
        </w:rPr>
        <w:t>"Because the theory has stopped telling us."</w:t>
      </w:r>
    </w:p>
    <w:p w14:paraId="0B184850" w14:textId="77777777" w:rsidR="00A1675C" w:rsidRDefault="00000000">
      <w:pPr>
        <w:spacing w:before="40" w:after="120"/>
      </w:pPr>
      <w:r>
        <w:rPr>
          <w:rFonts w:eastAsia="Georgia"/>
        </w:rPr>
        <w:t>"Exactly."</w:t>
      </w:r>
    </w:p>
    <w:p w14:paraId="3D9AD29F" w14:textId="3A2645A5" w:rsidR="00A1675C" w:rsidRDefault="003434B6">
      <w:pPr>
        <w:ind w:firstLine="432"/>
      </w:pPr>
      <w:r>
        <w:rPr>
          <w:rFonts w:eastAsia="Georgia"/>
        </w:rPr>
        <w:t>Penny carefully gazed at the clock.</w:t>
      </w:r>
    </w:p>
    <w:p w14:paraId="778EE205" w14:textId="77777777" w:rsidR="00A1675C" w:rsidRDefault="00000000">
      <w:pPr>
        <w:spacing w:before="40" w:after="120"/>
      </w:pPr>
      <w:r>
        <w:rPr>
          <w:rFonts w:eastAsia="Georgia"/>
        </w:rPr>
        <w:t>"Then perhaps the clock isn't near one."</w:t>
      </w:r>
    </w:p>
    <w:p w14:paraId="3F81C5DD" w14:textId="77777777" w:rsidR="00A1675C" w:rsidRDefault="00000000">
      <w:pPr>
        <w:ind w:firstLine="432"/>
      </w:pPr>
      <w:r>
        <w:rPr>
          <w:rFonts w:eastAsia="Georgia"/>
        </w:rPr>
        <w:t>Weinstein nodded.</w:t>
      </w:r>
    </w:p>
    <w:p w14:paraId="7090866D" w14:textId="77777777" w:rsidR="00A1675C" w:rsidRDefault="00000000">
      <w:pPr>
        <w:spacing w:before="40" w:after="120"/>
      </w:pPr>
      <w:r>
        <w:rPr>
          <w:rFonts w:eastAsia="Georgia"/>
        </w:rPr>
        <w:t>"Perhaps."</w:t>
      </w:r>
    </w:p>
    <w:p w14:paraId="7381E6F3" w14:textId="77777777" w:rsidR="00A1675C" w:rsidRDefault="00000000">
      <w:pPr>
        <w:spacing w:before="40" w:after="120"/>
      </w:pPr>
      <w:r>
        <w:rPr>
          <w:rFonts w:eastAsia="Georgia"/>
        </w:rPr>
        <w:t>"Perhaps it's telling us that the geometry between two events has become extreme."</w:t>
      </w:r>
    </w:p>
    <w:p w14:paraId="5985F315" w14:textId="77777777" w:rsidR="00A1675C" w:rsidRDefault="00000000">
      <w:pPr>
        <w:spacing w:before="40" w:after="120"/>
      </w:pPr>
      <w:r>
        <w:rPr>
          <w:rFonts w:eastAsia="Georgia"/>
        </w:rPr>
        <w:t>"Yes."</w:t>
      </w:r>
    </w:p>
    <w:p w14:paraId="02CB61BF" w14:textId="77777777" w:rsidR="00A1675C" w:rsidRDefault="00000000">
      <w:pPr>
        <w:ind w:firstLine="432"/>
      </w:pPr>
      <w:r>
        <w:rPr>
          <w:rFonts w:eastAsia="Georgia"/>
        </w:rPr>
        <w:t>Trevor looked sharply at the three coordinates.</w:t>
      </w:r>
    </w:p>
    <w:p w14:paraId="4F718C31" w14:textId="77777777" w:rsidR="00A1675C" w:rsidRDefault="00000000">
      <w:pPr>
        <w:spacing w:before="40" w:after="120"/>
      </w:pPr>
      <w:r>
        <w:rPr>
          <w:rFonts w:eastAsia="Georgia"/>
        </w:rPr>
        <w:t>"Then the missing τ could be the proper-time difference along a worldline approaching that region."</w:t>
      </w:r>
    </w:p>
    <w:p w14:paraId="521C094C" w14:textId="77777777" w:rsidR="00A1675C" w:rsidRDefault="00000000">
      <w:pPr>
        <w:ind w:firstLine="432"/>
      </w:pPr>
      <w:r>
        <w:rPr>
          <w:rFonts w:eastAsia="Georgia"/>
        </w:rPr>
        <w:t>Weinstein turned sharply.</w:t>
      </w:r>
    </w:p>
    <w:p w14:paraId="189D7CC2" w14:textId="77777777" w:rsidR="00A1675C" w:rsidRDefault="00000000">
      <w:pPr>
        <w:spacing w:before="40" w:after="120"/>
      </w:pPr>
      <w:r>
        <w:rPr>
          <w:rFonts w:eastAsia="Georgia"/>
        </w:rPr>
        <w:t>"Yes."</w:t>
      </w:r>
    </w:p>
    <w:p w14:paraId="6CC7D147" w14:textId="77777777" w:rsidR="00A1675C" w:rsidRDefault="00000000">
      <w:pPr>
        <w:ind w:firstLine="432"/>
      </w:pPr>
      <w:r>
        <w:rPr>
          <w:rFonts w:eastAsia="Georgia"/>
        </w:rPr>
        <w:t>Trevor continued.</w:t>
      </w:r>
    </w:p>
    <w:p w14:paraId="48B4707A" w14:textId="77777777" w:rsidR="00A1675C" w:rsidRDefault="00000000">
      <w:pPr>
        <w:spacing w:before="40" w:after="120"/>
      </w:pPr>
      <w:r>
        <w:rPr>
          <w:rFonts w:eastAsia="Georgia"/>
        </w:rPr>
        <w:t>"And if the proper time remains finite while something else becomes infinite..."</w:t>
      </w:r>
    </w:p>
    <w:p w14:paraId="4D4BD083" w14:textId="77777777" w:rsidR="00A1675C" w:rsidRDefault="00000000">
      <w:pPr>
        <w:spacing w:before="40" w:after="120"/>
      </w:pPr>
      <w:r>
        <w:rPr>
          <w:rFonts w:eastAsia="Georgia"/>
        </w:rPr>
        <w:t>"Then we could have a singular behaviour."</w:t>
      </w:r>
    </w:p>
    <w:p w14:paraId="708B0369" w14:textId="77777777" w:rsidR="00A1675C" w:rsidRDefault="00000000">
      <w:pPr>
        <w:spacing w:before="40" w:after="120"/>
      </w:pPr>
      <w:r>
        <w:rPr>
          <w:rFonts w:eastAsia="Georgia"/>
        </w:rPr>
        <w:t>"Yes."</w:t>
      </w:r>
    </w:p>
    <w:p w14:paraId="200EBA79" w14:textId="77777777" w:rsidR="00A1675C" w:rsidRDefault="00000000">
      <w:pPr>
        <w:ind w:firstLine="432"/>
      </w:pPr>
      <w:r>
        <w:rPr>
          <w:rFonts w:eastAsia="Georgia"/>
        </w:rPr>
        <w:t>Weinstein smiled.</w:t>
      </w:r>
    </w:p>
    <w:p w14:paraId="70147A03" w14:textId="77777777" w:rsidR="00A1675C" w:rsidRDefault="00000000">
      <w:pPr>
        <w:spacing w:before="40" w:after="120"/>
      </w:pPr>
      <w:r>
        <w:rPr>
          <w:rFonts w:eastAsia="Georgia"/>
        </w:rPr>
        <w:t>"Very good."</w:t>
      </w:r>
    </w:p>
    <w:p w14:paraId="5C99BEEC" w14:textId="7049F6B2" w:rsidR="00A1675C" w:rsidRDefault="00000000">
      <w:pPr>
        <w:ind w:firstLine="432"/>
      </w:pPr>
      <w:r>
        <w:rPr>
          <w:rFonts w:eastAsia="Georgia"/>
        </w:rPr>
        <w:t>Trevor quietly looked pleased. Derek carefully peered at Penny.</w:t>
      </w:r>
    </w:p>
    <w:p w14:paraId="113E4B10" w14:textId="77777777" w:rsidR="00A1675C" w:rsidRDefault="00000000">
      <w:pPr>
        <w:spacing w:before="40" w:after="120"/>
      </w:pPr>
      <w:r>
        <w:rPr>
          <w:rFonts w:eastAsia="Georgia"/>
        </w:rPr>
        <w:t>"He's becoming dangerous."</w:t>
      </w:r>
    </w:p>
    <w:p w14:paraId="1DD26ACC" w14:textId="77777777" w:rsidR="00A1675C" w:rsidRDefault="00000000">
      <w:pPr>
        <w:spacing w:before="40" w:after="120"/>
      </w:pPr>
      <w:r>
        <w:rPr>
          <w:rFonts w:eastAsia="Georgia"/>
        </w:rPr>
        <w:t>"He was always dangerous."</w:t>
      </w:r>
    </w:p>
    <w:p w14:paraId="2C57E09D" w14:textId="77777777" w:rsidR="00A1675C" w:rsidRDefault="00000000">
      <w:pPr>
        <w:ind w:firstLine="432"/>
      </w:pPr>
      <w:r>
        <w:rPr>
          <w:rFonts w:eastAsia="Georgia"/>
        </w:rPr>
        <w:t>Trevor ignored them.</w:t>
      </w:r>
    </w:p>
    <w:p w14:paraId="4250ABF8" w14:textId="77777777" w:rsidR="00A1675C" w:rsidRDefault="00000000">
      <w:pPr>
        <w:spacing w:before="40" w:after="120"/>
      </w:pPr>
      <w:r>
        <w:rPr>
          <w:rFonts w:eastAsia="Georgia"/>
        </w:rPr>
        <w:t>"So what do we do?"</w:t>
      </w:r>
    </w:p>
    <w:p w14:paraId="2BE22721" w14:textId="77777777" w:rsidR="00A1675C" w:rsidRDefault="00000000">
      <w:pPr>
        <w:ind w:firstLine="432"/>
      </w:pPr>
      <w:r>
        <w:rPr>
          <w:rFonts w:eastAsia="Georgia"/>
        </w:rPr>
        <w:t>Weinstein quietly closed his notebook.</w:t>
      </w:r>
    </w:p>
    <w:p w14:paraId="1E03F542" w14:textId="77777777" w:rsidR="00A1675C" w:rsidRDefault="00000000">
      <w:pPr>
        <w:spacing w:before="40" w:after="120"/>
      </w:pPr>
      <w:r>
        <w:rPr>
          <w:rFonts w:eastAsia="Georgia"/>
        </w:rPr>
        <w:t>"We find out where the curvature becomes extreme."</w:t>
      </w:r>
    </w:p>
    <w:p w14:paraId="18E49768" w14:textId="77777777" w:rsidR="00A1675C" w:rsidRDefault="00000000">
      <w:pPr>
        <w:ind w:firstLine="432"/>
      </w:pPr>
      <w:r>
        <w:rPr>
          <w:rFonts w:eastAsia="Georgia"/>
        </w:rPr>
        <w:t>Derek slowly nodded.</w:t>
      </w:r>
    </w:p>
    <w:p w14:paraId="14912DA0" w14:textId="77777777" w:rsidR="00A1675C" w:rsidRDefault="00000000">
      <w:pPr>
        <w:spacing w:before="40" w:after="120"/>
      </w:pPr>
      <w:r>
        <w:rPr>
          <w:rFonts w:eastAsia="Georgia"/>
        </w:rPr>
        <w:t>"How?"</w:t>
      </w:r>
    </w:p>
    <w:p w14:paraId="2090197C" w14:textId="77777777" w:rsidR="00A1675C" w:rsidRDefault="00000000">
      <w:pPr>
        <w:ind w:firstLine="432"/>
      </w:pPr>
      <w:r>
        <w:rPr>
          <w:rFonts w:eastAsia="Georgia"/>
        </w:rPr>
        <w:t>Weinstein eyed the painting.</w:t>
      </w:r>
    </w:p>
    <w:p w14:paraId="532E7307" w14:textId="77777777" w:rsidR="00A1675C" w:rsidRDefault="00000000">
      <w:pPr>
        <w:spacing w:before="40" w:after="120"/>
      </w:pPr>
      <w:r>
        <w:rPr>
          <w:rFonts w:eastAsia="Georgia"/>
        </w:rPr>
        <w:t>"The same way we found the event."</w:t>
      </w:r>
    </w:p>
    <w:p w14:paraId="37FFAA3C" w14:textId="77777777" w:rsidR="00A1675C" w:rsidRDefault="00000000">
      <w:pPr>
        <w:spacing w:before="40" w:after="120"/>
      </w:pPr>
      <w:r>
        <w:rPr>
          <w:rFonts w:eastAsia="Georgia"/>
        </w:rPr>
        <w:t>"The coordinates?"</w:t>
      </w:r>
    </w:p>
    <w:p w14:paraId="66329FB4" w14:textId="77777777" w:rsidR="00A1675C" w:rsidRDefault="00000000">
      <w:pPr>
        <w:spacing w:before="40" w:after="120"/>
      </w:pPr>
      <w:r>
        <w:rPr>
          <w:rFonts w:eastAsia="Georgia"/>
        </w:rPr>
        <w:t>"Yes."</w:t>
      </w:r>
    </w:p>
    <w:p w14:paraId="3F25A969" w14:textId="77777777" w:rsidR="00A1675C" w:rsidRDefault="00000000">
      <w:pPr>
        <w:spacing w:before="40" w:after="120"/>
      </w:pPr>
      <w:r>
        <w:rPr>
          <w:rFonts w:eastAsia="Georgia"/>
        </w:rPr>
        <w:t>"And the clock?"</w:t>
      </w:r>
    </w:p>
    <w:p w14:paraId="22E10600" w14:textId="77777777" w:rsidR="00A1675C" w:rsidRDefault="00000000">
      <w:pPr>
        <w:spacing w:before="40" w:after="120"/>
      </w:pPr>
      <w:r>
        <w:rPr>
          <w:rFonts w:eastAsia="Georgia"/>
        </w:rPr>
        <w:t>"Yes."</w:t>
      </w:r>
    </w:p>
    <w:p w14:paraId="2DAFF436" w14:textId="77777777" w:rsidR="00A1675C" w:rsidRDefault="00000000">
      <w:pPr>
        <w:spacing w:before="40" w:after="120"/>
      </w:pPr>
      <w:r>
        <w:rPr>
          <w:rFonts w:eastAsia="Georgia"/>
        </w:rPr>
        <w:t>"And the Louvre?"</w:t>
      </w:r>
    </w:p>
    <w:p w14:paraId="523876A9" w14:textId="77777777" w:rsidR="00A1675C" w:rsidRDefault="00000000">
      <w:pPr>
        <w:spacing w:before="40" w:after="120"/>
      </w:pPr>
      <w:r>
        <w:rPr>
          <w:rFonts w:eastAsia="Georgia"/>
        </w:rPr>
        <w:t>"Yes."</w:t>
      </w:r>
    </w:p>
    <w:p w14:paraId="5B2D1054" w14:textId="77777777" w:rsidR="00A1675C" w:rsidRDefault="00000000">
      <w:pPr>
        <w:ind w:firstLine="432"/>
      </w:pPr>
      <w:r>
        <w:rPr>
          <w:rFonts w:eastAsia="Georgia"/>
        </w:rPr>
        <w:t>Derek looked around.</w:t>
      </w:r>
    </w:p>
    <w:p w14:paraId="6AD845AC" w14:textId="77777777" w:rsidR="00A1675C" w:rsidRDefault="00000000">
      <w:pPr>
        <w:spacing w:before="40" w:after="120"/>
      </w:pPr>
      <w:r>
        <w:rPr>
          <w:rFonts w:eastAsia="Georgia"/>
        </w:rPr>
        <w:t>"Then we've got a problem."</w:t>
      </w:r>
    </w:p>
    <w:p w14:paraId="05F5CB8D" w14:textId="77777777" w:rsidR="00A1675C" w:rsidRDefault="00000000">
      <w:pPr>
        <w:spacing w:before="40" w:after="120"/>
      </w:pPr>
      <w:r>
        <w:rPr>
          <w:rFonts w:eastAsia="Georgia"/>
        </w:rPr>
        <w:t>"What?"</w:t>
      </w:r>
    </w:p>
    <w:p w14:paraId="418EA1A3" w14:textId="77777777" w:rsidR="00A1675C" w:rsidRDefault="00000000">
      <w:pPr>
        <w:spacing w:before="40" w:after="120"/>
      </w:pPr>
      <w:r>
        <w:rPr>
          <w:rFonts w:eastAsia="Georgia"/>
        </w:rPr>
        <w:t>"We don't have enough coordinates."</w:t>
      </w:r>
    </w:p>
    <w:p w14:paraId="17DBB3A6" w14:textId="77777777" w:rsidR="00A1675C" w:rsidRDefault="00000000">
      <w:pPr>
        <w:ind w:firstLine="432"/>
      </w:pPr>
      <w:r>
        <w:rPr>
          <w:rFonts w:eastAsia="Georgia"/>
        </w:rPr>
        <w:t>Weinstein gently smiled.</w:t>
      </w:r>
    </w:p>
    <w:p w14:paraId="62879B14" w14:textId="77777777" w:rsidR="00A1675C" w:rsidRDefault="00000000">
      <w:pPr>
        <w:spacing w:before="40" w:after="120"/>
      </w:pPr>
      <w:r>
        <w:rPr>
          <w:rFonts w:eastAsia="Georgia"/>
        </w:rPr>
        <w:t>"No."</w:t>
      </w:r>
    </w:p>
    <w:p w14:paraId="07553BD1" w14:textId="77777777" w:rsidR="00A1675C" w:rsidRDefault="00000000">
      <w:pPr>
        <w:ind w:firstLine="432"/>
      </w:pPr>
      <w:r>
        <w:rPr>
          <w:rFonts w:eastAsia="Georgia"/>
        </w:rPr>
        <w:t>He pointed at the painting.</w:t>
      </w:r>
    </w:p>
    <w:p w14:paraId="6BE46377" w14:textId="77777777" w:rsidR="00A1675C" w:rsidRDefault="00000000">
      <w:pPr>
        <w:spacing w:before="40" w:after="120"/>
      </w:pPr>
      <w:r>
        <w:rPr>
          <w:rFonts w:eastAsia="Georgia"/>
        </w:rPr>
        <w:t>"We have four."</w:t>
      </w:r>
    </w:p>
    <w:p w14:paraId="33C8C252" w14:textId="77777777" w:rsidR="00A1675C" w:rsidRDefault="00000000">
      <w:pPr>
        <w:ind w:firstLine="432"/>
      </w:pPr>
      <w:r>
        <w:rPr>
          <w:rFonts w:eastAsia="Georgia"/>
        </w:rPr>
        <w:t>Derek looked. Three numbers had been written on the paper.</w:t>
      </w:r>
    </w:p>
    <w:p w14:paraId="37D38175" w14:textId="77777777" w:rsidR="00A1675C" w:rsidRDefault="00000000">
      <w:pPr>
        <w:spacing w:before="200" w:after="120"/>
        <w:jc w:val="center"/>
      </w:pPr>
      <w:r>
        <w:rPr>
          <w:rFonts w:eastAsia="Georgia"/>
          <w:b/>
          <w:sz w:val="24"/>
        </w:rPr>
        <w:t>He had assumed the fourth coordinate was missing.</w:t>
      </w:r>
    </w:p>
    <w:p w14:paraId="481A2BC9" w14:textId="77777777" w:rsidR="00A1675C" w:rsidRDefault="00000000">
      <w:pPr>
        <w:ind w:firstLine="432"/>
      </w:pPr>
      <w:r>
        <w:rPr>
          <w:rFonts w:eastAsia="Georgia"/>
        </w:rPr>
        <w:t>It wasn't. A tiny number was visible beneath the ancient brass clock in the painting. It had been almost completely hidden by the frame.</w:t>
      </w:r>
    </w:p>
    <w:p w14:paraId="2F0EA665" w14:textId="77777777" w:rsidR="00A1675C" w:rsidRDefault="00000000">
      <w:pPr>
        <w:ind w:firstLine="432"/>
      </w:pPr>
      <w:r>
        <w:rPr>
          <w:rFonts w:eastAsia="Georgia"/>
        </w:rPr>
        <w:t>Derek leaned closer.</w:t>
      </w:r>
    </w:p>
    <w:p w14:paraId="60124B81" w14:textId="77777777" w:rsidR="00A1675C" w:rsidRDefault="00000000">
      <w:pPr>
        <w:spacing w:before="40" w:after="120"/>
      </w:pPr>
      <w:r>
        <w:rPr>
          <w:rFonts w:eastAsia="Georgia"/>
        </w:rPr>
        <w:t>"What's that?"</w:t>
      </w:r>
    </w:p>
    <w:p w14:paraId="38E77366" w14:textId="77777777" w:rsidR="00A1675C" w:rsidRDefault="00000000">
      <w:pPr>
        <w:ind w:firstLine="432"/>
      </w:pPr>
      <w:r>
        <w:rPr>
          <w:rFonts w:eastAsia="Georgia"/>
        </w:rPr>
        <w:t>Weinstein looked. The number was: Trevor stared intently.</w:t>
      </w:r>
    </w:p>
    <w:p w14:paraId="2242DA3C" w14:textId="77777777" w:rsidR="00A1675C" w:rsidRDefault="00000000">
      <w:pPr>
        <w:spacing w:before="40" w:after="120"/>
      </w:pPr>
      <w:r>
        <w:rPr>
          <w:rFonts w:eastAsia="Georgia"/>
        </w:rPr>
        <w:t>"Thirteen."</w:t>
      </w:r>
    </w:p>
    <w:p w14:paraId="79BB02E4" w14:textId="28CD2F79" w:rsidR="00A1675C" w:rsidRDefault="003434B6">
      <w:pPr>
        <w:ind w:firstLine="432"/>
      </w:pPr>
      <w:r>
        <w:rPr>
          <w:rFonts w:eastAsia="Georgia"/>
        </w:rPr>
        <w:t>Penny nodded.</w:t>
      </w:r>
    </w:p>
    <w:p w14:paraId="166ACF87" w14:textId="77777777" w:rsidR="00A1675C" w:rsidRDefault="00000000">
      <w:pPr>
        <w:spacing w:before="40" w:after="120"/>
      </w:pPr>
      <w:r>
        <w:rPr>
          <w:rFonts w:eastAsia="Georgia"/>
        </w:rPr>
        <w:t>"That's the distance."</w:t>
      </w:r>
    </w:p>
    <w:p w14:paraId="1AA83AB2" w14:textId="77777777" w:rsidR="00A1675C" w:rsidRDefault="00000000">
      <w:pPr>
        <w:ind w:firstLine="432"/>
      </w:pPr>
      <w:r>
        <w:rPr>
          <w:rFonts w:eastAsia="Georgia"/>
        </w:rPr>
        <w:t>Weinstein shook his head.</w:t>
      </w:r>
    </w:p>
    <w:p w14:paraId="42E09189" w14:textId="77777777" w:rsidR="00A1675C" w:rsidRDefault="00000000">
      <w:pPr>
        <w:spacing w:before="40" w:after="120"/>
      </w:pPr>
      <w:r>
        <w:rPr>
          <w:rFonts w:eastAsia="Georgia"/>
        </w:rPr>
        <w:t>"No."</w:t>
      </w:r>
    </w:p>
    <w:p w14:paraId="3C3C0A90" w14:textId="77777777" w:rsidR="00A1675C" w:rsidRDefault="00000000">
      <w:pPr>
        <w:spacing w:before="40" w:after="120"/>
      </w:pPr>
      <w:r>
        <w:rPr>
          <w:rFonts w:eastAsia="Georgia"/>
        </w:rPr>
        <w:t>"Why not?"</w:t>
      </w:r>
    </w:p>
    <w:p w14:paraId="666E0F53" w14:textId="77777777" w:rsidR="00A1675C" w:rsidRDefault="00000000">
      <w:pPr>
        <w:spacing w:before="40" w:after="120"/>
      </w:pPr>
      <w:r>
        <w:rPr>
          <w:rFonts w:eastAsia="Georgia"/>
        </w:rPr>
        <w:t>"Because we're assuming Euclidean space."</w:t>
      </w:r>
    </w:p>
    <w:p w14:paraId="274EDB44" w14:textId="77777777" w:rsidR="00A1675C" w:rsidRDefault="00000000">
      <w:pPr>
        <w:ind w:firstLine="432"/>
      </w:pPr>
      <w:r>
        <w:rPr>
          <w:rFonts w:eastAsia="Georgia"/>
        </w:rPr>
        <w:t>Trevor nodded.</w:t>
      </w:r>
    </w:p>
    <w:p w14:paraId="173E79B3" w14:textId="77777777" w:rsidR="00A1675C" w:rsidRDefault="00000000">
      <w:pPr>
        <w:spacing w:before="40" w:after="120"/>
      </w:pPr>
      <w:r>
        <w:rPr>
          <w:rFonts w:eastAsia="Georgia"/>
        </w:rPr>
        <w:t>"Right."</w:t>
      </w:r>
    </w:p>
    <w:p w14:paraId="52CF9221" w14:textId="77777777" w:rsidR="00A1675C" w:rsidRDefault="00000000">
      <w:pPr>
        <w:ind w:firstLine="432"/>
      </w:pPr>
      <w:r>
        <w:rPr>
          <w:rFonts w:eastAsia="Georgia"/>
        </w:rPr>
        <w:t>Weinstein took out his pencil.</w:t>
      </w:r>
    </w:p>
    <w:p w14:paraId="0025EE7C" w14:textId="77777777" w:rsidR="00A1675C" w:rsidRDefault="00000000">
      <w:pPr>
        <w:spacing w:before="40" w:after="120"/>
      </w:pPr>
      <w:r>
        <w:rPr>
          <w:rFonts w:eastAsia="Georgia"/>
        </w:rPr>
        <w:t>"If this is spacetime, the invariant interval isn't simply the Euclidean distance."</w:t>
      </w:r>
    </w:p>
    <w:p w14:paraId="4A3AAD24" w14:textId="77777777" w:rsidR="00A1675C" w:rsidRDefault="00000000">
      <w:pPr>
        <w:ind w:firstLine="432"/>
      </w:pPr>
      <w:r>
        <w:rPr>
          <w:rFonts w:eastAsia="Georgia"/>
        </w:rPr>
        <w:t>He wrote: ds² = dx² + dy² + dz² − c²dt² Then stopped.</w:t>
      </w:r>
    </w:p>
    <w:p w14:paraId="48110A5B" w14:textId="77777777" w:rsidR="00A1675C" w:rsidRDefault="00000000">
      <w:pPr>
        <w:spacing w:before="40" w:after="120"/>
      </w:pPr>
      <w:r>
        <w:rPr>
          <w:rFonts w:eastAsia="Georgia"/>
        </w:rPr>
        <w:t>"Unless we're using the opposite sign convention."</w:t>
      </w:r>
    </w:p>
    <w:p w14:paraId="50C729D6" w14:textId="77777777" w:rsidR="00A1675C" w:rsidRDefault="00000000">
      <w:pPr>
        <w:ind w:firstLine="432"/>
      </w:pPr>
      <w:r>
        <w:rPr>
          <w:rFonts w:eastAsia="Georgia"/>
        </w:rPr>
        <w:t>Derek smiled.</w:t>
      </w:r>
    </w:p>
    <w:p w14:paraId="039CDC59" w14:textId="77777777" w:rsidR="00A1675C" w:rsidRDefault="00000000">
      <w:pPr>
        <w:spacing w:before="40" w:after="120"/>
      </w:pPr>
      <w:r>
        <w:rPr>
          <w:rFonts w:eastAsia="Georgia"/>
        </w:rPr>
        <w:t>"Does it matter?"</w:t>
      </w:r>
    </w:p>
    <w:p w14:paraId="33BE017F" w14:textId="77777777" w:rsidR="00A1675C" w:rsidRDefault="00000000">
      <w:pPr>
        <w:spacing w:before="40" w:after="120"/>
      </w:pPr>
      <w:r>
        <w:rPr>
          <w:rFonts w:eastAsia="Georgia"/>
        </w:rPr>
        <w:t>"Not for the physical content."</w:t>
      </w:r>
    </w:p>
    <w:p w14:paraId="1B4C43B3" w14:textId="77777777" w:rsidR="00A1675C" w:rsidRDefault="00000000">
      <w:pPr>
        <w:spacing w:before="40" w:after="120"/>
      </w:pPr>
      <w:r>
        <w:rPr>
          <w:rFonts w:eastAsia="Georgia"/>
        </w:rPr>
        <w:t>"Well, that's settled."</w:t>
      </w:r>
    </w:p>
    <w:p w14:paraId="57CDE658" w14:textId="77777777" w:rsidR="00A1675C" w:rsidRDefault="00000000">
      <w:pPr>
        <w:ind w:firstLine="432"/>
      </w:pPr>
      <w:r>
        <w:rPr>
          <w:rFonts w:eastAsia="Georgia"/>
        </w:rPr>
        <w:t>Weinstein laughed. He looked again at the painting. Three.</w:t>
      </w:r>
    </w:p>
    <w:p w14:paraId="110AA047" w14:textId="77777777" w:rsidR="00A1675C" w:rsidRDefault="00000000">
      <w:pPr>
        <w:ind w:firstLine="432"/>
      </w:pPr>
      <w:r>
        <w:rPr>
          <w:rFonts w:eastAsia="Georgia"/>
        </w:rPr>
        <w:t>Four. Twelve. Thirteen.</w:t>
      </w:r>
    </w:p>
    <w:p w14:paraId="5FB38341" w14:textId="77777777" w:rsidR="00A1675C" w:rsidRDefault="00000000">
      <w:pPr>
        <w:ind w:firstLine="432"/>
      </w:pPr>
      <w:r>
        <w:rPr>
          <w:rFonts w:eastAsia="Georgia"/>
        </w:rPr>
        <w:t>And beneath them, almost invisible: ∞ Derek stopped smiling.</w:t>
      </w:r>
    </w:p>
    <w:p w14:paraId="04BF4F0D" w14:textId="1FFACDA5" w:rsidR="00A1675C" w:rsidRDefault="003434B6">
      <w:pPr>
        <w:ind w:firstLine="432"/>
      </w:pPr>
      <w:r>
        <w:rPr>
          <w:rFonts w:eastAsia="Georgia"/>
        </w:rPr>
        <w:t>Penny saw it. Trevor saw it. Weinstein stared intently.</w:t>
      </w:r>
    </w:p>
    <w:p w14:paraId="3A48518E" w14:textId="77777777" w:rsidR="00A1675C" w:rsidRDefault="00000000">
      <w:pPr>
        <w:spacing w:before="40" w:after="120"/>
      </w:pPr>
      <w:r>
        <w:rPr>
          <w:rFonts w:eastAsia="Georgia"/>
        </w:rPr>
        <w:t>"That's not a coordinate."</w:t>
      </w:r>
    </w:p>
    <w:p w14:paraId="036D9865" w14:textId="77777777" w:rsidR="00A1675C" w:rsidRDefault="00000000">
      <w:pPr>
        <w:spacing w:before="40" w:after="120"/>
      </w:pPr>
      <w:r>
        <w:rPr>
          <w:rFonts w:eastAsia="Georgia"/>
        </w:rPr>
        <w:t>"No," Derek emphasized.</w:t>
      </w:r>
    </w:p>
    <w:p w14:paraId="1E7C0C12" w14:textId="77777777" w:rsidR="00A1675C" w:rsidRDefault="00000000">
      <w:pPr>
        <w:spacing w:before="40" w:after="120"/>
      </w:pPr>
      <w:r>
        <w:rPr>
          <w:rFonts w:eastAsia="Georgia"/>
        </w:rPr>
        <w:t>"What is it?"</w:t>
      </w:r>
    </w:p>
    <w:p w14:paraId="17E7DCEB" w14:textId="77777777" w:rsidR="00A1675C" w:rsidRDefault="00000000">
      <w:pPr>
        <w:ind w:firstLine="432"/>
      </w:pPr>
      <w:r>
        <w:rPr>
          <w:rFonts w:eastAsia="Georgia"/>
        </w:rPr>
        <w:t>Weinstein carefully watched the symbol.</w:t>
      </w:r>
    </w:p>
    <w:p w14:paraId="3512D6B3" w14:textId="77777777" w:rsidR="00A1675C" w:rsidRDefault="00000000">
      <w:pPr>
        <w:spacing w:before="40" w:after="120"/>
      </w:pPr>
      <w:r>
        <w:rPr>
          <w:rFonts w:eastAsia="Georgia"/>
        </w:rPr>
        <w:t>"Infinity."</w:t>
      </w:r>
    </w:p>
    <w:p w14:paraId="2EC354C4" w14:textId="77777777" w:rsidR="00A1675C" w:rsidRDefault="00000000">
      <w:pPr>
        <w:ind w:firstLine="432"/>
      </w:pPr>
      <w:r>
        <w:rPr>
          <w:rFonts w:eastAsia="Georgia"/>
        </w:rPr>
        <w:t>Trevor frowned.</w:t>
      </w:r>
    </w:p>
    <w:p w14:paraId="16979E79" w14:textId="77777777" w:rsidR="00A1675C" w:rsidRDefault="00000000">
      <w:pPr>
        <w:spacing w:before="40" w:after="120"/>
      </w:pPr>
      <w:r>
        <w:rPr>
          <w:rFonts w:eastAsia="Georgia"/>
        </w:rPr>
        <w:t>"That would suggest a divergent quantity."</w:t>
      </w:r>
    </w:p>
    <w:p w14:paraId="51A7556F" w14:textId="77777777" w:rsidR="00A1675C" w:rsidRDefault="00000000">
      <w:pPr>
        <w:spacing w:before="40" w:after="120"/>
      </w:pPr>
      <w:r>
        <w:rPr>
          <w:rFonts w:eastAsia="Georgia"/>
        </w:rPr>
        <w:t>"Yes."</w:t>
      </w:r>
    </w:p>
    <w:p w14:paraId="1B85561F" w14:textId="77777777" w:rsidR="00A1675C" w:rsidRDefault="00000000">
      <w:pPr>
        <w:spacing w:before="40" w:after="120"/>
      </w:pPr>
      <w:r>
        <w:rPr>
          <w:rFonts w:eastAsia="Georgia"/>
        </w:rPr>
        <w:t>"Curvature?"</w:t>
      </w:r>
    </w:p>
    <w:p w14:paraId="6545B216" w14:textId="77777777" w:rsidR="00A1675C" w:rsidRDefault="00000000">
      <w:pPr>
        <w:spacing w:before="40" w:after="120"/>
      </w:pPr>
      <w:r>
        <w:rPr>
          <w:rFonts w:eastAsia="Georgia"/>
        </w:rPr>
        <w:t>"Possibly."</w:t>
      </w:r>
    </w:p>
    <w:p w14:paraId="3DCDD321" w14:textId="77777777" w:rsidR="00A1675C" w:rsidRDefault="00000000">
      <w:pPr>
        <w:spacing w:before="40" w:after="120"/>
      </w:pPr>
      <w:r>
        <w:rPr>
          <w:rFonts w:eastAsia="Georgia"/>
        </w:rPr>
        <w:t>"Proper time?"</w:t>
      </w:r>
    </w:p>
    <w:p w14:paraId="1C296A5D" w14:textId="77777777" w:rsidR="00A1675C" w:rsidRDefault="00000000">
      <w:pPr>
        <w:spacing w:before="40" w:after="120"/>
      </w:pPr>
      <w:r>
        <w:rPr>
          <w:rFonts w:eastAsia="Georgia"/>
        </w:rPr>
        <w:t>"Possibly."</w:t>
      </w:r>
    </w:p>
    <w:p w14:paraId="7BE22F4C" w14:textId="77777777" w:rsidR="00A1675C" w:rsidRDefault="00000000">
      <w:pPr>
        <w:spacing w:before="40" w:after="120"/>
      </w:pPr>
      <w:r>
        <w:rPr>
          <w:rFonts w:eastAsia="Georgia"/>
        </w:rPr>
        <w:t>"Interval?"</w:t>
      </w:r>
    </w:p>
    <w:p w14:paraId="2F3D7BAF" w14:textId="77777777" w:rsidR="00A1675C" w:rsidRDefault="00000000">
      <w:pPr>
        <w:spacing w:before="40" w:after="120"/>
      </w:pPr>
      <w:r>
        <w:rPr>
          <w:rFonts w:eastAsia="Georgia"/>
        </w:rPr>
        <w:t>"Possibly."</w:t>
      </w:r>
    </w:p>
    <w:p w14:paraId="64BEB2D4" w14:textId="77777777" w:rsidR="00A1675C" w:rsidRDefault="00000000">
      <w:pPr>
        <w:ind w:firstLine="432"/>
      </w:pPr>
      <w:r>
        <w:rPr>
          <w:rFonts w:eastAsia="Georgia"/>
        </w:rPr>
        <w:t>Derek surveyed him.</w:t>
      </w:r>
    </w:p>
    <w:p w14:paraId="02DF4915" w14:textId="77777777" w:rsidR="00A1675C" w:rsidRDefault="00000000">
      <w:pPr>
        <w:spacing w:before="40" w:after="120"/>
      </w:pPr>
      <w:r>
        <w:rPr>
          <w:rFonts w:eastAsia="Georgia"/>
        </w:rPr>
        <w:t>"Which?"</w:t>
      </w:r>
    </w:p>
    <w:p w14:paraId="4B036AD8" w14:textId="77777777" w:rsidR="00A1675C" w:rsidRDefault="00000000">
      <w:pPr>
        <w:ind w:firstLine="432"/>
      </w:pPr>
      <w:r>
        <w:rPr>
          <w:rFonts w:eastAsia="Georgia"/>
        </w:rPr>
        <w:t>Weinstein didn't answer. He was staring at the painting. Then he gently smiled very slowly.</w:t>
      </w:r>
    </w:p>
    <w:p w14:paraId="5D26AD7F" w14:textId="77777777" w:rsidR="00A1675C" w:rsidRDefault="00000000">
      <w:pPr>
        <w:spacing w:before="40" w:after="120"/>
      </w:pPr>
      <w:r>
        <w:rPr>
          <w:rFonts w:eastAsia="Georgia"/>
        </w:rPr>
        <w:t>"Now we have our singularity."</w:t>
      </w:r>
    </w:p>
    <w:p w14:paraId="2FDAC77D" w14:textId="5FAA8A40" w:rsidR="00A1675C" w:rsidRDefault="00000000">
      <w:pPr>
        <w:ind w:firstLine="432"/>
      </w:pPr>
      <w:r>
        <w:rPr>
          <w:rFonts w:eastAsia="Georgia"/>
        </w:rPr>
        <w:t>Derek carefully looked at Penny. Penny regarded Trevor. Trevor examined Weinstein.</w:t>
      </w:r>
    </w:p>
    <w:p w14:paraId="7723E4E4" w14:textId="77777777" w:rsidR="00A1675C" w:rsidRDefault="00000000">
      <w:pPr>
        <w:ind w:firstLine="432"/>
      </w:pPr>
      <w:r>
        <w:rPr>
          <w:rFonts w:eastAsia="Georgia"/>
        </w:rPr>
        <w:t>And somewhere, far beneath the Louvre, a silent clock began ticking. Not forward. Not backward.</w:t>
      </w:r>
    </w:p>
    <w:p w14:paraId="371100E8" w14:textId="77777777" w:rsidR="00A1675C" w:rsidRDefault="00000000">
      <w:pPr>
        <w:ind w:firstLine="432"/>
      </w:pPr>
      <w:r>
        <w:rPr>
          <w:rFonts w:eastAsia="Georgia"/>
        </w:rPr>
        <w:t>But sideways. At least, that was what the silent clock appeared to think it was doing.</w:t>
      </w:r>
    </w:p>
    <w:p w14:paraId="225C8459" w14:textId="77777777" w:rsidR="00A1675C" w:rsidRDefault="00000000">
      <w:pPr>
        <w:spacing w:before="480" w:after="240"/>
        <w:jc w:val="center"/>
      </w:pPr>
      <w:r>
        <w:rPr>
          <w:rFonts w:eastAsia="Georgia"/>
          <w:b/>
          <w:sz w:val="32"/>
        </w:rPr>
        <w:t>Chapter 7</w:t>
      </w:r>
    </w:p>
    <w:p w14:paraId="524E096C" w14:textId="77777777" w:rsidR="00A1675C" w:rsidRDefault="00000000">
      <w:pPr>
        <w:ind w:firstLine="432"/>
      </w:pPr>
      <w:r>
        <w:rPr>
          <w:rFonts w:eastAsia="Georgia"/>
        </w:rPr>
        <w:t>the cold rain, the Underground and the Problem with Poetry Derek Gent had been given a difficult assignment. He was to investigate the London Underground on rainy days.</w:t>
      </w:r>
    </w:p>
    <w:p w14:paraId="16CC4BD4" w14:textId="77777777" w:rsidR="00A1675C" w:rsidRDefault="00000000">
      <w:pPr>
        <w:ind w:firstLine="432"/>
      </w:pPr>
      <w:r>
        <w:rPr>
          <w:rFonts w:eastAsia="Georgia"/>
        </w:rPr>
        <w:t>This was not, in itself, unusual. The London Underground was already difficult on most days. On rainy days it became something else entirely.</w:t>
      </w:r>
    </w:p>
    <w:p w14:paraId="3685C474" w14:textId="77777777" w:rsidR="00A1675C" w:rsidRDefault="00000000">
      <w:pPr>
        <w:ind w:firstLine="432"/>
      </w:pPr>
      <w:r>
        <w:rPr>
          <w:rFonts w:eastAsia="Georgia"/>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ind w:firstLine="432"/>
      </w:pPr>
      <w:r>
        <w:rPr>
          <w:rFonts w:eastAsia="Georgia"/>
        </w:rPr>
        <w:t>He had carefully read the instruction three times. Then he had called Weinstein.</w:t>
      </w:r>
    </w:p>
    <w:p w14:paraId="3FE133E3" w14:textId="77777777" w:rsidR="00A1675C" w:rsidRDefault="00000000">
      <w:pPr>
        <w:spacing w:before="40" w:after="120"/>
      </w:pPr>
      <w:r>
        <w:rPr>
          <w:rFonts w:eastAsia="Georgia"/>
        </w:rPr>
        <w:t>"Alfred."</w:t>
      </w:r>
    </w:p>
    <w:p w14:paraId="3D907424" w14:textId="77777777" w:rsidR="00A1675C" w:rsidRDefault="00000000">
      <w:pPr>
        <w:spacing w:before="40" w:after="120"/>
      </w:pPr>
      <w:r>
        <w:rPr>
          <w:rFonts w:eastAsia="Georgia"/>
        </w:rPr>
        <w:t>"Yes?"</w:t>
      </w:r>
    </w:p>
    <w:p w14:paraId="69C45966" w14:textId="77777777" w:rsidR="00A1675C" w:rsidRDefault="00000000">
      <w:pPr>
        <w:spacing w:before="40" w:after="120"/>
      </w:pPr>
      <w:r>
        <w:rPr>
          <w:rFonts w:eastAsia="Georgia"/>
        </w:rPr>
        <w:t>"Are you aware that you've sent me to investigate the London Underground?"</w:t>
      </w:r>
    </w:p>
    <w:p w14:paraId="2CA69378" w14:textId="77777777" w:rsidR="00A1675C" w:rsidRDefault="00000000">
      <w:pPr>
        <w:spacing w:before="40" w:after="120"/>
      </w:pPr>
      <w:r>
        <w:rPr>
          <w:rFonts w:eastAsia="Georgia"/>
        </w:rPr>
        <w:t>"Yes."</w:t>
      </w:r>
    </w:p>
    <w:p w14:paraId="0D742E46" w14:textId="77777777" w:rsidR="00A1675C" w:rsidRDefault="00000000">
      <w:pPr>
        <w:spacing w:before="40" w:after="120"/>
      </w:pPr>
      <w:r>
        <w:rPr>
          <w:rFonts w:eastAsia="Georgia"/>
        </w:rPr>
        <w:t>"On rainy days."</w:t>
      </w:r>
    </w:p>
    <w:p w14:paraId="3D1FF870" w14:textId="77777777" w:rsidR="00A1675C" w:rsidRDefault="00000000">
      <w:pPr>
        <w:spacing w:before="40" w:after="120"/>
      </w:pPr>
      <w:r>
        <w:rPr>
          <w:rFonts w:eastAsia="Georgia"/>
        </w:rPr>
        <w:t>"Yes."</w:t>
      </w:r>
    </w:p>
    <w:p w14:paraId="0E8AC5B2" w14:textId="77777777" w:rsidR="00A1675C" w:rsidRDefault="00000000">
      <w:pPr>
        <w:spacing w:before="40" w:after="120"/>
      </w:pPr>
      <w:r>
        <w:rPr>
          <w:rFonts w:eastAsia="Georgia"/>
        </w:rPr>
        <w:t>"To determine whether it contains something that makes Special Relativity and General Relativity mutually incompatible."</w:t>
      </w:r>
    </w:p>
    <w:p w14:paraId="7CCEEB71" w14:textId="77777777" w:rsidR="00A1675C" w:rsidRDefault="00000000">
      <w:pPr>
        <w:spacing w:before="40" w:after="120"/>
      </w:pPr>
      <w:r>
        <w:rPr>
          <w:rFonts w:eastAsia="Georgia"/>
        </w:rPr>
        <w:t>"Yes."</w:t>
      </w:r>
    </w:p>
    <w:p w14:paraId="292B4D95" w14:textId="77777777" w:rsidR="00A1675C" w:rsidRDefault="00000000">
      <w:pPr>
        <w:ind w:firstLine="432"/>
      </w:pPr>
      <w:r>
        <w:rPr>
          <w:rFonts w:eastAsia="Georgia"/>
        </w:rPr>
        <w:t>Derek paused.</w:t>
      </w:r>
    </w:p>
    <w:p w14:paraId="7D4C0698" w14:textId="77777777" w:rsidR="00A1675C" w:rsidRDefault="00000000">
      <w:pPr>
        <w:spacing w:before="40" w:after="120"/>
      </w:pPr>
      <w:r>
        <w:rPr>
          <w:rFonts w:eastAsia="Georgia"/>
        </w:rPr>
        <w:t>"Well, that's settled."</w:t>
      </w:r>
    </w:p>
    <w:p w14:paraId="68A601A2" w14:textId="77777777" w:rsidR="00A1675C" w:rsidRDefault="00000000">
      <w:pPr>
        <w:spacing w:before="40" w:after="120"/>
      </w:pPr>
      <w:r>
        <w:rPr>
          <w:rFonts w:eastAsia="Georgia"/>
        </w:rPr>
        <w:t>"Good."</w:t>
      </w:r>
    </w:p>
    <w:p w14:paraId="43998CFA" w14:textId="77777777" w:rsidR="00A1675C" w:rsidRDefault="00000000">
      <w:pPr>
        <w:spacing w:before="40" w:after="120"/>
      </w:pPr>
      <w:r>
        <w:rPr>
          <w:rFonts w:eastAsia="Georgia"/>
        </w:rPr>
        <w:t>"One question."</w:t>
      </w:r>
    </w:p>
    <w:p w14:paraId="74C22696" w14:textId="77777777" w:rsidR="00A1675C" w:rsidRDefault="00000000">
      <w:pPr>
        <w:spacing w:before="40" w:after="120"/>
      </w:pPr>
      <w:r>
        <w:rPr>
          <w:rFonts w:eastAsia="Georgia"/>
        </w:rPr>
        <w:t>"Yes?"</w:t>
      </w:r>
    </w:p>
    <w:p w14:paraId="574F4B8A" w14:textId="77777777" w:rsidR="00A1675C" w:rsidRDefault="00000000">
      <w:pPr>
        <w:spacing w:before="40" w:after="120"/>
      </w:pPr>
      <w:r>
        <w:rPr>
          <w:rFonts w:eastAsia="Georgia"/>
        </w:rPr>
        <w:t>"Why?"</w:t>
      </w:r>
    </w:p>
    <w:p w14:paraId="1811E180" w14:textId="77777777" w:rsidR="00A1675C" w:rsidRDefault="00000000">
      <w:pPr>
        <w:ind w:firstLine="432"/>
      </w:pPr>
      <w:r>
        <w:rPr>
          <w:rFonts w:eastAsia="Georgia"/>
        </w:rPr>
        <w:t>Weinstein had been silent for several seconds.</w:t>
      </w:r>
    </w:p>
    <w:p w14:paraId="0104A25A" w14:textId="77777777" w:rsidR="00A1675C" w:rsidRDefault="00000000">
      <w:pPr>
        <w:spacing w:before="40" w:after="120"/>
      </w:pPr>
      <w:r>
        <w:rPr>
          <w:rFonts w:eastAsia="Georgia"/>
        </w:rPr>
        <w:t>Then he had queried:</w:t>
      </w:r>
    </w:p>
    <w:p w14:paraId="29D508AD" w14:textId="77777777" w:rsidR="00A1675C" w:rsidRDefault="00000000">
      <w:pPr>
        <w:spacing w:before="40" w:after="120"/>
      </w:pPr>
      <w:r>
        <w:rPr>
          <w:rFonts w:eastAsia="Georgia"/>
        </w:rPr>
        <w:t>"Because time doesn't exist."</w:t>
      </w:r>
    </w:p>
    <w:p w14:paraId="6CBA8E3E" w14:textId="77777777" w:rsidR="00A1675C" w:rsidRDefault="00000000">
      <w:pPr>
        <w:ind w:firstLine="432"/>
      </w:pPr>
      <w:r>
        <w:rPr>
          <w:rFonts w:eastAsia="Georgia"/>
        </w:rPr>
        <w:t>Derek had waited.</w:t>
      </w:r>
    </w:p>
    <w:p w14:paraId="4BEFCB1C" w14:textId="77777777" w:rsidR="00A1675C" w:rsidRDefault="00000000">
      <w:pPr>
        <w:spacing w:before="40" w:after="120"/>
      </w:pPr>
      <w:r>
        <w:rPr>
          <w:rFonts w:eastAsia="Georgia"/>
        </w:rPr>
        <w:t>"That's your explanation?"</w:t>
      </w:r>
    </w:p>
    <w:p w14:paraId="494FC6AA" w14:textId="77777777" w:rsidR="00A1675C" w:rsidRDefault="00000000">
      <w:pPr>
        <w:spacing w:before="40" w:after="120"/>
      </w:pPr>
      <w:r>
        <w:rPr>
          <w:rFonts w:eastAsia="Georgia"/>
        </w:rPr>
        <w:t>"Not quite."</w:t>
      </w:r>
    </w:p>
    <w:p w14:paraId="14854B44" w14:textId="77777777" w:rsidR="00A1675C" w:rsidRDefault="00000000">
      <w:pPr>
        <w:spacing w:before="40" w:after="120"/>
      </w:pPr>
      <w:r>
        <w:rPr>
          <w:rFonts w:eastAsia="Georgia"/>
        </w:rPr>
        <w:t>"What is the rest?"</w:t>
      </w:r>
    </w:p>
    <w:p w14:paraId="58A52B92" w14:textId="77777777" w:rsidR="00A1675C" w:rsidRDefault="00000000">
      <w:pPr>
        <w:spacing w:before="40" w:after="120"/>
      </w:pPr>
      <w:r>
        <w:rPr>
          <w:rFonts w:eastAsia="Georgia"/>
        </w:rPr>
        <w:t>Weinstein had wearily softly sighed.</w:t>
      </w:r>
    </w:p>
    <w:p w14:paraId="53855EE6" w14:textId="77777777" w:rsidR="00A1675C" w:rsidRDefault="00000000">
      <w:pPr>
        <w:spacing w:before="40" w:after="120"/>
      </w:pPr>
      <w:r>
        <w:rPr>
          <w:rFonts w:eastAsia="Georgia"/>
        </w:rPr>
        <w:t>"I'm beginning to suspect that time is a bookkeeping device."</w:t>
      </w:r>
    </w:p>
    <w:p w14:paraId="3E9675BF" w14:textId="77777777" w:rsidR="00A1675C" w:rsidRDefault="00000000">
      <w:pPr>
        <w:spacing w:before="40" w:after="120"/>
      </w:pPr>
      <w:r>
        <w:rPr>
          <w:rFonts w:eastAsia="Georgia"/>
        </w:rPr>
        <w:t>"Like accounting?"</w:t>
      </w:r>
    </w:p>
    <w:p w14:paraId="2D2FF236" w14:textId="77777777" w:rsidR="00A1675C" w:rsidRDefault="00000000">
      <w:pPr>
        <w:spacing w:before="40" w:after="120"/>
      </w:pPr>
      <w:r>
        <w:rPr>
          <w:rFonts w:eastAsia="Georgia"/>
        </w:rPr>
        <w:t>"Exactly."</w:t>
      </w:r>
    </w:p>
    <w:p w14:paraId="236BC295" w14:textId="77777777" w:rsidR="00A1675C" w:rsidRDefault="00000000">
      <w:pPr>
        <w:spacing w:before="40" w:after="120"/>
      </w:pPr>
      <w:r>
        <w:rPr>
          <w:rFonts w:eastAsia="Georgia"/>
        </w:rPr>
        <w:t>"That sounds dangerous."</w:t>
      </w:r>
    </w:p>
    <w:p w14:paraId="7814941C" w14:textId="77777777" w:rsidR="00A1675C" w:rsidRDefault="00000000">
      <w:pPr>
        <w:spacing w:before="40" w:after="120"/>
      </w:pPr>
      <w:r>
        <w:rPr>
          <w:rFonts w:eastAsia="Georgia"/>
        </w:rPr>
        <w:t>"It is."</w:t>
      </w:r>
    </w:p>
    <w:p w14:paraId="4882E909" w14:textId="77777777" w:rsidR="00A1675C" w:rsidRDefault="00000000">
      <w:pPr>
        <w:spacing w:before="40" w:after="120"/>
      </w:pPr>
      <w:r>
        <w:rPr>
          <w:rFonts w:eastAsia="Georgia"/>
        </w:rPr>
        <w:t>"And the Underground?"</w:t>
      </w:r>
    </w:p>
    <w:p w14:paraId="6132E9A4" w14:textId="77777777" w:rsidR="00A1675C" w:rsidRDefault="00000000">
      <w:pPr>
        <w:spacing w:before="40" w:after="120"/>
      </w:pPr>
      <w:r>
        <w:rPr>
          <w:rFonts w:eastAsia="Georgia"/>
        </w:rPr>
        <w:t>"Also dangerous."</w:t>
      </w:r>
    </w:p>
    <w:p w14:paraId="793A1D94" w14:textId="77777777" w:rsidR="00A1675C" w:rsidRDefault="00000000">
      <w:pPr>
        <w:ind w:firstLine="432"/>
      </w:pPr>
      <w:r>
        <w:rPr>
          <w:rFonts w:eastAsia="Georgia"/>
        </w:rPr>
        <w:t>Derek had considered this.</w:t>
      </w:r>
    </w:p>
    <w:p w14:paraId="458DB146" w14:textId="77777777" w:rsidR="00A1675C" w:rsidRDefault="00000000">
      <w:pPr>
        <w:spacing w:before="40" w:after="120"/>
      </w:pPr>
      <w:r>
        <w:rPr>
          <w:rFonts w:eastAsia="Georgia"/>
        </w:rPr>
        <w:t>"Anything else?"</w:t>
      </w:r>
    </w:p>
    <w:p w14:paraId="67D6A3AB" w14:textId="77777777" w:rsidR="00A1675C" w:rsidRDefault="00000000">
      <w:pPr>
        <w:spacing w:before="40" w:after="120"/>
      </w:pPr>
      <w:r>
        <w:rPr>
          <w:rFonts w:eastAsia="Georgia"/>
        </w:rPr>
        <w:t>"Rain."</w:t>
      </w:r>
    </w:p>
    <w:p w14:paraId="3051BDC6" w14:textId="77777777" w:rsidR="00A1675C" w:rsidRDefault="00000000">
      <w:pPr>
        <w:spacing w:before="40" w:after="120"/>
      </w:pPr>
      <w:r>
        <w:rPr>
          <w:rFonts w:eastAsia="Georgia"/>
        </w:rPr>
        <w:t>"Right."</w:t>
      </w:r>
    </w:p>
    <w:p w14:paraId="4AEA28ED" w14:textId="77777777" w:rsidR="00A1675C" w:rsidRDefault="00000000">
      <w:pPr>
        <w:ind w:firstLine="432"/>
      </w:pPr>
      <w:r>
        <w:rPr>
          <w:rFonts w:eastAsia="Georgia"/>
        </w:rPr>
        <w:t>And that was how, at 4:18 on a wet Thursday afternoon, Derek Gent found himself standing on a London Underground platform with a notebook in one pocket, a train ticket in the other, and an increasingly damp left shoe. He looked up at the distant station sign. He carefully inspected the rainwater dripping from the entrance.</w:t>
      </w:r>
    </w:p>
    <w:p w14:paraId="1430D754" w14:textId="77777777" w:rsidR="00A1675C" w:rsidRDefault="00000000">
      <w:pPr>
        <w:ind w:firstLine="432"/>
      </w:pPr>
      <w:r>
        <w:rPr>
          <w:rFonts w:eastAsia="Georgia"/>
        </w:rPr>
        <w:t>He considered the arriving empty train. Then he glanced at his notebook. At the top of the page he had written:</w:t>
      </w:r>
    </w:p>
    <w:p w14:paraId="30C17314" w14:textId="77777777" w:rsidR="00A1675C" w:rsidRDefault="00000000">
      <w:pPr>
        <w:spacing w:before="200" w:after="120"/>
        <w:jc w:val="center"/>
      </w:pPr>
      <w:r>
        <w:rPr>
          <w:rFonts w:eastAsia="Georgia"/>
          <w:b/>
          <w:sz w:val="24"/>
        </w:rPr>
        <w:t>INVESTIGATION 1047-B</w:t>
      </w:r>
    </w:p>
    <w:p w14:paraId="08689DA3" w14:textId="77777777" w:rsidR="00A1675C" w:rsidRDefault="00000000">
      <w:pPr>
        <w:ind w:firstLine="432"/>
      </w:pPr>
      <w:r>
        <w:rPr>
          <w:rFonts w:eastAsia="Georgia"/>
        </w:rPr>
        <w:t>Underneath:</w:t>
      </w:r>
    </w:p>
    <w:p w14:paraId="307421C0" w14:textId="77777777" w:rsidR="00A1675C" w:rsidRDefault="00000000">
      <w:pPr>
        <w:spacing w:before="200" w:after="120"/>
        <w:jc w:val="center"/>
      </w:pPr>
      <w:r>
        <w:rPr>
          <w:rFonts w:eastAsia="Georgia"/>
          <w:b/>
          <w:sz w:val="24"/>
        </w:rPr>
        <w:t>QUESTION:</w:t>
      </w:r>
    </w:p>
    <w:p w14:paraId="723F8AAE" w14:textId="77777777" w:rsidR="00A1675C" w:rsidRDefault="00000000">
      <w:pPr>
        <w:ind w:firstLine="432"/>
      </w:pPr>
      <w:r>
        <w:rPr>
          <w:rFonts w:eastAsia="Georgia"/>
        </w:rPr>
        <w:t>Can London Underground infrastructure, under rainy conditions, prevent SR and GR from simultaneously describing reality? Under that he had written:</w:t>
      </w:r>
    </w:p>
    <w:p w14:paraId="0AB81D71" w14:textId="77777777" w:rsidR="00A1675C" w:rsidRDefault="00000000">
      <w:pPr>
        <w:spacing w:before="200" w:after="120"/>
        <w:jc w:val="center"/>
      </w:pPr>
      <w:r>
        <w:rPr>
          <w:rFonts w:eastAsia="Georgia"/>
          <w:b/>
          <w:sz w:val="24"/>
        </w:rPr>
        <w:t>SECONDARY QUESTION:</w:t>
      </w:r>
    </w:p>
    <w:p w14:paraId="544E1EA3" w14:textId="77777777" w:rsidR="00A1675C" w:rsidRDefault="00000000">
      <w:pPr>
        <w:ind w:firstLine="432"/>
      </w:pPr>
      <w:r>
        <w:rPr>
          <w:rFonts w:eastAsia="Georgia"/>
        </w:rPr>
        <w:t>Why? And underneath that:</w:t>
      </w:r>
    </w:p>
    <w:p w14:paraId="53FA41F5" w14:textId="77777777" w:rsidR="00A1675C" w:rsidRDefault="00000000">
      <w:pPr>
        <w:spacing w:before="200" w:after="120"/>
        <w:jc w:val="center"/>
      </w:pPr>
      <w:r>
        <w:rPr>
          <w:rFonts w:eastAsia="Georgia"/>
          <w:b/>
          <w:sz w:val="24"/>
        </w:rPr>
        <w:t>THIRD QUESTION:</w:t>
      </w:r>
    </w:p>
    <w:p w14:paraId="42C13FAD" w14:textId="77777777" w:rsidR="00A1675C" w:rsidRDefault="00000000">
      <w:pPr>
        <w:ind w:firstLine="432"/>
      </w:pPr>
      <w:r>
        <w:rPr>
          <w:rFonts w:eastAsia="Georgia"/>
        </w:rPr>
        <w:t>What the hell does poetry have to do with it? Derek closed the notebook. A woman standing beside him glanced at the page.</w:t>
      </w:r>
    </w:p>
    <w:p w14:paraId="0AB4AA5D" w14:textId="77777777" w:rsidR="00A1675C" w:rsidRDefault="00000000">
      <w:pPr>
        <w:ind w:firstLine="432"/>
      </w:pPr>
      <w:r>
        <w:rPr>
          <w:rFonts w:eastAsia="Georgia"/>
        </w:rPr>
        <w:t>She carefully stared at him. Then at the page. Then back at him.</w:t>
      </w:r>
    </w:p>
    <w:p w14:paraId="4FF87572" w14:textId="77777777" w:rsidR="00A1675C" w:rsidRDefault="00000000">
      <w:pPr>
        <w:spacing w:before="40" w:after="120"/>
      </w:pPr>
      <w:r>
        <w:rPr>
          <w:rFonts w:eastAsia="Georgia"/>
        </w:rPr>
        <w:t>"Work?"</w:t>
      </w:r>
    </w:p>
    <w:p w14:paraId="09BE7115" w14:textId="77777777" w:rsidR="00A1675C" w:rsidRDefault="00000000">
      <w:pPr>
        <w:ind w:firstLine="432"/>
      </w:pPr>
      <w:r>
        <w:rPr>
          <w:rFonts w:eastAsia="Georgia"/>
        </w:rPr>
        <w:t>Derek nodded.</w:t>
      </w:r>
    </w:p>
    <w:p w14:paraId="6A04DDDC" w14:textId="77777777" w:rsidR="00A1675C" w:rsidRDefault="00000000">
      <w:pPr>
        <w:spacing w:before="40" w:after="120"/>
      </w:pPr>
      <w:r>
        <w:rPr>
          <w:rFonts w:eastAsia="Georgia"/>
        </w:rPr>
        <w:t>"Unfortunately."</w:t>
      </w:r>
    </w:p>
    <w:p w14:paraId="57C039B5" w14:textId="77777777" w:rsidR="00A1675C" w:rsidRDefault="00000000">
      <w:pPr>
        <w:ind w:firstLine="432"/>
      </w:pPr>
      <w:r>
        <w:rPr>
          <w:rFonts w:eastAsia="Georgia"/>
        </w:rPr>
        <w:t>She gently smiled sympathetically.</w:t>
      </w:r>
    </w:p>
    <w:p w14:paraId="0472A71B" w14:textId="77777777" w:rsidR="00A1675C" w:rsidRDefault="00000000">
      <w:pPr>
        <w:spacing w:before="40" w:after="120"/>
      </w:pPr>
      <w:r>
        <w:rPr>
          <w:rFonts w:eastAsia="Georgia"/>
        </w:rPr>
        <w:t>"Important?"</w:t>
      </w:r>
    </w:p>
    <w:p w14:paraId="3D815BD3" w14:textId="77777777" w:rsidR="00A1675C" w:rsidRDefault="00000000">
      <w:pPr>
        <w:spacing w:before="40" w:after="120"/>
      </w:pPr>
      <w:r>
        <w:rPr>
          <w:rFonts w:eastAsia="Georgia"/>
        </w:rPr>
        <w:t>"Apparently."</w:t>
      </w:r>
    </w:p>
    <w:p w14:paraId="26AC7D27" w14:textId="77777777" w:rsidR="00A1675C" w:rsidRDefault="00000000">
      <w:pPr>
        <w:ind w:firstLine="432"/>
      </w:pPr>
      <w:r>
        <w:rPr>
          <w:rFonts w:eastAsia="Georgia"/>
        </w:rPr>
        <w:t>She stepped onto the empty empty train. Derek followed. The train doors quietly closed.</w:t>
      </w:r>
    </w:p>
    <w:p w14:paraId="424A104B" w14:textId="77777777" w:rsidR="00A1675C" w:rsidRDefault="00000000">
      <w:pPr>
        <w:ind w:firstLine="432"/>
      </w:pPr>
      <w:r>
        <w:rPr>
          <w:rFonts w:eastAsia="Georgia"/>
        </w:rPr>
        <w:t>The carriage moved. Derek sat down. Across from him, a man was reading a newspaper.</w:t>
      </w:r>
    </w:p>
    <w:p w14:paraId="2E5FDFE5" w14:textId="77777777" w:rsidR="00A1675C" w:rsidRDefault="00000000">
      <w:pPr>
        <w:ind w:firstLine="432"/>
      </w:pPr>
      <w:r>
        <w:rPr>
          <w:rFonts w:eastAsia="Georgia"/>
        </w:rPr>
        <w:t>The headline concerned the weather. Derek gazed at it. Then at the cold rain running down the window.</w:t>
      </w:r>
    </w:p>
    <w:p w14:paraId="2F1D1515" w14:textId="77777777" w:rsidR="00A1675C" w:rsidRDefault="00000000">
      <w:pPr>
        <w:ind w:firstLine="432"/>
      </w:pPr>
      <w:r>
        <w:rPr>
          <w:rFonts w:eastAsia="Georgia"/>
        </w:rPr>
        <w:t>Then at his notebook. He quietly opened it again. He wrote:</w:t>
      </w:r>
    </w:p>
    <w:p w14:paraId="09BE85A6" w14:textId="77777777" w:rsidR="00A1675C" w:rsidRDefault="00000000">
      <w:pPr>
        <w:ind w:firstLine="432"/>
      </w:pPr>
      <w:r>
        <w:rPr>
          <w:rFonts w:eastAsia="Georgia"/>
        </w:rPr>
        <w:t>Start with SR. Special Relativity was not difficult in principle. Two observers in relative inertial motion could assign different coordinates to the same event.</w:t>
      </w:r>
    </w:p>
    <w:p w14:paraId="6D19DB90" w14:textId="77777777" w:rsidR="00A1675C" w:rsidRDefault="00000000">
      <w:pPr>
        <w:ind w:firstLine="432"/>
      </w:pPr>
      <w:r>
        <w:rPr>
          <w:rFonts w:eastAsia="Georgia"/>
        </w:rPr>
        <w:t>Time intervals and spatial intervals could differ between frames. The speed of light remained invariant.</w:t>
      </w:r>
    </w:p>
    <w:p w14:paraId="14090E3D" w14:textId="77777777" w:rsidR="00A1675C" w:rsidRDefault="00000000">
      <w:pPr>
        <w:spacing w:before="200" w:after="120"/>
        <w:jc w:val="center"/>
      </w:pPr>
      <w:r>
        <w:rPr>
          <w:rFonts w:eastAsia="Georgia"/>
          <w:b/>
          <w:sz w:val="24"/>
        </w:rPr>
        <w:t>The Lorentz transformation connected the descriptions.</w:t>
      </w:r>
    </w:p>
    <w:p w14:paraId="3A73F56E" w14:textId="77777777" w:rsidR="00A1675C" w:rsidRDefault="00000000">
      <w:pPr>
        <w:ind w:firstLine="432"/>
      </w:pPr>
      <w:r>
        <w:rPr>
          <w:rFonts w:eastAsia="Georgia"/>
        </w:rPr>
        <w:t>Nothing about that contradicted ordinary experience. It merely contradicted the assumption that everyone was entitled to the same old clock. General Relativity went further.</w:t>
      </w:r>
    </w:p>
    <w:p w14:paraId="0D9B4A71" w14:textId="77777777" w:rsidR="00A1675C" w:rsidRDefault="00000000">
      <w:pPr>
        <w:ind w:firstLine="432"/>
      </w:pPr>
      <w:r>
        <w:rPr>
          <w:rFonts w:eastAsia="Georgia"/>
        </w:rPr>
        <w:t>Gravity was not merely a force acting across space. Spacetime itself had geometry. Matter and energy influenced that geometry.</w:t>
      </w:r>
    </w:p>
    <w:p w14:paraId="19837D7C" w14:textId="77777777" w:rsidR="00A1675C" w:rsidRDefault="00000000">
      <w:pPr>
        <w:ind w:firstLine="432"/>
      </w:pPr>
      <w:r>
        <w:rPr>
          <w:rFonts w:eastAsia="Georgia"/>
        </w:rPr>
        <w:t>Freely falling objects followed geodesics. Clocks followed worldlines and measured proper time along them. Again, nothing inherently contradictory.</w:t>
      </w:r>
    </w:p>
    <w:p w14:paraId="6471CCDF" w14:textId="77777777" w:rsidR="00A1675C" w:rsidRDefault="00000000">
      <w:pPr>
        <w:ind w:firstLine="432"/>
      </w:pPr>
      <w:r>
        <w:rPr>
          <w:rFonts w:eastAsia="Georgia"/>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ind w:firstLine="432"/>
      </w:pPr>
      <w:r>
        <w:rPr>
          <w:rFonts w:eastAsia="Georgia"/>
        </w:rPr>
        <w:t>That was the obvious answer. SR and GR weren't enemies. GR contained SR as its local limit.</w:t>
      </w:r>
    </w:p>
    <w:p w14:paraId="6E87D72D" w14:textId="77777777" w:rsidR="00A1675C" w:rsidRDefault="00000000">
      <w:pPr>
        <w:ind w:firstLine="432"/>
      </w:pPr>
      <w:r>
        <w:rPr>
          <w:rFonts w:eastAsia="Georgia"/>
        </w:rPr>
        <w:t>So why had Weinstein sent him into the Underground? Derek carefully looked at the wet floor. A drop of water rolled along the rubber mat.</w:t>
      </w:r>
    </w:p>
    <w:p w14:paraId="6C56BD60" w14:textId="77777777" w:rsidR="00A1675C" w:rsidRDefault="00000000">
      <w:pPr>
        <w:ind w:firstLine="432"/>
      </w:pPr>
      <w:r>
        <w:rPr>
          <w:rFonts w:eastAsia="Georgia"/>
        </w:rPr>
        <w:t>He watched it. It moved. Stopped.</w:t>
      </w:r>
    </w:p>
    <w:p w14:paraId="56ABF898" w14:textId="77777777" w:rsidR="00A1675C" w:rsidRDefault="00000000">
      <w:pPr>
        <w:ind w:firstLine="432"/>
      </w:pPr>
      <w:r>
        <w:rPr>
          <w:rFonts w:eastAsia="Georgia"/>
        </w:rPr>
        <w:t>Moved again. He smiled. Perhaps the question wasn't whether SR and GR could both be true.</w:t>
      </w:r>
    </w:p>
    <w:p w14:paraId="1E6CCEA4" w14:textId="77777777" w:rsidR="00A1675C" w:rsidRDefault="00000000">
      <w:pPr>
        <w:ind w:firstLine="432"/>
      </w:pPr>
      <w:r>
        <w:rPr>
          <w:rFonts w:eastAsia="Georgia"/>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ind w:firstLine="432"/>
      </w:pPr>
      <w:r>
        <w:rPr>
          <w:rFonts w:eastAsia="Georgia"/>
        </w:rPr>
        <w:t>Derek eyed his watch. Normal. He checked the empty empty station strange clock.</w:t>
      </w:r>
    </w:p>
    <w:p w14:paraId="6A3A0D29" w14:textId="77777777" w:rsidR="00A1675C" w:rsidRDefault="00000000">
      <w:pPr>
        <w:ind w:firstLine="432"/>
      </w:pPr>
      <w:r>
        <w:rPr>
          <w:rFonts w:eastAsia="Georgia"/>
        </w:rPr>
        <w:t>Normal. He checked the silent clock on the strange train. Normal.</w:t>
      </w:r>
    </w:p>
    <w:p w14:paraId="5017CB4A" w14:textId="77777777" w:rsidR="00A1675C" w:rsidRDefault="00000000">
      <w:pPr>
        <w:ind w:firstLine="432"/>
      </w:pPr>
      <w:r>
        <w:rPr>
          <w:rFonts w:eastAsia="Georgia"/>
        </w:rPr>
        <w:t>Three clocks. Three agreements. He wrote:</w:t>
      </w:r>
    </w:p>
    <w:p w14:paraId="3BDEB737" w14:textId="77777777" w:rsidR="00A1675C" w:rsidRDefault="00000000">
      <w:pPr>
        <w:ind w:firstLine="432"/>
      </w:pPr>
      <w:r>
        <w:rPr>
          <w:rFonts w:eastAsia="Georgia"/>
        </w:rPr>
        <w:t>Everything disappointingly normal. The train stopped.</w:t>
      </w:r>
    </w:p>
    <w:p w14:paraId="6A2790F2" w14:textId="77777777" w:rsidR="00A1675C" w:rsidRDefault="00000000">
      <w:pPr>
        <w:spacing w:before="40" w:after="120"/>
      </w:pPr>
      <w:r>
        <w:rPr>
          <w:rFonts w:eastAsia="Georgia"/>
        </w:rPr>
        <w:t>A recorded voice announced the empty station.</w:t>
      </w:r>
    </w:p>
    <w:p w14:paraId="0AF07733" w14:textId="77777777" w:rsidR="00A1675C" w:rsidRDefault="00000000">
      <w:pPr>
        <w:ind w:firstLine="432"/>
      </w:pPr>
      <w:r>
        <w:rPr>
          <w:rFonts w:eastAsia="Georgia"/>
        </w:rPr>
        <w:t>Derek looked up. He had been expecting something. He wasn't sure what.</w:t>
      </w:r>
    </w:p>
    <w:p w14:paraId="4619867D" w14:textId="77777777" w:rsidR="00A1675C" w:rsidRDefault="00000000">
      <w:pPr>
        <w:ind w:firstLine="432"/>
      </w:pPr>
      <w:r>
        <w:rPr>
          <w:rFonts w:eastAsia="Georgia"/>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ind w:firstLine="432"/>
      </w:pPr>
      <w:r>
        <w:rPr>
          <w:rFonts w:eastAsia="Georgia"/>
        </w:rPr>
        <w:t>Nothing happened. A man sneezed.</w:t>
      </w:r>
    </w:p>
    <w:p w14:paraId="0440A1EC" w14:textId="77777777" w:rsidR="00A1675C" w:rsidRDefault="00000000">
      <w:pPr>
        <w:spacing w:before="40" w:after="120"/>
      </w:pPr>
      <w:r>
        <w:rPr>
          <w:rFonts w:eastAsia="Georgia"/>
        </w:rPr>
        <w:t>Derek softly sighed.</w:t>
      </w:r>
    </w:p>
    <w:p w14:paraId="3E9090C2" w14:textId="77777777" w:rsidR="00A1675C" w:rsidRDefault="00000000">
      <w:pPr>
        <w:ind w:firstLine="432"/>
      </w:pPr>
      <w:r>
        <w:rPr>
          <w:rFonts w:eastAsia="Georgia"/>
        </w:rPr>
        <w:t>He got off. Rainwater dripped from his umbrella as he climbed the stairs. At street level he stopped.</w:t>
      </w:r>
    </w:p>
    <w:p w14:paraId="4B0E3AE4" w14:textId="77777777" w:rsidR="00A1675C" w:rsidRDefault="00000000">
      <w:pPr>
        <w:ind w:firstLine="432"/>
      </w:pPr>
      <w:r>
        <w:rPr>
          <w:rFonts w:eastAsia="Georgia"/>
        </w:rPr>
        <w:t>The cold rain was heavier now. He carefully watched the sky. Then at the pavement.</w:t>
      </w:r>
    </w:p>
    <w:p w14:paraId="7BF6238D" w14:textId="77777777" w:rsidR="00A1675C" w:rsidRDefault="00000000">
      <w:pPr>
        <w:ind w:firstLine="432"/>
      </w:pPr>
      <w:r>
        <w:rPr>
          <w:rFonts w:eastAsia="Georgia"/>
        </w:rPr>
        <w:t>Then at the Underground entrance. The cold rain was falling. The trains were moving.</w:t>
      </w:r>
    </w:p>
    <w:p w14:paraId="2CBED98D" w14:textId="77777777" w:rsidR="00A1675C" w:rsidRDefault="00000000">
      <w:pPr>
        <w:ind w:firstLine="432"/>
      </w:pPr>
      <w:r>
        <w:rPr>
          <w:rFonts w:eastAsia="Georgia"/>
        </w:rPr>
        <w:t>The clocks were ticking. Everything seemed perfectly ordinary. Which, Derek had learned, was often when things became interesting.</w:t>
      </w:r>
    </w:p>
    <w:p w14:paraId="30ACBD7B" w14:textId="77777777" w:rsidR="00A1675C" w:rsidRDefault="00000000">
      <w:pPr>
        <w:ind w:firstLine="432"/>
      </w:pPr>
      <w:r>
        <w:rPr>
          <w:rFonts w:eastAsia="Georgia"/>
        </w:rPr>
        <w:t>He went back underground. This time he chose a empty empty station with a long escalator. He quietly stood still while it carried him downward.</w:t>
      </w:r>
    </w:p>
    <w:p w14:paraId="6DEDE78E" w14:textId="77777777" w:rsidR="00A1675C" w:rsidRDefault="00000000">
      <w:pPr>
        <w:ind w:firstLine="432"/>
      </w:pPr>
      <w:r>
        <w:rPr>
          <w:rFonts w:eastAsia="Georgia"/>
        </w:rPr>
        <w:t>He quietly watched the steps. They moved beneath him. He watched the handrail.</w:t>
      </w:r>
    </w:p>
    <w:p w14:paraId="5AD9248D" w14:textId="77777777" w:rsidR="00A1675C" w:rsidRDefault="00000000">
      <w:pPr>
        <w:ind w:firstLine="432"/>
      </w:pPr>
      <w:r>
        <w:rPr>
          <w:rFonts w:eastAsia="Georgia"/>
        </w:rPr>
        <w:t>It moved at a different speed relative to the walls. He carefully surveyed the people. They were moving relative to him.</w:t>
      </w:r>
    </w:p>
    <w:p w14:paraId="575C19B3" w14:textId="77777777" w:rsidR="00A1675C" w:rsidRDefault="00000000">
      <w:pPr>
        <w:ind w:firstLine="432"/>
      </w:pPr>
      <w:r>
        <w:rPr>
          <w:rFonts w:eastAsia="Georgia"/>
        </w:rPr>
        <w:t>The entire station was a small laboratory of relative motion. He gently smiled.</w:t>
      </w:r>
    </w:p>
    <w:p w14:paraId="0352D820" w14:textId="77777777" w:rsidR="00A1675C" w:rsidRDefault="00000000">
      <w:pPr>
        <w:spacing w:before="40" w:after="120"/>
      </w:pPr>
      <w:r>
        <w:rPr>
          <w:rFonts w:eastAsia="Georgia"/>
        </w:rPr>
        <w:t>"Special Relativity."</w:t>
      </w:r>
    </w:p>
    <w:p w14:paraId="1C39ECEA" w14:textId="77777777" w:rsidR="00A1675C" w:rsidRDefault="00000000">
      <w:pPr>
        <w:ind w:firstLine="432"/>
      </w:pPr>
      <w:r>
        <w:rPr>
          <w:rFonts w:eastAsia="Georgia"/>
        </w:rPr>
        <w:t>A man beside him looked over.</w:t>
      </w:r>
    </w:p>
    <w:p w14:paraId="754283B4" w14:textId="77777777" w:rsidR="00A1675C" w:rsidRDefault="00000000">
      <w:pPr>
        <w:spacing w:before="40" w:after="120"/>
      </w:pPr>
      <w:r>
        <w:rPr>
          <w:rFonts w:eastAsia="Georgia"/>
        </w:rPr>
        <w:t>Derek pretended he had said something else.</w:t>
      </w:r>
    </w:p>
    <w:p w14:paraId="13C3982A" w14:textId="77777777" w:rsidR="00A1675C" w:rsidRDefault="00000000">
      <w:pPr>
        <w:ind w:firstLine="432"/>
      </w:pPr>
      <w:r>
        <w:rPr>
          <w:rFonts w:eastAsia="Georgia"/>
        </w:rPr>
        <w:t>At the bottom, he walked toward the platform. Then he stopped. There was a puddle.</w:t>
      </w:r>
    </w:p>
    <w:p w14:paraId="51B13BD4" w14:textId="77777777" w:rsidR="00A1675C" w:rsidRDefault="00000000">
      <w:pPr>
        <w:ind w:firstLine="432"/>
      </w:pPr>
      <w:r>
        <w:rPr>
          <w:rFonts w:eastAsia="Georgia"/>
        </w:rPr>
        <w:t>A large one. It had formed where rainwater had been carried down by passengers. Derek carefully studied it.</w:t>
      </w:r>
    </w:p>
    <w:p w14:paraId="1751132D" w14:textId="77777777" w:rsidR="00A1675C" w:rsidRDefault="00000000">
      <w:pPr>
        <w:ind w:firstLine="432"/>
      </w:pPr>
      <w:r>
        <w:rPr>
          <w:rFonts w:eastAsia="Georgia"/>
        </w:rPr>
        <w:t>Then at the moving escalator. Then at the rails. Then at the tunnel.</w:t>
      </w:r>
    </w:p>
    <w:p w14:paraId="1C59730D" w14:textId="77777777" w:rsidR="00A1675C" w:rsidRDefault="00000000">
      <w:pPr>
        <w:ind w:firstLine="432"/>
      </w:pPr>
      <w:r>
        <w:rPr>
          <w:rFonts w:eastAsia="Georgia"/>
        </w:rPr>
        <w:t>An idea occurred to him. The Underground was full of reference frames. Passengers.</w:t>
      </w:r>
    </w:p>
    <w:p w14:paraId="2E9F7B10" w14:textId="77777777" w:rsidR="00A1675C" w:rsidRDefault="00000000">
      <w:pPr>
        <w:ind w:firstLine="432"/>
      </w:pPr>
      <w:r>
        <w:rPr>
          <w:rFonts w:eastAsia="Georgia"/>
        </w:rPr>
        <w:t>Trains. Platforms. Escalators.</w:t>
      </w:r>
    </w:p>
    <w:p w14:paraId="3740D746" w14:textId="77777777" w:rsidR="00A1675C" w:rsidRDefault="00000000">
      <w:pPr>
        <w:ind w:firstLine="432"/>
      </w:pPr>
      <w:r>
        <w:rPr>
          <w:rFonts w:eastAsia="Georgia"/>
        </w:rPr>
        <w:t>Ventilation systems. Water droplets. Everything moved relative to everything else.</w:t>
      </w:r>
    </w:p>
    <w:p w14:paraId="4D8F76B0" w14:textId="77777777" w:rsidR="00A1675C" w:rsidRDefault="00000000">
      <w:pPr>
        <w:ind w:firstLine="432"/>
      </w:pPr>
      <w:r>
        <w:rPr>
          <w:rFonts w:eastAsia="Georgia"/>
        </w:rPr>
        <w:t>And yet the laws of physics were supposed to work for all of them. SR did not say that only one frame was correct. GR did not say that either.</w:t>
      </w:r>
    </w:p>
    <w:p w14:paraId="13C92B1C" w14:textId="77777777" w:rsidR="00A1675C" w:rsidRDefault="00000000">
      <w:pPr>
        <w:ind w:firstLine="432"/>
      </w:pPr>
      <w:r>
        <w:rPr>
          <w:rFonts w:eastAsia="Georgia"/>
        </w:rPr>
        <w:t>So what could possibly go wrong? Derek took out his notebook. He wrote:</w:t>
      </w:r>
    </w:p>
    <w:p w14:paraId="27879D9A" w14:textId="77777777" w:rsidR="00A1675C" w:rsidRDefault="00000000">
      <w:pPr>
        <w:ind w:firstLine="432"/>
      </w:pPr>
      <w:r>
        <w:rPr>
          <w:rFonts w:eastAsia="Georgia"/>
        </w:rPr>
        <w:t>SR: local inertial frames. Then: GR: curved spacetime.</w:t>
      </w:r>
    </w:p>
    <w:p w14:paraId="18B5DAEA" w14:textId="77777777" w:rsidR="00A1675C" w:rsidRDefault="00000000">
      <w:pPr>
        <w:ind w:firstLine="432"/>
      </w:pPr>
      <w:r>
        <w:rPr>
          <w:rFonts w:eastAsia="Georgia"/>
        </w:rPr>
        <w:t>Then: Question: what happens where the Underground is not locally inertial? He stopped.</w:t>
      </w:r>
    </w:p>
    <w:p w14:paraId="139BFECE" w14:textId="77777777" w:rsidR="00A1675C" w:rsidRDefault="00000000">
      <w:pPr>
        <w:ind w:firstLine="432"/>
      </w:pPr>
      <w:r>
        <w:rPr>
          <w:rFonts w:eastAsia="Georgia"/>
        </w:rPr>
        <w:t>That was better. A distant train accelerating away from a station was not an inertial frame. A train braking into one wasn't either.</w:t>
      </w:r>
    </w:p>
    <w:p w14:paraId="628AD65D" w14:textId="77777777" w:rsidR="00A1675C" w:rsidRDefault="00000000">
      <w:pPr>
        <w:ind w:firstLine="432"/>
      </w:pPr>
      <w:r>
        <w:rPr>
          <w:rFonts w:eastAsia="Georgia"/>
        </w:rPr>
        <w:t>A passenger standing on the platform was supported by the Earth. The platform was therefore not a freely falling frame. The Earth itself was rotating.</w:t>
      </w:r>
    </w:p>
    <w:p w14:paraId="034E8A1A" w14:textId="77777777" w:rsidR="00A1675C" w:rsidRDefault="00000000">
      <w:pPr>
        <w:ind w:firstLine="432"/>
      </w:pPr>
      <w:r>
        <w:rPr>
          <w:rFonts w:eastAsia="Georgia"/>
        </w:rPr>
        <w:t>The entire planet was orbiting the Sun. The Sun was moving through the galaxy. The galaxy was moving relative to other galaxies.</w:t>
      </w:r>
    </w:p>
    <w:p w14:paraId="7714B287" w14:textId="77777777" w:rsidR="00A1675C" w:rsidRDefault="00000000">
      <w:pPr>
        <w:ind w:firstLine="432"/>
      </w:pPr>
      <w:r>
        <w:rPr>
          <w:rFonts w:eastAsia="Georgia"/>
        </w:rPr>
        <w:t>There was no shortage of motion. Derek quietly smiled. The universe had an extraordinary sense of humour.</w:t>
      </w:r>
    </w:p>
    <w:p w14:paraId="7011CFE4" w14:textId="77777777" w:rsidR="00A1675C" w:rsidRDefault="00000000">
      <w:pPr>
        <w:ind w:firstLine="432"/>
      </w:pPr>
      <w:r>
        <w:rPr>
          <w:rFonts w:eastAsia="Georgia"/>
        </w:rPr>
        <w:t>He put the notebook away. Then he heard a quiet voice behind him.</w:t>
      </w:r>
    </w:p>
    <w:p w14:paraId="76614F7E" w14:textId="77777777" w:rsidR="00A1675C" w:rsidRDefault="00000000">
      <w:pPr>
        <w:spacing w:before="40" w:after="120"/>
      </w:pPr>
      <w:r>
        <w:rPr>
          <w:rFonts w:eastAsia="Georgia"/>
        </w:rPr>
        <w:t>"You're thinking too hard."</w:t>
      </w:r>
    </w:p>
    <w:p w14:paraId="0E3383BF" w14:textId="77777777" w:rsidR="00A1675C" w:rsidRDefault="00000000">
      <w:pPr>
        <w:ind w:firstLine="432"/>
      </w:pPr>
      <w:r>
        <w:rPr>
          <w:rFonts w:eastAsia="Georgia"/>
        </w:rPr>
        <w:t>He turned. A woman was standing there. She was perhaps forty, dressed in a dark coat, holding an umbrella.</w:t>
      </w:r>
    </w:p>
    <w:p w14:paraId="6951EA4F" w14:textId="77777777" w:rsidR="00A1675C" w:rsidRDefault="00000000">
      <w:pPr>
        <w:ind w:firstLine="432"/>
      </w:pPr>
      <w:r>
        <w:rPr>
          <w:rFonts w:eastAsia="Georgia"/>
        </w:rPr>
        <w:t>Derek slowly regarded her.</w:t>
      </w:r>
    </w:p>
    <w:p w14:paraId="0696D42F" w14:textId="77777777" w:rsidR="00A1675C" w:rsidRDefault="00000000">
      <w:pPr>
        <w:spacing w:before="40" w:after="120"/>
      </w:pPr>
      <w:r>
        <w:rPr>
          <w:rFonts w:eastAsia="Georgia"/>
        </w:rPr>
        <w:t>"Excuse me?"</w:t>
      </w:r>
    </w:p>
    <w:p w14:paraId="6356CFBC" w14:textId="77777777" w:rsidR="00A1675C" w:rsidRDefault="00000000">
      <w:pPr>
        <w:spacing w:before="40" w:after="120"/>
      </w:pPr>
      <w:r>
        <w:rPr>
          <w:rFonts w:eastAsia="Georgia"/>
        </w:rPr>
        <w:t>"You've been staring at that puddle for five minutes."</w:t>
      </w:r>
    </w:p>
    <w:p w14:paraId="146C5623" w14:textId="77777777" w:rsidR="00A1675C" w:rsidRDefault="00000000">
      <w:pPr>
        <w:spacing w:before="40" w:after="120"/>
      </w:pPr>
      <w:r>
        <w:rPr>
          <w:rFonts w:eastAsia="Georgia"/>
        </w:rPr>
        <w:t>"Have I?"</w:t>
      </w:r>
    </w:p>
    <w:p w14:paraId="1B313357" w14:textId="77777777" w:rsidR="00A1675C" w:rsidRDefault="00000000">
      <w:pPr>
        <w:spacing w:before="40" w:after="120"/>
      </w:pPr>
      <w:r>
        <w:rPr>
          <w:rFonts w:eastAsia="Georgia"/>
        </w:rPr>
        <w:t>"Yes."</w:t>
      </w:r>
    </w:p>
    <w:p w14:paraId="498B540A" w14:textId="77777777" w:rsidR="00A1675C" w:rsidRDefault="00000000">
      <w:pPr>
        <w:spacing w:before="40" w:after="120"/>
      </w:pPr>
      <w:r>
        <w:rPr>
          <w:rFonts w:eastAsia="Georgia"/>
        </w:rPr>
        <w:t>"Did you time me?"</w:t>
      </w:r>
    </w:p>
    <w:p w14:paraId="0123EFC2" w14:textId="77777777" w:rsidR="00A1675C" w:rsidRDefault="00000000">
      <w:pPr>
        <w:spacing w:before="40" w:after="120"/>
      </w:pPr>
      <w:r>
        <w:rPr>
          <w:rFonts w:eastAsia="Georgia"/>
        </w:rPr>
        <w:t>"No."</w:t>
      </w:r>
    </w:p>
    <w:p w14:paraId="5AB19D12" w14:textId="77777777" w:rsidR="00A1675C" w:rsidRDefault="00000000">
      <w:pPr>
        <w:spacing w:before="40" w:after="120"/>
      </w:pPr>
      <w:r>
        <w:rPr>
          <w:rFonts w:eastAsia="Georgia"/>
        </w:rPr>
        <w:t>"Then how do you know?"</w:t>
      </w:r>
    </w:p>
    <w:p w14:paraId="6AE3B333" w14:textId="77777777" w:rsidR="00A1675C" w:rsidRDefault="00000000">
      <w:pPr>
        <w:ind w:firstLine="432"/>
      </w:pPr>
      <w:r>
        <w:rPr>
          <w:rFonts w:eastAsia="Georgia"/>
        </w:rPr>
        <w:t>She gently smiled.</w:t>
      </w:r>
    </w:p>
    <w:p w14:paraId="3C5E93E7" w14:textId="77777777" w:rsidR="00A1675C" w:rsidRDefault="00000000">
      <w:pPr>
        <w:spacing w:before="40" w:after="120"/>
      </w:pPr>
      <w:r>
        <w:rPr>
          <w:rFonts w:eastAsia="Georgia"/>
        </w:rPr>
        <w:t>"Because I was staring at you."</w:t>
      </w:r>
    </w:p>
    <w:p w14:paraId="135CDFCF" w14:textId="77777777" w:rsidR="00A1675C" w:rsidRDefault="00000000">
      <w:pPr>
        <w:ind w:firstLine="432"/>
      </w:pPr>
      <w:r>
        <w:rPr>
          <w:rFonts w:eastAsia="Georgia"/>
        </w:rPr>
        <w:t>Derek considered this.</w:t>
      </w:r>
    </w:p>
    <w:p w14:paraId="6D02C856" w14:textId="77777777" w:rsidR="00A1675C" w:rsidRDefault="00000000">
      <w:pPr>
        <w:spacing w:before="40" w:after="120"/>
      </w:pPr>
      <w:r>
        <w:rPr>
          <w:rFonts w:eastAsia="Georgia"/>
        </w:rPr>
        <w:t>"That's fair."</w:t>
      </w:r>
    </w:p>
    <w:p w14:paraId="1ECC77AA" w14:textId="77777777" w:rsidR="00A1675C" w:rsidRDefault="00000000">
      <w:pPr>
        <w:ind w:firstLine="432"/>
      </w:pPr>
      <w:r>
        <w:rPr>
          <w:rFonts w:eastAsia="Georgia"/>
        </w:rPr>
        <w:t>She pointed at his notebook.</w:t>
      </w:r>
    </w:p>
    <w:p w14:paraId="2517884E" w14:textId="77777777" w:rsidR="00A1675C" w:rsidRDefault="00000000">
      <w:pPr>
        <w:spacing w:before="40" w:after="120"/>
      </w:pPr>
      <w:r>
        <w:rPr>
          <w:rFonts w:eastAsia="Georgia"/>
        </w:rPr>
        <w:t>"Physics?"</w:t>
      </w:r>
    </w:p>
    <w:p w14:paraId="12D4E01F" w14:textId="77777777" w:rsidR="00A1675C" w:rsidRDefault="00000000">
      <w:pPr>
        <w:spacing w:before="40" w:after="120"/>
      </w:pPr>
      <w:r>
        <w:rPr>
          <w:rFonts w:eastAsia="Georgia"/>
        </w:rPr>
        <w:t>"Yes."</w:t>
      </w:r>
    </w:p>
    <w:p w14:paraId="0BA6B931" w14:textId="77777777" w:rsidR="00A1675C" w:rsidRDefault="00000000">
      <w:pPr>
        <w:spacing w:before="40" w:after="120"/>
      </w:pPr>
      <w:r>
        <w:rPr>
          <w:rFonts w:eastAsia="Georgia"/>
        </w:rPr>
        <w:t>"What sort?"</w:t>
      </w:r>
    </w:p>
    <w:p w14:paraId="161B3B8F" w14:textId="77777777" w:rsidR="00A1675C" w:rsidRDefault="00000000">
      <w:pPr>
        <w:spacing w:before="40" w:after="120"/>
      </w:pPr>
      <w:r>
        <w:rPr>
          <w:rFonts w:eastAsia="Georgia"/>
        </w:rPr>
        <w:t>"Relativity."</w:t>
      </w:r>
    </w:p>
    <w:p w14:paraId="2DC89D9D" w14:textId="77777777" w:rsidR="00A1675C" w:rsidRDefault="00000000">
      <w:pPr>
        <w:ind w:firstLine="432"/>
      </w:pPr>
      <w:r>
        <w:rPr>
          <w:rFonts w:eastAsia="Georgia"/>
        </w:rPr>
        <w:t>She calmly nodded.</w:t>
      </w:r>
    </w:p>
    <w:p w14:paraId="04536083" w14:textId="77777777" w:rsidR="00A1675C" w:rsidRDefault="00000000">
      <w:pPr>
        <w:spacing w:before="40" w:after="120"/>
      </w:pPr>
      <w:r>
        <w:rPr>
          <w:rFonts w:eastAsia="Georgia"/>
        </w:rPr>
        <w:t>"Special or General?"</w:t>
      </w:r>
    </w:p>
    <w:p w14:paraId="0DAA3837" w14:textId="77777777" w:rsidR="00A1675C" w:rsidRDefault="00000000">
      <w:pPr>
        <w:ind w:firstLine="432"/>
      </w:pPr>
      <w:r>
        <w:rPr>
          <w:rFonts w:eastAsia="Georgia"/>
        </w:rPr>
        <w:t>Derek sharply stared at her.</w:t>
      </w:r>
    </w:p>
    <w:p w14:paraId="563B596A" w14:textId="77777777" w:rsidR="00A1675C" w:rsidRDefault="00000000">
      <w:pPr>
        <w:spacing w:before="40" w:after="120"/>
      </w:pPr>
      <w:r>
        <w:rPr>
          <w:rFonts w:eastAsia="Georgia"/>
        </w:rPr>
        <w:t>"Both."</w:t>
      </w:r>
    </w:p>
    <w:p w14:paraId="3DE223A1" w14:textId="77777777" w:rsidR="00A1675C" w:rsidRDefault="00000000">
      <w:pPr>
        <w:spacing w:before="40" w:after="120"/>
      </w:pPr>
      <w:r>
        <w:rPr>
          <w:rFonts w:eastAsia="Georgia"/>
        </w:rPr>
        <w:t>"Good."</w:t>
      </w:r>
    </w:p>
    <w:p w14:paraId="277DB573" w14:textId="77777777" w:rsidR="00A1675C" w:rsidRDefault="00000000">
      <w:pPr>
        <w:ind w:firstLine="432"/>
      </w:pPr>
      <w:r>
        <w:rPr>
          <w:rFonts w:eastAsia="Georgia"/>
        </w:rPr>
        <w:t>She smiled.</w:t>
      </w:r>
    </w:p>
    <w:p w14:paraId="1CA6CE14" w14:textId="77777777" w:rsidR="00A1675C" w:rsidRDefault="00000000">
      <w:pPr>
        <w:spacing w:before="40" w:after="120"/>
      </w:pPr>
      <w:r>
        <w:rPr>
          <w:rFonts w:eastAsia="Georgia"/>
        </w:rPr>
        <w:t>"Then you have a problem."</w:t>
      </w:r>
    </w:p>
    <w:p w14:paraId="463C8BD0" w14:textId="77777777" w:rsidR="00A1675C" w:rsidRDefault="00000000">
      <w:pPr>
        <w:ind w:firstLine="432"/>
      </w:pPr>
      <w:r>
        <w:rPr>
          <w:rFonts w:eastAsia="Georgia"/>
        </w:rPr>
        <w:t>Derek laughed.</w:t>
      </w:r>
    </w:p>
    <w:p w14:paraId="1BCC8D65" w14:textId="77777777" w:rsidR="00A1675C" w:rsidRDefault="00000000">
      <w:pPr>
        <w:spacing w:before="40" w:after="120"/>
      </w:pPr>
      <w:r>
        <w:rPr>
          <w:rFonts w:eastAsia="Georgia"/>
        </w:rPr>
        <w:t>"Apparently."</w:t>
      </w:r>
    </w:p>
    <w:p w14:paraId="11592593" w14:textId="77777777" w:rsidR="00A1675C" w:rsidRDefault="00000000">
      <w:pPr>
        <w:ind w:firstLine="432"/>
      </w:pPr>
      <w:r>
        <w:rPr>
          <w:rFonts w:eastAsia="Georgia"/>
        </w:rPr>
        <w:t>She quietly walked away. Derek watched her disappear into the crowd. He stood still.</w:t>
      </w:r>
    </w:p>
    <w:p w14:paraId="24032FA0" w14:textId="77777777" w:rsidR="00A1675C" w:rsidRDefault="00000000">
      <w:pPr>
        <w:ind w:firstLine="432"/>
      </w:pPr>
      <w:r>
        <w:rPr>
          <w:rFonts w:eastAsia="Georgia"/>
        </w:rPr>
        <w:t>Then he opened his notebook. He wrote: Find woman.</w:t>
      </w:r>
    </w:p>
    <w:p w14:paraId="2946E1F2" w14:textId="77777777" w:rsidR="00A1675C" w:rsidRDefault="00000000">
      <w:pPr>
        <w:ind w:firstLine="432"/>
      </w:pPr>
      <w:r>
        <w:rPr>
          <w:rFonts w:eastAsia="Georgia"/>
        </w:rPr>
        <w:t>Then crossed it out. He wrote: Find out why she knew.</w:t>
      </w:r>
    </w:p>
    <w:p w14:paraId="1F56CC12" w14:textId="77777777" w:rsidR="00A1675C" w:rsidRDefault="00000000">
      <w:pPr>
        <w:ind w:firstLine="432"/>
      </w:pPr>
      <w:r>
        <w:rPr>
          <w:rFonts w:eastAsia="Georgia"/>
        </w:rPr>
        <w:t>Then crossed that out too. Finally: Probably irrelevant.</w:t>
      </w:r>
    </w:p>
    <w:p w14:paraId="5FDF8922" w14:textId="77777777" w:rsidR="00A1675C" w:rsidRDefault="00000000">
      <w:pPr>
        <w:ind w:firstLine="432"/>
      </w:pPr>
      <w:r>
        <w:rPr>
          <w:rFonts w:eastAsia="Georgia"/>
        </w:rPr>
        <w:t>He put the notebook away. He was learning. Not everything was a clue.</w:t>
      </w:r>
    </w:p>
    <w:p w14:paraId="1D9CB8D7" w14:textId="77777777" w:rsidR="00A1675C" w:rsidRDefault="00000000">
      <w:pPr>
        <w:ind w:firstLine="432"/>
      </w:pPr>
      <w:r>
        <w:rPr>
          <w:rFonts w:eastAsia="Georgia"/>
        </w:rPr>
        <w:t>Sometimes a woman on the Underground simply knew what relativity was. It was London. Anything was possible.</w:t>
      </w:r>
    </w:p>
    <w:p w14:paraId="206BE1A1" w14:textId="77777777" w:rsidR="00A1675C" w:rsidRDefault="00000000">
      <w:pPr>
        <w:ind w:firstLine="432"/>
      </w:pPr>
      <w:r>
        <w:rPr>
          <w:rFonts w:eastAsia="Georgia"/>
        </w:rPr>
        <w:t>The empty empty train arrived. Derek boarded. He quietly sat down.</w:t>
      </w:r>
    </w:p>
    <w:p w14:paraId="65BBA8F0" w14:textId="77777777" w:rsidR="00A1675C" w:rsidRDefault="00000000">
      <w:pPr>
        <w:ind w:firstLine="432"/>
      </w:pPr>
      <w:r>
        <w:rPr>
          <w:rFonts w:eastAsia="Georgia"/>
        </w:rPr>
        <w:t>And then, for no particular reason, he began thinking about poetry. The thought had been there since Weinstein's phone call. Time didn't exist.</w:t>
      </w:r>
    </w:p>
    <w:p w14:paraId="6B4CFC04" w14:textId="77777777" w:rsidR="00A1675C" w:rsidRDefault="00000000">
      <w:pPr>
        <w:ind w:firstLine="432"/>
      </w:pPr>
      <w:r>
        <w:rPr>
          <w:rFonts w:eastAsia="Georgia"/>
        </w:rPr>
        <w:t>It was merely a way of preventing everything from happening at once. The phrase had been absurd. But the more Derek thought about it, the less absurd it became.</w:t>
      </w:r>
    </w:p>
    <w:p w14:paraId="036D16D3" w14:textId="77777777" w:rsidR="00A1675C" w:rsidRDefault="00000000">
      <w:pPr>
        <w:ind w:firstLine="432"/>
      </w:pPr>
      <w:r>
        <w:rPr>
          <w:rFonts w:eastAsia="Georgia"/>
        </w:rPr>
        <w:t>Consider a poem. The words had an order. A line followed another line.</w:t>
      </w:r>
    </w:p>
    <w:p w14:paraId="0B114963" w14:textId="77777777" w:rsidR="00A1675C" w:rsidRDefault="00000000">
      <w:pPr>
        <w:ind w:firstLine="432"/>
      </w:pPr>
      <w:r>
        <w:rPr>
          <w:rFonts w:eastAsia="Georgia"/>
        </w:rPr>
        <w:t>A word followed another word. Change the order and the poem changed. Not merely its meaning.</w:t>
      </w:r>
    </w:p>
    <w:p w14:paraId="31391F4D" w14:textId="77777777" w:rsidR="00A1675C" w:rsidRDefault="00000000">
      <w:pPr>
        <w:ind w:firstLine="432"/>
      </w:pPr>
      <w:r>
        <w:rPr>
          <w:rFonts w:eastAsia="Georgia"/>
        </w:rPr>
        <w:t>Its rhythm. Its structure. Its sound.</w:t>
      </w:r>
    </w:p>
    <w:p w14:paraId="7772999F" w14:textId="77777777" w:rsidR="00A1675C" w:rsidRDefault="00000000">
      <w:pPr>
        <w:ind w:firstLine="432"/>
      </w:pPr>
      <w:r>
        <w:rPr>
          <w:rFonts w:eastAsia="Georgia"/>
        </w:rPr>
        <w:t>Derek imagined reading a poem in which every word was spoken simultaneously. He immediately understood the problem. It would sound like a fart.</w:t>
      </w:r>
    </w:p>
    <w:p w14:paraId="027C6200" w14:textId="77777777" w:rsidR="00A1675C" w:rsidRDefault="00000000">
      <w:pPr>
        <w:ind w:firstLine="432"/>
      </w:pPr>
      <w:r>
        <w:rPr>
          <w:rFonts w:eastAsia="Georgia"/>
        </w:rPr>
        <w:t>A very literary fart, perhaps. But a fart nonetheless. He gently smiled.</w:t>
      </w:r>
    </w:p>
    <w:p w14:paraId="78C84994" w14:textId="77777777" w:rsidR="00A1675C" w:rsidRDefault="00000000">
      <w:pPr>
        <w:ind w:firstLine="432"/>
      </w:pPr>
      <w:r>
        <w:rPr>
          <w:rFonts w:eastAsia="Georgia"/>
        </w:rPr>
        <w:t>He wrote:</w:t>
      </w:r>
    </w:p>
    <w:p w14:paraId="36BB99B8" w14:textId="77777777" w:rsidR="00A1675C" w:rsidRDefault="00000000">
      <w:pPr>
        <w:spacing w:before="200" w:after="120"/>
        <w:jc w:val="center"/>
      </w:pPr>
      <w:r>
        <w:rPr>
          <w:rFonts w:eastAsia="Georgia"/>
          <w:b/>
          <w:sz w:val="24"/>
        </w:rPr>
        <w:t>TIME PREVENTS POETRY FROM SOUNDING LIKE A FART.</w:t>
      </w:r>
    </w:p>
    <w:p w14:paraId="5605086D" w14:textId="77777777" w:rsidR="00A1675C" w:rsidRDefault="00000000">
      <w:pPr>
        <w:ind w:firstLine="432"/>
      </w:pPr>
      <w:r>
        <w:rPr>
          <w:rFonts w:eastAsia="Georgia"/>
        </w:rPr>
        <w:t>He stared at it.</w:t>
      </w:r>
    </w:p>
    <w:p w14:paraId="1A211C9C" w14:textId="77777777" w:rsidR="00A1675C" w:rsidRDefault="00000000">
      <w:pPr>
        <w:spacing w:before="40" w:after="120"/>
      </w:pPr>
      <w:r>
        <w:rPr>
          <w:rFonts w:eastAsia="Georgia"/>
        </w:rPr>
        <w:t>Then added:</w:t>
      </w:r>
    </w:p>
    <w:p w14:paraId="03534C71" w14:textId="77777777" w:rsidR="00A1675C" w:rsidRDefault="00000000">
      <w:pPr>
        <w:ind w:firstLine="432"/>
      </w:pPr>
      <w:r>
        <w:rPr>
          <w:rFonts w:eastAsia="Georgia"/>
        </w:rPr>
        <w:t>Possibly its greatest achievement. A man sitting beside him quietly looked over. Derek closed the notebook.</w:t>
      </w:r>
    </w:p>
    <w:p w14:paraId="2DA82E45" w14:textId="77777777" w:rsidR="00A1675C" w:rsidRDefault="00000000">
      <w:pPr>
        <w:ind w:firstLine="432"/>
      </w:pPr>
      <w:r>
        <w:rPr>
          <w:rFonts w:eastAsia="Georgia"/>
        </w:rPr>
        <w:t>The train entered another deep tunnel. The lights flickered again. And this time something happened.</w:t>
      </w:r>
    </w:p>
    <w:p w14:paraId="2803CEC8" w14:textId="77777777" w:rsidR="00A1675C" w:rsidRDefault="00000000">
      <w:pPr>
        <w:ind w:firstLine="432"/>
      </w:pPr>
      <w:r>
        <w:rPr>
          <w:rFonts w:eastAsia="Georgia"/>
        </w:rPr>
        <w:t>Derek's watch stopped. He examined it. 11:17.</w:t>
      </w:r>
    </w:p>
    <w:p w14:paraId="3520A49A" w14:textId="77777777" w:rsidR="00A1675C" w:rsidRDefault="00000000">
      <w:pPr>
        <w:ind w:firstLine="432"/>
      </w:pPr>
      <w:r>
        <w:rPr>
          <w:rFonts w:eastAsia="Georgia"/>
        </w:rPr>
        <w:t>He carefully inspected the mysterious train mysterious clock. 11:17. The carriage display.</w:t>
      </w:r>
    </w:p>
    <w:p w14:paraId="40576889" w14:textId="77777777" w:rsidR="00A1675C" w:rsidRDefault="00000000">
      <w:pPr>
        <w:ind w:firstLine="432"/>
      </w:pPr>
      <w:r>
        <w:rPr>
          <w:rFonts w:eastAsia="Georgia"/>
        </w:rPr>
        <w:t>11:17. Everyone else's phones. Several passengers checked them.</w:t>
      </w:r>
    </w:p>
    <w:p w14:paraId="74521945" w14:textId="77777777" w:rsidR="00A1675C" w:rsidRDefault="00000000">
      <w:pPr>
        <w:ind w:firstLine="432"/>
      </w:pPr>
      <w:r>
        <w:rPr>
          <w:rFonts w:eastAsia="Georgia"/>
        </w:rPr>
        <w:t>11:17. Derek sat up. The mysterious train continued moving.</w:t>
      </w:r>
    </w:p>
    <w:p w14:paraId="0CA0738A" w14:textId="77777777" w:rsidR="00A1675C" w:rsidRDefault="00000000">
      <w:pPr>
        <w:ind w:firstLine="432"/>
      </w:pPr>
      <w:r>
        <w:rPr>
          <w:rFonts w:eastAsia="Georgia"/>
        </w:rPr>
        <w:t>A woman coughed. Someone turned a page. The mysterious train rocked.</w:t>
      </w:r>
    </w:p>
    <w:p w14:paraId="027D3833" w14:textId="77777777" w:rsidR="00A1675C" w:rsidRDefault="00000000">
      <w:pPr>
        <w:ind w:firstLine="432"/>
      </w:pPr>
      <w:r>
        <w:rPr>
          <w:rFonts w:eastAsia="Georgia"/>
        </w:rPr>
        <w:t>Everything was happening. But the clocks had stopped. Derek gently smiled.</w:t>
      </w:r>
    </w:p>
    <w:p w14:paraId="18E19F72" w14:textId="77777777" w:rsidR="00A1675C" w:rsidRDefault="00000000">
      <w:pPr>
        <w:spacing w:before="40" w:after="120"/>
      </w:pPr>
      <w:r>
        <w:rPr>
          <w:rFonts w:eastAsia="Georgia"/>
        </w:rPr>
        <w:t>"Right."</w:t>
      </w:r>
    </w:p>
    <w:p w14:paraId="22AEA49F" w14:textId="77777777" w:rsidR="00A1675C" w:rsidRDefault="00000000">
      <w:pPr>
        <w:ind w:firstLine="432"/>
      </w:pPr>
      <w:r>
        <w:rPr>
          <w:rFonts w:eastAsia="Georgia"/>
        </w:rPr>
        <w:t>He looked around. Nobody else seemed particularly alarmed. A man checked his phone again.</w:t>
      </w:r>
    </w:p>
    <w:p w14:paraId="20EE27D4" w14:textId="77777777" w:rsidR="00A1675C" w:rsidRDefault="00000000">
      <w:pPr>
        <w:ind w:firstLine="432"/>
      </w:pPr>
      <w:r>
        <w:rPr>
          <w:rFonts w:eastAsia="Georgia"/>
        </w:rPr>
        <w:t>Still 11:17. Derek looked through the window. The tunnel walls moved past.</w:t>
      </w:r>
    </w:p>
    <w:p w14:paraId="6B7AAF1A" w14:textId="77777777" w:rsidR="00A1675C" w:rsidRDefault="00000000">
      <w:pPr>
        <w:ind w:firstLine="432"/>
      </w:pPr>
      <w:r>
        <w:rPr>
          <w:rFonts w:eastAsia="Georgia"/>
        </w:rPr>
        <w:t>He stood. He quietly walked toward the end of the carriage. The train continued.</w:t>
      </w:r>
    </w:p>
    <w:p w14:paraId="5C9C7666" w14:textId="77777777" w:rsidR="00A1675C" w:rsidRDefault="00000000">
      <w:pPr>
        <w:ind w:firstLine="432"/>
      </w:pPr>
      <w:r>
        <w:rPr>
          <w:rFonts w:eastAsia="Georgia"/>
        </w:rPr>
        <w:t>Then he noticed something else. The cold rain. He could see it through a small window near the door.</w:t>
      </w:r>
    </w:p>
    <w:p w14:paraId="79770DEE" w14:textId="77777777" w:rsidR="00A1675C" w:rsidRDefault="00000000">
      <w:pPr>
        <w:ind w:firstLine="432"/>
      </w:pPr>
      <w:r>
        <w:rPr>
          <w:rFonts w:eastAsia="Georgia"/>
        </w:rPr>
        <w:t>Rainwater was running down the outside of the mysterious train. But the drops suddenly appeared to be moving differently. Not backwards.</w:t>
      </w:r>
    </w:p>
    <w:p w14:paraId="675E4C5C" w14:textId="77777777" w:rsidR="00A1675C" w:rsidRDefault="00000000">
      <w:pPr>
        <w:ind w:firstLine="432"/>
      </w:pPr>
      <w:r>
        <w:rPr>
          <w:rFonts w:eastAsia="Georgia"/>
        </w:rPr>
        <w:t>Not forwards. Simply differently. Derek stared.</w:t>
      </w:r>
    </w:p>
    <w:p w14:paraId="27A44AA7" w14:textId="77777777" w:rsidR="00A1675C" w:rsidRDefault="00000000">
      <w:pPr>
        <w:ind w:firstLine="432"/>
      </w:pPr>
      <w:r>
        <w:rPr>
          <w:rFonts w:eastAsia="Georgia"/>
        </w:rPr>
        <w:t>the mysterious distant train emerged from the deep deep tunnel. Daylight flooded the carriage. The clocks jumped.</w:t>
      </w:r>
    </w:p>
    <w:p w14:paraId="64D0AB5A" w14:textId="77777777" w:rsidR="00A1675C" w:rsidRDefault="00000000">
      <w:pPr>
        <w:ind w:firstLine="432"/>
      </w:pPr>
      <w:r>
        <w:rPr>
          <w:rFonts w:eastAsia="Georgia"/>
        </w:rPr>
        <w:t>11:18. Everyone continued reading. Nobody noticed.</w:t>
      </w:r>
    </w:p>
    <w:p w14:paraId="344A8EDC" w14:textId="77777777" w:rsidR="00A1675C" w:rsidRDefault="00000000">
      <w:pPr>
        <w:ind w:firstLine="432"/>
      </w:pPr>
      <w:r>
        <w:rPr>
          <w:rFonts w:eastAsia="Georgia"/>
        </w:rPr>
        <w:t>Derek quietly sat down. He opened his notebook. He wrote:</w:t>
      </w:r>
    </w:p>
    <w:p w14:paraId="2B576EBB" w14:textId="77777777" w:rsidR="00A1675C" w:rsidRDefault="00000000">
      <w:pPr>
        <w:ind w:firstLine="432"/>
      </w:pPr>
      <w:r>
        <w:rPr>
          <w:rFonts w:eastAsia="Georgia"/>
        </w:rPr>
        <w:t>11:17 → 11:18 Then: ancient Clock stopped for approximately ?</w:t>
      </w:r>
    </w:p>
    <w:p w14:paraId="543FC97C" w14:textId="77777777" w:rsidR="00A1675C" w:rsidRDefault="00000000">
      <w:pPr>
        <w:ind w:firstLine="432"/>
      </w:pPr>
      <w:r>
        <w:rPr>
          <w:rFonts w:eastAsia="Georgia"/>
        </w:rPr>
        <w:t>He carefully looked at the second hand. It had not advanced. But the train had travelled several kilometres.</w:t>
      </w:r>
    </w:p>
    <w:p w14:paraId="2E2173D0" w14:textId="77777777" w:rsidR="00A1675C" w:rsidRDefault="00000000">
      <w:pPr>
        <w:ind w:firstLine="432"/>
      </w:pPr>
      <w:r>
        <w:rPr>
          <w:rFonts w:eastAsia="Georgia"/>
        </w:rPr>
        <w:t>Derek thought. The clock had measured proper time. The mysterious train had followed its worldline.</w:t>
      </w:r>
    </w:p>
    <w:p w14:paraId="5464BD44" w14:textId="77777777" w:rsidR="00A1675C" w:rsidRDefault="00000000">
      <w:pPr>
        <w:ind w:firstLine="432"/>
      </w:pPr>
      <w:r>
        <w:rPr>
          <w:rFonts w:eastAsia="Georgia"/>
        </w:rPr>
        <w:t>The passengers had followed theirs. The Earth had followed its own. All of them had continued through physical processes.</w:t>
      </w:r>
    </w:p>
    <w:p w14:paraId="37BDB737" w14:textId="77777777" w:rsidR="00A1675C" w:rsidRDefault="00000000">
      <w:pPr>
        <w:ind w:firstLine="432"/>
      </w:pPr>
      <w:r>
        <w:rPr>
          <w:rFonts w:eastAsia="Georgia"/>
        </w:rPr>
        <w:t>Yet the displayed time had stopped. That was not necessarily a failure of time. It was a failure—or transformation—of the relationship between a physical clock and the events around it.</w:t>
      </w:r>
    </w:p>
    <w:p w14:paraId="042A86D6" w14:textId="77777777" w:rsidR="00A1675C" w:rsidRDefault="00000000">
      <w:pPr>
        <w:ind w:firstLine="432"/>
      </w:pPr>
      <w:r>
        <w:rPr>
          <w:rFonts w:eastAsia="Georgia"/>
        </w:rPr>
        <w:t>Derek gently smiled.</w:t>
      </w:r>
    </w:p>
    <w:p w14:paraId="6E8368A7" w14:textId="77777777" w:rsidR="00A1675C" w:rsidRDefault="00000000">
      <w:pPr>
        <w:spacing w:before="40" w:after="120"/>
      </w:pPr>
      <w:r>
        <w:rPr>
          <w:rFonts w:eastAsia="Georgia"/>
        </w:rPr>
        <w:t>"Weinstein."</w:t>
      </w:r>
    </w:p>
    <w:p w14:paraId="4252AF40" w14:textId="77777777" w:rsidR="00A1675C" w:rsidRDefault="00000000">
      <w:pPr>
        <w:ind w:firstLine="432"/>
      </w:pPr>
      <w:r>
        <w:rPr>
          <w:rFonts w:eastAsia="Georgia"/>
        </w:rPr>
        <w:t>He called. No answer. He called again.</w:t>
      </w:r>
    </w:p>
    <w:p w14:paraId="791A0955" w14:textId="77777777" w:rsidR="00A1675C" w:rsidRDefault="00000000">
      <w:pPr>
        <w:ind w:firstLine="432"/>
      </w:pPr>
      <w:r>
        <w:rPr>
          <w:rFonts w:eastAsia="Georgia"/>
        </w:rPr>
        <w:t>Still nothing. Then a message appeared.</w:t>
      </w:r>
    </w:p>
    <w:p w14:paraId="76E4EEF9" w14:textId="77777777" w:rsidR="00A1675C" w:rsidRDefault="00000000">
      <w:pPr>
        <w:spacing w:before="200" w:after="120"/>
        <w:jc w:val="center"/>
      </w:pPr>
      <w:r>
        <w:rPr>
          <w:rFonts w:eastAsia="Georgia"/>
          <w:b/>
          <w:sz w:val="24"/>
        </w:rPr>
        <w:t>WEINSTEIN: WHAT?</w:t>
      </w:r>
    </w:p>
    <w:p w14:paraId="47B0B247" w14:textId="77777777" w:rsidR="00A1675C" w:rsidRDefault="00000000">
      <w:pPr>
        <w:ind w:firstLine="432"/>
      </w:pPr>
      <w:r>
        <w:rPr>
          <w:rFonts w:eastAsia="Georgia"/>
        </w:rPr>
        <w:t>Derek typed: Clock stopped at 11:17. The reply came immediately.</w:t>
      </w:r>
    </w:p>
    <w:p w14:paraId="60B43651" w14:textId="77777777" w:rsidR="00A1675C" w:rsidRDefault="00000000">
      <w:pPr>
        <w:spacing w:before="200" w:after="120"/>
        <w:jc w:val="center"/>
      </w:pPr>
      <w:r>
        <w:rPr>
          <w:rFonts w:eastAsia="Georgia"/>
          <w:b/>
          <w:sz w:val="24"/>
        </w:rPr>
        <w:t>WEINSTEIN: WHERE?</w:t>
      </w:r>
    </w:p>
    <w:p w14:paraId="7C94AA2C" w14:textId="77777777" w:rsidR="00A1675C" w:rsidRDefault="00000000">
      <w:pPr>
        <w:spacing w:before="200" w:after="120"/>
        <w:jc w:val="center"/>
      </w:pPr>
      <w:r>
        <w:rPr>
          <w:rFonts w:eastAsia="Georgia"/>
          <w:b/>
          <w:sz w:val="24"/>
        </w:rPr>
        <w:t>LONDON UNDERGROUND.</w:t>
      </w:r>
    </w:p>
    <w:p w14:paraId="6E5157A3" w14:textId="77777777" w:rsidR="00A1675C" w:rsidRDefault="00000000">
      <w:pPr>
        <w:ind w:firstLine="432"/>
      </w:pPr>
      <w:r>
        <w:rPr>
          <w:rFonts w:eastAsia="Georgia"/>
        </w:rPr>
        <w:t>A pause.</w:t>
      </w:r>
    </w:p>
    <w:p w14:paraId="419BF995" w14:textId="77777777" w:rsidR="00A1675C" w:rsidRDefault="00000000">
      <w:pPr>
        <w:spacing w:before="200" w:after="120"/>
        <w:jc w:val="center"/>
      </w:pPr>
      <w:r>
        <w:rPr>
          <w:rFonts w:eastAsia="Georgia"/>
          <w:b/>
          <w:sz w:val="24"/>
        </w:rPr>
        <w:t>WEINSTEIN: RAIN?</w:t>
      </w:r>
    </w:p>
    <w:p w14:paraId="17C29C3A" w14:textId="77777777" w:rsidR="00A1675C" w:rsidRDefault="00000000">
      <w:pPr>
        <w:ind w:firstLine="432"/>
      </w:pPr>
      <w:r>
        <w:rPr>
          <w:rFonts w:eastAsia="Georgia"/>
        </w:rPr>
        <w:t>Derek looked out the window. Cold rain was still falling.</w:t>
      </w:r>
    </w:p>
    <w:p w14:paraId="1FF02168" w14:textId="77777777" w:rsidR="00A1675C" w:rsidRDefault="00000000">
      <w:pPr>
        <w:spacing w:before="200" w:after="120"/>
        <w:jc w:val="center"/>
      </w:pPr>
      <w:r>
        <w:rPr>
          <w:rFonts w:eastAsia="Georgia"/>
          <w:b/>
          <w:sz w:val="24"/>
        </w:rPr>
        <w:t>YES.</w:t>
      </w:r>
    </w:p>
    <w:p w14:paraId="5A3E5F6E" w14:textId="77777777" w:rsidR="00A1675C" w:rsidRDefault="00000000">
      <w:pPr>
        <w:ind w:firstLine="432"/>
      </w:pPr>
      <w:r>
        <w:rPr>
          <w:rFonts w:eastAsia="Georgia"/>
        </w:rPr>
        <w:t>The reply:</w:t>
      </w:r>
    </w:p>
    <w:p w14:paraId="25DFF832" w14:textId="77777777" w:rsidR="00A1675C" w:rsidRDefault="00000000">
      <w:pPr>
        <w:spacing w:before="200" w:after="120"/>
        <w:jc w:val="center"/>
      </w:pPr>
      <w:r>
        <w:rPr>
          <w:rFonts w:eastAsia="Georgia"/>
          <w:b/>
          <w:sz w:val="24"/>
        </w:rPr>
        <w:t>WEINSTEIN: GOOD.</w:t>
      </w:r>
    </w:p>
    <w:p w14:paraId="1C416BF6" w14:textId="77777777" w:rsidR="00A1675C" w:rsidRDefault="00000000">
      <w:pPr>
        <w:ind w:firstLine="432"/>
      </w:pPr>
      <w:r>
        <w:rPr>
          <w:rFonts w:eastAsia="Georgia"/>
        </w:rPr>
        <w:t>Derek intensely stared. He typed:</w:t>
      </w:r>
    </w:p>
    <w:p w14:paraId="14D76F06" w14:textId="77777777" w:rsidR="00A1675C" w:rsidRDefault="00000000">
      <w:pPr>
        <w:spacing w:before="200" w:after="120"/>
        <w:jc w:val="center"/>
      </w:pPr>
      <w:r>
        <w:rPr>
          <w:rFonts w:eastAsia="Georgia"/>
          <w:b/>
          <w:sz w:val="24"/>
        </w:rPr>
        <w:t>GOOD?</w:t>
      </w:r>
    </w:p>
    <w:p w14:paraId="27CAE491" w14:textId="77777777" w:rsidR="00A1675C" w:rsidRDefault="00000000">
      <w:pPr>
        <w:ind w:firstLine="432"/>
      </w:pPr>
      <w:r>
        <w:rPr>
          <w:rFonts w:eastAsia="Georgia"/>
        </w:rPr>
        <w:t>The response:</w:t>
      </w:r>
    </w:p>
    <w:p w14:paraId="2DAF48AC" w14:textId="77777777" w:rsidR="00A1675C" w:rsidRDefault="00000000">
      <w:pPr>
        <w:spacing w:before="200" w:after="120"/>
        <w:jc w:val="center"/>
      </w:pPr>
      <w:r>
        <w:rPr>
          <w:rFonts w:eastAsia="Georgia"/>
          <w:b/>
          <w:sz w:val="24"/>
        </w:rPr>
        <w:t>YES. NOW FIND OUT WHAT THE WATER IS DOING.</w:t>
      </w:r>
    </w:p>
    <w:p w14:paraId="3883B897" w14:textId="77777777" w:rsidR="00A1675C" w:rsidRDefault="00000000">
      <w:pPr>
        <w:ind w:firstLine="432"/>
      </w:pPr>
      <w:r>
        <w:rPr>
          <w:rFonts w:eastAsia="Georgia"/>
        </w:rPr>
        <w:t>Derek carefully glanced at the cold rain. Then at the window. Then at the track.</w:t>
      </w:r>
    </w:p>
    <w:p w14:paraId="304D44FC" w14:textId="77777777" w:rsidR="00A1675C" w:rsidRDefault="00000000">
      <w:pPr>
        <w:ind w:firstLine="432"/>
      </w:pPr>
      <w:r>
        <w:rPr>
          <w:rFonts w:eastAsia="Georgia"/>
        </w:rPr>
        <w:t>Then at the puddles on the lonely lonely platform as the train approached the next station. He understood. Water was not merely water.</w:t>
      </w:r>
    </w:p>
    <w:p w14:paraId="1F5C4001" w14:textId="77777777" w:rsidR="00A1675C" w:rsidRDefault="00000000">
      <w:pPr>
        <w:ind w:firstLine="432"/>
      </w:pPr>
      <w:r>
        <w:rPr>
          <w:rFonts w:eastAsia="Georgia"/>
        </w:rPr>
        <w:t>It was matter moving through spacetime. Each droplet followed a trajectory. Each trajectory depended on its initial conditions and the geometry.</w:t>
      </w:r>
    </w:p>
    <w:p w14:paraId="311032A4" w14:textId="77777777" w:rsidR="00A1675C" w:rsidRDefault="00000000">
      <w:pPr>
        <w:ind w:firstLine="432"/>
      </w:pPr>
      <w:r>
        <w:rPr>
          <w:rFonts w:eastAsia="Georgia"/>
        </w:rPr>
        <w:t>If there was something strange about the geometry, the water would reveal it. The Underground had thousands of natural test particles. Rain provided millions.</w:t>
      </w:r>
    </w:p>
    <w:p w14:paraId="557393F8" w14:textId="77777777" w:rsidR="00A1675C" w:rsidRDefault="00000000">
      <w:pPr>
        <w:ind w:firstLine="432"/>
      </w:pPr>
      <w:r>
        <w:rPr>
          <w:rFonts w:eastAsia="Georgia"/>
        </w:rPr>
        <w:t>Derek got off the train. He stood beneath the gloomy station canopy. Rain poured beyond it.</w:t>
      </w:r>
    </w:p>
    <w:p w14:paraId="4E007B7E" w14:textId="77777777" w:rsidR="00A1675C" w:rsidRDefault="00000000">
      <w:pPr>
        <w:ind w:firstLine="432"/>
      </w:pPr>
      <w:r>
        <w:rPr>
          <w:rFonts w:eastAsia="Georgia"/>
        </w:rPr>
        <w:t>He quietly watched. Droplets fell. Most followed ordinary paths.</w:t>
      </w:r>
    </w:p>
    <w:p w14:paraId="038E67EB" w14:textId="77777777" w:rsidR="00A1675C" w:rsidRDefault="00000000">
      <w:pPr>
        <w:ind w:firstLine="432"/>
      </w:pPr>
      <w:r>
        <w:rPr>
          <w:rFonts w:eastAsia="Georgia"/>
        </w:rPr>
        <w:t>But some struck the pavement. Some hit umbrellas. Some bounced.</w:t>
      </w:r>
    </w:p>
    <w:p w14:paraId="09355F5E" w14:textId="77777777" w:rsidR="00A1675C" w:rsidRDefault="00000000">
      <w:pPr>
        <w:ind w:firstLine="432"/>
      </w:pPr>
      <w:r>
        <w:rPr>
          <w:rFonts w:eastAsia="Georgia"/>
        </w:rPr>
        <w:t>Some ran along walls. Some disappeared into drains. Every one of them had a history.</w:t>
      </w:r>
    </w:p>
    <w:p w14:paraId="5F984714" w14:textId="77777777" w:rsidR="00A1675C" w:rsidRDefault="00000000">
      <w:pPr>
        <w:ind w:firstLine="432"/>
      </w:pPr>
      <w:r>
        <w:rPr>
          <w:rFonts w:eastAsia="Georgia"/>
        </w:rPr>
        <w:t>A worldline. Derek suddenly understood what Weinstein had been getting at. The apple.</w:t>
      </w:r>
    </w:p>
    <w:p w14:paraId="6FEBB15D" w14:textId="77777777" w:rsidR="00A1675C" w:rsidRDefault="00000000">
      <w:pPr>
        <w:ind w:firstLine="432"/>
      </w:pPr>
      <w:r>
        <w:rPr>
          <w:rFonts w:eastAsia="Georgia"/>
        </w:rPr>
        <w:t>The clock. The train. The cold rain.</w:t>
      </w:r>
    </w:p>
    <w:p w14:paraId="40003A97" w14:textId="77777777" w:rsidR="00A1675C" w:rsidRDefault="00000000">
      <w:pPr>
        <w:ind w:firstLine="432"/>
      </w:pPr>
      <w:r>
        <w:rPr>
          <w:rFonts w:eastAsia="Georgia"/>
        </w:rPr>
        <w:t>They were all the same problem. Different physical systems. Different worldlines.</w:t>
      </w:r>
    </w:p>
    <w:p w14:paraId="63D48BCB" w14:textId="77777777" w:rsidR="00A1675C" w:rsidRDefault="00000000">
      <w:pPr>
        <w:ind w:firstLine="432"/>
      </w:pPr>
      <w:r>
        <w:rPr>
          <w:rFonts w:eastAsia="Georgia"/>
        </w:rPr>
        <w:t>Different measurements. One geometry. He opened his notebook.</w:t>
      </w:r>
    </w:p>
    <w:p w14:paraId="6C03DBE3" w14:textId="77777777" w:rsidR="00A1675C" w:rsidRDefault="00000000">
      <w:pPr>
        <w:ind w:firstLine="432"/>
      </w:pPr>
      <w:r>
        <w:rPr>
          <w:rFonts w:eastAsia="Georgia"/>
        </w:rPr>
        <w:t>He wrote: If SR and GR are both true, then every local inertial observer must recover SR. Then:</w:t>
      </w:r>
    </w:p>
    <w:p w14:paraId="6B1777F1" w14:textId="77777777" w:rsidR="00A1675C" w:rsidRDefault="00000000">
      <w:pPr>
        <w:ind w:firstLine="432"/>
      </w:pPr>
      <w:r>
        <w:rPr>
          <w:rFonts w:eastAsia="Georgia"/>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ind w:firstLine="432"/>
      </w:pPr>
      <w:r>
        <w:rPr>
          <w:rFonts w:eastAsia="Georgia"/>
        </w:rPr>
        <w:t>He stopped. That was it. That was what Weinstein wanted him to find.</w:t>
      </w:r>
    </w:p>
    <w:p w14:paraId="752F9188" w14:textId="77777777" w:rsidR="00A1675C" w:rsidRDefault="00000000">
      <w:pPr>
        <w:ind w:firstLine="432"/>
      </w:pPr>
      <w:r>
        <w:rPr>
          <w:rFonts w:eastAsia="Georgia"/>
        </w:rPr>
        <w:t>Unless... Derek carefully stared at the cold rain. Unless there was a region where the assumptions needed to connect the local frames failed.</w:t>
      </w:r>
    </w:p>
    <w:p w14:paraId="3CEF14C1" w14:textId="77777777" w:rsidR="00A1675C" w:rsidRDefault="00000000">
      <w:pPr>
        <w:ind w:firstLine="432"/>
      </w:pPr>
      <w:r>
        <w:rPr>
          <w:rFonts w:eastAsia="Georgia"/>
        </w:rPr>
        <w:t>A singularity. A boundary. Something pathological.</w:t>
      </w:r>
    </w:p>
    <w:p w14:paraId="3AFBFDD1" w14:textId="77777777" w:rsidR="00A1675C" w:rsidRDefault="00000000">
      <w:pPr>
        <w:ind w:firstLine="432"/>
      </w:pPr>
      <w:r>
        <w:rPr>
          <w:rFonts w:eastAsia="Georgia"/>
        </w:rPr>
        <w:t>Something where the geometry itself ceased to behave normally. He thought of the Louvre. The painting.</w:t>
      </w:r>
    </w:p>
    <w:p w14:paraId="7044FC43" w14:textId="77777777" w:rsidR="00A1675C" w:rsidRDefault="00000000">
      <w:pPr>
        <w:ind w:firstLine="432"/>
      </w:pPr>
      <w:r>
        <w:rPr>
          <w:rFonts w:eastAsia="Georgia"/>
        </w:rPr>
        <w:t>The changing perspective. The missing coordinate. The infinity.</w:t>
      </w:r>
    </w:p>
    <w:p w14:paraId="218E7F2B" w14:textId="77777777" w:rsidR="00A1675C" w:rsidRDefault="00000000">
      <w:pPr>
        <w:ind w:firstLine="432"/>
      </w:pPr>
      <w:r>
        <w:rPr>
          <w:rFonts w:eastAsia="Georgia"/>
        </w:rPr>
        <w:t>He thought of the clock. 11:17. Then 12:04.</w:t>
      </w:r>
    </w:p>
    <w:p w14:paraId="72B14C97" w14:textId="77777777" w:rsidR="00A1675C" w:rsidRDefault="00000000">
      <w:pPr>
        <w:ind w:firstLine="432"/>
      </w:pPr>
      <w:r>
        <w:rPr>
          <w:rFonts w:eastAsia="Georgia"/>
        </w:rPr>
        <w:t>Then the strange train. Then the cold rain. He smiled.</w:t>
      </w:r>
    </w:p>
    <w:p w14:paraId="16D430FF" w14:textId="77777777" w:rsidR="00A1675C" w:rsidRDefault="00000000">
      <w:pPr>
        <w:ind w:firstLine="432"/>
      </w:pPr>
      <w:r>
        <w:rPr>
          <w:rFonts w:eastAsia="Georgia"/>
        </w:rPr>
        <w:t>Perhaps the Underground wasn't causing the contradiction. Perhaps it was revealing it. He called Weinstein.</w:t>
      </w:r>
    </w:p>
    <w:p w14:paraId="65686F17" w14:textId="77777777" w:rsidR="00A1675C" w:rsidRDefault="00000000">
      <w:pPr>
        <w:spacing w:before="40" w:after="120"/>
      </w:pPr>
      <w:r>
        <w:rPr>
          <w:rFonts w:eastAsia="Georgia"/>
        </w:rPr>
        <w:t>This time Weinstein answered.</w:t>
      </w:r>
    </w:p>
    <w:p w14:paraId="727AB7FE" w14:textId="77777777" w:rsidR="00A1675C" w:rsidRDefault="00000000">
      <w:pPr>
        <w:spacing w:before="40" w:after="120"/>
      </w:pPr>
      <w:r>
        <w:rPr>
          <w:rFonts w:eastAsia="Georgia"/>
        </w:rPr>
        <w:t>"Yes?"</w:t>
      </w:r>
    </w:p>
    <w:p w14:paraId="68F18807" w14:textId="77777777" w:rsidR="00A1675C" w:rsidRDefault="00000000">
      <w:pPr>
        <w:spacing w:before="40" w:after="120"/>
      </w:pPr>
      <w:r>
        <w:rPr>
          <w:rFonts w:eastAsia="Georgia"/>
        </w:rPr>
        <w:t>"I think I understand."</w:t>
      </w:r>
    </w:p>
    <w:p w14:paraId="14FC5F05" w14:textId="77777777" w:rsidR="00A1675C" w:rsidRDefault="00000000">
      <w:pPr>
        <w:spacing w:before="40" w:after="120"/>
      </w:pPr>
      <w:r>
        <w:rPr>
          <w:rFonts w:eastAsia="Georgia"/>
        </w:rPr>
        <w:t>"Good."</w:t>
      </w:r>
    </w:p>
    <w:p w14:paraId="30D5FA90" w14:textId="77777777" w:rsidR="00A1675C" w:rsidRDefault="00000000">
      <w:pPr>
        <w:spacing w:before="40" w:after="120"/>
      </w:pPr>
      <w:r>
        <w:rPr>
          <w:rFonts w:eastAsia="Georgia"/>
        </w:rPr>
        <w:t>"SR and GR don't conflict."</w:t>
      </w:r>
    </w:p>
    <w:p w14:paraId="1BFA458D" w14:textId="77777777" w:rsidR="00A1675C" w:rsidRDefault="00000000">
      <w:pPr>
        <w:spacing w:before="40" w:after="120"/>
      </w:pPr>
      <w:r>
        <w:rPr>
          <w:rFonts w:eastAsia="Georgia"/>
        </w:rPr>
        <w:t>"No."</w:t>
      </w:r>
    </w:p>
    <w:p w14:paraId="6B4AE087" w14:textId="77777777" w:rsidR="00A1675C" w:rsidRDefault="00000000">
      <w:pPr>
        <w:spacing w:before="40" w:after="120"/>
      </w:pPr>
      <w:r>
        <w:rPr>
          <w:rFonts w:eastAsia="Georgia"/>
        </w:rPr>
        <w:t>"SR works locally."</w:t>
      </w:r>
    </w:p>
    <w:p w14:paraId="32947EA0" w14:textId="77777777" w:rsidR="00A1675C" w:rsidRDefault="00000000">
      <w:pPr>
        <w:spacing w:before="40" w:after="120"/>
      </w:pPr>
      <w:r>
        <w:rPr>
          <w:rFonts w:eastAsia="Georgia"/>
        </w:rPr>
        <w:t>"Yes."</w:t>
      </w:r>
    </w:p>
    <w:p w14:paraId="05CA830A" w14:textId="77777777" w:rsidR="00A1675C" w:rsidRDefault="00000000">
      <w:pPr>
        <w:spacing w:before="40" w:after="120"/>
      </w:pPr>
      <w:r>
        <w:rPr>
          <w:rFonts w:eastAsia="Georgia"/>
        </w:rPr>
        <w:t>"GR tells us how those local inertial frames fit into curved spacetime."</w:t>
      </w:r>
    </w:p>
    <w:p w14:paraId="4511D1FA" w14:textId="77777777" w:rsidR="00A1675C" w:rsidRDefault="00000000">
      <w:pPr>
        <w:spacing w:before="40" w:after="120"/>
      </w:pPr>
      <w:r>
        <w:rPr>
          <w:rFonts w:eastAsia="Georgia"/>
        </w:rPr>
        <w:t>"Yes."</w:t>
      </w:r>
    </w:p>
    <w:p w14:paraId="57B13843" w14:textId="77777777" w:rsidR="00A1675C" w:rsidRDefault="00000000">
      <w:pPr>
        <w:spacing w:before="40" w:after="120"/>
      </w:pPr>
      <w:r>
        <w:rPr>
          <w:rFonts w:eastAsia="Georgia"/>
        </w:rPr>
        <w:t>"And if we find something that appears to make them incompatible..."</w:t>
      </w:r>
    </w:p>
    <w:p w14:paraId="44C85761" w14:textId="77777777" w:rsidR="00A1675C" w:rsidRDefault="00000000">
      <w:pPr>
        <w:spacing w:before="40" w:after="120"/>
      </w:pPr>
      <w:r>
        <w:rPr>
          <w:rFonts w:eastAsia="Georgia"/>
        </w:rPr>
        <w:t>"We've misunderstood something."</w:t>
      </w:r>
    </w:p>
    <w:p w14:paraId="54CCF370" w14:textId="77777777" w:rsidR="00A1675C" w:rsidRDefault="00000000">
      <w:pPr>
        <w:spacing w:before="40" w:after="120"/>
      </w:pPr>
      <w:r>
        <w:rPr>
          <w:rFonts w:eastAsia="Georgia"/>
        </w:rPr>
        <w:t>"Exactly."</w:t>
      </w:r>
    </w:p>
    <w:p w14:paraId="55A3E94D" w14:textId="77777777" w:rsidR="00A1675C" w:rsidRDefault="00000000">
      <w:pPr>
        <w:ind w:firstLine="432"/>
      </w:pPr>
      <w:r>
        <w:rPr>
          <w:rFonts w:eastAsia="Georgia"/>
        </w:rPr>
        <w:t>There was a pause. Derek smiled.</w:t>
      </w:r>
    </w:p>
    <w:p w14:paraId="0C3A121B" w14:textId="77777777" w:rsidR="00A1675C" w:rsidRDefault="00000000">
      <w:pPr>
        <w:spacing w:before="40" w:after="120"/>
      </w:pPr>
      <w:r>
        <w:rPr>
          <w:rFonts w:eastAsia="Georgia"/>
        </w:rPr>
        <w:t>"Well, that's settled."</w:t>
      </w:r>
    </w:p>
    <w:p w14:paraId="2AD55533" w14:textId="77777777" w:rsidR="00A1675C" w:rsidRDefault="00000000">
      <w:pPr>
        <w:spacing w:before="40" w:after="120"/>
      </w:pPr>
      <w:r>
        <w:rPr>
          <w:rFonts w:eastAsia="Georgia"/>
        </w:rPr>
        <w:t>"Yes."</w:t>
      </w:r>
    </w:p>
    <w:p w14:paraId="553252A1" w14:textId="77777777" w:rsidR="00A1675C" w:rsidRDefault="00000000">
      <w:pPr>
        <w:spacing w:before="40" w:after="120"/>
      </w:pPr>
      <w:r>
        <w:rPr>
          <w:rFonts w:eastAsia="Georgia"/>
        </w:rPr>
        <w:t>"There's just one problem."</w:t>
      </w:r>
    </w:p>
    <w:p w14:paraId="0698C0CF" w14:textId="77777777" w:rsidR="00A1675C" w:rsidRDefault="00000000">
      <w:pPr>
        <w:spacing w:before="40" w:after="120"/>
      </w:pPr>
      <w:r>
        <w:rPr>
          <w:rFonts w:eastAsia="Georgia"/>
        </w:rPr>
        <w:t>"What?"</w:t>
      </w:r>
    </w:p>
    <w:p w14:paraId="2D298244" w14:textId="77777777" w:rsidR="00A1675C" w:rsidRDefault="00000000">
      <w:pPr>
        <w:spacing w:before="40" w:after="120"/>
      </w:pPr>
      <w:r>
        <w:rPr>
          <w:rFonts w:eastAsia="Georgia"/>
        </w:rPr>
        <w:t>"I think the Underground has a singularity."</w:t>
      </w:r>
    </w:p>
    <w:p w14:paraId="2C7745F8" w14:textId="77777777" w:rsidR="00A1675C" w:rsidRDefault="00000000">
      <w:pPr>
        <w:ind w:firstLine="432"/>
      </w:pPr>
      <w:r>
        <w:rPr>
          <w:rFonts w:eastAsia="Georgia"/>
        </w:rPr>
        <w:t>Weinstein was silent. Then:</w:t>
      </w:r>
    </w:p>
    <w:p w14:paraId="76C3F7B5" w14:textId="77777777" w:rsidR="00A1675C" w:rsidRDefault="00000000">
      <w:pPr>
        <w:spacing w:before="40" w:after="120"/>
      </w:pPr>
      <w:r>
        <w:rPr>
          <w:rFonts w:eastAsia="Georgia"/>
        </w:rPr>
        <w:t>"Where?"</w:t>
      </w:r>
    </w:p>
    <w:p w14:paraId="5702D8EF" w14:textId="77777777" w:rsidR="00A1675C" w:rsidRDefault="00000000">
      <w:pPr>
        <w:ind w:firstLine="432"/>
      </w:pPr>
      <w:r>
        <w:rPr>
          <w:rFonts w:eastAsia="Georgia"/>
        </w:rPr>
        <w:t>Derek looked down the platform. At the far end, beyond the lights, a distant strange train was approaching. He carefully gazed at the rain.</w:t>
      </w:r>
    </w:p>
    <w:p w14:paraId="23491E2B" w14:textId="77777777" w:rsidR="00A1675C" w:rsidRDefault="00000000">
      <w:pPr>
        <w:ind w:firstLine="432"/>
      </w:pPr>
      <w:r>
        <w:rPr>
          <w:rFonts w:eastAsia="Georgia"/>
        </w:rPr>
        <w:t>Then at the clock. 11:17. Then he peered at the dark dark tunnel.</w:t>
      </w:r>
    </w:p>
    <w:p w14:paraId="47172D30" w14:textId="77777777" w:rsidR="00A1675C" w:rsidRDefault="00000000">
      <w:pPr>
        <w:spacing w:before="40" w:after="120"/>
      </w:pPr>
      <w:r>
        <w:rPr>
          <w:rFonts w:eastAsia="Georgia"/>
        </w:rPr>
        <w:t>"That's what I'm trying to find out."</w:t>
      </w:r>
    </w:p>
    <w:p w14:paraId="5F2D74E9" w14:textId="77777777" w:rsidR="00A1675C" w:rsidRDefault="00000000">
      <w:pPr>
        <w:ind w:firstLine="432"/>
      </w:pPr>
      <w:r>
        <w:rPr>
          <w:rFonts w:eastAsia="Georgia"/>
        </w:rPr>
        <w:t>Weinstein remained silent. Derek waited.</w:t>
      </w:r>
    </w:p>
    <w:p w14:paraId="6DEAECC1" w14:textId="77777777" w:rsidR="00A1675C" w:rsidRDefault="00000000">
      <w:pPr>
        <w:spacing w:before="40" w:after="120"/>
      </w:pPr>
      <w:r>
        <w:rPr>
          <w:rFonts w:eastAsia="Georgia"/>
        </w:rPr>
        <w:t>Finally Weinstein stated:</w:t>
      </w:r>
    </w:p>
    <w:p w14:paraId="68898758" w14:textId="77777777" w:rsidR="00A1675C" w:rsidRDefault="00000000">
      <w:pPr>
        <w:spacing w:before="40" w:after="120"/>
      </w:pPr>
      <w:r>
        <w:rPr>
          <w:rFonts w:eastAsia="Georgia"/>
        </w:rPr>
        <w:t>"Don't go into the tunnel."</w:t>
      </w:r>
    </w:p>
    <w:p w14:paraId="7F1A3613" w14:textId="77777777" w:rsidR="00A1675C" w:rsidRDefault="00000000">
      <w:pPr>
        <w:ind w:firstLine="432"/>
      </w:pPr>
      <w:r>
        <w:rPr>
          <w:rFonts w:eastAsia="Georgia"/>
        </w:rPr>
        <w:t>Derek smiled.</w:t>
      </w:r>
    </w:p>
    <w:p w14:paraId="2B996174" w14:textId="77777777" w:rsidR="00A1675C" w:rsidRDefault="00000000">
      <w:pPr>
        <w:spacing w:before="40" w:after="120"/>
      </w:pPr>
      <w:r>
        <w:rPr>
          <w:rFonts w:eastAsia="Georgia"/>
        </w:rPr>
        <w:t>"Why?"</w:t>
      </w:r>
    </w:p>
    <w:p w14:paraId="363C5E02" w14:textId="77777777" w:rsidR="00A1675C" w:rsidRDefault="00000000">
      <w:pPr>
        <w:spacing w:before="40" w:after="120"/>
      </w:pPr>
      <w:r>
        <w:rPr>
          <w:rFonts w:eastAsia="Georgia"/>
        </w:rPr>
        <w:t>"Because I know you."</w:t>
      </w:r>
    </w:p>
    <w:p w14:paraId="44EF356A" w14:textId="77777777" w:rsidR="00A1675C" w:rsidRDefault="00000000">
      <w:pPr>
        <w:spacing w:before="40" w:after="120"/>
      </w:pPr>
      <w:r>
        <w:rPr>
          <w:rFonts w:eastAsia="Georgia"/>
        </w:rPr>
        <w:t>"That's not a scientific reason."</w:t>
      </w:r>
    </w:p>
    <w:p w14:paraId="27E0F050" w14:textId="77777777" w:rsidR="00A1675C" w:rsidRDefault="00000000">
      <w:pPr>
        <w:spacing w:before="40" w:after="120"/>
      </w:pPr>
      <w:r>
        <w:rPr>
          <w:rFonts w:eastAsia="Georgia"/>
        </w:rPr>
        <w:t>"No."</w:t>
      </w:r>
    </w:p>
    <w:p w14:paraId="7B6FE781" w14:textId="77777777" w:rsidR="00A1675C" w:rsidRDefault="00000000">
      <w:pPr>
        <w:spacing w:before="40" w:after="120"/>
      </w:pPr>
      <w:r>
        <w:rPr>
          <w:rFonts w:eastAsia="Georgia"/>
        </w:rPr>
        <w:t>"Then?"</w:t>
      </w:r>
    </w:p>
    <w:p w14:paraId="0F1133C8" w14:textId="77777777" w:rsidR="00A1675C" w:rsidRDefault="00000000">
      <w:pPr>
        <w:spacing w:before="40" w:after="120"/>
      </w:pPr>
      <w:r>
        <w:rPr>
          <w:rFonts w:eastAsia="Georgia"/>
        </w:rPr>
        <w:t>"Because the last time you claimed 'I'm trying to find out', you ended up in the basement of the Louvre."</w:t>
      </w:r>
    </w:p>
    <w:p w14:paraId="21FC3322" w14:textId="77777777" w:rsidR="00A1675C" w:rsidRDefault="00000000">
      <w:pPr>
        <w:ind w:firstLine="432"/>
      </w:pPr>
      <w:r>
        <w:rPr>
          <w:rFonts w:eastAsia="Georgia"/>
        </w:rPr>
        <w:t>Derek considered this.</w:t>
      </w:r>
    </w:p>
    <w:p w14:paraId="63427106" w14:textId="77777777" w:rsidR="00A1675C" w:rsidRDefault="00000000">
      <w:pPr>
        <w:spacing w:before="40" w:after="120"/>
      </w:pPr>
      <w:r>
        <w:rPr>
          <w:rFonts w:eastAsia="Georgia"/>
        </w:rPr>
        <w:t>"Fair."</w:t>
      </w:r>
    </w:p>
    <w:p w14:paraId="06F6CC93" w14:textId="77777777" w:rsidR="00A1675C" w:rsidRDefault="00000000">
      <w:pPr>
        <w:ind w:firstLine="432"/>
      </w:pPr>
      <w:r>
        <w:rPr>
          <w:rFonts w:eastAsia="Georgia"/>
        </w:rPr>
        <w:t>He hung up. The train arrived. The doors opened.</w:t>
      </w:r>
    </w:p>
    <w:p w14:paraId="4512CB44" w14:textId="77777777" w:rsidR="00A1675C" w:rsidRDefault="00000000">
      <w:pPr>
        <w:ind w:firstLine="432"/>
      </w:pPr>
      <w:r>
        <w:rPr>
          <w:rFonts w:eastAsia="Georgia"/>
        </w:rPr>
        <w:t>Derek stepped inside. He eyed the clock. 11:17.</w:t>
      </w:r>
    </w:p>
    <w:p w14:paraId="7D0CBB74" w14:textId="77777777" w:rsidR="00A1675C" w:rsidRDefault="00000000">
      <w:pPr>
        <w:ind w:firstLine="432"/>
      </w:pPr>
      <w:r>
        <w:rPr>
          <w:rFonts w:eastAsia="Georgia"/>
        </w:rPr>
        <w:t>The doors quietly closed. The mysterious train suddenly moved into the tunnel. And the cold rain continued falling outside.</w:t>
      </w:r>
    </w:p>
    <w:p w14:paraId="6C80437B" w14:textId="77777777" w:rsidR="00A1675C" w:rsidRDefault="00000000">
      <w:pPr>
        <w:ind w:firstLine="432"/>
      </w:pPr>
      <w:r>
        <w:rPr>
          <w:rFonts w:eastAsia="Georgia"/>
        </w:rPr>
        <w:t>Derek watched the droplets through the window. One of them ran upward. He stared.</w:t>
      </w:r>
    </w:p>
    <w:p w14:paraId="0FA9A6B8" w14:textId="77777777" w:rsidR="00A1675C" w:rsidRDefault="00000000">
      <w:pPr>
        <w:ind w:firstLine="432"/>
      </w:pPr>
      <w:r>
        <w:rPr>
          <w:rFonts w:eastAsia="Georgia"/>
        </w:rPr>
        <w:t>Then another. Then another. Derek gently smiled.</w:t>
      </w:r>
    </w:p>
    <w:p w14:paraId="7A6D9D02" w14:textId="77777777" w:rsidR="00A1675C" w:rsidRDefault="00000000">
      <w:pPr>
        <w:spacing w:before="40" w:after="120"/>
      </w:pPr>
      <w:r>
        <w:rPr>
          <w:rFonts w:eastAsia="Georgia"/>
        </w:rPr>
        <w:t>"Well."</w:t>
      </w:r>
    </w:p>
    <w:p w14:paraId="5A2D5075" w14:textId="77777777" w:rsidR="00A1675C" w:rsidRDefault="00000000">
      <w:pPr>
        <w:ind w:firstLine="432"/>
      </w:pPr>
      <w:r>
        <w:rPr>
          <w:rFonts w:eastAsia="Georgia"/>
        </w:rPr>
        <w:t>He took out his notebook. And wrote:</w:t>
      </w:r>
    </w:p>
    <w:p w14:paraId="177486BA" w14:textId="77777777" w:rsidR="00A1675C" w:rsidRDefault="00000000">
      <w:pPr>
        <w:spacing w:before="200" w:after="120"/>
        <w:jc w:val="center"/>
      </w:pPr>
      <w:r>
        <w:rPr>
          <w:rFonts w:eastAsia="Georgia"/>
          <w:b/>
          <w:sz w:val="24"/>
        </w:rPr>
        <w:t>THE cold rain IS FALLING UP.</w:t>
      </w:r>
    </w:p>
    <w:p w14:paraId="6C614876" w14:textId="77777777" w:rsidR="00A1675C" w:rsidRDefault="00000000">
      <w:pPr>
        <w:ind w:firstLine="432"/>
      </w:pPr>
      <w:r>
        <w:rPr>
          <w:rFonts w:eastAsia="Georgia"/>
        </w:rPr>
        <w:t>He thought about it.</w:t>
      </w:r>
    </w:p>
    <w:p w14:paraId="6B25CE3A" w14:textId="77777777" w:rsidR="00A1675C" w:rsidRDefault="00000000">
      <w:pPr>
        <w:spacing w:before="40" w:after="120"/>
      </w:pPr>
      <w:r>
        <w:rPr>
          <w:rFonts w:eastAsia="Georgia"/>
        </w:rPr>
        <w:t>Then added:</w:t>
      </w:r>
    </w:p>
    <w:p w14:paraId="24656E8C" w14:textId="77777777" w:rsidR="00A1675C" w:rsidRDefault="00000000">
      <w:pPr>
        <w:ind w:firstLine="432"/>
      </w:pPr>
      <w:r>
        <w:rPr>
          <w:rFonts w:eastAsia="Georgia"/>
        </w:rPr>
        <w:t>Or the train is falling down. He paused. Then, beneath that:</w:t>
      </w:r>
    </w:p>
    <w:p w14:paraId="624EC4DA" w14:textId="77777777" w:rsidR="00A1675C" w:rsidRDefault="00000000">
      <w:pPr>
        <w:ind w:firstLine="432"/>
      </w:pPr>
      <w:r>
        <w:rPr>
          <w:rFonts w:eastAsia="Georgia"/>
        </w:rPr>
        <w:t>Or neither. The mysterious train entered darkness. And somewhere ahead, something in the geometry of London appeared to be waiting for him.</w:t>
      </w:r>
    </w:p>
    <w:p w14:paraId="02E2D0CA" w14:textId="77777777" w:rsidR="00A1675C" w:rsidRDefault="00000000">
      <w:pPr>
        <w:spacing w:before="480" w:after="240"/>
        <w:jc w:val="center"/>
      </w:pPr>
      <w:r>
        <w:rPr>
          <w:rFonts w:eastAsia="Georgia"/>
          <w:b/>
          <w:sz w:val="32"/>
        </w:rPr>
        <w:t>Chapter 8</w:t>
      </w:r>
    </w:p>
    <w:p w14:paraId="527096F2" w14:textId="77777777" w:rsidR="00A1675C" w:rsidRDefault="00000000">
      <w:pPr>
        <w:ind w:firstLine="432"/>
      </w:pPr>
      <w:r>
        <w:rPr>
          <w:rFonts w:eastAsia="Georgia"/>
        </w:rPr>
        <w:t>The Open-Door Principle There was a rule at the Bureau. It was not written down.</w:t>
      </w:r>
    </w:p>
    <w:p w14:paraId="445B9948" w14:textId="77777777" w:rsidR="00A1675C" w:rsidRDefault="00000000">
      <w:pPr>
        <w:ind w:firstLine="432"/>
      </w:pPr>
      <w:r>
        <w:rPr>
          <w:rFonts w:eastAsia="Georgia"/>
        </w:rPr>
        <w:t>It did not appear in the employee handbook.</w:t>
      </w:r>
    </w:p>
    <w:p w14:paraId="0914480F" w14:textId="77777777" w:rsidR="00A1675C" w:rsidRDefault="00000000">
      <w:pPr>
        <w:spacing w:before="40" w:after="120"/>
      </w:pPr>
      <w:r>
        <w:rPr>
          <w:rFonts w:eastAsia="Georgia"/>
        </w:rPr>
        <w:t>There was, in fact, no employee handbook, largely because Derek considered employee handbooks "a form of administrative poetry."</w:t>
      </w:r>
    </w:p>
    <w:p w14:paraId="6A1D2650" w14:textId="77777777" w:rsidR="00A1675C" w:rsidRDefault="00000000">
      <w:pPr>
        <w:ind w:firstLine="432"/>
      </w:pPr>
      <w:r>
        <w:rPr>
          <w:rFonts w:eastAsia="Georgia"/>
        </w:rPr>
        <w:t>Nevertheless, everyone knew the rule. If an office door was open, the occupant had vanished into virtuality. Obviously.</w:t>
      </w:r>
    </w:p>
    <w:p w14:paraId="7B53B41C" w14:textId="77777777" w:rsidR="00A1675C" w:rsidRDefault="00000000">
      <w:pPr>
        <w:ind w:firstLine="432"/>
      </w:pPr>
      <w:r>
        <w:rPr>
          <w:rFonts w:eastAsia="Georgia"/>
        </w:rPr>
        <w:t>There was no point knocking. There was no point calling. There was no point standing in the doorway shouting someone's name.</w:t>
      </w:r>
    </w:p>
    <w:p w14:paraId="55318956" w14:textId="77777777" w:rsidR="00A1675C" w:rsidRDefault="00000000">
      <w:pPr>
        <w:ind w:firstLine="432"/>
      </w:pPr>
      <w:r>
        <w:rPr>
          <w:rFonts w:eastAsia="Georgia"/>
        </w:rPr>
        <w:t>An open office old door meant that the person in question had ceased, for all practical purposes, to occupy ordinary spacetime. They might be in another room. They might be in London.</w:t>
      </w:r>
    </w:p>
    <w:p w14:paraId="686E891F" w14:textId="77777777" w:rsidR="00A1675C" w:rsidRDefault="00000000">
      <w:pPr>
        <w:ind w:firstLine="432"/>
      </w:pPr>
      <w:r>
        <w:rPr>
          <w:rFonts w:eastAsia="Georgia"/>
        </w:rPr>
        <w:t>They might be in Munich. They might be in a completely different reference frame. They might even, on occasion, be dead.</w:t>
      </w:r>
    </w:p>
    <w:p w14:paraId="738F6524" w14:textId="77777777" w:rsidR="00A1675C" w:rsidRDefault="00000000">
      <w:pPr>
        <w:ind w:firstLine="432"/>
      </w:pPr>
      <w:r>
        <w:rPr>
          <w:rFonts w:eastAsia="Georgia"/>
        </w:rPr>
        <w:t>The Bureau had learned not to worry. If the door was quietly closed, however, the situation was entirely different. Then the person was in there.</w:t>
      </w:r>
    </w:p>
    <w:p w14:paraId="5F281215" w14:textId="77777777" w:rsidR="00A1675C" w:rsidRDefault="00000000">
      <w:pPr>
        <w:ind w:firstLine="432"/>
      </w:pPr>
      <w:r>
        <w:rPr>
          <w:rFonts w:eastAsia="Georgia"/>
        </w:rPr>
        <w:t>Obviously. They were either working hard... ...or shafting, equally hard.</w:t>
      </w:r>
    </w:p>
    <w:p w14:paraId="1F4AA126" w14:textId="449FCA2E" w:rsidR="00A1675C" w:rsidRDefault="00000000">
      <w:pPr>
        <w:ind w:firstLine="432"/>
      </w:pPr>
      <w:r>
        <w:rPr>
          <w:rFonts w:eastAsia="Georgia"/>
        </w:rPr>
        <w:t>There was no third possibility worth discussing. Derek had first formulated the principle after Penny had disappeared for three hours. He had found her office door open.</w:t>
      </w:r>
    </w:p>
    <w:p w14:paraId="0D14E967" w14:textId="77777777" w:rsidR="00A1675C" w:rsidRDefault="00000000">
      <w:pPr>
        <w:ind w:firstLine="432"/>
      </w:pPr>
      <w:r>
        <w:rPr>
          <w:rFonts w:eastAsia="Georgia"/>
        </w:rPr>
        <w:t>He had checked the kitchen. Nothing. He had checked the laboratory.</w:t>
      </w:r>
    </w:p>
    <w:p w14:paraId="764AC98A" w14:textId="77777777" w:rsidR="00A1675C" w:rsidRDefault="00000000">
      <w:pPr>
        <w:ind w:firstLine="432"/>
      </w:pPr>
      <w:r>
        <w:rPr>
          <w:rFonts w:eastAsia="Georgia"/>
        </w:rPr>
        <w:t>Nothing. He had checked the basement. Nothing.</w:t>
      </w:r>
    </w:p>
    <w:p w14:paraId="2E22AB05" w14:textId="77777777" w:rsidR="00A1675C" w:rsidRDefault="00000000">
      <w:pPr>
        <w:ind w:firstLine="432"/>
      </w:pPr>
      <w:r>
        <w:rPr>
          <w:rFonts w:eastAsia="Georgia"/>
        </w:rPr>
        <w:t>He had checked the train timetable. Nothing. Eventually he had returned to her office.</w:t>
      </w:r>
    </w:p>
    <w:p w14:paraId="0307AA46" w14:textId="77777777" w:rsidR="00A1675C" w:rsidRDefault="00000000">
      <w:pPr>
        <w:ind w:firstLine="432"/>
      </w:pPr>
      <w:r>
        <w:rPr>
          <w:rFonts w:eastAsia="Georgia"/>
        </w:rPr>
        <w:t>The door was still open. Trevor had suddenly appeared beside him.</w:t>
      </w:r>
    </w:p>
    <w:p w14:paraId="581BEF88" w14:textId="6D64A68D" w:rsidR="00A1675C" w:rsidRDefault="00000000">
      <w:pPr>
        <w:spacing w:before="40" w:after="120"/>
      </w:pPr>
      <w:r>
        <w:rPr>
          <w:rFonts w:eastAsia="Georgia"/>
        </w:rPr>
        <w:t>"Where's Penny?"</w:t>
      </w:r>
    </w:p>
    <w:p w14:paraId="42C125C6" w14:textId="77777777" w:rsidR="00A1675C" w:rsidRDefault="00000000">
      <w:pPr>
        <w:spacing w:before="40" w:after="120"/>
      </w:pPr>
      <w:r>
        <w:rPr>
          <w:rFonts w:eastAsia="Georgia"/>
        </w:rPr>
        <w:t>"Virtuality."</w:t>
      </w:r>
    </w:p>
    <w:p w14:paraId="06D306F5" w14:textId="77777777" w:rsidR="00A1675C" w:rsidRDefault="00000000">
      <w:pPr>
        <w:ind w:firstLine="432"/>
      </w:pPr>
      <w:r>
        <w:rPr>
          <w:rFonts w:eastAsia="Georgia"/>
        </w:rPr>
        <w:t>Trevor nodded.</w:t>
      </w:r>
    </w:p>
    <w:p w14:paraId="68BE994D" w14:textId="77777777" w:rsidR="00A1675C" w:rsidRDefault="00000000">
      <w:pPr>
        <w:spacing w:before="40" w:after="120"/>
      </w:pPr>
      <w:r>
        <w:rPr>
          <w:rFonts w:eastAsia="Georgia"/>
        </w:rPr>
        <w:t>"Right."</w:t>
      </w:r>
    </w:p>
    <w:p w14:paraId="730C16EE" w14:textId="100F679D" w:rsidR="00A1675C" w:rsidRDefault="00000000">
      <w:pPr>
        <w:ind w:firstLine="432"/>
      </w:pPr>
      <w:r>
        <w:rPr>
          <w:rFonts w:eastAsia="Georgia"/>
        </w:rPr>
        <w:t>They went back to work. Three hours later Penny had emerged from Derek's office carrying a notebook. Derek had carefully watched her.</w:t>
      </w:r>
    </w:p>
    <w:p w14:paraId="31D8A13F" w14:textId="77777777" w:rsidR="00A1675C" w:rsidRDefault="00000000">
      <w:pPr>
        <w:spacing w:before="40" w:after="120"/>
      </w:pPr>
      <w:r>
        <w:rPr>
          <w:rFonts w:eastAsia="Georgia"/>
        </w:rPr>
        <w:t>"Where were you?"</w:t>
      </w:r>
    </w:p>
    <w:p w14:paraId="5EAEC03B" w14:textId="77777777" w:rsidR="00A1675C" w:rsidRDefault="00000000">
      <w:pPr>
        <w:spacing w:before="40" w:after="120"/>
      </w:pPr>
      <w:r>
        <w:rPr>
          <w:rFonts w:eastAsia="Georgia"/>
        </w:rPr>
        <w:t>"Working."</w:t>
      </w:r>
    </w:p>
    <w:p w14:paraId="7111892C" w14:textId="77777777" w:rsidR="00A1675C" w:rsidRDefault="00000000">
      <w:pPr>
        <w:spacing w:before="40" w:after="120"/>
      </w:pPr>
      <w:r>
        <w:rPr>
          <w:rFonts w:eastAsia="Georgia"/>
        </w:rPr>
        <w:t>"With the door closed?"</w:t>
      </w:r>
    </w:p>
    <w:p w14:paraId="48C852D9" w14:textId="77777777" w:rsidR="00A1675C" w:rsidRDefault="00000000">
      <w:pPr>
        <w:spacing w:before="40" w:after="120"/>
      </w:pPr>
      <w:r>
        <w:rPr>
          <w:rFonts w:eastAsia="Georgia"/>
        </w:rPr>
        <w:t>"Yes."</w:t>
      </w:r>
    </w:p>
    <w:p w14:paraId="481F1E08" w14:textId="77777777" w:rsidR="00A1675C" w:rsidRDefault="00000000">
      <w:pPr>
        <w:ind w:firstLine="432"/>
      </w:pPr>
      <w:r>
        <w:rPr>
          <w:rFonts w:eastAsia="Georgia"/>
        </w:rPr>
        <w:t>Derek nodded.</w:t>
      </w:r>
    </w:p>
    <w:p w14:paraId="6CCFF285" w14:textId="77777777" w:rsidR="00A1675C" w:rsidRDefault="00000000">
      <w:pPr>
        <w:spacing w:before="40" w:after="120"/>
      </w:pPr>
      <w:r>
        <w:rPr>
          <w:rFonts w:eastAsia="Georgia"/>
        </w:rPr>
        <w:t>"Well, that settles it."</w:t>
      </w:r>
    </w:p>
    <w:p w14:paraId="0097BB73" w14:textId="2AB253A7" w:rsidR="00A1675C" w:rsidRDefault="003434B6">
      <w:pPr>
        <w:ind w:firstLine="432"/>
      </w:pPr>
      <w:r>
        <w:rPr>
          <w:rFonts w:eastAsia="Georgia"/>
        </w:rPr>
        <w:t>Penny had softly smiled. Trevor had surveyed the two of them. Then at the quietly closed old door.</w:t>
      </w:r>
    </w:p>
    <w:p w14:paraId="57FEEA3E" w14:textId="301C8708" w:rsidR="00A1675C" w:rsidRDefault="00000000">
      <w:pPr>
        <w:ind w:firstLine="432"/>
      </w:pPr>
      <w:r>
        <w:rPr>
          <w:rFonts w:eastAsia="Georgia"/>
        </w:rPr>
        <w:t>Then at Derek. Then at Penny. He had wisely remained silent.</w:t>
      </w:r>
    </w:p>
    <w:p w14:paraId="696D2098" w14:textId="1190496B" w:rsidR="00A1675C" w:rsidRDefault="00000000">
      <w:pPr>
        <w:ind w:firstLine="432"/>
      </w:pPr>
      <w:r>
        <w:rPr>
          <w:rFonts w:eastAsia="Georgia"/>
        </w:rPr>
        <w:t>The rule had subsequently become part of Bureau culture. And on Friday morning, Derek's office door was open. Penny's was quietly closed.</w:t>
      </w:r>
    </w:p>
    <w:p w14:paraId="1A8844E2" w14:textId="77777777" w:rsidR="00A1675C" w:rsidRDefault="00000000">
      <w:pPr>
        <w:ind w:firstLine="432"/>
      </w:pPr>
      <w:r>
        <w:rPr>
          <w:rFonts w:eastAsia="Georgia"/>
        </w:rPr>
        <w:t>Trevor's was open. Weinstein's was quietly closed. Nobody found this unusual.</w:t>
      </w:r>
    </w:p>
    <w:p w14:paraId="78C74786" w14:textId="77777777" w:rsidR="00A1675C" w:rsidRDefault="00000000">
      <w:pPr>
        <w:ind w:firstLine="432"/>
      </w:pPr>
      <w:r>
        <w:rPr>
          <w:rFonts w:eastAsia="Georgia"/>
        </w:rPr>
        <w:t>Trevor quietly walked down the narrow corridor carrying three cups of tea. He stopped outside Derek's office. The door was open.</w:t>
      </w:r>
    </w:p>
    <w:p w14:paraId="100FCD14" w14:textId="77777777" w:rsidR="00A1675C" w:rsidRDefault="00000000">
      <w:pPr>
        <w:ind w:firstLine="432"/>
      </w:pPr>
      <w:r>
        <w:rPr>
          <w:rFonts w:eastAsia="Georgia"/>
        </w:rPr>
        <w:t>He looked inside. Empty. He nodded.</w:t>
      </w:r>
    </w:p>
    <w:p w14:paraId="493B333C" w14:textId="77777777" w:rsidR="00A1675C" w:rsidRDefault="00000000">
      <w:pPr>
        <w:spacing w:before="40" w:after="120"/>
      </w:pPr>
      <w:r>
        <w:rPr>
          <w:rFonts w:eastAsia="Georgia"/>
        </w:rPr>
        <w:t>"Virtuality."</w:t>
      </w:r>
    </w:p>
    <w:p w14:paraId="7F295CC2" w14:textId="01C5CC4F" w:rsidR="00A1675C" w:rsidRDefault="00000000">
      <w:pPr>
        <w:ind w:firstLine="432"/>
      </w:pPr>
      <w:r>
        <w:rPr>
          <w:rFonts w:eastAsia="Georgia"/>
        </w:rPr>
        <w:t>He continued. Penny's heavy door was closed. Trevor knocked.</w:t>
      </w:r>
    </w:p>
    <w:p w14:paraId="70D8881E" w14:textId="77777777" w:rsidR="00A1675C" w:rsidRDefault="00000000">
      <w:pPr>
        <w:spacing w:before="40" w:after="120"/>
      </w:pPr>
      <w:r>
        <w:rPr>
          <w:rFonts w:eastAsia="Georgia"/>
        </w:rPr>
        <w:t>"Come in."</w:t>
      </w:r>
    </w:p>
    <w:p w14:paraId="3DEADAAA" w14:textId="3457E112" w:rsidR="00A1675C" w:rsidRDefault="00000000">
      <w:pPr>
        <w:ind w:firstLine="432"/>
      </w:pPr>
      <w:r>
        <w:rPr>
          <w:rFonts w:eastAsia="Georgia"/>
        </w:rPr>
        <w:t>He opened it. Penny was sitting at her desk. She was reading a report.</w:t>
      </w:r>
    </w:p>
    <w:p w14:paraId="75D377A8" w14:textId="77777777" w:rsidR="00A1675C" w:rsidRDefault="00000000">
      <w:pPr>
        <w:ind w:firstLine="432"/>
      </w:pPr>
      <w:r>
        <w:rPr>
          <w:rFonts w:eastAsia="Georgia"/>
        </w:rPr>
        <w:t>Trevor put down her tea.</w:t>
      </w:r>
    </w:p>
    <w:p w14:paraId="4CA2684F" w14:textId="77777777" w:rsidR="00A1675C" w:rsidRDefault="00000000">
      <w:pPr>
        <w:spacing w:before="40" w:after="120"/>
      </w:pPr>
      <w:r>
        <w:rPr>
          <w:rFonts w:eastAsia="Georgia"/>
        </w:rPr>
        <w:t>"Working hard?"</w:t>
      </w:r>
    </w:p>
    <w:p w14:paraId="0D887758" w14:textId="77777777" w:rsidR="00A1675C" w:rsidRDefault="00000000">
      <w:pPr>
        <w:spacing w:before="40" w:after="120"/>
      </w:pPr>
      <w:r>
        <w:rPr>
          <w:rFonts w:eastAsia="Georgia"/>
        </w:rPr>
        <w:t>"Yes."</w:t>
      </w:r>
    </w:p>
    <w:p w14:paraId="475719E0" w14:textId="77777777" w:rsidR="00A1675C" w:rsidRDefault="00000000">
      <w:pPr>
        <w:spacing w:before="40" w:after="120"/>
      </w:pPr>
      <w:r>
        <w:rPr>
          <w:rFonts w:eastAsia="Georgia"/>
        </w:rPr>
        <w:t>"Good."</w:t>
      </w:r>
    </w:p>
    <w:p w14:paraId="738874F9" w14:textId="15EB33D4" w:rsidR="00A1675C" w:rsidRDefault="00000000">
      <w:pPr>
        <w:ind w:firstLine="432"/>
      </w:pPr>
      <w:r>
        <w:rPr>
          <w:rFonts w:eastAsia="Georgia"/>
        </w:rPr>
        <w:t>He left. Penny waited until the door closed. Then smiled.</w:t>
      </w:r>
    </w:p>
    <w:p w14:paraId="54FC630D" w14:textId="77777777" w:rsidR="00A1675C" w:rsidRDefault="00000000">
      <w:pPr>
        <w:ind w:firstLine="432"/>
      </w:pPr>
      <w:r>
        <w:rPr>
          <w:rFonts w:eastAsia="Georgia"/>
        </w:rPr>
        <w:t>The Bureau was a peculiar place. Derek returned twenty minutes later. He quietly walked through the front door carrying a wet umbrella.</w:t>
      </w:r>
    </w:p>
    <w:p w14:paraId="7170C775" w14:textId="7E773344" w:rsidR="00A1675C" w:rsidRDefault="003434B6">
      <w:pPr>
        <w:ind w:firstLine="432"/>
      </w:pPr>
      <w:r>
        <w:rPr>
          <w:rFonts w:eastAsia="Georgia"/>
        </w:rPr>
        <w:t>Penny slowly looked up.</w:t>
      </w:r>
    </w:p>
    <w:p w14:paraId="0EA0B643" w14:textId="77777777" w:rsidR="00A1675C" w:rsidRDefault="00000000">
      <w:pPr>
        <w:spacing w:before="40" w:after="120"/>
      </w:pPr>
      <w:r>
        <w:rPr>
          <w:rFonts w:eastAsia="Georgia"/>
        </w:rPr>
        <w:t>"Where have you been?"</w:t>
      </w:r>
    </w:p>
    <w:p w14:paraId="467CEB67" w14:textId="77777777" w:rsidR="00A1675C" w:rsidRDefault="00000000">
      <w:pPr>
        <w:spacing w:before="40" w:after="120"/>
      </w:pPr>
      <w:r>
        <w:rPr>
          <w:rFonts w:eastAsia="Georgia"/>
        </w:rPr>
        <w:t>"Underground."</w:t>
      </w:r>
    </w:p>
    <w:p w14:paraId="415F97B3" w14:textId="77777777" w:rsidR="00A1675C" w:rsidRDefault="00000000">
      <w:pPr>
        <w:spacing w:before="40" w:after="120"/>
      </w:pPr>
      <w:r>
        <w:rPr>
          <w:rFonts w:eastAsia="Georgia"/>
        </w:rPr>
        <w:t>"Did you find anything?"</w:t>
      </w:r>
    </w:p>
    <w:p w14:paraId="0B4B7A3C" w14:textId="77777777" w:rsidR="00A1675C" w:rsidRDefault="00000000">
      <w:pPr>
        <w:spacing w:before="40" w:after="120"/>
      </w:pPr>
      <w:r>
        <w:rPr>
          <w:rFonts w:eastAsia="Georgia"/>
        </w:rPr>
        <w:t>"Yes."</w:t>
      </w:r>
    </w:p>
    <w:p w14:paraId="699CF8DB" w14:textId="77777777" w:rsidR="00A1675C" w:rsidRDefault="00000000">
      <w:pPr>
        <w:spacing w:before="40" w:after="120"/>
      </w:pPr>
      <w:r>
        <w:rPr>
          <w:rFonts w:eastAsia="Georgia"/>
        </w:rPr>
        <w:t>"What?"</w:t>
      </w:r>
    </w:p>
    <w:p w14:paraId="4603D814" w14:textId="77777777" w:rsidR="00A1675C" w:rsidRDefault="00000000">
      <w:pPr>
        <w:spacing w:before="40" w:after="120"/>
      </w:pPr>
      <w:r>
        <w:rPr>
          <w:rFonts w:eastAsia="Georgia"/>
        </w:rPr>
        <w:t>"Rain."</w:t>
      </w:r>
    </w:p>
    <w:p w14:paraId="1C854E09" w14:textId="3BACA008" w:rsidR="00A1675C" w:rsidRDefault="003434B6">
      <w:pPr>
        <w:ind w:firstLine="432"/>
      </w:pPr>
      <w:r>
        <w:rPr>
          <w:rFonts w:eastAsia="Georgia"/>
        </w:rPr>
        <w:t>Penny waited.</w:t>
      </w:r>
    </w:p>
    <w:p w14:paraId="410F6FC8" w14:textId="77777777" w:rsidR="00A1675C" w:rsidRDefault="00000000">
      <w:pPr>
        <w:spacing w:before="40" w:after="120"/>
      </w:pPr>
      <w:r>
        <w:rPr>
          <w:rFonts w:eastAsia="Georgia"/>
        </w:rPr>
        <w:t>"Anything else?"</w:t>
      </w:r>
    </w:p>
    <w:p w14:paraId="0840348F" w14:textId="77777777" w:rsidR="00A1675C" w:rsidRDefault="00000000">
      <w:pPr>
        <w:spacing w:before="40" w:after="120"/>
      </w:pPr>
      <w:r>
        <w:rPr>
          <w:rFonts w:eastAsia="Georgia"/>
        </w:rPr>
        <w:t>"Yes."</w:t>
      </w:r>
    </w:p>
    <w:p w14:paraId="222D10D1" w14:textId="77777777" w:rsidR="00A1675C" w:rsidRDefault="00000000">
      <w:pPr>
        <w:spacing w:before="40" w:after="120"/>
      </w:pPr>
      <w:r>
        <w:rPr>
          <w:rFonts w:eastAsia="Georgia"/>
        </w:rPr>
        <w:t>"What?"</w:t>
      </w:r>
    </w:p>
    <w:p w14:paraId="35EAE49D" w14:textId="77777777" w:rsidR="00A1675C" w:rsidRDefault="00000000">
      <w:pPr>
        <w:spacing w:before="40" w:after="120"/>
      </w:pPr>
      <w:r>
        <w:rPr>
          <w:rFonts w:eastAsia="Georgia"/>
        </w:rPr>
        <w:t>"It was falling upward."</w:t>
      </w:r>
    </w:p>
    <w:p w14:paraId="0F5127D7" w14:textId="2F962581" w:rsidR="00A1675C" w:rsidRDefault="003434B6">
      <w:pPr>
        <w:ind w:firstLine="432"/>
      </w:pPr>
      <w:r>
        <w:rPr>
          <w:rFonts w:eastAsia="Georgia"/>
        </w:rPr>
        <w:t>Penny nodded.</w:t>
      </w:r>
    </w:p>
    <w:p w14:paraId="37721D8D" w14:textId="77777777" w:rsidR="00A1675C" w:rsidRDefault="00000000">
      <w:pPr>
        <w:spacing w:before="40" w:after="120"/>
      </w:pPr>
      <w:r>
        <w:rPr>
          <w:rFonts w:eastAsia="Georgia"/>
        </w:rPr>
        <w:t>"Well, that's settled."</w:t>
      </w:r>
    </w:p>
    <w:p w14:paraId="2FE477C6" w14:textId="77777777" w:rsidR="00A1675C" w:rsidRDefault="00000000">
      <w:pPr>
        <w:ind w:firstLine="432"/>
      </w:pPr>
      <w:r>
        <w:rPr>
          <w:rFonts w:eastAsia="Georgia"/>
        </w:rPr>
        <w:t>Derek took off his coat.</w:t>
      </w:r>
    </w:p>
    <w:p w14:paraId="6AD3C0B1" w14:textId="77777777" w:rsidR="00A1675C" w:rsidRDefault="00000000">
      <w:pPr>
        <w:spacing w:before="40" w:after="120"/>
      </w:pPr>
      <w:r>
        <w:rPr>
          <w:rFonts w:eastAsia="Georgia"/>
        </w:rPr>
        <w:t>"Exactly."</w:t>
      </w:r>
    </w:p>
    <w:p w14:paraId="5894375E" w14:textId="77777777" w:rsidR="00A1675C" w:rsidRDefault="00000000">
      <w:pPr>
        <w:ind w:firstLine="432"/>
      </w:pPr>
      <w:r>
        <w:rPr>
          <w:rFonts w:eastAsia="Georgia"/>
        </w:rPr>
        <w:t>He put the umbrella in the stand.</w:t>
      </w:r>
    </w:p>
    <w:p w14:paraId="491CEEBC" w14:textId="77777777" w:rsidR="00A1675C" w:rsidRDefault="00000000">
      <w:pPr>
        <w:spacing w:before="40" w:after="120"/>
      </w:pPr>
      <w:r>
        <w:rPr>
          <w:rFonts w:eastAsia="Georgia"/>
        </w:rPr>
        <w:t>"Except I don't know whether the rain was falling upward."</w:t>
      </w:r>
    </w:p>
    <w:p w14:paraId="75FF771D" w14:textId="77777777" w:rsidR="00A1675C" w:rsidRDefault="00000000">
      <w:pPr>
        <w:spacing w:before="40" w:after="120"/>
      </w:pPr>
      <w:r>
        <w:rPr>
          <w:rFonts w:eastAsia="Georgia"/>
        </w:rPr>
        <w:t>"Or?"</w:t>
      </w:r>
    </w:p>
    <w:p w14:paraId="6489850D" w14:textId="77777777" w:rsidR="00A1675C" w:rsidRDefault="00000000">
      <w:pPr>
        <w:spacing w:before="40" w:after="120"/>
      </w:pPr>
      <w:r>
        <w:rPr>
          <w:rFonts w:eastAsia="Georgia"/>
        </w:rPr>
        <w:t>"The train was falling downward."</w:t>
      </w:r>
    </w:p>
    <w:p w14:paraId="0AC224C2" w14:textId="09CD1D03" w:rsidR="00A1675C" w:rsidRDefault="003434B6">
      <w:pPr>
        <w:ind w:firstLine="432"/>
      </w:pPr>
      <w:r>
        <w:rPr>
          <w:rFonts w:eastAsia="Georgia"/>
        </w:rPr>
        <w:t>Penny calmly nodded.</w:t>
      </w:r>
    </w:p>
    <w:p w14:paraId="5508E291" w14:textId="77777777" w:rsidR="00A1675C" w:rsidRDefault="00000000">
      <w:pPr>
        <w:spacing w:before="40" w:after="120"/>
      </w:pPr>
      <w:r>
        <w:rPr>
          <w:rFonts w:eastAsia="Georgia"/>
        </w:rPr>
        <w:t>"Or?"</w:t>
      </w:r>
    </w:p>
    <w:p w14:paraId="50E8C870" w14:textId="77777777" w:rsidR="00A1675C" w:rsidRDefault="00000000">
      <w:pPr>
        <w:spacing w:before="40" w:after="120"/>
      </w:pPr>
      <w:r>
        <w:rPr>
          <w:rFonts w:eastAsia="Georgia"/>
        </w:rPr>
        <w:t>"Neither."</w:t>
      </w:r>
    </w:p>
    <w:p w14:paraId="0D5E62E2" w14:textId="77777777" w:rsidR="00A1675C" w:rsidRDefault="00000000">
      <w:pPr>
        <w:spacing w:before="40" w:after="120"/>
      </w:pPr>
      <w:r>
        <w:rPr>
          <w:rFonts w:eastAsia="Georgia"/>
        </w:rPr>
        <w:t>"Good."</w:t>
      </w:r>
    </w:p>
    <w:p w14:paraId="790424AE" w14:textId="77777777" w:rsidR="00A1675C" w:rsidRDefault="00000000">
      <w:pPr>
        <w:ind w:firstLine="432"/>
      </w:pPr>
      <w:r>
        <w:rPr>
          <w:rFonts w:eastAsia="Georgia"/>
        </w:rPr>
        <w:t>Derek carefully looked at her.</w:t>
      </w:r>
    </w:p>
    <w:p w14:paraId="2F002A56" w14:textId="77777777" w:rsidR="00A1675C" w:rsidRDefault="00000000">
      <w:pPr>
        <w:spacing w:before="40" w:after="120"/>
      </w:pPr>
      <w:r>
        <w:rPr>
          <w:rFonts w:eastAsia="Georgia"/>
        </w:rPr>
        <w:t>"You're getting rather good at this."</w:t>
      </w:r>
    </w:p>
    <w:p w14:paraId="3464FA49" w14:textId="77777777" w:rsidR="00A1675C" w:rsidRDefault="00000000">
      <w:pPr>
        <w:spacing w:before="40" w:after="120"/>
      </w:pPr>
      <w:r>
        <w:rPr>
          <w:rFonts w:eastAsia="Georgia"/>
        </w:rPr>
        <w:t>"I've had excellent training."</w:t>
      </w:r>
    </w:p>
    <w:p w14:paraId="20E2A294" w14:textId="77777777" w:rsidR="00A1675C" w:rsidRDefault="00000000">
      <w:pPr>
        <w:ind w:firstLine="432"/>
      </w:pPr>
      <w:r>
        <w:rPr>
          <w:rFonts w:eastAsia="Georgia"/>
        </w:rPr>
        <w:t>He smiled. Then he noticed her familiar door. It was open.</w:t>
      </w:r>
    </w:p>
    <w:p w14:paraId="3183DC5C" w14:textId="77777777" w:rsidR="00A1675C" w:rsidRDefault="00000000">
      <w:pPr>
        <w:ind w:firstLine="432"/>
      </w:pPr>
      <w:r>
        <w:rPr>
          <w:rFonts w:eastAsia="Georgia"/>
        </w:rPr>
        <w:t>Derek deeply frowned.</w:t>
      </w:r>
    </w:p>
    <w:p w14:paraId="2AA99209" w14:textId="77777777" w:rsidR="00A1675C" w:rsidRDefault="00000000">
      <w:pPr>
        <w:spacing w:before="40" w:after="120"/>
      </w:pPr>
      <w:r>
        <w:rPr>
          <w:rFonts w:eastAsia="Georgia"/>
        </w:rPr>
        <w:t>"Where's Trevor?"</w:t>
      </w:r>
    </w:p>
    <w:p w14:paraId="46542A3A" w14:textId="77777777" w:rsidR="00A1675C" w:rsidRDefault="00000000">
      <w:pPr>
        <w:spacing w:before="40" w:after="120"/>
      </w:pPr>
      <w:r>
        <w:rPr>
          <w:rFonts w:eastAsia="Georgia"/>
        </w:rPr>
        <w:t>"Virtuality."</w:t>
      </w:r>
    </w:p>
    <w:p w14:paraId="25E4CD70" w14:textId="77777777" w:rsidR="00A1675C" w:rsidRDefault="00000000">
      <w:pPr>
        <w:spacing w:before="40" w:after="120"/>
      </w:pPr>
      <w:r>
        <w:rPr>
          <w:rFonts w:eastAsia="Georgia"/>
        </w:rPr>
        <w:t>"Of course."</w:t>
      </w:r>
    </w:p>
    <w:p w14:paraId="55A9F769" w14:textId="77777777" w:rsidR="00A1675C" w:rsidRDefault="00000000">
      <w:pPr>
        <w:ind w:firstLine="432"/>
      </w:pPr>
      <w:r>
        <w:rPr>
          <w:rFonts w:eastAsia="Georgia"/>
        </w:rPr>
        <w:t>He slowly looked toward Trevor's office. His familiar door was open too. Derek nodded.</w:t>
      </w:r>
    </w:p>
    <w:p w14:paraId="74855A0C" w14:textId="77777777" w:rsidR="00A1675C" w:rsidRDefault="00000000">
      <w:pPr>
        <w:spacing w:before="40" w:after="120"/>
      </w:pPr>
      <w:r>
        <w:rPr>
          <w:rFonts w:eastAsia="Georgia"/>
        </w:rPr>
        <w:t>"Both at once?"</w:t>
      </w:r>
    </w:p>
    <w:p w14:paraId="3ADC7592" w14:textId="77777777" w:rsidR="00A1675C" w:rsidRDefault="00000000">
      <w:pPr>
        <w:spacing w:before="40" w:after="120"/>
      </w:pPr>
      <w:r>
        <w:rPr>
          <w:rFonts w:eastAsia="Georgia"/>
        </w:rPr>
        <w:t>"Apparently."</w:t>
      </w:r>
    </w:p>
    <w:p w14:paraId="36973B94" w14:textId="77777777" w:rsidR="00A1675C" w:rsidRDefault="00000000">
      <w:pPr>
        <w:spacing w:before="40" w:after="120"/>
      </w:pPr>
      <w:r>
        <w:rPr>
          <w:rFonts w:eastAsia="Georgia"/>
        </w:rPr>
        <w:t>"That's unusual."</w:t>
      </w:r>
    </w:p>
    <w:p w14:paraId="62D578ED" w14:textId="77777777" w:rsidR="00A1675C" w:rsidRDefault="00000000">
      <w:pPr>
        <w:spacing w:before="40" w:after="120"/>
      </w:pPr>
      <w:r>
        <w:rPr>
          <w:rFonts w:eastAsia="Georgia"/>
        </w:rPr>
        <w:t>"Not really."</w:t>
      </w:r>
    </w:p>
    <w:p w14:paraId="328D05F9" w14:textId="77777777" w:rsidR="00A1675C" w:rsidRDefault="00000000">
      <w:pPr>
        <w:ind w:firstLine="432"/>
      </w:pPr>
      <w:r>
        <w:rPr>
          <w:rFonts w:eastAsia="Georgia"/>
        </w:rPr>
        <w:t>Derek considered this.</w:t>
      </w:r>
    </w:p>
    <w:p w14:paraId="672AEE2E" w14:textId="77777777" w:rsidR="00A1675C" w:rsidRDefault="00000000">
      <w:pPr>
        <w:spacing w:before="40" w:after="120"/>
      </w:pPr>
      <w:r>
        <w:rPr>
          <w:rFonts w:eastAsia="Georgia"/>
        </w:rPr>
        <w:t>"Fair enough."</w:t>
      </w:r>
    </w:p>
    <w:p w14:paraId="75005AE9" w14:textId="77777777" w:rsidR="00A1675C" w:rsidRDefault="00000000">
      <w:pPr>
        <w:ind w:firstLine="432"/>
      </w:pPr>
      <w:r>
        <w:rPr>
          <w:rFonts w:eastAsia="Georgia"/>
        </w:rPr>
        <w:t>He walked to the whiteboard. There were equations everywhere.</w:t>
      </w:r>
    </w:p>
    <w:p w14:paraId="29AC94AE" w14:textId="77777777" w:rsidR="00A1675C" w:rsidRDefault="00000000">
      <w:pPr>
        <w:spacing w:before="200" w:after="120"/>
        <w:jc w:val="center"/>
      </w:pPr>
      <w:r>
        <w:rPr>
          <w:rFonts w:eastAsia="Georgia"/>
          <w:b/>
          <w:sz w:val="24"/>
        </w:rPr>
        <w:t>Lorentz transformations.</w:t>
      </w:r>
    </w:p>
    <w:p w14:paraId="5CD0B0C0" w14:textId="77777777" w:rsidR="00A1675C" w:rsidRDefault="00000000">
      <w:pPr>
        <w:ind w:firstLine="432"/>
      </w:pPr>
      <w:r>
        <w:rPr>
          <w:rFonts w:eastAsia="Georgia"/>
        </w:rPr>
        <w:t>Metric tensors. A sketch of a geodesic. A badly drawn simple apple.</w:t>
      </w:r>
    </w:p>
    <w:p w14:paraId="4D1991E9" w14:textId="77777777" w:rsidR="00A1675C" w:rsidRDefault="00000000">
      <w:pPr>
        <w:ind w:firstLine="432"/>
      </w:pPr>
      <w:r>
        <w:rPr>
          <w:rFonts w:eastAsia="Georgia"/>
        </w:rPr>
        <w:t>A empty empty train. A cloud. And, in large letters:</w:t>
      </w:r>
    </w:p>
    <w:p w14:paraId="68FF8184" w14:textId="77777777" w:rsidR="00A1675C" w:rsidRDefault="00000000">
      <w:pPr>
        <w:spacing w:before="200" w:after="120"/>
        <w:jc w:val="center"/>
      </w:pPr>
      <w:r>
        <w:rPr>
          <w:rFonts w:eastAsia="Georgia"/>
          <w:b/>
          <w:sz w:val="24"/>
        </w:rPr>
        <w:t>THE RAIN IS NOT OBLIGED TO FALL DOWN.</w:t>
      </w:r>
    </w:p>
    <w:p w14:paraId="2D18980B" w14:textId="77777777" w:rsidR="00A1675C" w:rsidRDefault="00000000">
      <w:pPr>
        <w:ind w:firstLine="432"/>
      </w:pPr>
      <w:r>
        <w:rPr>
          <w:rFonts w:eastAsia="Georgia"/>
        </w:rPr>
        <w:t>Derek sharply intensely stared at it.</w:t>
      </w:r>
    </w:p>
    <w:p w14:paraId="238DB7D6" w14:textId="77777777" w:rsidR="00A1675C" w:rsidRDefault="00000000">
      <w:pPr>
        <w:spacing w:before="40" w:after="120"/>
      </w:pPr>
      <w:r>
        <w:rPr>
          <w:rFonts w:eastAsia="Georgia"/>
        </w:rPr>
        <w:t>"Did you write this?"</w:t>
      </w:r>
    </w:p>
    <w:p w14:paraId="0ED25E6B" w14:textId="77777777" w:rsidR="00A1675C" w:rsidRDefault="00000000">
      <w:pPr>
        <w:spacing w:before="40" w:after="120"/>
      </w:pPr>
      <w:r>
        <w:rPr>
          <w:rFonts w:eastAsia="Georgia"/>
        </w:rPr>
        <w:t>"No."</w:t>
      </w:r>
    </w:p>
    <w:p w14:paraId="377CE1E6" w14:textId="77777777" w:rsidR="00A1675C" w:rsidRDefault="00000000">
      <w:pPr>
        <w:spacing w:before="40" w:after="120"/>
      </w:pPr>
      <w:r>
        <w:rPr>
          <w:rFonts w:eastAsia="Georgia"/>
        </w:rPr>
        <w:t>"Trevor?"</w:t>
      </w:r>
    </w:p>
    <w:p w14:paraId="4CF302C8" w14:textId="77777777" w:rsidR="00A1675C" w:rsidRDefault="00000000">
      <w:pPr>
        <w:spacing w:before="40" w:after="120"/>
      </w:pPr>
      <w:r>
        <w:rPr>
          <w:rFonts w:eastAsia="Georgia"/>
        </w:rPr>
        <w:t>"Probably."</w:t>
      </w:r>
    </w:p>
    <w:p w14:paraId="21BE7E69" w14:textId="77777777" w:rsidR="00A1675C" w:rsidRDefault="00000000">
      <w:pPr>
        <w:ind w:firstLine="432"/>
      </w:pPr>
      <w:r>
        <w:rPr>
          <w:rFonts w:eastAsia="Georgia"/>
        </w:rPr>
        <w:t>Derek regarded the open office door.</w:t>
      </w:r>
    </w:p>
    <w:p w14:paraId="24044E20" w14:textId="77777777" w:rsidR="00A1675C" w:rsidRDefault="00000000">
      <w:pPr>
        <w:spacing w:before="40" w:after="120"/>
      </w:pPr>
      <w:r>
        <w:rPr>
          <w:rFonts w:eastAsia="Georgia"/>
        </w:rPr>
        <w:t>"Virtuality."</w:t>
      </w:r>
    </w:p>
    <w:p w14:paraId="5435DC25" w14:textId="25E84083" w:rsidR="00A1675C" w:rsidRDefault="003434B6">
      <w:pPr>
        <w:ind w:firstLine="432"/>
      </w:pPr>
      <w:r>
        <w:rPr>
          <w:rFonts w:eastAsia="Georgia"/>
        </w:rPr>
        <w:t>Penny nodded. Derek picked up a marker. Underneath the sentence he wrote:</w:t>
      </w:r>
    </w:p>
    <w:p w14:paraId="314B4BF6" w14:textId="77777777" w:rsidR="00A1675C" w:rsidRDefault="00000000">
      <w:pPr>
        <w:ind w:firstLine="432"/>
      </w:pPr>
      <w:r>
        <w:rPr>
          <w:rFonts w:eastAsia="Georgia"/>
        </w:rPr>
        <w:t>NOR IS THE TRAIN OBLIGED TO KNOW WHERE IT IS GOING. He put down the marker. Then the telephone rang.</w:t>
      </w:r>
    </w:p>
    <w:p w14:paraId="30ADF203" w14:textId="42841F9C" w:rsidR="00A1675C" w:rsidRDefault="003434B6">
      <w:pPr>
        <w:spacing w:before="40" w:after="120"/>
      </w:pPr>
      <w:r>
        <w:rPr>
          <w:rFonts w:eastAsia="Georgia"/>
        </w:rPr>
        <w:t>Penny answered.</w:t>
      </w:r>
    </w:p>
    <w:p w14:paraId="1C2A282C" w14:textId="77777777" w:rsidR="00A1675C" w:rsidRDefault="00000000">
      <w:pPr>
        <w:spacing w:before="40" w:after="120"/>
      </w:pPr>
      <w:r>
        <w:rPr>
          <w:rFonts w:eastAsia="Georgia"/>
        </w:rPr>
        <w:t>"Relativistic Investigation Bureau."</w:t>
      </w:r>
    </w:p>
    <w:p w14:paraId="1853D39D" w14:textId="77777777" w:rsidR="00A1675C" w:rsidRDefault="00000000">
      <w:pPr>
        <w:ind w:firstLine="432"/>
      </w:pPr>
      <w:r>
        <w:rPr>
          <w:rFonts w:eastAsia="Georgia"/>
        </w:rPr>
        <w:t>A pause. She carefully examined Derek.</w:t>
      </w:r>
    </w:p>
    <w:p w14:paraId="62E9E747" w14:textId="77777777" w:rsidR="00A1675C" w:rsidRDefault="00000000">
      <w:pPr>
        <w:spacing w:before="40" w:after="120"/>
      </w:pPr>
      <w:r>
        <w:rPr>
          <w:rFonts w:eastAsia="Georgia"/>
        </w:rPr>
        <w:t>"It's for you."</w:t>
      </w:r>
    </w:p>
    <w:p w14:paraId="425A864E" w14:textId="77777777" w:rsidR="00A1675C" w:rsidRDefault="00000000">
      <w:pPr>
        <w:spacing w:before="40" w:after="120"/>
      </w:pPr>
      <w:r>
        <w:rPr>
          <w:rFonts w:eastAsia="Georgia"/>
        </w:rPr>
        <w:t>"Who?"</w:t>
      </w:r>
    </w:p>
    <w:p w14:paraId="25DF2D50" w14:textId="77777777" w:rsidR="00A1675C" w:rsidRDefault="00000000">
      <w:pPr>
        <w:spacing w:before="40" w:after="120"/>
      </w:pPr>
      <w:r>
        <w:rPr>
          <w:rFonts w:eastAsia="Georgia"/>
        </w:rPr>
        <w:t>"Hermann."</w:t>
      </w:r>
    </w:p>
    <w:p w14:paraId="7DDA1AC5" w14:textId="77777777" w:rsidR="00A1675C" w:rsidRDefault="00000000">
      <w:pPr>
        <w:ind w:firstLine="432"/>
      </w:pPr>
      <w:r>
        <w:rPr>
          <w:rFonts w:eastAsia="Georgia"/>
        </w:rPr>
        <w:t>Derek took the phone.</w:t>
      </w:r>
    </w:p>
    <w:p w14:paraId="3341E710" w14:textId="77777777" w:rsidR="00A1675C" w:rsidRDefault="00000000">
      <w:pPr>
        <w:spacing w:before="40" w:after="120"/>
      </w:pPr>
      <w:r>
        <w:rPr>
          <w:rFonts w:eastAsia="Georgia"/>
        </w:rPr>
        <w:t>"Minkowski."</w:t>
      </w:r>
    </w:p>
    <w:p w14:paraId="024A0F15" w14:textId="77777777" w:rsidR="00A1675C" w:rsidRDefault="00000000">
      <w:pPr>
        <w:spacing w:before="40" w:after="120"/>
      </w:pPr>
      <w:r>
        <w:rPr>
          <w:rFonts w:eastAsia="Georgia"/>
        </w:rPr>
        <w:t>"Derek."</w:t>
      </w:r>
    </w:p>
    <w:p w14:paraId="6E3149EE" w14:textId="77777777" w:rsidR="00A1675C" w:rsidRDefault="00000000">
      <w:pPr>
        <w:spacing w:before="40" w:after="120"/>
      </w:pPr>
      <w:r>
        <w:rPr>
          <w:rFonts w:eastAsia="Georgia"/>
        </w:rPr>
        <w:t>"Yes?"</w:t>
      </w:r>
    </w:p>
    <w:p w14:paraId="73EE1D3B" w14:textId="77777777" w:rsidR="00A1675C" w:rsidRDefault="00000000">
      <w:pPr>
        <w:spacing w:before="40" w:after="120"/>
      </w:pPr>
      <w:r>
        <w:rPr>
          <w:rFonts w:eastAsia="Georgia"/>
        </w:rPr>
        <w:t>"We've found something."</w:t>
      </w:r>
    </w:p>
    <w:p w14:paraId="10E45540" w14:textId="77777777" w:rsidR="00A1675C" w:rsidRDefault="00000000">
      <w:pPr>
        <w:ind w:firstLine="432"/>
      </w:pPr>
      <w:r>
        <w:rPr>
          <w:rFonts w:eastAsia="Georgia"/>
        </w:rPr>
        <w:t>Derek gently smiled.</w:t>
      </w:r>
    </w:p>
    <w:p w14:paraId="22A7329F" w14:textId="77777777" w:rsidR="00A1675C" w:rsidRDefault="00000000">
      <w:pPr>
        <w:spacing w:before="40" w:after="120"/>
      </w:pPr>
      <w:r>
        <w:rPr>
          <w:rFonts w:eastAsia="Georgia"/>
        </w:rPr>
        <w:t>"Where?"</w:t>
      </w:r>
    </w:p>
    <w:p w14:paraId="034DC459" w14:textId="77777777" w:rsidR="00A1675C" w:rsidRDefault="00000000">
      <w:pPr>
        <w:spacing w:before="40" w:after="120"/>
      </w:pPr>
      <w:r>
        <w:rPr>
          <w:rFonts w:eastAsia="Georgia"/>
        </w:rPr>
        <w:t>"London."</w:t>
      </w:r>
    </w:p>
    <w:p w14:paraId="597241DA" w14:textId="77777777" w:rsidR="00A1675C" w:rsidRDefault="00000000">
      <w:pPr>
        <w:spacing w:before="40" w:after="120"/>
      </w:pPr>
      <w:r>
        <w:rPr>
          <w:rFonts w:eastAsia="Georgia"/>
        </w:rPr>
        <w:t>"Good."</w:t>
      </w:r>
    </w:p>
    <w:p w14:paraId="0F5538E5" w14:textId="77777777" w:rsidR="00A1675C" w:rsidRDefault="00000000">
      <w:pPr>
        <w:spacing w:before="40" w:after="120"/>
      </w:pPr>
      <w:r>
        <w:rPr>
          <w:rFonts w:eastAsia="Georgia"/>
        </w:rPr>
        <w:t>"What do you mean, good?"</w:t>
      </w:r>
    </w:p>
    <w:p w14:paraId="53745480" w14:textId="77777777" w:rsidR="00A1675C" w:rsidRDefault="00000000">
      <w:pPr>
        <w:spacing w:before="40" w:after="120"/>
      </w:pPr>
      <w:r>
        <w:rPr>
          <w:rFonts w:eastAsia="Georgia"/>
        </w:rPr>
        <w:t>"That's where we are."</w:t>
      </w:r>
    </w:p>
    <w:p w14:paraId="30DA8BE4" w14:textId="77777777" w:rsidR="00A1675C" w:rsidRDefault="00000000">
      <w:pPr>
        <w:spacing w:before="40" w:after="120"/>
      </w:pPr>
      <w:r>
        <w:rPr>
          <w:rFonts w:eastAsia="Georgia"/>
        </w:rPr>
        <w:t>"Yes."</w:t>
      </w:r>
    </w:p>
    <w:p w14:paraId="4B35780E" w14:textId="77777777" w:rsidR="00A1675C" w:rsidRDefault="00000000">
      <w:pPr>
        <w:spacing w:before="40" w:after="120"/>
      </w:pPr>
      <w:r>
        <w:rPr>
          <w:rFonts w:eastAsia="Georgia"/>
        </w:rPr>
        <w:t>"Then you've saved us a journey."</w:t>
      </w:r>
    </w:p>
    <w:p w14:paraId="5D4B7CD6" w14:textId="77777777" w:rsidR="00A1675C" w:rsidRDefault="00000000">
      <w:pPr>
        <w:ind w:firstLine="432"/>
      </w:pPr>
      <w:r>
        <w:rPr>
          <w:rFonts w:eastAsia="Georgia"/>
        </w:rPr>
        <w:t>There was silence.</w:t>
      </w:r>
    </w:p>
    <w:p w14:paraId="34011015" w14:textId="77777777" w:rsidR="00A1675C" w:rsidRDefault="00000000">
      <w:pPr>
        <w:spacing w:before="40" w:after="120"/>
      </w:pPr>
      <w:r>
        <w:rPr>
          <w:rFonts w:eastAsia="Georgia"/>
        </w:rPr>
        <w:t>"We're in Munich."</w:t>
      </w:r>
    </w:p>
    <w:p w14:paraId="27D2D683" w14:textId="77777777" w:rsidR="00A1675C" w:rsidRDefault="00000000">
      <w:pPr>
        <w:ind w:firstLine="432"/>
      </w:pPr>
      <w:r>
        <w:rPr>
          <w:rFonts w:eastAsia="Georgia"/>
        </w:rPr>
        <w:t>Derek paused.</w:t>
      </w:r>
    </w:p>
    <w:p w14:paraId="5E7C341C" w14:textId="77777777" w:rsidR="00A1675C" w:rsidRDefault="00000000">
      <w:pPr>
        <w:spacing w:before="40" w:after="120"/>
      </w:pPr>
      <w:r>
        <w:rPr>
          <w:rFonts w:eastAsia="Georgia"/>
        </w:rPr>
        <w:t>"Ah."</w:t>
      </w:r>
    </w:p>
    <w:p w14:paraId="5DE7EBD0" w14:textId="3A68A016" w:rsidR="00A1675C" w:rsidRDefault="003434B6">
      <w:pPr>
        <w:ind w:firstLine="432"/>
      </w:pPr>
      <w:r>
        <w:rPr>
          <w:rFonts w:eastAsia="Georgia"/>
        </w:rPr>
        <w:t>Penny inspected him.</w:t>
      </w:r>
    </w:p>
    <w:p w14:paraId="254E7C02" w14:textId="77777777" w:rsidR="00A1675C" w:rsidRDefault="00000000">
      <w:pPr>
        <w:spacing w:before="40" w:after="120"/>
      </w:pPr>
      <w:r>
        <w:rPr>
          <w:rFonts w:eastAsia="Georgia"/>
        </w:rPr>
        <w:t>"Virtuality?"</w:t>
      </w:r>
    </w:p>
    <w:p w14:paraId="4EF80C5A" w14:textId="77777777" w:rsidR="00A1675C" w:rsidRDefault="00000000">
      <w:pPr>
        <w:ind w:firstLine="432"/>
      </w:pPr>
      <w:r>
        <w:rPr>
          <w:rFonts w:eastAsia="Georgia"/>
        </w:rPr>
        <w:t>Derek nodded.</w:t>
      </w:r>
    </w:p>
    <w:p w14:paraId="1CFEB84E" w14:textId="77777777" w:rsidR="00A1675C" w:rsidRDefault="00000000">
      <w:pPr>
        <w:spacing w:before="40" w:after="120"/>
      </w:pPr>
      <w:r>
        <w:rPr>
          <w:rFonts w:eastAsia="Georgia"/>
        </w:rPr>
        <w:t>"Apparently."</w:t>
      </w:r>
    </w:p>
    <w:p w14:paraId="72F1597B" w14:textId="77777777" w:rsidR="00A1675C" w:rsidRDefault="00000000">
      <w:pPr>
        <w:ind w:firstLine="432"/>
      </w:pPr>
      <w:r>
        <w:rPr>
          <w:rFonts w:eastAsia="Georgia"/>
        </w:rPr>
        <w:t>Minkowski continued.</w:t>
      </w:r>
    </w:p>
    <w:p w14:paraId="3002B906" w14:textId="77777777" w:rsidR="00A1675C" w:rsidRDefault="00000000">
      <w:pPr>
        <w:spacing w:before="40" w:after="120"/>
      </w:pPr>
      <w:r>
        <w:rPr>
          <w:rFonts w:eastAsia="Georgia"/>
        </w:rPr>
        <w:t>"The problem concerns your clocks."</w:t>
      </w:r>
    </w:p>
    <w:p w14:paraId="7380E009" w14:textId="77777777" w:rsidR="00A1675C" w:rsidRDefault="00000000">
      <w:pPr>
        <w:ind w:firstLine="432"/>
      </w:pPr>
      <w:r>
        <w:rPr>
          <w:rFonts w:eastAsia="Georgia"/>
        </w:rPr>
        <w:t>Derek became serious.</w:t>
      </w:r>
    </w:p>
    <w:p w14:paraId="321FB6B3" w14:textId="77777777" w:rsidR="00A1675C" w:rsidRDefault="00000000">
      <w:pPr>
        <w:spacing w:before="40" w:after="120"/>
      </w:pPr>
      <w:r>
        <w:rPr>
          <w:rFonts w:eastAsia="Georgia"/>
        </w:rPr>
        <w:t>"What about them?"</w:t>
      </w:r>
    </w:p>
    <w:p w14:paraId="05B0CD91" w14:textId="77777777" w:rsidR="00A1675C" w:rsidRDefault="00000000">
      <w:pPr>
        <w:spacing w:before="40" w:after="120"/>
      </w:pPr>
      <w:r>
        <w:rPr>
          <w:rFonts w:eastAsia="Georgia"/>
        </w:rPr>
        <w:t>"We've compared the London readings with the Munich readings."</w:t>
      </w:r>
    </w:p>
    <w:p w14:paraId="6ACAF3AA" w14:textId="77777777" w:rsidR="00A1675C" w:rsidRDefault="00000000">
      <w:pPr>
        <w:spacing w:before="40" w:after="120"/>
      </w:pPr>
      <w:r>
        <w:rPr>
          <w:rFonts w:eastAsia="Georgia"/>
        </w:rPr>
        <w:t>"And?"</w:t>
      </w:r>
    </w:p>
    <w:p w14:paraId="06F29F3F" w14:textId="77777777" w:rsidR="00A1675C" w:rsidRDefault="00000000">
      <w:pPr>
        <w:spacing w:before="40" w:after="120"/>
      </w:pPr>
      <w:r>
        <w:rPr>
          <w:rFonts w:eastAsia="Georgia"/>
        </w:rPr>
        <w:t>"They don't disagree."</w:t>
      </w:r>
    </w:p>
    <w:p w14:paraId="24D3E950" w14:textId="77777777" w:rsidR="00A1675C" w:rsidRDefault="00000000">
      <w:pPr>
        <w:ind w:firstLine="432"/>
      </w:pPr>
      <w:r>
        <w:rPr>
          <w:rFonts w:eastAsia="Georgia"/>
        </w:rPr>
        <w:t>Derek deeply frowned.</w:t>
      </w:r>
    </w:p>
    <w:p w14:paraId="70AA6918" w14:textId="77777777" w:rsidR="00A1675C" w:rsidRDefault="00000000">
      <w:pPr>
        <w:spacing w:before="40" w:after="120"/>
      </w:pPr>
      <w:r>
        <w:rPr>
          <w:rFonts w:eastAsia="Georgia"/>
        </w:rPr>
        <w:t>"That's good."</w:t>
      </w:r>
    </w:p>
    <w:p w14:paraId="548E9F0D" w14:textId="77777777" w:rsidR="00A1675C" w:rsidRDefault="00000000">
      <w:pPr>
        <w:spacing w:before="40" w:after="120"/>
      </w:pPr>
      <w:r>
        <w:rPr>
          <w:rFonts w:eastAsia="Georgia"/>
        </w:rPr>
        <w:t>"No."</w:t>
      </w:r>
    </w:p>
    <w:p w14:paraId="7E788DC3" w14:textId="77777777" w:rsidR="00A1675C" w:rsidRDefault="00000000">
      <w:pPr>
        <w:spacing w:before="40" w:after="120"/>
      </w:pPr>
      <w:r>
        <w:rPr>
          <w:rFonts w:eastAsia="Georgia"/>
        </w:rPr>
        <w:t>"Why not?"</w:t>
      </w:r>
    </w:p>
    <w:p w14:paraId="71E35C16" w14:textId="77777777" w:rsidR="00A1675C" w:rsidRDefault="00000000">
      <w:pPr>
        <w:spacing w:before="40" w:after="120"/>
      </w:pPr>
      <w:r>
        <w:rPr>
          <w:rFonts w:eastAsia="Georgia"/>
        </w:rPr>
        <w:t>"Because they should."</w:t>
      </w:r>
    </w:p>
    <w:p w14:paraId="3A50A7B6" w14:textId="77777777" w:rsidR="00A1675C" w:rsidRDefault="00000000">
      <w:pPr>
        <w:ind w:firstLine="432"/>
      </w:pPr>
      <w:r>
        <w:rPr>
          <w:rFonts w:eastAsia="Georgia"/>
        </w:rPr>
        <w:t>Derek sat down.</w:t>
      </w:r>
    </w:p>
    <w:p w14:paraId="433EC45D" w14:textId="77777777" w:rsidR="00A1675C" w:rsidRDefault="00000000">
      <w:pPr>
        <w:spacing w:before="40" w:after="120"/>
      </w:pPr>
      <w:r>
        <w:rPr>
          <w:rFonts w:eastAsia="Georgia"/>
        </w:rPr>
        <w:t>"Explain."</w:t>
      </w:r>
    </w:p>
    <w:p w14:paraId="59FFF60E" w14:textId="77777777" w:rsidR="00A1675C" w:rsidRDefault="00000000">
      <w:pPr>
        <w:spacing w:before="40" w:after="120"/>
      </w:pPr>
      <w:r>
        <w:rPr>
          <w:rFonts w:eastAsia="Georgia"/>
        </w:rPr>
        <w:t>"The clocks are following different worldlines."</w:t>
      </w:r>
    </w:p>
    <w:p w14:paraId="4B8F61DC" w14:textId="77777777" w:rsidR="00A1675C" w:rsidRDefault="00000000">
      <w:pPr>
        <w:spacing w:before="40" w:after="120"/>
      </w:pPr>
      <w:r>
        <w:rPr>
          <w:rFonts w:eastAsia="Georgia"/>
        </w:rPr>
        <w:t>"Yes."</w:t>
      </w:r>
    </w:p>
    <w:p w14:paraId="56AA088A" w14:textId="77777777" w:rsidR="00A1675C" w:rsidRDefault="00000000">
      <w:pPr>
        <w:spacing w:before="40" w:after="120"/>
      </w:pPr>
      <w:r>
        <w:rPr>
          <w:rFonts w:eastAsia="Georgia"/>
        </w:rPr>
        <w:t>"Different gravitational potentials."</w:t>
      </w:r>
    </w:p>
    <w:p w14:paraId="54168B3F" w14:textId="77777777" w:rsidR="00A1675C" w:rsidRDefault="00000000">
      <w:pPr>
        <w:spacing w:before="40" w:after="120"/>
      </w:pPr>
      <w:r>
        <w:rPr>
          <w:rFonts w:eastAsia="Georgia"/>
        </w:rPr>
        <w:t>"Yes."</w:t>
      </w:r>
    </w:p>
    <w:p w14:paraId="7FE8C60D" w14:textId="77777777" w:rsidR="00A1675C" w:rsidRDefault="00000000">
      <w:pPr>
        <w:spacing w:before="40" w:after="120"/>
      </w:pPr>
      <w:r>
        <w:rPr>
          <w:rFonts w:eastAsia="Georgia"/>
        </w:rPr>
        <w:t>"Different motions."</w:t>
      </w:r>
    </w:p>
    <w:p w14:paraId="2002DC95" w14:textId="77777777" w:rsidR="00A1675C" w:rsidRDefault="00000000">
      <w:pPr>
        <w:spacing w:before="40" w:after="120"/>
      </w:pPr>
      <w:r>
        <w:rPr>
          <w:rFonts w:eastAsia="Georgia"/>
        </w:rPr>
        <w:t>"Yes."</w:t>
      </w:r>
    </w:p>
    <w:p w14:paraId="28D4FD59" w14:textId="77777777" w:rsidR="00A1675C" w:rsidRDefault="00000000">
      <w:pPr>
        <w:spacing w:before="40" w:after="120"/>
      </w:pPr>
      <w:r>
        <w:rPr>
          <w:rFonts w:eastAsia="Georgia"/>
        </w:rPr>
        <w:t>"So their proper times should differ."</w:t>
      </w:r>
    </w:p>
    <w:p w14:paraId="0E08022C" w14:textId="77777777" w:rsidR="00A1675C" w:rsidRDefault="00000000">
      <w:pPr>
        <w:spacing w:before="40" w:after="120"/>
      </w:pPr>
      <w:r>
        <w:rPr>
          <w:rFonts w:eastAsia="Georgia"/>
        </w:rPr>
        <w:t>"Yes."</w:t>
      </w:r>
    </w:p>
    <w:p w14:paraId="6448065B" w14:textId="77777777" w:rsidR="00A1675C" w:rsidRDefault="00000000">
      <w:pPr>
        <w:spacing w:before="40" w:after="120"/>
      </w:pPr>
      <w:r>
        <w:rPr>
          <w:rFonts w:eastAsia="Georgia"/>
        </w:rPr>
        <w:t>"But they don't."</w:t>
      </w:r>
    </w:p>
    <w:p w14:paraId="3A28CFFD" w14:textId="77777777" w:rsidR="00A1675C" w:rsidRDefault="00000000">
      <w:pPr>
        <w:ind w:firstLine="432"/>
      </w:pPr>
      <w:r>
        <w:rPr>
          <w:rFonts w:eastAsia="Georgia"/>
        </w:rPr>
        <w:t>Derek deeply frowned.</w:t>
      </w:r>
    </w:p>
    <w:p w14:paraId="4ABFEB36" w14:textId="77777777" w:rsidR="00A1675C" w:rsidRDefault="00000000">
      <w:pPr>
        <w:spacing w:before="40" w:after="120"/>
      </w:pPr>
      <w:r>
        <w:rPr>
          <w:rFonts w:eastAsia="Georgia"/>
        </w:rPr>
        <w:t>"Then they're synchronized."</w:t>
      </w:r>
    </w:p>
    <w:p w14:paraId="3FAF4957" w14:textId="77777777" w:rsidR="00A1675C" w:rsidRDefault="00000000">
      <w:pPr>
        <w:spacing w:before="40" w:after="120"/>
      </w:pPr>
      <w:r>
        <w:rPr>
          <w:rFonts w:eastAsia="Georgia"/>
        </w:rPr>
        <w:t>"Exactly."</w:t>
      </w:r>
    </w:p>
    <w:p w14:paraId="429D5676" w14:textId="77777777" w:rsidR="00A1675C" w:rsidRDefault="00000000">
      <w:pPr>
        <w:spacing w:before="40" w:after="120"/>
      </w:pPr>
      <w:r>
        <w:rPr>
          <w:rFonts w:eastAsia="Georgia"/>
        </w:rPr>
        <w:t>"That's not a problem."</w:t>
      </w:r>
    </w:p>
    <w:p w14:paraId="290ACE20" w14:textId="77777777" w:rsidR="00A1675C" w:rsidRDefault="00000000">
      <w:pPr>
        <w:spacing w:before="40" w:after="120"/>
      </w:pPr>
      <w:r>
        <w:rPr>
          <w:rFonts w:eastAsia="Georgia"/>
        </w:rPr>
        <w:t>"It is if they have never been synchronized."</w:t>
      </w:r>
    </w:p>
    <w:p w14:paraId="1E9272A0" w14:textId="4E553EFE" w:rsidR="00A1675C" w:rsidRDefault="00000000">
      <w:pPr>
        <w:ind w:firstLine="432"/>
      </w:pPr>
      <w:r>
        <w:rPr>
          <w:rFonts w:eastAsia="Georgia"/>
        </w:rPr>
        <w:t>Derek stopped. Penny carefully considered him.</w:t>
      </w:r>
    </w:p>
    <w:p w14:paraId="73442529" w14:textId="77777777" w:rsidR="00A1675C" w:rsidRDefault="00000000">
      <w:pPr>
        <w:spacing w:before="40" w:after="120"/>
      </w:pPr>
      <w:r>
        <w:rPr>
          <w:rFonts w:eastAsia="Georgia"/>
        </w:rPr>
        <w:t>"Go on."</w:t>
      </w:r>
    </w:p>
    <w:p w14:paraId="18528936" w14:textId="77777777" w:rsidR="00A1675C" w:rsidRDefault="00000000">
      <w:pPr>
        <w:spacing w:before="40" w:after="120"/>
      </w:pPr>
      <w:r>
        <w:rPr>
          <w:rFonts w:eastAsia="Georgia"/>
        </w:rPr>
        <w:t>Minkowski commented:</w:t>
      </w:r>
    </w:p>
    <w:p w14:paraId="3166A513" w14:textId="77777777" w:rsidR="00A1675C" w:rsidRDefault="00000000">
      <w:pPr>
        <w:spacing w:before="40" w:after="120"/>
      </w:pPr>
      <w:r>
        <w:rPr>
          <w:rFonts w:eastAsia="Georgia"/>
        </w:rPr>
        <w:t>"Someone has synchronized the clocks."</w:t>
      </w:r>
    </w:p>
    <w:p w14:paraId="49D7962E" w14:textId="77777777" w:rsidR="00A1675C" w:rsidRDefault="00000000">
      <w:pPr>
        <w:spacing w:before="40" w:after="120"/>
      </w:pPr>
      <w:r>
        <w:rPr>
          <w:rFonts w:eastAsia="Georgia"/>
        </w:rPr>
        <w:t>"When?"</w:t>
      </w:r>
    </w:p>
    <w:p w14:paraId="6EA9391A" w14:textId="77777777" w:rsidR="00A1675C" w:rsidRDefault="00000000">
      <w:pPr>
        <w:spacing w:before="40" w:after="120"/>
      </w:pPr>
      <w:r>
        <w:rPr>
          <w:rFonts w:eastAsia="Georgia"/>
        </w:rPr>
        <w:t>"We don't know."</w:t>
      </w:r>
    </w:p>
    <w:p w14:paraId="6D0084D7" w14:textId="77777777" w:rsidR="00A1675C" w:rsidRDefault="00000000">
      <w:pPr>
        <w:spacing w:before="40" w:after="120"/>
      </w:pPr>
      <w:r>
        <w:rPr>
          <w:rFonts w:eastAsia="Georgia"/>
        </w:rPr>
        <w:t>"How?"</w:t>
      </w:r>
    </w:p>
    <w:p w14:paraId="47F5299C" w14:textId="77777777" w:rsidR="00A1675C" w:rsidRDefault="00000000">
      <w:pPr>
        <w:spacing w:before="40" w:after="120"/>
      </w:pPr>
      <w:r>
        <w:rPr>
          <w:rFonts w:eastAsia="Georgia"/>
        </w:rPr>
        <w:t>"We don't know."</w:t>
      </w:r>
    </w:p>
    <w:p w14:paraId="234A291B" w14:textId="77777777" w:rsidR="00A1675C" w:rsidRDefault="00000000">
      <w:pPr>
        <w:spacing w:before="40" w:after="120"/>
      </w:pPr>
      <w:r>
        <w:rPr>
          <w:rFonts w:eastAsia="Georgia"/>
        </w:rPr>
        <w:t>"Why?"</w:t>
      </w:r>
    </w:p>
    <w:p w14:paraId="6F17A5B5" w14:textId="77777777" w:rsidR="00A1675C" w:rsidRDefault="00000000">
      <w:pPr>
        <w:spacing w:before="40" w:after="120"/>
      </w:pPr>
      <w:r>
        <w:rPr>
          <w:rFonts w:eastAsia="Georgia"/>
        </w:rPr>
        <w:t>"We don't know."</w:t>
      </w:r>
    </w:p>
    <w:p w14:paraId="793CF3BB" w14:textId="77777777" w:rsidR="00A1675C" w:rsidRDefault="00000000">
      <w:pPr>
        <w:ind w:firstLine="432"/>
      </w:pPr>
      <w:r>
        <w:rPr>
          <w:rFonts w:eastAsia="Georgia"/>
        </w:rPr>
        <w:t>Derek smiled.</w:t>
      </w:r>
    </w:p>
    <w:p w14:paraId="325F4B30" w14:textId="77777777" w:rsidR="00A1675C" w:rsidRDefault="00000000">
      <w:pPr>
        <w:spacing w:before="40" w:after="120"/>
      </w:pPr>
      <w:r>
        <w:rPr>
          <w:rFonts w:eastAsia="Georgia"/>
        </w:rPr>
        <w:t>"Well, that's settled."</w:t>
      </w:r>
    </w:p>
    <w:p w14:paraId="0CD44CD4" w14:textId="77777777" w:rsidR="00A1675C" w:rsidRDefault="00000000">
      <w:pPr>
        <w:spacing w:before="40" w:after="120"/>
      </w:pPr>
      <w:r>
        <w:rPr>
          <w:rFonts w:eastAsia="Georgia"/>
        </w:rPr>
        <w:t>"What's settled?"</w:t>
      </w:r>
    </w:p>
    <w:p w14:paraId="47941311" w14:textId="77777777" w:rsidR="00A1675C" w:rsidRDefault="00000000">
      <w:pPr>
        <w:spacing w:before="40" w:after="120"/>
      </w:pPr>
      <w:r>
        <w:rPr>
          <w:rFonts w:eastAsia="Georgia"/>
        </w:rPr>
        <w:t>"We know almost nothing."</w:t>
      </w:r>
    </w:p>
    <w:p w14:paraId="16AC59E8" w14:textId="77777777" w:rsidR="00A1675C" w:rsidRDefault="00000000">
      <w:pPr>
        <w:spacing w:before="40" w:after="120"/>
      </w:pPr>
      <w:r>
        <w:rPr>
          <w:rFonts w:eastAsia="Georgia"/>
        </w:rPr>
        <w:t>Minkowski sighed.</w:t>
      </w:r>
    </w:p>
    <w:p w14:paraId="6D01CDE1" w14:textId="77777777" w:rsidR="00A1675C" w:rsidRDefault="00000000">
      <w:pPr>
        <w:spacing w:before="40" w:after="120"/>
      </w:pPr>
      <w:r>
        <w:rPr>
          <w:rFonts w:eastAsia="Georgia"/>
        </w:rPr>
        <w:t>"That's not what I meant."</w:t>
      </w:r>
    </w:p>
    <w:p w14:paraId="79441E35" w14:textId="3D58F633" w:rsidR="00A1675C" w:rsidRDefault="00000000">
      <w:pPr>
        <w:ind w:firstLine="432"/>
      </w:pPr>
      <w:r>
        <w:rPr>
          <w:rFonts w:eastAsia="Georgia"/>
        </w:rPr>
        <w:t>Derek carefully glanced at Penny. She smiled.</w:t>
      </w:r>
    </w:p>
    <w:p w14:paraId="4547BFA1" w14:textId="77777777" w:rsidR="00A1675C" w:rsidRDefault="00000000">
      <w:pPr>
        <w:spacing w:before="40" w:after="120"/>
      </w:pPr>
      <w:r>
        <w:rPr>
          <w:rFonts w:eastAsia="Georgia"/>
        </w:rPr>
        <w:t>"Fair enough."</w:t>
      </w:r>
    </w:p>
    <w:p w14:paraId="6C8F5E60" w14:textId="77777777" w:rsidR="00A1675C" w:rsidRDefault="00000000">
      <w:pPr>
        <w:ind w:firstLine="432"/>
      </w:pPr>
      <w:r>
        <w:rPr>
          <w:rFonts w:eastAsia="Georgia"/>
        </w:rPr>
        <w:t>Minkowski continued.</w:t>
      </w:r>
    </w:p>
    <w:p w14:paraId="53246F60" w14:textId="77777777" w:rsidR="00A1675C" w:rsidRDefault="00000000">
      <w:pPr>
        <w:spacing w:before="40" w:after="120"/>
      </w:pPr>
      <w:r>
        <w:rPr>
          <w:rFonts w:eastAsia="Georgia"/>
        </w:rPr>
        <w:t>"There is something else."</w:t>
      </w:r>
    </w:p>
    <w:p w14:paraId="37D1A24C" w14:textId="77777777" w:rsidR="00A1675C" w:rsidRDefault="00000000">
      <w:pPr>
        <w:spacing w:before="40" w:after="120"/>
      </w:pPr>
      <w:r>
        <w:rPr>
          <w:rFonts w:eastAsia="Georgia"/>
        </w:rPr>
        <w:t>"Of course."</w:t>
      </w:r>
    </w:p>
    <w:p w14:paraId="004C1115" w14:textId="77777777" w:rsidR="00A1675C" w:rsidRDefault="00000000">
      <w:pPr>
        <w:spacing w:before="40" w:after="120"/>
      </w:pPr>
      <w:r>
        <w:rPr>
          <w:rFonts w:eastAsia="Georgia"/>
        </w:rPr>
        <w:t>"We found a reference to the Louvre."</w:t>
      </w:r>
    </w:p>
    <w:p w14:paraId="01381372" w14:textId="77777777" w:rsidR="00A1675C" w:rsidRDefault="00000000">
      <w:pPr>
        <w:ind w:firstLine="432"/>
      </w:pPr>
      <w:r>
        <w:rPr>
          <w:rFonts w:eastAsia="Georgia"/>
        </w:rPr>
        <w:t>Derek's expression changed.</w:t>
      </w:r>
    </w:p>
    <w:p w14:paraId="5F4EB476" w14:textId="77777777" w:rsidR="00A1675C" w:rsidRDefault="00000000">
      <w:pPr>
        <w:spacing w:before="40" w:after="120"/>
      </w:pPr>
      <w:r>
        <w:rPr>
          <w:rFonts w:eastAsia="Georgia"/>
        </w:rPr>
        <w:t>"Where?"</w:t>
      </w:r>
    </w:p>
    <w:p w14:paraId="696DF5FB" w14:textId="77777777" w:rsidR="00A1675C" w:rsidRDefault="00000000">
      <w:pPr>
        <w:spacing w:before="40" w:after="120"/>
      </w:pPr>
      <w:r>
        <w:rPr>
          <w:rFonts w:eastAsia="Georgia"/>
        </w:rPr>
        <w:t>"In a file that should not exist."</w:t>
      </w:r>
    </w:p>
    <w:p w14:paraId="3A829EE9" w14:textId="77777777" w:rsidR="00A1675C" w:rsidRDefault="00000000">
      <w:pPr>
        <w:spacing w:before="40" w:after="120"/>
      </w:pPr>
      <w:r>
        <w:rPr>
          <w:rFonts w:eastAsia="Georgia"/>
        </w:rPr>
        <w:t>"What's in it?"</w:t>
      </w:r>
    </w:p>
    <w:p w14:paraId="40172CBB" w14:textId="77777777" w:rsidR="00A1675C" w:rsidRDefault="00000000">
      <w:pPr>
        <w:spacing w:before="40" w:after="120"/>
      </w:pPr>
      <w:r>
        <w:rPr>
          <w:rFonts w:eastAsia="Georgia"/>
        </w:rPr>
        <w:t>"Your name."</w:t>
      </w:r>
    </w:p>
    <w:p w14:paraId="541BE4D7" w14:textId="77777777" w:rsidR="00A1675C" w:rsidRDefault="00000000">
      <w:pPr>
        <w:spacing w:before="40" w:after="120"/>
      </w:pPr>
      <w:r>
        <w:rPr>
          <w:rFonts w:eastAsia="Georgia"/>
        </w:rPr>
        <w:t>"Anything else?"</w:t>
      </w:r>
    </w:p>
    <w:p w14:paraId="4D26DCF4" w14:textId="77777777" w:rsidR="00A1675C" w:rsidRDefault="00000000">
      <w:pPr>
        <w:spacing w:before="40" w:after="120"/>
      </w:pPr>
      <w:r>
        <w:rPr>
          <w:rFonts w:eastAsia="Georgia"/>
        </w:rPr>
        <w:t>"Alfred's."</w:t>
      </w:r>
    </w:p>
    <w:p w14:paraId="66F7561A" w14:textId="5CC0CA73" w:rsidR="00A1675C" w:rsidRDefault="00000000">
      <w:pPr>
        <w:spacing w:before="40" w:after="120"/>
      </w:pPr>
      <w:r>
        <w:rPr>
          <w:rFonts w:eastAsia="Georgia"/>
        </w:rPr>
        <w:t>"Penny?"</w:t>
      </w:r>
    </w:p>
    <w:p w14:paraId="39AF1F01" w14:textId="77777777" w:rsidR="00A1675C" w:rsidRDefault="00000000">
      <w:pPr>
        <w:spacing w:before="40" w:after="120"/>
      </w:pPr>
      <w:r>
        <w:rPr>
          <w:rFonts w:eastAsia="Georgia"/>
        </w:rPr>
        <w:t>"Yes."</w:t>
      </w:r>
    </w:p>
    <w:p w14:paraId="0E453100" w14:textId="77777777" w:rsidR="00A1675C" w:rsidRDefault="00000000">
      <w:pPr>
        <w:spacing w:before="40" w:after="120"/>
      </w:pPr>
      <w:r>
        <w:rPr>
          <w:rFonts w:eastAsia="Georgia"/>
        </w:rPr>
        <w:t>"Trevor?"</w:t>
      </w:r>
    </w:p>
    <w:p w14:paraId="0F7572FE" w14:textId="77777777" w:rsidR="00A1675C" w:rsidRDefault="00000000">
      <w:pPr>
        <w:spacing w:before="40" w:after="120"/>
      </w:pPr>
      <w:r>
        <w:rPr>
          <w:rFonts w:eastAsia="Georgia"/>
        </w:rPr>
        <w:t>"Yes."</w:t>
      </w:r>
    </w:p>
    <w:p w14:paraId="27C93146" w14:textId="77777777" w:rsidR="00A1675C" w:rsidRDefault="00000000">
      <w:pPr>
        <w:ind w:firstLine="432"/>
      </w:pPr>
      <w:r>
        <w:rPr>
          <w:rFonts w:eastAsia="Georgia"/>
        </w:rPr>
        <w:t>Derek paused.</w:t>
      </w:r>
    </w:p>
    <w:p w14:paraId="6C740A57" w14:textId="77777777" w:rsidR="00A1675C" w:rsidRDefault="00000000">
      <w:pPr>
        <w:spacing w:before="40" w:after="120"/>
      </w:pPr>
      <w:r>
        <w:rPr>
          <w:rFonts w:eastAsia="Georgia"/>
        </w:rPr>
        <w:t>"And Julius Barbarian?"</w:t>
      </w:r>
    </w:p>
    <w:p w14:paraId="3ABDA97C" w14:textId="77777777" w:rsidR="00A1675C" w:rsidRDefault="00000000">
      <w:pPr>
        <w:ind w:firstLine="432"/>
      </w:pPr>
      <w:r>
        <w:rPr>
          <w:rFonts w:eastAsia="Georgia"/>
        </w:rPr>
        <w:t>There was silence.</w:t>
      </w:r>
    </w:p>
    <w:p w14:paraId="191BD9E2" w14:textId="77777777" w:rsidR="00A1675C" w:rsidRDefault="00000000">
      <w:pPr>
        <w:spacing w:before="40" w:after="120"/>
      </w:pPr>
      <w:r>
        <w:rPr>
          <w:rFonts w:eastAsia="Georgia"/>
        </w:rPr>
        <w:t>"Yes."</w:t>
      </w:r>
    </w:p>
    <w:p w14:paraId="5C8272CA" w14:textId="4F3725F4" w:rsidR="00A1675C" w:rsidRDefault="00000000">
      <w:pPr>
        <w:ind w:firstLine="432"/>
      </w:pPr>
      <w:r>
        <w:rPr>
          <w:rFonts w:eastAsia="Georgia"/>
        </w:rPr>
        <w:t>Derek stared at Penny.</w:t>
      </w:r>
    </w:p>
    <w:p w14:paraId="137A985C" w14:textId="77777777" w:rsidR="00A1675C" w:rsidRDefault="00000000">
      <w:pPr>
        <w:spacing w:before="40" w:after="120"/>
      </w:pPr>
      <w:r>
        <w:rPr>
          <w:rFonts w:eastAsia="Georgia"/>
        </w:rPr>
        <w:t>"That's interesting."</w:t>
      </w:r>
    </w:p>
    <w:p w14:paraId="6133C741" w14:textId="77777777" w:rsidR="00A1675C" w:rsidRDefault="00000000">
      <w:pPr>
        <w:spacing w:before="40" w:after="120"/>
      </w:pPr>
      <w:r>
        <w:rPr>
          <w:rFonts w:eastAsia="Georgia"/>
        </w:rPr>
        <w:t>"Very."</w:t>
      </w:r>
    </w:p>
    <w:p w14:paraId="1A6FED8B" w14:textId="77777777" w:rsidR="00A1675C" w:rsidRDefault="00000000">
      <w:pPr>
        <w:spacing w:before="40" w:after="120"/>
      </w:pPr>
      <w:r>
        <w:rPr>
          <w:rFonts w:eastAsia="Georgia"/>
        </w:rPr>
        <w:t>Minkowski noted:</w:t>
      </w:r>
    </w:p>
    <w:p w14:paraId="52F8BAAC" w14:textId="77777777" w:rsidR="00A1675C" w:rsidRDefault="00000000">
      <w:pPr>
        <w:spacing w:before="40" w:after="120"/>
      </w:pPr>
      <w:r>
        <w:rPr>
          <w:rFonts w:eastAsia="Georgia"/>
        </w:rPr>
        <w:t>"The file is dated tomorrow."</w:t>
      </w:r>
    </w:p>
    <w:p w14:paraId="2B1E35C6" w14:textId="77777777" w:rsidR="00A1675C" w:rsidRDefault="00000000">
      <w:pPr>
        <w:ind w:firstLine="432"/>
      </w:pPr>
      <w:r>
        <w:rPr>
          <w:rFonts w:eastAsia="Georgia"/>
        </w:rPr>
        <w:t>Derek leaned back.</w:t>
      </w:r>
    </w:p>
    <w:p w14:paraId="4101A5E0" w14:textId="77777777" w:rsidR="00A1675C" w:rsidRDefault="00000000">
      <w:pPr>
        <w:spacing w:before="40" w:after="120"/>
      </w:pPr>
      <w:r>
        <w:rPr>
          <w:rFonts w:eastAsia="Georgia"/>
        </w:rPr>
        <w:t>"Well, that's settled."</w:t>
      </w:r>
    </w:p>
    <w:p w14:paraId="77455E02" w14:textId="77777777" w:rsidR="00A1675C" w:rsidRDefault="00000000">
      <w:pPr>
        <w:ind w:firstLine="432"/>
      </w:pPr>
      <w:r>
        <w:rPr>
          <w:rFonts w:eastAsia="Georgia"/>
        </w:rPr>
        <w:t>Minkowski sounded irritated.</w:t>
      </w:r>
    </w:p>
    <w:p w14:paraId="3B34788D" w14:textId="77777777" w:rsidR="00A1675C" w:rsidRDefault="00000000">
      <w:pPr>
        <w:spacing w:before="40" w:after="120"/>
      </w:pPr>
      <w:r>
        <w:rPr>
          <w:rFonts w:eastAsia="Georgia"/>
        </w:rPr>
        <w:t>"Would you stop saying that?"</w:t>
      </w:r>
    </w:p>
    <w:p w14:paraId="67017C95" w14:textId="77777777" w:rsidR="00A1675C" w:rsidRDefault="00000000">
      <w:pPr>
        <w:spacing w:before="40" w:after="120"/>
      </w:pPr>
      <w:r>
        <w:rPr>
          <w:rFonts w:eastAsia="Georgia"/>
        </w:rPr>
        <w:t>"Sorry."</w:t>
      </w:r>
    </w:p>
    <w:p w14:paraId="3F154548" w14:textId="77777777" w:rsidR="00A1675C" w:rsidRDefault="00000000">
      <w:pPr>
        <w:spacing w:before="40" w:after="120"/>
      </w:pPr>
      <w:r>
        <w:rPr>
          <w:rFonts w:eastAsia="Georgia"/>
        </w:rPr>
        <w:t>"No, you're not."</w:t>
      </w:r>
    </w:p>
    <w:p w14:paraId="2E0FBD3D" w14:textId="77777777" w:rsidR="00A1675C" w:rsidRDefault="00000000">
      <w:pPr>
        <w:spacing w:before="40" w:after="120"/>
      </w:pPr>
      <w:r>
        <w:rPr>
          <w:rFonts w:eastAsia="Georgia"/>
        </w:rPr>
        <w:t>"Not particularly."</w:t>
      </w:r>
    </w:p>
    <w:p w14:paraId="2CDB9E16" w14:textId="77777777" w:rsidR="00A1675C" w:rsidRDefault="00000000">
      <w:pPr>
        <w:ind w:firstLine="432"/>
      </w:pPr>
      <w:r>
        <w:rPr>
          <w:rFonts w:eastAsia="Georgia"/>
        </w:rPr>
        <w:t>There was another pause.</w:t>
      </w:r>
    </w:p>
    <w:p w14:paraId="004C6C11" w14:textId="77777777" w:rsidR="00A1675C" w:rsidRDefault="00000000">
      <w:pPr>
        <w:spacing w:before="40" w:after="120"/>
      </w:pPr>
      <w:r>
        <w:rPr>
          <w:rFonts w:eastAsia="Georgia"/>
        </w:rPr>
        <w:t>Then Minkowski observed:</w:t>
      </w:r>
    </w:p>
    <w:p w14:paraId="0EDA72E3" w14:textId="77777777" w:rsidR="00A1675C" w:rsidRDefault="00000000">
      <w:pPr>
        <w:spacing w:before="40" w:after="120"/>
      </w:pPr>
      <w:r>
        <w:rPr>
          <w:rFonts w:eastAsia="Georgia"/>
        </w:rPr>
        <w:t>"You should examine your own office."</w:t>
      </w:r>
    </w:p>
    <w:p w14:paraId="6D763678" w14:textId="77777777" w:rsidR="00A1675C" w:rsidRDefault="00000000">
      <w:pPr>
        <w:ind w:firstLine="432"/>
      </w:pPr>
      <w:r>
        <w:rPr>
          <w:rFonts w:eastAsia="Georgia"/>
        </w:rPr>
        <w:t>Derek looked toward the narrow corridor.</w:t>
      </w:r>
    </w:p>
    <w:p w14:paraId="6B149727" w14:textId="77777777" w:rsidR="00A1675C" w:rsidRDefault="00000000">
      <w:pPr>
        <w:spacing w:before="40" w:after="120"/>
      </w:pPr>
      <w:r>
        <w:rPr>
          <w:rFonts w:eastAsia="Georgia"/>
        </w:rPr>
        <w:t>"My office?"</w:t>
      </w:r>
    </w:p>
    <w:p w14:paraId="0FF7A570" w14:textId="77777777" w:rsidR="00A1675C" w:rsidRDefault="00000000">
      <w:pPr>
        <w:spacing w:before="40" w:after="120"/>
      </w:pPr>
      <w:r>
        <w:rPr>
          <w:rFonts w:eastAsia="Georgia"/>
        </w:rPr>
        <w:t>"Yes."</w:t>
      </w:r>
    </w:p>
    <w:p w14:paraId="2A926D51" w14:textId="77777777" w:rsidR="00A1675C" w:rsidRDefault="00000000">
      <w:pPr>
        <w:spacing w:before="40" w:after="120"/>
      </w:pPr>
      <w:r>
        <w:rPr>
          <w:rFonts w:eastAsia="Georgia"/>
        </w:rPr>
        <w:t>"Why?"</w:t>
      </w:r>
    </w:p>
    <w:p w14:paraId="4E7875AC" w14:textId="77777777" w:rsidR="00A1675C" w:rsidRDefault="00000000">
      <w:pPr>
        <w:spacing w:before="40" w:after="120"/>
      </w:pPr>
      <w:r>
        <w:rPr>
          <w:rFonts w:eastAsia="Georgia"/>
        </w:rPr>
        <w:t>"Because the file indicates something is there."</w:t>
      </w:r>
    </w:p>
    <w:p w14:paraId="7E4718A1" w14:textId="77777777" w:rsidR="00A1675C" w:rsidRDefault="00000000">
      <w:pPr>
        <w:spacing w:before="40" w:after="120"/>
      </w:pPr>
      <w:r>
        <w:rPr>
          <w:rFonts w:eastAsia="Georgia"/>
        </w:rPr>
        <w:t>"What?"</w:t>
      </w:r>
    </w:p>
    <w:p w14:paraId="0888CDD4" w14:textId="77777777" w:rsidR="00A1675C" w:rsidRDefault="00000000">
      <w:pPr>
        <w:spacing w:before="40" w:after="120"/>
      </w:pPr>
      <w:r>
        <w:rPr>
          <w:rFonts w:eastAsia="Georgia"/>
        </w:rPr>
        <w:t>"We don't know."</w:t>
      </w:r>
    </w:p>
    <w:p w14:paraId="034D02E1" w14:textId="77777777" w:rsidR="00A1675C" w:rsidRDefault="00000000">
      <w:pPr>
        <w:ind w:firstLine="432"/>
      </w:pPr>
      <w:r>
        <w:rPr>
          <w:rFonts w:eastAsia="Georgia"/>
        </w:rPr>
        <w:t>Derek stood. He quietly walked toward his familiar office. The door was open.</w:t>
      </w:r>
    </w:p>
    <w:p w14:paraId="3C742271" w14:textId="53B12345" w:rsidR="00A1675C" w:rsidRDefault="00000000">
      <w:pPr>
        <w:ind w:firstLine="432"/>
      </w:pPr>
      <w:r>
        <w:rPr>
          <w:rFonts w:eastAsia="Georgia"/>
        </w:rPr>
        <w:t>He stopped. Penny followed him.</w:t>
      </w:r>
    </w:p>
    <w:p w14:paraId="4E5A2570" w14:textId="77777777" w:rsidR="00A1675C" w:rsidRDefault="00000000">
      <w:pPr>
        <w:spacing w:before="40" w:after="120"/>
      </w:pPr>
      <w:r>
        <w:rPr>
          <w:rFonts w:eastAsia="Georgia"/>
        </w:rPr>
        <w:t>"What?"</w:t>
      </w:r>
    </w:p>
    <w:p w14:paraId="735B291A" w14:textId="77777777" w:rsidR="00A1675C" w:rsidRDefault="00000000">
      <w:pPr>
        <w:spacing w:before="40" w:after="120"/>
      </w:pPr>
      <w:r>
        <w:rPr>
          <w:rFonts w:eastAsia="Georgia"/>
        </w:rPr>
        <w:t>"Nothing."</w:t>
      </w:r>
    </w:p>
    <w:p w14:paraId="0B44CE79" w14:textId="77777777" w:rsidR="00A1675C" w:rsidRDefault="00000000">
      <w:pPr>
        <w:ind w:firstLine="432"/>
      </w:pPr>
      <w:r>
        <w:rPr>
          <w:rFonts w:eastAsia="Georgia"/>
        </w:rPr>
        <w:t>He looked inside. The office was empty. The old battered desk was empty.</w:t>
      </w:r>
    </w:p>
    <w:p w14:paraId="69B1AD87" w14:textId="77777777" w:rsidR="00A1675C" w:rsidRDefault="00000000">
      <w:pPr>
        <w:ind w:firstLine="432"/>
      </w:pPr>
      <w:r>
        <w:rPr>
          <w:rFonts w:eastAsia="Georgia"/>
        </w:rPr>
        <w:t>The chair was empty. The computer was off. Derek gently smiled.</w:t>
      </w:r>
    </w:p>
    <w:p w14:paraId="605B0F60" w14:textId="77777777" w:rsidR="00A1675C" w:rsidRDefault="00000000">
      <w:pPr>
        <w:spacing w:before="40" w:after="120"/>
      </w:pPr>
      <w:r>
        <w:rPr>
          <w:rFonts w:eastAsia="Georgia"/>
        </w:rPr>
        <w:t>"Virtuality."</w:t>
      </w:r>
    </w:p>
    <w:p w14:paraId="2069AEF8" w14:textId="00B55DC8" w:rsidR="00A1675C" w:rsidRDefault="003434B6">
      <w:pPr>
        <w:ind w:firstLine="432"/>
      </w:pPr>
      <w:r>
        <w:rPr>
          <w:rFonts w:eastAsia="Georgia"/>
        </w:rPr>
        <w:t>Penny nodded.</w:t>
      </w:r>
    </w:p>
    <w:p w14:paraId="116A1273" w14:textId="77777777" w:rsidR="00A1675C" w:rsidRDefault="00000000">
      <w:pPr>
        <w:spacing w:before="40" w:after="120"/>
      </w:pPr>
      <w:r>
        <w:rPr>
          <w:rFonts w:eastAsia="Georgia"/>
        </w:rPr>
        <w:t>"Obviously."</w:t>
      </w:r>
    </w:p>
    <w:p w14:paraId="2D527BA7" w14:textId="77777777" w:rsidR="00A1675C" w:rsidRDefault="00000000">
      <w:pPr>
        <w:ind w:firstLine="432"/>
      </w:pPr>
      <w:r>
        <w:rPr>
          <w:rFonts w:eastAsia="Georgia"/>
        </w:rPr>
        <w:t>Derek stepped inside. On the desk was a single sheet of paper. He picked it up.</w:t>
      </w:r>
    </w:p>
    <w:p w14:paraId="505E8025" w14:textId="77777777" w:rsidR="00A1675C" w:rsidRDefault="00000000">
      <w:pPr>
        <w:ind w:firstLine="432"/>
      </w:pPr>
      <w:r>
        <w:rPr>
          <w:rFonts w:eastAsia="Georgia"/>
        </w:rPr>
        <w:t>It contained one sentence.</w:t>
      </w:r>
    </w:p>
    <w:p w14:paraId="5466FA69" w14:textId="77777777" w:rsidR="00A1675C" w:rsidRDefault="00000000">
      <w:pPr>
        <w:spacing w:before="200" w:after="120"/>
        <w:jc w:val="center"/>
      </w:pPr>
      <w:r>
        <w:rPr>
          <w:rFonts w:eastAsia="Georgia"/>
          <w:b/>
          <w:sz w:val="24"/>
        </w:rPr>
        <w:t>IF THE familiar DOOR IS OPEN, DON'T GO IN.</w:t>
      </w:r>
    </w:p>
    <w:p w14:paraId="0DA1685D" w14:textId="24D63A49" w:rsidR="00A1675C" w:rsidRDefault="00000000">
      <w:pPr>
        <w:ind w:firstLine="432"/>
      </w:pPr>
      <w:r>
        <w:rPr>
          <w:rFonts w:eastAsia="Georgia"/>
        </w:rPr>
        <w:t>Derek stared. Penny stared. Trevor suddenly appeared behind them.</w:t>
      </w:r>
    </w:p>
    <w:p w14:paraId="042D5F93" w14:textId="77777777" w:rsidR="00A1675C" w:rsidRDefault="00000000">
      <w:pPr>
        <w:spacing w:before="40" w:after="120"/>
      </w:pPr>
      <w:r>
        <w:rPr>
          <w:rFonts w:eastAsia="Georgia"/>
        </w:rPr>
        <w:t>"What's that?"</w:t>
      </w:r>
    </w:p>
    <w:p w14:paraId="5BB84F2F" w14:textId="77777777" w:rsidR="00A1675C" w:rsidRDefault="00000000">
      <w:pPr>
        <w:ind w:firstLine="432"/>
      </w:pPr>
      <w:r>
        <w:rPr>
          <w:rFonts w:eastAsia="Georgia"/>
        </w:rPr>
        <w:t>Derek looked around.</w:t>
      </w:r>
    </w:p>
    <w:p w14:paraId="48C2B489" w14:textId="77777777" w:rsidR="00A1675C" w:rsidRDefault="00000000">
      <w:pPr>
        <w:spacing w:before="40" w:after="120"/>
      </w:pPr>
      <w:r>
        <w:rPr>
          <w:rFonts w:eastAsia="Georgia"/>
        </w:rPr>
        <w:t>"Where did you come from?"</w:t>
      </w:r>
    </w:p>
    <w:p w14:paraId="7094CC46" w14:textId="77777777" w:rsidR="00A1675C" w:rsidRDefault="00000000">
      <w:pPr>
        <w:ind w:firstLine="432"/>
      </w:pPr>
      <w:r>
        <w:rPr>
          <w:rFonts w:eastAsia="Georgia"/>
        </w:rPr>
        <w:t>Trevor pointed at his own office.</w:t>
      </w:r>
    </w:p>
    <w:p w14:paraId="176D97D6" w14:textId="77777777" w:rsidR="00A1675C" w:rsidRDefault="00000000">
      <w:pPr>
        <w:spacing w:before="40" w:after="120"/>
      </w:pPr>
      <w:r>
        <w:rPr>
          <w:rFonts w:eastAsia="Georgia"/>
        </w:rPr>
        <w:t>"The door was closed."</w:t>
      </w:r>
    </w:p>
    <w:p w14:paraId="6266B0B3" w14:textId="77777777" w:rsidR="00A1675C" w:rsidRDefault="00000000">
      <w:pPr>
        <w:ind w:firstLine="432"/>
      </w:pPr>
      <w:r>
        <w:rPr>
          <w:rFonts w:eastAsia="Georgia"/>
        </w:rPr>
        <w:t>Derek nodded.</w:t>
      </w:r>
    </w:p>
    <w:p w14:paraId="1895B991" w14:textId="77777777" w:rsidR="00A1675C" w:rsidRDefault="00000000">
      <w:pPr>
        <w:spacing w:before="40" w:after="120"/>
      </w:pPr>
      <w:r>
        <w:rPr>
          <w:rFonts w:eastAsia="Georgia"/>
        </w:rPr>
        <w:t>"Ah."</w:t>
      </w:r>
    </w:p>
    <w:p w14:paraId="42FCB0CA" w14:textId="77777777" w:rsidR="00A1675C" w:rsidRDefault="00000000">
      <w:pPr>
        <w:ind w:firstLine="432"/>
      </w:pPr>
      <w:r>
        <w:rPr>
          <w:rFonts w:eastAsia="Georgia"/>
        </w:rPr>
        <w:t>Trevor gazed at the paper.</w:t>
      </w:r>
    </w:p>
    <w:p w14:paraId="7317094D" w14:textId="77777777" w:rsidR="00A1675C" w:rsidRDefault="00000000">
      <w:pPr>
        <w:spacing w:before="40" w:after="120"/>
      </w:pPr>
      <w:r>
        <w:rPr>
          <w:rFonts w:eastAsia="Georgia"/>
        </w:rPr>
        <w:t>"What does it say?"</w:t>
      </w:r>
    </w:p>
    <w:p w14:paraId="55CCB998" w14:textId="77777777" w:rsidR="00A1675C" w:rsidRDefault="00000000">
      <w:pPr>
        <w:ind w:firstLine="432"/>
      </w:pPr>
      <w:r>
        <w:rPr>
          <w:rFonts w:eastAsia="Georgia"/>
        </w:rPr>
        <w:t>Derek handed it to him. Trevor read it. Then looked at the open door.</w:t>
      </w:r>
    </w:p>
    <w:p w14:paraId="29F8E858" w14:textId="77777777" w:rsidR="00A1675C" w:rsidRDefault="00000000">
      <w:pPr>
        <w:spacing w:before="40" w:after="120"/>
      </w:pPr>
      <w:r>
        <w:rPr>
          <w:rFonts w:eastAsia="Georgia"/>
        </w:rPr>
        <w:t>"That's confusing."</w:t>
      </w:r>
    </w:p>
    <w:p w14:paraId="4CF62F91" w14:textId="5589E98D" w:rsidR="00A1675C" w:rsidRDefault="003434B6">
      <w:pPr>
        <w:ind w:firstLine="432"/>
      </w:pPr>
      <w:r>
        <w:rPr>
          <w:rFonts w:eastAsia="Georgia"/>
        </w:rPr>
        <w:t>Penny calmly nodded.</w:t>
      </w:r>
    </w:p>
    <w:p w14:paraId="1B8B9EFA" w14:textId="77777777" w:rsidR="00A1675C" w:rsidRDefault="00000000">
      <w:pPr>
        <w:spacing w:before="40" w:after="120"/>
      </w:pPr>
      <w:r>
        <w:rPr>
          <w:rFonts w:eastAsia="Georgia"/>
        </w:rPr>
        <w:t>"Yes."</w:t>
      </w:r>
    </w:p>
    <w:p w14:paraId="565E935E" w14:textId="77777777" w:rsidR="00A1675C" w:rsidRDefault="00000000">
      <w:pPr>
        <w:ind w:firstLine="432"/>
      </w:pPr>
      <w:r>
        <w:rPr>
          <w:rFonts w:eastAsia="Georgia"/>
        </w:rPr>
        <w:t>Trevor thought.</w:t>
      </w:r>
    </w:p>
    <w:p w14:paraId="05485FFC" w14:textId="77777777" w:rsidR="00A1675C" w:rsidRDefault="00000000">
      <w:pPr>
        <w:spacing w:before="40" w:after="120"/>
      </w:pPr>
      <w:r>
        <w:rPr>
          <w:rFonts w:eastAsia="Georgia"/>
        </w:rPr>
        <w:t>"Perhaps we're not supposed to be here."</w:t>
      </w:r>
    </w:p>
    <w:p w14:paraId="4496EA10" w14:textId="77777777" w:rsidR="00A1675C" w:rsidRDefault="00000000">
      <w:pPr>
        <w:ind w:firstLine="432"/>
      </w:pPr>
      <w:r>
        <w:rPr>
          <w:rFonts w:eastAsia="Georgia"/>
        </w:rPr>
        <w:t>Derek smiled.</w:t>
      </w:r>
    </w:p>
    <w:p w14:paraId="6C9E4565" w14:textId="77777777" w:rsidR="00A1675C" w:rsidRDefault="00000000">
      <w:pPr>
        <w:spacing w:before="40" w:after="120"/>
      </w:pPr>
      <w:r>
        <w:rPr>
          <w:rFonts w:eastAsia="Georgia"/>
        </w:rPr>
        <w:t>"Good."</w:t>
      </w:r>
    </w:p>
    <w:p w14:paraId="0ED92EE0" w14:textId="77777777" w:rsidR="00A1675C" w:rsidRDefault="00000000">
      <w:pPr>
        <w:ind w:firstLine="432"/>
      </w:pPr>
      <w:r>
        <w:rPr>
          <w:rFonts w:eastAsia="Georgia"/>
        </w:rPr>
        <w:t>Trevor looked pleased.</w:t>
      </w:r>
    </w:p>
    <w:p w14:paraId="3CE81287" w14:textId="77777777" w:rsidR="00A1675C" w:rsidRDefault="00000000">
      <w:pPr>
        <w:spacing w:before="40" w:after="120"/>
      </w:pPr>
      <w:r>
        <w:rPr>
          <w:rFonts w:eastAsia="Georgia"/>
        </w:rPr>
        <w:t>"I've solved it."</w:t>
      </w:r>
    </w:p>
    <w:p w14:paraId="2E1BA600" w14:textId="77777777" w:rsidR="00A1675C" w:rsidRDefault="00000000">
      <w:pPr>
        <w:spacing w:before="40" w:after="120"/>
      </w:pPr>
      <w:r>
        <w:rPr>
          <w:rFonts w:eastAsia="Georgia"/>
        </w:rPr>
        <w:t>"Not quite."</w:t>
      </w:r>
    </w:p>
    <w:p w14:paraId="75BC297C" w14:textId="77777777" w:rsidR="00A1675C" w:rsidRDefault="00000000">
      <w:pPr>
        <w:spacing w:before="40" w:after="120"/>
      </w:pPr>
      <w:r>
        <w:rPr>
          <w:rFonts w:eastAsia="Georgia"/>
        </w:rPr>
        <w:t>"Oh."</w:t>
      </w:r>
    </w:p>
    <w:p w14:paraId="4E9071EE" w14:textId="77777777" w:rsidR="00A1675C" w:rsidRDefault="00000000">
      <w:pPr>
        <w:ind w:firstLine="432"/>
      </w:pPr>
      <w:r>
        <w:rPr>
          <w:rFonts w:eastAsia="Georgia"/>
        </w:rPr>
        <w:t>Derek eyed the paper again. Then at the door. Then at the clock.</w:t>
      </w:r>
    </w:p>
    <w:p w14:paraId="166FA948" w14:textId="77777777" w:rsidR="00A1675C" w:rsidRDefault="00000000">
      <w:pPr>
        <w:ind w:firstLine="432"/>
      </w:pPr>
      <w:r>
        <w:rPr>
          <w:rFonts w:eastAsia="Georgia"/>
        </w:rPr>
        <w:t>11:17. The ancient clock stopped. All three watched.</w:t>
      </w:r>
    </w:p>
    <w:p w14:paraId="54BDDF42" w14:textId="77777777" w:rsidR="00A1675C" w:rsidRDefault="00000000">
      <w:pPr>
        <w:ind w:firstLine="432"/>
      </w:pPr>
      <w:r>
        <w:rPr>
          <w:rFonts w:eastAsia="Georgia"/>
        </w:rPr>
        <w:t>The second hand froze. The computer switched on. A message quietly appeared:</w:t>
      </w:r>
    </w:p>
    <w:p w14:paraId="132AD859" w14:textId="77777777" w:rsidR="00A1675C" w:rsidRDefault="00000000">
      <w:pPr>
        <w:spacing w:before="200" w:after="120"/>
        <w:jc w:val="center"/>
      </w:pPr>
      <w:r>
        <w:rPr>
          <w:rFonts w:eastAsia="Georgia"/>
          <w:b/>
          <w:sz w:val="24"/>
        </w:rPr>
        <w:t>DOOR STATUS: OPEN</w:t>
      </w:r>
    </w:p>
    <w:p w14:paraId="6DBA7AFD" w14:textId="77777777" w:rsidR="00A1675C" w:rsidRDefault="00000000">
      <w:pPr>
        <w:ind w:firstLine="432"/>
      </w:pPr>
      <w:r>
        <w:rPr>
          <w:rFonts w:eastAsia="Georgia"/>
        </w:rPr>
        <w:t>Then:</w:t>
      </w:r>
    </w:p>
    <w:p w14:paraId="260D1FA4" w14:textId="77777777" w:rsidR="00A1675C" w:rsidRDefault="00000000">
      <w:pPr>
        <w:spacing w:before="200" w:after="120"/>
        <w:jc w:val="center"/>
      </w:pPr>
      <w:r>
        <w:rPr>
          <w:rFonts w:eastAsia="Georgia"/>
          <w:b/>
          <w:sz w:val="24"/>
        </w:rPr>
        <w:t>OCCUPANT STATUS: VIRTUAL</w:t>
      </w:r>
    </w:p>
    <w:p w14:paraId="6083A76D" w14:textId="77777777" w:rsidR="00A1675C" w:rsidRDefault="00000000">
      <w:pPr>
        <w:ind w:firstLine="432"/>
      </w:pPr>
      <w:r>
        <w:rPr>
          <w:rFonts w:eastAsia="Georgia"/>
        </w:rPr>
        <w:t>Derek deeply frowned.</w:t>
      </w:r>
    </w:p>
    <w:p w14:paraId="35BADA10" w14:textId="77777777" w:rsidR="00A1675C" w:rsidRDefault="00000000">
      <w:pPr>
        <w:spacing w:before="40" w:after="120"/>
      </w:pPr>
      <w:r>
        <w:rPr>
          <w:rFonts w:eastAsia="Georgia"/>
        </w:rPr>
        <w:t>"Who's the occupant?"</w:t>
      </w:r>
    </w:p>
    <w:p w14:paraId="5C4C6D01" w14:textId="77777777" w:rsidR="00A1675C" w:rsidRDefault="00000000">
      <w:pPr>
        <w:spacing w:before="40" w:after="120"/>
      </w:pPr>
      <w:r>
        <w:rPr>
          <w:rFonts w:eastAsia="Georgia"/>
        </w:rPr>
        <w:t>The computer answered.</w:t>
      </w:r>
    </w:p>
    <w:p w14:paraId="7AFEAD5B" w14:textId="77777777" w:rsidR="00A1675C" w:rsidRDefault="00000000">
      <w:pPr>
        <w:spacing w:before="200" w:after="120"/>
        <w:jc w:val="center"/>
      </w:pPr>
      <w:r>
        <w:rPr>
          <w:rFonts w:eastAsia="Georgia"/>
          <w:b/>
          <w:sz w:val="24"/>
        </w:rPr>
        <w:t>DEREK GENT</w:t>
      </w:r>
    </w:p>
    <w:p w14:paraId="174D6EC7" w14:textId="5321758B" w:rsidR="00A1675C" w:rsidRDefault="00000000">
      <w:pPr>
        <w:ind w:firstLine="432"/>
      </w:pPr>
      <w:r>
        <w:rPr>
          <w:rFonts w:eastAsia="Georgia"/>
        </w:rPr>
        <w:t>Derek stared intently. Trevor stared. Penny stared.</w:t>
      </w:r>
    </w:p>
    <w:p w14:paraId="109F7F5E" w14:textId="77777777" w:rsidR="00A1675C" w:rsidRDefault="00000000">
      <w:pPr>
        <w:ind w:firstLine="432"/>
      </w:pPr>
      <w:r>
        <w:rPr>
          <w:rFonts w:eastAsia="Georgia"/>
        </w:rPr>
        <w:t>Derek looked down at himself.</w:t>
      </w:r>
    </w:p>
    <w:p w14:paraId="51E60008" w14:textId="77777777" w:rsidR="00A1675C" w:rsidRDefault="00000000">
      <w:pPr>
        <w:spacing w:before="40" w:after="120"/>
      </w:pPr>
      <w:r>
        <w:rPr>
          <w:rFonts w:eastAsia="Georgia"/>
        </w:rPr>
        <w:t>"I'm here."</w:t>
      </w:r>
    </w:p>
    <w:p w14:paraId="7F9C064C" w14:textId="3BFA8EF4" w:rsidR="00A1675C" w:rsidRDefault="003434B6">
      <w:pPr>
        <w:ind w:firstLine="432"/>
      </w:pPr>
      <w:r>
        <w:rPr>
          <w:rFonts w:eastAsia="Georgia"/>
        </w:rPr>
        <w:t>Penny nodded.</w:t>
      </w:r>
    </w:p>
    <w:p w14:paraId="1FAA982F" w14:textId="77777777" w:rsidR="00A1675C" w:rsidRDefault="00000000">
      <w:pPr>
        <w:spacing w:before="40" w:after="120"/>
      </w:pPr>
      <w:r>
        <w:rPr>
          <w:rFonts w:eastAsia="Georgia"/>
        </w:rPr>
        <w:t>"Yes."</w:t>
      </w:r>
    </w:p>
    <w:p w14:paraId="6E9CFF3D" w14:textId="77777777" w:rsidR="00A1675C" w:rsidRDefault="00000000">
      <w:pPr>
        <w:ind w:firstLine="432"/>
      </w:pPr>
      <w:r>
        <w:rPr>
          <w:rFonts w:eastAsia="Georgia"/>
        </w:rPr>
        <w:t>Trevor considered this.</w:t>
      </w:r>
    </w:p>
    <w:p w14:paraId="17F8C1E5" w14:textId="77777777" w:rsidR="00A1675C" w:rsidRDefault="00000000">
      <w:pPr>
        <w:spacing w:before="40" w:after="120"/>
      </w:pPr>
      <w:r>
        <w:rPr>
          <w:rFonts w:eastAsia="Georgia"/>
        </w:rPr>
        <w:t>"Apparently you're both here."</w:t>
      </w:r>
    </w:p>
    <w:p w14:paraId="3D33360C" w14:textId="77777777" w:rsidR="00A1675C" w:rsidRDefault="00000000">
      <w:pPr>
        <w:ind w:firstLine="432"/>
      </w:pPr>
      <w:r>
        <w:rPr>
          <w:rFonts w:eastAsia="Georgia"/>
        </w:rPr>
        <w:t>Derek watched him.</w:t>
      </w:r>
    </w:p>
    <w:p w14:paraId="70AD4B9D" w14:textId="77777777" w:rsidR="00A1675C" w:rsidRDefault="00000000">
      <w:pPr>
        <w:spacing w:before="40" w:after="120"/>
      </w:pPr>
      <w:r>
        <w:rPr>
          <w:rFonts w:eastAsia="Georgia"/>
        </w:rPr>
        <w:t>"Both?"</w:t>
      </w:r>
    </w:p>
    <w:p w14:paraId="433ABD65" w14:textId="77777777" w:rsidR="00A1675C" w:rsidRDefault="00000000">
      <w:pPr>
        <w:ind w:firstLine="432"/>
      </w:pPr>
      <w:r>
        <w:rPr>
          <w:rFonts w:eastAsia="Georgia"/>
        </w:rPr>
        <w:t>Trevor pointed at the screen.</w:t>
      </w:r>
    </w:p>
    <w:p w14:paraId="3F80B32B" w14:textId="77777777" w:rsidR="00A1675C" w:rsidRDefault="00000000">
      <w:pPr>
        <w:spacing w:before="40" w:after="120"/>
      </w:pPr>
      <w:r>
        <w:rPr>
          <w:rFonts w:eastAsia="Georgia"/>
        </w:rPr>
        <w:t>"Virtual Derek."</w:t>
      </w:r>
    </w:p>
    <w:p w14:paraId="47664C8A" w14:textId="77777777" w:rsidR="00A1675C" w:rsidRDefault="00000000">
      <w:pPr>
        <w:ind w:firstLine="432"/>
      </w:pPr>
      <w:r>
        <w:rPr>
          <w:rFonts w:eastAsia="Georgia"/>
        </w:rPr>
        <w:t>Then at Derek.</w:t>
      </w:r>
    </w:p>
    <w:p w14:paraId="3A9334C2" w14:textId="77777777" w:rsidR="00A1675C" w:rsidRDefault="00000000">
      <w:pPr>
        <w:spacing w:before="40" w:after="120"/>
      </w:pPr>
      <w:r>
        <w:rPr>
          <w:rFonts w:eastAsia="Georgia"/>
        </w:rPr>
        <w:t>"Actual Derek."</w:t>
      </w:r>
    </w:p>
    <w:p w14:paraId="3C5BBC29" w14:textId="77777777" w:rsidR="00A1675C" w:rsidRDefault="00000000">
      <w:pPr>
        <w:ind w:firstLine="432"/>
      </w:pPr>
      <w:r>
        <w:rPr>
          <w:rFonts w:eastAsia="Georgia"/>
        </w:rPr>
        <w:t>Derek gently smiled.</w:t>
      </w:r>
    </w:p>
    <w:p w14:paraId="264E47E3" w14:textId="77777777" w:rsidR="00A1675C" w:rsidRDefault="00000000">
      <w:pPr>
        <w:spacing w:before="40" w:after="120"/>
      </w:pPr>
      <w:r>
        <w:rPr>
          <w:rFonts w:eastAsia="Georgia"/>
        </w:rPr>
        <w:t>"Well, that's inconvenient."</w:t>
      </w:r>
    </w:p>
    <w:p w14:paraId="2428A4E3" w14:textId="77777777" w:rsidR="00A1675C" w:rsidRDefault="00000000">
      <w:pPr>
        <w:ind w:firstLine="432"/>
      </w:pPr>
      <w:r>
        <w:rPr>
          <w:rFonts w:eastAsia="Georgia"/>
        </w:rPr>
        <w:t>The screen changed.</w:t>
      </w:r>
    </w:p>
    <w:p w14:paraId="464A4EA3" w14:textId="77777777" w:rsidR="00A1675C" w:rsidRDefault="00000000">
      <w:pPr>
        <w:spacing w:before="200" w:after="120"/>
        <w:jc w:val="center"/>
      </w:pPr>
      <w:r>
        <w:rPr>
          <w:rFonts w:eastAsia="Georgia"/>
          <w:b/>
          <w:sz w:val="24"/>
        </w:rPr>
        <w:t>DOOR CLOSING IN 10 SECONDS</w:t>
      </w:r>
    </w:p>
    <w:p w14:paraId="2BB7A992" w14:textId="77777777" w:rsidR="00A1675C" w:rsidRDefault="00000000">
      <w:pPr>
        <w:ind w:firstLine="432"/>
      </w:pPr>
      <w:r>
        <w:rPr>
          <w:rFonts w:eastAsia="Georgia"/>
        </w:rPr>
        <w:t>Derek carefully surveyed the door.</w:t>
      </w:r>
    </w:p>
    <w:p w14:paraId="3FF0FE29" w14:textId="77777777" w:rsidR="00A1675C" w:rsidRDefault="00000000">
      <w:pPr>
        <w:spacing w:before="40" w:after="120"/>
      </w:pPr>
      <w:r>
        <w:rPr>
          <w:rFonts w:eastAsia="Georgia"/>
        </w:rPr>
        <w:t>"Why?"</w:t>
      </w:r>
    </w:p>
    <w:p w14:paraId="1B53469C" w14:textId="77777777" w:rsidR="00A1675C" w:rsidRDefault="00000000">
      <w:pPr>
        <w:ind w:firstLine="432"/>
      </w:pPr>
      <w:r>
        <w:rPr>
          <w:rFonts w:eastAsia="Georgia"/>
        </w:rPr>
        <w:t>The countdown began.</w:t>
      </w:r>
    </w:p>
    <w:p w14:paraId="64C88EBC" w14:textId="57D6CF6A" w:rsidR="00A1675C" w:rsidRDefault="003434B6">
      <w:pPr>
        <w:spacing w:before="40" w:after="120"/>
      </w:pPr>
      <w:r>
        <w:rPr>
          <w:rFonts w:eastAsia="Georgia"/>
        </w:rPr>
        <w:t>Penny replied:</w:t>
      </w:r>
    </w:p>
    <w:p w14:paraId="7D18A7BF" w14:textId="77777777" w:rsidR="00A1675C" w:rsidRDefault="00000000">
      <w:pPr>
        <w:spacing w:before="40" w:after="120"/>
      </w:pPr>
      <w:r>
        <w:rPr>
          <w:rFonts w:eastAsia="Georgia"/>
        </w:rPr>
        <w:t>"Perhaps you should leave."</w:t>
      </w:r>
    </w:p>
    <w:p w14:paraId="35E84858" w14:textId="77777777" w:rsidR="00A1675C" w:rsidRDefault="00000000">
      <w:pPr>
        <w:ind w:firstLine="432"/>
      </w:pPr>
      <w:r>
        <w:rPr>
          <w:rFonts w:eastAsia="Georgia"/>
        </w:rPr>
        <w:t>Derek nodded.</w:t>
      </w:r>
    </w:p>
    <w:p w14:paraId="2B2C187C" w14:textId="77777777" w:rsidR="00A1675C" w:rsidRDefault="00000000">
      <w:pPr>
        <w:spacing w:before="40" w:after="120"/>
      </w:pPr>
      <w:r>
        <w:rPr>
          <w:rFonts w:eastAsia="Georgia"/>
        </w:rPr>
        <w:t>"Good idea."</w:t>
      </w:r>
    </w:p>
    <w:p w14:paraId="55B40F95" w14:textId="77777777" w:rsidR="00A1675C" w:rsidRDefault="00000000">
      <w:pPr>
        <w:ind w:firstLine="432"/>
      </w:pPr>
      <w:r>
        <w:rPr>
          <w:rFonts w:eastAsia="Georgia"/>
        </w:rPr>
        <w:t>They stepped backward. The heavy heavy door slammed shut. The clocks restarted.</w:t>
      </w:r>
    </w:p>
    <w:p w14:paraId="77C6AC5B" w14:textId="77777777" w:rsidR="00A1675C" w:rsidRDefault="00000000">
      <w:pPr>
        <w:ind w:firstLine="432"/>
      </w:pPr>
      <w:r>
        <w:rPr>
          <w:rFonts w:eastAsia="Georgia"/>
        </w:rPr>
        <w:t>11:18. The computer went dark. For several seconds nobody moved.</w:t>
      </w:r>
    </w:p>
    <w:p w14:paraId="1BCF081C" w14:textId="37726091" w:rsidR="00A1675C" w:rsidRDefault="00000000">
      <w:pPr>
        <w:ind w:firstLine="432"/>
      </w:pPr>
      <w:r>
        <w:rPr>
          <w:rFonts w:eastAsia="Georgia"/>
        </w:rPr>
        <w:t>Then Derek carefully studied Penny.</w:t>
      </w:r>
    </w:p>
    <w:p w14:paraId="7076E71F" w14:textId="77777777" w:rsidR="00A1675C" w:rsidRDefault="00000000">
      <w:pPr>
        <w:spacing w:before="40" w:after="120"/>
      </w:pPr>
      <w:r>
        <w:rPr>
          <w:rFonts w:eastAsia="Georgia"/>
        </w:rPr>
        <w:t>"What does a closed door mean?"</w:t>
      </w:r>
    </w:p>
    <w:p w14:paraId="1C8D7F02" w14:textId="3013F79F" w:rsidR="00A1675C" w:rsidRDefault="003434B6">
      <w:pPr>
        <w:ind w:firstLine="432"/>
      </w:pPr>
      <w:r>
        <w:rPr>
          <w:rFonts w:eastAsia="Georgia"/>
        </w:rPr>
        <w:t>Penny smiled.</w:t>
      </w:r>
    </w:p>
    <w:p w14:paraId="7B4E352F" w14:textId="77777777" w:rsidR="00A1675C" w:rsidRDefault="00000000">
      <w:pPr>
        <w:spacing w:before="40" w:after="120"/>
      </w:pPr>
      <w:r>
        <w:rPr>
          <w:rFonts w:eastAsia="Georgia"/>
        </w:rPr>
        <w:t>"Someone's in there."</w:t>
      </w:r>
    </w:p>
    <w:p w14:paraId="025B3487" w14:textId="77777777" w:rsidR="00A1675C" w:rsidRDefault="00000000">
      <w:pPr>
        <w:ind w:firstLine="432"/>
      </w:pPr>
      <w:r>
        <w:rPr>
          <w:rFonts w:eastAsia="Georgia"/>
        </w:rPr>
        <w:t>Derek nodded.</w:t>
      </w:r>
    </w:p>
    <w:p w14:paraId="7FFADA9B" w14:textId="77777777" w:rsidR="00A1675C" w:rsidRDefault="00000000">
      <w:pPr>
        <w:spacing w:before="40" w:after="120"/>
      </w:pPr>
      <w:r>
        <w:rPr>
          <w:rFonts w:eastAsia="Georgia"/>
        </w:rPr>
        <w:t>"Obviously."</w:t>
      </w:r>
    </w:p>
    <w:p w14:paraId="55A17C06" w14:textId="77777777" w:rsidR="00A1675C" w:rsidRDefault="00000000">
      <w:pPr>
        <w:ind w:firstLine="432"/>
      </w:pPr>
      <w:r>
        <w:rPr>
          <w:rFonts w:eastAsia="Georgia"/>
        </w:rPr>
        <w:t>Trevor regarded the door.</w:t>
      </w:r>
    </w:p>
    <w:p w14:paraId="2F1FCB92" w14:textId="77777777" w:rsidR="00A1675C" w:rsidRDefault="00000000">
      <w:pPr>
        <w:spacing w:before="40" w:after="120"/>
      </w:pPr>
      <w:r>
        <w:rPr>
          <w:rFonts w:eastAsia="Georgia"/>
        </w:rPr>
        <w:t>"Who?"</w:t>
      </w:r>
    </w:p>
    <w:p w14:paraId="71D16E43" w14:textId="77777777" w:rsidR="00A1675C" w:rsidRDefault="00000000">
      <w:pPr>
        <w:ind w:firstLine="432"/>
      </w:pPr>
      <w:r>
        <w:rPr>
          <w:rFonts w:eastAsia="Georgia"/>
        </w:rPr>
        <w:t>Derek opened it. The quiet office was empty. He stared.</w:t>
      </w:r>
    </w:p>
    <w:p w14:paraId="0A7FF276" w14:textId="77777777" w:rsidR="00A1675C" w:rsidRDefault="00000000">
      <w:pPr>
        <w:ind w:firstLine="432"/>
      </w:pPr>
      <w:r>
        <w:rPr>
          <w:rFonts w:eastAsia="Georgia"/>
        </w:rPr>
        <w:t>Then quietly closed it again.</w:t>
      </w:r>
    </w:p>
    <w:p w14:paraId="69853E8E" w14:textId="77777777" w:rsidR="00A1675C" w:rsidRDefault="00000000">
      <w:pPr>
        <w:spacing w:before="40" w:after="120"/>
      </w:pPr>
      <w:r>
        <w:rPr>
          <w:rFonts w:eastAsia="Georgia"/>
        </w:rPr>
        <w:t>"Me, apparently."</w:t>
      </w:r>
    </w:p>
    <w:p w14:paraId="37BDB570" w14:textId="2CC2A96C" w:rsidR="00A1675C" w:rsidRDefault="003434B6">
      <w:pPr>
        <w:ind w:firstLine="432"/>
      </w:pPr>
      <w:r>
        <w:rPr>
          <w:rFonts w:eastAsia="Georgia"/>
        </w:rPr>
        <w:t>Penny laughed. Derek carefully examined the closed door.</w:t>
      </w:r>
    </w:p>
    <w:p w14:paraId="03E65A17" w14:textId="77777777" w:rsidR="00A1675C" w:rsidRDefault="00000000">
      <w:pPr>
        <w:spacing w:before="40" w:after="120"/>
      </w:pPr>
      <w:r>
        <w:rPr>
          <w:rFonts w:eastAsia="Georgia"/>
        </w:rPr>
        <w:t>"Right."</w:t>
      </w:r>
    </w:p>
    <w:p w14:paraId="371AD403" w14:textId="77777777" w:rsidR="00A1675C" w:rsidRDefault="00000000">
      <w:pPr>
        <w:ind w:firstLine="432"/>
      </w:pPr>
      <w:r>
        <w:rPr>
          <w:rFonts w:eastAsia="Georgia"/>
        </w:rPr>
        <w:t>He knocked. From inside came Derek's own quiet voice.</w:t>
      </w:r>
    </w:p>
    <w:p w14:paraId="1B443EA6" w14:textId="77777777" w:rsidR="00A1675C" w:rsidRDefault="00000000">
      <w:pPr>
        <w:spacing w:before="40" w:after="120"/>
      </w:pPr>
      <w:r>
        <w:rPr>
          <w:rFonts w:eastAsia="Georgia"/>
        </w:rPr>
        <w:t>"Come in."</w:t>
      </w:r>
    </w:p>
    <w:p w14:paraId="24242BB1" w14:textId="37093B04" w:rsidR="00A1675C" w:rsidRDefault="00000000">
      <w:pPr>
        <w:ind w:firstLine="432"/>
      </w:pPr>
      <w:r>
        <w:rPr>
          <w:rFonts w:eastAsia="Georgia"/>
        </w:rPr>
        <w:t>Trevor's mouth fell open. Penny looked delighted. Derek carefully opened the door.</w:t>
      </w:r>
    </w:p>
    <w:p w14:paraId="1AACE06C" w14:textId="77777777" w:rsidR="00A1675C" w:rsidRDefault="00000000">
      <w:pPr>
        <w:ind w:firstLine="432"/>
      </w:pPr>
      <w:r>
        <w:rPr>
          <w:rFonts w:eastAsia="Georgia"/>
        </w:rPr>
        <w:t>His office was still empty. Except for himself. He stood in the doorway.</w:t>
      </w:r>
    </w:p>
    <w:p w14:paraId="752A4EC5" w14:textId="77777777" w:rsidR="00A1675C" w:rsidRDefault="00000000">
      <w:pPr>
        <w:ind w:firstLine="432"/>
      </w:pPr>
      <w:r>
        <w:rPr>
          <w:rFonts w:eastAsia="Georgia"/>
        </w:rPr>
        <w:t>His own voice came from somewhere inside.</w:t>
      </w:r>
    </w:p>
    <w:p w14:paraId="731CDCF7" w14:textId="77777777" w:rsidR="00A1675C" w:rsidRDefault="00000000">
      <w:pPr>
        <w:spacing w:before="40" w:after="120"/>
      </w:pPr>
      <w:r>
        <w:rPr>
          <w:rFonts w:eastAsia="Georgia"/>
        </w:rPr>
        <w:t>"You're late."</w:t>
      </w:r>
    </w:p>
    <w:p w14:paraId="3555E43F" w14:textId="77777777" w:rsidR="00A1675C" w:rsidRDefault="00000000">
      <w:pPr>
        <w:ind w:firstLine="432"/>
      </w:pPr>
      <w:r>
        <w:rPr>
          <w:rFonts w:eastAsia="Georgia"/>
        </w:rPr>
        <w:t>Derek stared into the empty room.</w:t>
      </w:r>
    </w:p>
    <w:p w14:paraId="3B2209BF" w14:textId="77777777" w:rsidR="00A1675C" w:rsidRDefault="00000000">
      <w:pPr>
        <w:spacing w:before="40" w:after="120"/>
      </w:pPr>
      <w:r>
        <w:rPr>
          <w:rFonts w:eastAsia="Georgia"/>
        </w:rPr>
        <w:t>Then answered:</w:t>
      </w:r>
    </w:p>
    <w:p w14:paraId="23DCBB75" w14:textId="77777777" w:rsidR="00A1675C" w:rsidRDefault="00000000">
      <w:pPr>
        <w:spacing w:before="40" w:after="120"/>
      </w:pPr>
      <w:r>
        <w:rPr>
          <w:rFonts w:eastAsia="Georgia"/>
        </w:rPr>
        <w:t>"Well, that's settled."</w:t>
      </w:r>
    </w:p>
    <w:p w14:paraId="66102D86" w14:textId="77777777" w:rsidR="00A1675C" w:rsidRDefault="00000000">
      <w:pPr>
        <w:spacing w:before="40" w:after="120"/>
      </w:pPr>
      <w:r>
        <w:rPr>
          <w:rFonts w:eastAsia="Georgia"/>
        </w:rPr>
        <w:t>The distant voice answered:</w:t>
      </w:r>
    </w:p>
    <w:p w14:paraId="15AF6C76" w14:textId="77777777" w:rsidR="00A1675C" w:rsidRDefault="00000000">
      <w:pPr>
        <w:spacing w:before="40" w:after="120"/>
      </w:pPr>
      <w:r>
        <w:rPr>
          <w:rFonts w:eastAsia="Georgia"/>
        </w:rPr>
        <w:t>"Not remotely."</w:t>
      </w:r>
    </w:p>
    <w:p w14:paraId="05E0AB3C" w14:textId="77777777" w:rsidR="00A1675C" w:rsidRDefault="00000000">
      <w:pPr>
        <w:spacing w:before="480" w:after="240"/>
        <w:jc w:val="center"/>
      </w:pPr>
      <w:r>
        <w:rPr>
          <w:rFonts w:eastAsia="Georgia"/>
          <w:b/>
          <w:sz w:val="32"/>
        </w:rPr>
        <w:t>Chapter 9</w:t>
      </w:r>
    </w:p>
    <w:p w14:paraId="1715D166" w14:textId="77777777" w:rsidR="00A1675C" w:rsidRDefault="00000000">
      <w:pPr>
        <w:ind w:firstLine="432"/>
      </w:pPr>
      <w:r>
        <w:rPr>
          <w:rFonts w:eastAsia="Georgia"/>
        </w:rPr>
        <w:t>The Relativistic Ride The first important observation was that Derek Gent had apparently not quite murdered himself yet. This was reassuring.</w:t>
      </w:r>
    </w:p>
    <w:p w14:paraId="3B0EFD2A" w14:textId="77777777" w:rsidR="00A1675C" w:rsidRDefault="00000000">
      <w:pPr>
        <w:ind w:firstLine="432"/>
      </w:pPr>
      <w:r>
        <w:rPr>
          <w:rFonts w:eastAsia="Georgia"/>
        </w:rPr>
        <w:t>It was also becoming slightly embarrassing. The Bureau had announced his death with considerable confidence. There had been a mysterious photograph, a timestamp, a location, and enough circumstantial evidence to make most people reasonably uncomfortable about their own mortality. Yet Derek remained alive.</w:t>
      </w:r>
    </w:p>
    <w:p w14:paraId="4912F632" w14:textId="77777777" w:rsidR="00A1675C" w:rsidRDefault="00000000">
      <w:pPr>
        <w:ind w:firstLine="432"/>
      </w:pPr>
      <w:r>
        <w:rPr>
          <w:rFonts w:eastAsia="Georgia"/>
        </w:rPr>
        <w:t>He found this increasingly difficult to reconcile with the paperwork. He was standing in his office, staring at the quietly closed door. From inside came his own voice.</w:t>
      </w:r>
    </w:p>
    <w:p w14:paraId="777BB001" w14:textId="77777777" w:rsidR="00A1675C" w:rsidRDefault="00000000">
      <w:pPr>
        <w:spacing w:before="40" w:after="120"/>
      </w:pPr>
      <w:r>
        <w:rPr>
          <w:rFonts w:eastAsia="Georgia"/>
        </w:rPr>
        <w:t>"You're late."</w:t>
      </w:r>
    </w:p>
    <w:p w14:paraId="5F1C2061" w14:textId="763AB2B0" w:rsidR="00A1675C" w:rsidRDefault="00000000">
      <w:pPr>
        <w:ind w:firstLine="432"/>
      </w:pPr>
      <w:r>
        <w:rPr>
          <w:rFonts w:eastAsia="Georgia"/>
        </w:rPr>
        <w:t>Derek stared at the empty room. Penny stood behind him. Trevor stood beside her.</w:t>
      </w:r>
    </w:p>
    <w:p w14:paraId="5513198E" w14:textId="77777777" w:rsidR="00A1675C" w:rsidRDefault="00000000">
      <w:pPr>
        <w:ind w:firstLine="432"/>
      </w:pPr>
      <w:r>
        <w:rPr>
          <w:rFonts w:eastAsia="Georgia"/>
        </w:rPr>
        <w:t>Nobody spoke.</w:t>
      </w:r>
    </w:p>
    <w:p w14:paraId="58C84123" w14:textId="77777777" w:rsidR="00A1675C" w:rsidRDefault="00000000">
      <w:pPr>
        <w:spacing w:before="40" w:after="120"/>
      </w:pPr>
      <w:r>
        <w:rPr>
          <w:rFonts w:eastAsia="Georgia"/>
        </w:rPr>
        <w:t>Finally Derek added:</w:t>
      </w:r>
    </w:p>
    <w:p w14:paraId="1577D2C7" w14:textId="77777777" w:rsidR="00A1675C" w:rsidRDefault="00000000">
      <w:pPr>
        <w:spacing w:before="40" w:after="120"/>
      </w:pPr>
      <w:r>
        <w:rPr>
          <w:rFonts w:eastAsia="Georgia"/>
        </w:rPr>
        <w:t>"I don't think I've murdered myself yet."</w:t>
      </w:r>
    </w:p>
    <w:p w14:paraId="30DDE7D2" w14:textId="4653ED84" w:rsidR="00A1675C" w:rsidRDefault="003434B6">
      <w:pPr>
        <w:ind w:firstLine="432"/>
      </w:pPr>
      <w:r>
        <w:rPr>
          <w:rFonts w:eastAsia="Georgia"/>
        </w:rPr>
        <w:t>Penny slowly nodded.</w:t>
      </w:r>
    </w:p>
    <w:p w14:paraId="4C1340B9" w14:textId="77777777" w:rsidR="00A1675C" w:rsidRDefault="00000000">
      <w:pPr>
        <w:spacing w:before="40" w:after="120"/>
      </w:pPr>
      <w:r>
        <w:rPr>
          <w:rFonts w:eastAsia="Georgia"/>
        </w:rPr>
        <w:t>"Apparently not."</w:t>
      </w:r>
    </w:p>
    <w:p w14:paraId="19A6E675" w14:textId="77777777" w:rsidR="00A1675C" w:rsidRDefault="00000000">
      <w:pPr>
        <w:ind w:firstLine="432"/>
      </w:pPr>
      <w:r>
        <w:rPr>
          <w:rFonts w:eastAsia="Georgia"/>
        </w:rPr>
        <w:t>Trevor inspected the strange photograph.</w:t>
      </w:r>
    </w:p>
    <w:p w14:paraId="32E3C389" w14:textId="77777777" w:rsidR="00A1675C" w:rsidRDefault="00000000">
      <w:pPr>
        <w:spacing w:before="40" w:after="120"/>
      </w:pPr>
      <w:r>
        <w:rPr>
          <w:rFonts w:eastAsia="Georgia"/>
        </w:rPr>
        <w:t>"That's encouraging."</w:t>
      </w:r>
    </w:p>
    <w:p w14:paraId="66D13EFA" w14:textId="77777777" w:rsidR="00A1675C" w:rsidRDefault="00000000">
      <w:pPr>
        <w:ind w:firstLine="432"/>
      </w:pPr>
      <w:r>
        <w:rPr>
          <w:rFonts w:eastAsia="Georgia"/>
        </w:rPr>
        <w:t>Derek glanced at him.</w:t>
      </w:r>
    </w:p>
    <w:p w14:paraId="0469DF5B" w14:textId="77777777" w:rsidR="00A1675C" w:rsidRDefault="00000000">
      <w:pPr>
        <w:spacing w:before="40" w:after="120"/>
      </w:pPr>
      <w:r>
        <w:rPr>
          <w:rFonts w:eastAsia="Georgia"/>
        </w:rPr>
        <w:t>"Is it?"</w:t>
      </w:r>
    </w:p>
    <w:p w14:paraId="6CAA5410" w14:textId="77777777" w:rsidR="00A1675C" w:rsidRDefault="00000000">
      <w:pPr>
        <w:spacing w:before="40" w:after="120"/>
      </w:pPr>
      <w:r>
        <w:rPr>
          <w:rFonts w:eastAsia="Georgia"/>
        </w:rPr>
        <w:t>"Well, if you had already done it, we'd have a rather awkward problem."</w:t>
      </w:r>
    </w:p>
    <w:p w14:paraId="5D67D7E1" w14:textId="77777777" w:rsidR="00A1675C" w:rsidRDefault="00000000">
      <w:pPr>
        <w:spacing w:before="40" w:after="120"/>
      </w:pPr>
      <w:r>
        <w:rPr>
          <w:rFonts w:eastAsia="Georgia"/>
        </w:rPr>
        <w:t>"We already have an awkward problem."</w:t>
      </w:r>
    </w:p>
    <w:p w14:paraId="73D1CC7E" w14:textId="77777777" w:rsidR="00A1675C" w:rsidRDefault="00000000">
      <w:pPr>
        <w:spacing w:before="40" w:after="120"/>
      </w:pPr>
      <w:r>
        <w:rPr>
          <w:rFonts w:eastAsia="Georgia"/>
        </w:rPr>
        <w:t>"True."</w:t>
      </w:r>
    </w:p>
    <w:p w14:paraId="529F0458" w14:textId="77777777" w:rsidR="00A1675C" w:rsidRDefault="00000000">
      <w:pPr>
        <w:ind w:firstLine="432"/>
      </w:pPr>
      <w:r>
        <w:rPr>
          <w:rFonts w:eastAsia="Georgia"/>
        </w:rPr>
        <w:t>Derek looked at the strange photograph again. The dead man was unmistakably him. Same face.</w:t>
      </w:r>
    </w:p>
    <w:p w14:paraId="39768680" w14:textId="77777777" w:rsidR="00A1675C" w:rsidRDefault="00000000">
      <w:pPr>
        <w:ind w:firstLine="432"/>
      </w:pPr>
      <w:r>
        <w:rPr>
          <w:rFonts w:eastAsia="Georgia"/>
        </w:rPr>
        <w:t>Same clothes. Same regrettable tendency to look as though he had just been interrupted while thinking about something complicated. Yet he was still standing.</w:t>
      </w:r>
    </w:p>
    <w:p w14:paraId="1312B0DF" w14:textId="77777777" w:rsidR="00A1675C" w:rsidRDefault="00000000">
      <w:pPr>
        <w:ind w:firstLine="432"/>
      </w:pPr>
      <w:r>
        <w:rPr>
          <w:rFonts w:eastAsia="Georgia"/>
        </w:rPr>
        <w:t>Alive. Annoyed. And, at least for the moment, in possession of all the usual body parts.</w:t>
      </w:r>
    </w:p>
    <w:p w14:paraId="4F1822B8" w14:textId="77777777" w:rsidR="00A1675C" w:rsidRDefault="00000000">
      <w:pPr>
        <w:ind w:firstLine="432"/>
      </w:pPr>
      <w:r>
        <w:rPr>
          <w:rFonts w:eastAsia="Georgia"/>
        </w:rPr>
        <w:t>Derek put the strange photograph down.</w:t>
      </w:r>
    </w:p>
    <w:p w14:paraId="6BF8C029" w14:textId="77777777" w:rsidR="00A1675C" w:rsidRDefault="00000000">
      <w:pPr>
        <w:spacing w:before="40" w:after="120"/>
      </w:pPr>
      <w:r>
        <w:rPr>
          <w:rFonts w:eastAsia="Georgia"/>
        </w:rPr>
        <w:t>"Perhaps the photograph is from the future."</w:t>
      </w:r>
    </w:p>
    <w:p w14:paraId="40F0E47F" w14:textId="50D7D7C0" w:rsidR="00A1675C" w:rsidRDefault="003434B6">
      <w:pPr>
        <w:ind w:firstLine="432"/>
      </w:pPr>
      <w:r>
        <w:rPr>
          <w:rFonts w:eastAsia="Georgia"/>
        </w:rPr>
        <w:t>Penny nodded.</w:t>
      </w:r>
    </w:p>
    <w:p w14:paraId="747AC2DC" w14:textId="77777777" w:rsidR="00A1675C" w:rsidRDefault="00000000">
      <w:pPr>
        <w:spacing w:before="40" w:after="120"/>
      </w:pPr>
      <w:r>
        <w:rPr>
          <w:rFonts w:eastAsia="Georgia"/>
        </w:rPr>
        <w:t>"Obviously."</w:t>
      </w:r>
    </w:p>
    <w:p w14:paraId="24927340" w14:textId="77777777" w:rsidR="00A1675C" w:rsidRDefault="00000000">
      <w:pPr>
        <w:spacing w:before="40" w:after="120"/>
      </w:pPr>
      <w:r>
        <w:rPr>
          <w:rFonts w:eastAsia="Georgia"/>
        </w:rPr>
        <w:t>"Or another event."</w:t>
      </w:r>
    </w:p>
    <w:p w14:paraId="215C2582" w14:textId="77777777" w:rsidR="00A1675C" w:rsidRDefault="00000000">
      <w:pPr>
        <w:spacing w:before="40" w:after="120"/>
      </w:pPr>
      <w:r>
        <w:rPr>
          <w:rFonts w:eastAsia="Georgia"/>
        </w:rPr>
        <w:t>"Yes."</w:t>
      </w:r>
    </w:p>
    <w:p w14:paraId="6717BC19" w14:textId="77777777" w:rsidR="00A1675C" w:rsidRDefault="00000000">
      <w:pPr>
        <w:spacing w:before="40" w:after="120"/>
      </w:pPr>
      <w:r>
        <w:rPr>
          <w:rFonts w:eastAsia="Georgia"/>
        </w:rPr>
        <w:t>"Or another worldline."</w:t>
      </w:r>
    </w:p>
    <w:p w14:paraId="1497FD0D" w14:textId="77777777" w:rsidR="00A1675C" w:rsidRDefault="00000000">
      <w:pPr>
        <w:spacing w:before="40" w:after="120"/>
      </w:pPr>
      <w:r>
        <w:rPr>
          <w:rFonts w:eastAsia="Georgia"/>
        </w:rPr>
        <w:t>"Possibly."</w:t>
      </w:r>
    </w:p>
    <w:p w14:paraId="25D399C4" w14:textId="77777777" w:rsidR="00A1675C" w:rsidRDefault="00000000">
      <w:pPr>
        <w:ind w:firstLine="432"/>
      </w:pPr>
      <w:r>
        <w:rPr>
          <w:rFonts w:eastAsia="Georgia"/>
        </w:rPr>
        <w:t>Trevor looked thoughtful.</w:t>
      </w:r>
    </w:p>
    <w:p w14:paraId="41BEB6F7" w14:textId="77777777" w:rsidR="00A1675C" w:rsidRDefault="00000000">
      <w:pPr>
        <w:spacing w:before="40" w:after="120"/>
      </w:pPr>
      <w:r>
        <w:rPr>
          <w:rFonts w:eastAsia="Georgia"/>
        </w:rPr>
        <w:t>"Or another Derek."</w:t>
      </w:r>
    </w:p>
    <w:p w14:paraId="4C7DF580" w14:textId="77777777" w:rsidR="00A1675C" w:rsidRDefault="00000000">
      <w:pPr>
        <w:ind w:firstLine="432"/>
      </w:pPr>
      <w:r>
        <w:rPr>
          <w:rFonts w:eastAsia="Georgia"/>
        </w:rPr>
        <w:t>Derek glanced at him.</w:t>
      </w:r>
    </w:p>
    <w:p w14:paraId="17400C30" w14:textId="77777777" w:rsidR="00A1675C" w:rsidRDefault="00000000">
      <w:pPr>
        <w:spacing w:before="40" w:after="120"/>
      </w:pPr>
      <w:r>
        <w:rPr>
          <w:rFonts w:eastAsia="Georgia"/>
        </w:rPr>
        <w:t>"There's only one of me."</w:t>
      </w:r>
    </w:p>
    <w:p w14:paraId="0F205B5E" w14:textId="77777777" w:rsidR="00A1675C" w:rsidRDefault="00000000">
      <w:pPr>
        <w:ind w:firstLine="432"/>
      </w:pPr>
      <w:r>
        <w:rPr>
          <w:rFonts w:eastAsia="Georgia"/>
        </w:rPr>
        <w:t>Trevor nodded.</w:t>
      </w:r>
    </w:p>
    <w:p w14:paraId="675DD507" w14:textId="77777777" w:rsidR="00A1675C" w:rsidRDefault="00000000">
      <w:pPr>
        <w:spacing w:before="40" w:after="120"/>
      </w:pPr>
      <w:r>
        <w:rPr>
          <w:rFonts w:eastAsia="Georgia"/>
        </w:rPr>
        <w:t>"That's what makes it difficult."</w:t>
      </w:r>
    </w:p>
    <w:p w14:paraId="15C24A02" w14:textId="77777777" w:rsidR="00A1675C" w:rsidRDefault="00000000">
      <w:pPr>
        <w:spacing w:before="40" w:after="120"/>
      </w:pPr>
      <w:r>
        <w:rPr>
          <w:rFonts w:eastAsia="Georgia"/>
        </w:rPr>
        <w:t>Derek wearily sighed.</w:t>
      </w:r>
    </w:p>
    <w:p w14:paraId="599DE7BF" w14:textId="77777777" w:rsidR="00A1675C" w:rsidRDefault="00000000">
      <w:pPr>
        <w:spacing w:before="40" w:after="120"/>
      </w:pPr>
      <w:r>
        <w:rPr>
          <w:rFonts w:eastAsia="Georgia"/>
        </w:rPr>
        <w:t>"Thank you."</w:t>
      </w:r>
    </w:p>
    <w:p w14:paraId="19D06CFF" w14:textId="77777777" w:rsidR="00A1675C" w:rsidRDefault="00000000">
      <w:pPr>
        <w:spacing w:before="40" w:after="120"/>
      </w:pPr>
      <w:r>
        <w:rPr>
          <w:rFonts w:eastAsia="Georgia"/>
        </w:rPr>
        <w:t>"You're welcome."</w:t>
      </w:r>
    </w:p>
    <w:p w14:paraId="6BF2279C" w14:textId="77777777" w:rsidR="00A1675C" w:rsidRDefault="00000000">
      <w:pPr>
        <w:ind w:firstLine="432"/>
      </w:pPr>
      <w:r>
        <w:rPr>
          <w:rFonts w:eastAsia="Georgia"/>
        </w:rPr>
        <w:t>The empty empty office door remained quietly closed. Which meant Derek was in there. Obviously.</w:t>
      </w:r>
    </w:p>
    <w:p w14:paraId="43E6759F" w14:textId="64F4CEAB" w:rsidR="00A1675C" w:rsidRDefault="003434B6">
      <w:pPr>
        <w:ind w:firstLine="432"/>
      </w:pPr>
      <w:r>
        <w:rPr>
          <w:rFonts w:eastAsia="Georgia"/>
        </w:rPr>
        <w:t>Penny quietly stared at the door.</w:t>
      </w:r>
    </w:p>
    <w:p w14:paraId="7B3B289A" w14:textId="77777777" w:rsidR="00A1675C" w:rsidRDefault="00000000">
      <w:pPr>
        <w:spacing w:before="40" w:after="120"/>
      </w:pPr>
      <w:r>
        <w:rPr>
          <w:rFonts w:eastAsia="Georgia"/>
        </w:rPr>
        <w:t>"Although technically..."</w:t>
      </w:r>
    </w:p>
    <w:p w14:paraId="2791A5F7" w14:textId="77777777" w:rsidR="00A1675C" w:rsidRDefault="00000000">
      <w:pPr>
        <w:ind w:firstLine="432"/>
      </w:pPr>
      <w:r>
        <w:rPr>
          <w:rFonts w:eastAsia="Georgia"/>
        </w:rPr>
        <w:t>Derek raised a hand.</w:t>
      </w:r>
    </w:p>
    <w:p w14:paraId="1998BEB0" w14:textId="77777777" w:rsidR="00A1675C" w:rsidRDefault="00000000">
      <w:pPr>
        <w:spacing w:before="40" w:after="120"/>
      </w:pPr>
      <w:r>
        <w:rPr>
          <w:rFonts w:eastAsia="Georgia"/>
        </w:rPr>
        <w:t>"No."</w:t>
      </w:r>
    </w:p>
    <w:p w14:paraId="13D82422" w14:textId="77777777" w:rsidR="00A1675C" w:rsidRDefault="00000000">
      <w:pPr>
        <w:spacing w:before="40" w:after="120"/>
      </w:pPr>
      <w:r>
        <w:rPr>
          <w:rFonts w:eastAsia="Georgia"/>
        </w:rPr>
        <w:t>"What?"</w:t>
      </w:r>
    </w:p>
    <w:p w14:paraId="65EED6AF" w14:textId="77777777" w:rsidR="00A1675C" w:rsidRDefault="00000000">
      <w:pPr>
        <w:spacing w:before="40" w:after="120"/>
      </w:pPr>
      <w:r>
        <w:rPr>
          <w:rFonts w:eastAsia="Georgia"/>
        </w:rPr>
        <w:t>"Let's not complicate the door."</w:t>
      </w:r>
    </w:p>
    <w:p w14:paraId="16AEE978" w14:textId="77777777" w:rsidR="00A1675C" w:rsidRDefault="00000000">
      <w:pPr>
        <w:spacing w:before="40" w:after="120"/>
      </w:pPr>
      <w:r>
        <w:rPr>
          <w:rFonts w:eastAsia="Georgia"/>
        </w:rPr>
        <w:t>"Fair."</w:t>
      </w:r>
    </w:p>
    <w:p w14:paraId="4F3F57AA" w14:textId="77777777" w:rsidR="00A1675C" w:rsidRDefault="00000000">
      <w:pPr>
        <w:ind w:firstLine="432"/>
      </w:pPr>
      <w:r>
        <w:rPr>
          <w:rFonts w:eastAsia="Georgia"/>
        </w:rPr>
        <w:t>He looked out of the window. Rain was falling. It had been raining for most of the day.</w:t>
      </w:r>
    </w:p>
    <w:p w14:paraId="4C130201" w14:textId="77777777" w:rsidR="00A1675C" w:rsidRDefault="00000000">
      <w:pPr>
        <w:ind w:firstLine="432"/>
      </w:pPr>
      <w:r>
        <w:rPr>
          <w:rFonts w:eastAsia="Georgia"/>
        </w:rPr>
        <w:t>This was not particularly surprising. It was London. Rain in London was not weather so much as a local administrative policy.</w:t>
      </w:r>
    </w:p>
    <w:p w14:paraId="1040B3C3" w14:textId="77777777" w:rsidR="00A1675C" w:rsidRDefault="00000000">
      <w:pPr>
        <w:ind w:firstLine="432"/>
      </w:pPr>
      <w:r>
        <w:rPr>
          <w:rFonts w:eastAsia="Georgia"/>
        </w:rPr>
        <w:t>Derek watched the drops run down the glass.</w:t>
      </w:r>
    </w:p>
    <w:p w14:paraId="1D3CF9B0" w14:textId="77777777" w:rsidR="00A1675C" w:rsidRDefault="00000000">
      <w:pPr>
        <w:spacing w:before="40" w:after="120"/>
      </w:pPr>
      <w:r>
        <w:rPr>
          <w:rFonts w:eastAsia="Georgia"/>
        </w:rPr>
        <w:t>"Rain."</w:t>
      </w:r>
    </w:p>
    <w:p w14:paraId="4743911B" w14:textId="77777777" w:rsidR="00A1675C" w:rsidRDefault="00000000">
      <w:pPr>
        <w:ind w:firstLine="432"/>
      </w:pPr>
      <w:r>
        <w:rPr>
          <w:rFonts w:eastAsia="Georgia"/>
        </w:rPr>
        <w:t>Trevor gazed at him.</w:t>
      </w:r>
    </w:p>
    <w:p w14:paraId="06228D2F" w14:textId="77777777" w:rsidR="00A1675C" w:rsidRDefault="00000000">
      <w:pPr>
        <w:spacing w:before="40" w:after="120"/>
      </w:pPr>
      <w:r>
        <w:rPr>
          <w:rFonts w:eastAsia="Georgia"/>
        </w:rPr>
        <w:t>"Yes."</w:t>
      </w:r>
    </w:p>
    <w:p w14:paraId="768EE56A" w14:textId="77777777" w:rsidR="00A1675C" w:rsidRDefault="00000000">
      <w:pPr>
        <w:spacing w:before="40" w:after="120"/>
      </w:pPr>
      <w:r>
        <w:rPr>
          <w:rFonts w:eastAsia="Georgia"/>
        </w:rPr>
        <w:t>"We keep coming back to rain."</w:t>
      </w:r>
    </w:p>
    <w:p w14:paraId="63040D31" w14:textId="77777777" w:rsidR="00A1675C" w:rsidRDefault="00000000">
      <w:pPr>
        <w:spacing w:before="40" w:after="120"/>
      </w:pPr>
      <w:r>
        <w:rPr>
          <w:rFonts w:eastAsia="Georgia"/>
        </w:rPr>
        <w:t>"Yes."</w:t>
      </w:r>
    </w:p>
    <w:p w14:paraId="2D7AEA0B" w14:textId="77777777" w:rsidR="00A1675C" w:rsidRDefault="00000000">
      <w:pPr>
        <w:spacing w:before="40" w:after="120"/>
      </w:pPr>
      <w:r>
        <w:rPr>
          <w:rFonts w:eastAsia="Georgia"/>
        </w:rPr>
        <w:t>"Why?"</w:t>
      </w:r>
    </w:p>
    <w:p w14:paraId="5F716848" w14:textId="77777777" w:rsidR="00A1675C" w:rsidRDefault="00000000">
      <w:pPr>
        <w:spacing w:before="40" w:after="120"/>
      </w:pPr>
      <w:r>
        <w:rPr>
          <w:rFonts w:eastAsia="Georgia"/>
        </w:rPr>
        <w:t>"Because it keeps falling."</w:t>
      </w:r>
    </w:p>
    <w:p w14:paraId="1CBA8C84" w14:textId="77777777" w:rsidR="00A1675C" w:rsidRDefault="00000000">
      <w:pPr>
        <w:ind w:firstLine="432"/>
      </w:pPr>
      <w:r>
        <w:rPr>
          <w:rFonts w:eastAsia="Georgia"/>
        </w:rPr>
        <w:t>Derek smiled.</w:t>
      </w:r>
    </w:p>
    <w:p w14:paraId="3BAD6F2F" w14:textId="77777777" w:rsidR="00A1675C" w:rsidRDefault="00000000">
      <w:pPr>
        <w:spacing w:before="40" w:after="120"/>
      </w:pPr>
      <w:r>
        <w:rPr>
          <w:rFonts w:eastAsia="Georgia"/>
        </w:rPr>
        <w:t>"Not always."</w:t>
      </w:r>
    </w:p>
    <w:p w14:paraId="078F1FA4" w14:textId="77777777" w:rsidR="00A1675C" w:rsidRDefault="00000000">
      <w:pPr>
        <w:ind w:firstLine="432"/>
      </w:pPr>
      <w:r>
        <w:rPr>
          <w:rFonts w:eastAsia="Georgia"/>
        </w:rPr>
        <w:t>Trevor carefully peered at him. Derek pointed at the window. Trevor followed his finger.</w:t>
      </w:r>
    </w:p>
    <w:p w14:paraId="18BD8795" w14:textId="77777777" w:rsidR="00A1675C" w:rsidRDefault="00000000">
      <w:pPr>
        <w:ind w:firstLine="432"/>
      </w:pPr>
      <w:r>
        <w:rPr>
          <w:rFonts w:eastAsia="Georgia"/>
        </w:rPr>
        <w:t>The drops were falling normally. Downward. He deeply frowned.</w:t>
      </w:r>
    </w:p>
    <w:p w14:paraId="3A073107" w14:textId="77777777" w:rsidR="00A1675C" w:rsidRDefault="00000000">
      <w:pPr>
        <w:spacing w:before="40" w:after="120"/>
      </w:pPr>
      <w:r>
        <w:rPr>
          <w:rFonts w:eastAsia="Georgia"/>
        </w:rPr>
        <w:t>"That's disappointing."</w:t>
      </w:r>
    </w:p>
    <w:p w14:paraId="40F0A179" w14:textId="77777777" w:rsidR="00A1675C" w:rsidRDefault="00000000">
      <w:pPr>
        <w:spacing w:before="40" w:after="120"/>
      </w:pPr>
      <w:r>
        <w:rPr>
          <w:rFonts w:eastAsia="Georgia"/>
        </w:rPr>
        <w:t>"Give it time."</w:t>
      </w:r>
    </w:p>
    <w:p w14:paraId="6A6F872E" w14:textId="6538CAD1" w:rsidR="00A1675C" w:rsidRDefault="003434B6">
      <w:pPr>
        <w:ind w:firstLine="432"/>
      </w:pPr>
      <w:r>
        <w:rPr>
          <w:rFonts w:eastAsia="Georgia"/>
        </w:rPr>
        <w:t>Penny picked up the ancient brass silent clock. It was reading 11:18. She turned it over.</w:t>
      </w:r>
    </w:p>
    <w:p w14:paraId="53A1E2F3" w14:textId="77777777" w:rsidR="00A1675C" w:rsidRDefault="00000000">
      <w:pPr>
        <w:spacing w:before="40" w:after="120"/>
      </w:pPr>
      <w:r>
        <w:rPr>
          <w:rFonts w:eastAsia="Georgia"/>
        </w:rPr>
        <w:t>"Still no explanation."</w:t>
      </w:r>
    </w:p>
    <w:p w14:paraId="048C6C0F" w14:textId="77777777" w:rsidR="00A1675C" w:rsidRDefault="00000000">
      <w:pPr>
        <w:ind w:firstLine="432"/>
      </w:pPr>
      <w:r>
        <w:rPr>
          <w:rFonts w:eastAsia="Georgia"/>
        </w:rPr>
        <w:t>Derek nodded.</w:t>
      </w:r>
    </w:p>
    <w:p w14:paraId="1A1A1E85" w14:textId="77777777" w:rsidR="00A1675C" w:rsidRDefault="00000000">
      <w:pPr>
        <w:spacing w:before="40" w:after="120"/>
      </w:pPr>
      <w:r>
        <w:rPr>
          <w:rFonts w:eastAsia="Georgia"/>
        </w:rPr>
        <w:t>"Then perhaps we're asking the wrong question."</w:t>
      </w:r>
    </w:p>
    <w:p w14:paraId="77118817" w14:textId="77777777" w:rsidR="00A1675C" w:rsidRDefault="00000000">
      <w:pPr>
        <w:spacing w:before="40" w:after="120"/>
      </w:pPr>
      <w:r>
        <w:rPr>
          <w:rFonts w:eastAsia="Georgia"/>
        </w:rPr>
        <w:t>"Which one?"</w:t>
      </w:r>
    </w:p>
    <w:p w14:paraId="769EC7E6" w14:textId="77777777" w:rsidR="00A1675C" w:rsidRDefault="00000000">
      <w:pPr>
        <w:spacing w:before="40" w:after="120"/>
      </w:pPr>
      <w:r>
        <w:rPr>
          <w:rFonts w:eastAsia="Georgia"/>
        </w:rPr>
        <w:t>"Why the clock stops."</w:t>
      </w:r>
    </w:p>
    <w:p w14:paraId="4467B1F9" w14:textId="77777777" w:rsidR="00A1675C" w:rsidRDefault="00000000">
      <w:pPr>
        <w:ind w:firstLine="432"/>
      </w:pPr>
      <w:r>
        <w:rPr>
          <w:rFonts w:eastAsia="Georgia"/>
        </w:rPr>
        <w:t>Trevor carefully eyed him.</w:t>
      </w:r>
    </w:p>
    <w:p w14:paraId="59237B31" w14:textId="77777777" w:rsidR="00A1675C" w:rsidRDefault="00000000">
      <w:pPr>
        <w:spacing w:before="40" w:after="120"/>
      </w:pPr>
      <w:r>
        <w:rPr>
          <w:rFonts w:eastAsia="Georgia"/>
        </w:rPr>
        <w:t>"What should we ask?"</w:t>
      </w:r>
    </w:p>
    <w:p w14:paraId="4139E98E" w14:textId="77777777" w:rsidR="00A1675C" w:rsidRDefault="00000000">
      <w:pPr>
        <w:spacing w:before="40" w:after="120"/>
      </w:pPr>
      <w:r>
        <w:rPr>
          <w:rFonts w:eastAsia="Georgia"/>
        </w:rPr>
        <w:t>"Why does it start again?"</w:t>
      </w:r>
    </w:p>
    <w:p w14:paraId="65C1D5DC" w14:textId="25FFC1FD" w:rsidR="00A1675C" w:rsidRDefault="003434B6">
      <w:pPr>
        <w:ind w:firstLine="432"/>
      </w:pPr>
      <w:r>
        <w:rPr>
          <w:rFonts w:eastAsia="Georgia"/>
        </w:rPr>
        <w:t>Penny smiled.</w:t>
      </w:r>
    </w:p>
    <w:p w14:paraId="58363AA1" w14:textId="77777777" w:rsidR="00A1675C" w:rsidRDefault="00000000">
      <w:pPr>
        <w:spacing w:before="40" w:after="120"/>
      </w:pPr>
      <w:r>
        <w:rPr>
          <w:rFonts w:eastAsia="Georgia"/>
        </w:rPr>
        <w:t>"That's better."</w:t>
      </w:r>
    </w:p>
    <w:p w14:paraId="337406EF" w14:textId="77777777" w:rsidR="00A1675C" w:rsidRDefault="00000000">
      <w:pPr>
        <w:ind w:firstLine="432"/>
      </w:pPr>
      <w:r>
        <w:rPr>
          <w:rFonts w:eastAsia="Georgia"/>
        </w:rPr>
        <w:t>Derek nodded.</w:t>
      </w:r>
    </w:p>
    <w:p w14:paraId="053ACD81" w14:textId="77777777" w:rsidR="00A1675C" w:rsidRDefault="00000000">
      <w:pPr>
        <w:spacing w:before="40" w:after="120"/>
      </w:pPr>
      <w:r>
        <w:rPr>
          <w:rFonts w:eastAsia="Georgia"/>
        </w:rPr>
        <w:t>"And why does it always happen at 11:17?"</w:t>
      </w:r>
    </w:p>
    <w:p w14:paraId="3BEA76B3" w14:textId="77777777" w:rsidR="00A1675C" w:rsidRDefault="00000000">
      <w:pPr>
        <w:spacing w:before="40" w:after="120"/>
      </w:pPr>
      <w:r>
        <w:rPr>
          <w:rFonts w:eastAsia="Georgia"/>
        </w:rPr>
        <w:t>Trevor explained:</w:t>
      </w:r>
    </w:p>
    <w:p w14:paraId="2CD88AA5" w14:textId="77777777" w:rsidR="00A1675C" w:rsidRDefault="00000000">
      <w:pPr>
        <w:spacing w:before="40" w:after="120"/>
      </w:pPr>
      <w:r>
        <w:rPr>
          <w:rFonts w:eastAsia="Georgia"/>
        </w:rPr>
        <w:t>"Because something happens at 11:17."</w:t>
      </w:r>
    </w:p>
    <w:p w14:paraId="0A4B98B6" w14:textId="77777777" w:rsidR="00A1675C" w:rsidRDefault="00000000">
      <w:pPr>
        <w:spacing w:before="40" w:after="120"/>
      </w:pPr>
      <w:r>
        <w:rPr>
          <w:rFonts w:eastAsia="Georgia"/>
        </w:rPr>
        <w:t>"Yes."</w:t>
      </w:r>
    </w:p>
    <w:p w14:paraId="112E3D82" w14:textId="77777777" w:rsidR="00A1675C" w:rsidRDefault="00000000">
      <w:pPr>
        <w:spacing w:before="40" w:after="120"/>
      </w:pPr>
      <w:r>
        <w:rPr>
          <w:rFonts w:eastAsia="Georgia"/>
        </w:rPr>
        <w:t>"And what is that?"</w:t>
      </w:r>
    </w:p>
    <w:p w14:paraId="35FA7154" w14:textId="77777777" w:rsidR="00A1675C" w:rsidRDefault="00000000">
      <w:pPr>
        <w:ind w:firstLine="432"/>
      </w:pPr>
      <w:r>
        <w:rPr>
          <w:rFonts w:eastAsia="Georgia"/>
        </w:rPr>
        <w:t>Derek carefully watched the photograph.</w:t>
      </w:r>
    </w:p>
    <w:p w14:paraId="63DA79D5" w14:textId="77777777" w:rsidR="00A1675C" w:rsidRDefault="00000000">
      <w:pPr>
        <w:spacing w:before="40" w:after="120"/>
      </w:pPr>
      <w:r>
        <w:rPr>
          <w:rFonts w:eastAsia="Georgia"/>
        </w:rPr>
        <w:t>"The train."</w:t>
      </w:r>
    </w:p>
    <w:p w14:paraId="4F80C3CF" w14:textId="28993CCC" w:rsidR="00A1675C" w:rsidRDefault="003434B6">
      <w:pPr>
        <w:ind w:firstLine="432"/>
      </w:pPr>
      <w:r>
        <w:rPr>
          <w:rFonts w:eastAsia="Georgia"/>
        </w:rPr>
        <w:t>Penny nodded.</w:t>
      </w:r>
    </w:p>
    <w:p w14:paraId="19E4B777" w14:textId="77777777" w:rsidR="00A1675C" w:rsidRDefault="00000000">
      <w:pPr>
        <w:spacing w:before="40" w:after="120"/>
      </w:pPr>
      <w:r>
        <w:rPr>
          <w:rFonts w:eastAsia="Georgia"/>
        </w:rPr>
        <w:t>"Platform seven."</w:t>
      </w:r>
    </w:p>
    <w:p w14:paraId="765F0CD8" w14:textId="77777777" w:rsidR="00A1675C" w:rsidRDefault="00000000">
      <w:pPr>
        <w:spacing w:before="40" w:after="120"/>
      </w:pPr>
      <w:r>
        <w:rPr>
          <w:rFonts w:eastAsia="Georgia"/>
        </w:rPr>
        <w:t>"Exactly."</w:t>
      </w:r>
    </w:p>
    <w:p w14:paraId="377CB8A6" w14:textId="77777777" w:rsidR="00A1675C" w:rsidRDefault="00000000">
      <w:pPr>
        <w:ind w:firstLine="432"/>
      </w:pPr>
      <w:r>
        <w:rPr>
          <w:rFonts w:eastAsia="Georgia"/>
        </w:rPr>
        <w:t>Trevor looked toward the window.</w:t>
      </w:r>
    </w:p>
    <w:p w14:paraId="46C48DA6" w14:textId="77777777" w:rsidR="00A1675C" w:rsidRDefault="00000000">
      <w:pPr>
        <w:spacing w:before="40" w:after="120"/>
      </w:pPr>
      <w:r>
        <w:rPr>
          <w:rFonts w:eastAsia="Georgia"/>
        </w:rPr>
        <w:t>"Then why are we still here?"</w:t>
      </w:r>
    </w:p>
    <w:p w14:paraId="7D7AEEDF" w14:textId="77777777" w:rsidR="00A1675C" w:rsidRDefault="00000000">
      <w:pPr>
        <w:ind w:firstLine="432"/>
      </w:pPr>
      <w:r>
        <w:rPr>
          <w:rFonts w:eastAsia="Georgia"/>
        </w:rPr>
        <w:t>Derek smiled.</w:t>
      </w:r>
    </w:p>
    <w:p w14:paraId="702ACB7B" w14:textId="77777777" w:rsidR="00A1675C" w:rsidRDefault="00000000">
      <w:pPr>
        <w:spacing w:before="40" w:after="120"/>
      </w:pPr>
      <w:r>
        <w:rPr>
          <w:rFonts w:eastAsia="Georgia"/>
        </w:rPr>
        <w:t>"We're not."</w:t>
      </w:r>
    </w:p>
    <w:p w14:paraId="34CD323C" w14:textId="31A614C0" w:rsidR="00A1675C" w:rsidRDefault="003434B6">
      <w:pPr>
        <w:ind w:firstLine="432"/>
      </w:pPr>
      <w:r>
        <w:rPr>
          <w:rFonts w:eastAsia="Georgia"/>
        </w:rPr>
        <w:t>Penny understood immediately.</w:t>
      </w:r>
    </w:p>
    <w:p w14:paraId="3F0CE7B6" w14:textId="77777777" w:rsidR="00A1675C" w:rsidRDefault="00000000">
      <w:pPr>
        <w:spacing w:before="40" w:after="120"/>
      </w:pPr>
      <w:r>
        <w:rPr>
          <w:rFonts w:eastAsia="Georgia"/>
        </w:rPr>
        <w:t>"We're taking the Underground."</w:t>
      </w:r>
    </w:p>
    <w:p w14:paraId="6D2208A2" w14:textId="77777777" w:rsidR="00A1675C" w:rsidRDefault="00000000">
      <w:pPr>
        <w:ind w:firstLine="432"/>
      </w:pPr>
      <w:r>
        <w:rPr>
          <w:rFonts w:eastAsia="Georgia"/>
        </w:rPr>
        <w:t>Trevor carefully surveyed her.</w:t>
      </w:r>
    </w:p>
    <w:p w14:paraId="4DB20EAF" w14:textId="77777777" w:rsidR="00A1675C" w:rsidRDefault="00000000">
      <w:pPr>
        <w:spacing w:before="40" w:after="120"/>
      </w:pPr>
      <w:r>
        <w:rPr>
          <w:rFonts w:eastAsia="Georgia"/>
        </w:rPr>
        <w:t>"In the rain?"</w:t>
      </w:r>
    </w:p>
    <w:p w14:paraId="42EA35B4" w14:textId="77777777" w:rsidR="00A1675C" w:rsidRDefault="00000000">
      <w:pPr>
        <w:spacing w:before="40" w:after="120"/>
      </w:pPr>
      <w:r>
        <w:rPr>
          <w:rFonts w:eastAsia="Georgia"/>
        </w:rPr>
        <w:t>"Yes."</w:t>
      </w:r>
    </w:p>
    <w:p w14:paraId="2E1B03F9" w14:textId="77777777" w:rsidR="00A1675C" w:rsidRDefault="00000000">
      <w:pPr>
        <w:spacing w:before="40" w:after="120"/>
      </w:pPr>
      <w:r>
        <w:rPr>
          <w:rFonts w:eastAsia="Georgia"/>
        </w:rPr>
        <w:t>"Why?"</w:t>
      </w:r>
    </w:p>
    <w:p w14:paraId="5D74292B" w14:textId="77777777" w:rsidR="00A1675C" w:rsidRDefault="00000000">
      <w:pPr>
        <w:ind w:firstLine="432"/>
      </w:pPr>
      <w:r>
        <w:rPr>
          <w:rFonts w:eastAsia="Georgia"/>
        </w:rPr>
        <w:t>Derek picked up his coat.</w:t>
      </w:r>
    </w:p>
    <w:p w14:paraId="4C5C3BEC" w14:textId="77777777" w:rsidR="00A1675C" w:rsidRDefault="00000000">
      <w:pPr>
        <w:spacing w:before="40" w:after="120"/>
      </w:pPr>
      <w:r>
        <w:rPr>
          <w:rFonts w:eastAsia="Georgia"/>
        </w:rPr>
        <w:t>"Because Weinstein wants a relativistic ride."</w:t>
      </w:r>
    </w:p>
    <w:p w14:paraId="0973BCC1" w14:textId="77777777" w:rsidR="00A1675C" w:rsidRDefault="00000000">
      <w:pPr>
        <w:ind w:firstLine="432"/>
      </w:pPr>
      <w:r>
        <w:rPr>
          <w:rFonts w:eastAsia="Georgia"/>
        </w:rPr>
        <w:t>Trevor nodded.</w:t>
      </w:r>
    </w:p>
    <w:p w14:paraId="381D00CB" w14:textId="77777777" w:rsidR="00A1675C" w:rsidRDefault="00000000">
      <w:pPr>
        <w:spacing w:before="40" w:after="120"/>
      </w:pPr>
      <w:r>
        <w:rPr>
          <w:rFonts w:eastAsia="Georgia"/>
        </w:rPr>
        <w:t>"That sounds expensive."</w:t>
      </w:r>
    </w:p>
    <w:p w14:paraId="4BB44CED" w14:textId="77777777" w:rsidR="00A1675C" w:rsidRDefault="00000000">
      <w:pPr>
        <w:spacing w:before="40" w:after="120"/>
      </w:pPr>
      <w:r>
        <w:rPr>
          <w:rFonts w:eastAsia="Georgia"/>
        </w:rPr>
        <w:t>"It's the Underground."</w:t>
      </w:r>
    </w:p>
    <w:p w14:paraId="5EF8107D" w14:textId="77777777" w:rsidR="00A1675C" w:rsidRDefault="00000000">
      <w:pPr>
        <w:spacing w:before="40" w:after="120"/>
      </w:pPr>
      <w:r>
        <w:rPr>
          <w:rFonts w:eastAsia="Georgia"/>
        </w:rPr>
        <w:t>"Ah."</w:t>
      </w:r>
    </w:p>
    <w:p w14:paraId="6D9D76EE" w14:textId="77777777" w:rsidR="00A1675C" w:rsidRDefault="00000000">
      <w:pPr>
        <w:ind w:firstLine="432"/>
      </w:pPr>
      <w:r>
        <w:rPr>
          <w:rFonts w:eastAsia="Georgia"/>
        </w:rPr>
        <w:t>They left the Bureau. Derek locked the front door. Then stopped.</w:t>
      </w:r>
    </w:p>
    <w:p w14:paraId="4CE87B67" w14:textId="2BF47ECB" w:rsidR="00A1675C" w:rsidRDefault="00000000">
      <w:pPr>
        <w:ind w:firstLine="432"/>
      </w:pPr>
      <w:r>
        <w:rPr>
          <w:rFonts w:eastAsia="Georgia"/>
        </w:rPr>
        <w:t>He looked at the office doors. Penny's was closed. Trevor's was open.</w:t>
      </w:r>
    </w:p>
    <w:p w14:paraId="0DD2EA79" w14:textId="77777777" w:rsidR="00A1675C" w:rsidRDefault="00000000">
      <w:pPr>
        <w:ind w:firstLine="432"/>
      </w:pPr>
      <w:r>
        <w:rPr>
          <w:rFonts w:eastAsia="Georgia"/>
        </w:rPr>
        <w:t>Derek's was quietly closed. He slowly nodded.</w:t>
      </w:r>
    </w:p>
    <w:p w14:paraId="6F79E571" w14:textId="77777777" w:rsidR="00A1675C" w:rsidRDefault="00000000">
      <w:pPr>
        <w:spacing w:before="40" w:after="120"/>
      </w:pPr>
      <w:r>
        <w:rPr>
          <w:rFonts w:eastAsia="Georgia"/>
        </w:rPr>
        <w:t>"Good."</w:t>
      </w:r>
    </w:p>
    <w:p w14:paraId="326416D0" w14:textId="6C80A660" w:rsidR="00A1675C" w:rsidRDefault="003434B6">
      <w:pPr>
        <w:ind w:firstLine="432"/>
      </w:pPr>
      <w:r>
        <w:rPr>
          <w:rFonts w:eastAsia="Georgia"/>
        </w:rPr>
        <w:t>Penny carefully regarded him.</w:t>
      </w:r>
    </w:p>
    <w:p w14:paraId="44CBFFA8" w14:textId="77777777" w:rsidR="00A1675C" w:rsidRDefault="00000000">
      <w:pPr>
        <w:spacing w:before="40" w:after="120"/>
      </w:pPr>
      <w:r>
        <w:rPr>
          <w:rFonts w:eastAsia="Georgia"/>
        </w:rPr>
        <w:t>"What?"</w:t>
      </w:r>
    </w:p>
    <w:p w14:paraId="611B9E8E" w14:textId="77777777" w:rsidR="00A1675C" w:rsidRDefault="00000000">
      <w:pPr>
        <w:spacing w:before="40" w:after="120"/>
      </w:pPr>
      <w:r>
        <w:rPr>
          <w:rFonts w:eastAsia="Georgia"/>
        </w:rPr>
        <w:t>"Everyone's where they ought to be."</w:t>
      </w:r>
    </w:p>
    <w:p w14:paraId="7B9E9535" w14:textId="77777777" w:rsidR="00A1675C" w:rsidRDefault="00000000">
      <w:pPr>
        <w:ind w:firstLine="432"/>
      </w:pPr>
      <w:r>
        <w:rPr>
          <w:rFonts w:eastAsia="Georgia"/>
        </w:rPr>
        <w:t>Trevor quietly looked back.</w:t>
      </w:r>
    </w:p>
    <w:p w14:paraId="0DCF1A7A" w14:textId="77777777" w:rsidR="00A1675C" w:rsidRDefault="00000000">
      <w:pPr>
        <w:spacing w:before="40" w:after="120"/>
      </w:pPr>
      <w:r>
        <w:rPr>
          <w:rFonts w:eastAsia="Georgia"/>
        </w:rPr>
        <w:t>"My office is empty."</w:t>
      </w:r>
    </w:p>
    <w:p w14:paraId="5D37767C" w14:textId="77777777" w:rsidR="00A1675C" w:rsidRDefault="00000000">
      <w:pPr>
        <w:ind w:firstLine="432"/>
      </w:pPr>
      <w:r>
        <w:rPr>
          <w:rFonts w:eastAsia="Georgia"/>
        </w:rPr>
        <w:t>Derek shrugged.</w:t>
      </w:r>
    </w:p>
    <w:p w14:paraId="33C96DC8" w14:textId="77777777" w:rsidR="00A1675C" w:rsidRDefault="00000000">
      <w:pPr>
        <w:spacing w:before="40" w:after="120"/>
      </w:pPr>
      <w:r>
        <w:rPr>
          <w:rFonts w:eastAsia="Georgia"/>
        </w:rPr>
        <w:t>"Virtuality."</w:t>
      </w:r>
    </w:p>
    <w:p w14:paraId="5185595D" w14:textId="77777777" w:rsidR="00A1675C" w:rsidRDefault="00000000">
      <w:pPr>
        <w:spacing w:before="40" w:after="120"/>
      </w:pPr>
      <w:r>
        <w:rPr>
          <w:rFonts w:eastAsia="Georgia"/>
        </w:rPr>
        <w:t>"Obviously."</w:t>
      </w:r>
    </w:p>
    <w:p w14:paraId="03C2181C" w14:textId="77777777" w:rsidR="00A1675C" w:rsidRDefault="00000000">
      <w:pPr>
        <w:ind w:firstLine="432"/>
      </w:pPr>
      <w:r>
        <w:rPr>
          <w:rFonts w:eastAsia="Georgia"/>
        </w:rPr>
        <w:t>They walked into the cold rain. The Underground was busy. It was always busy.</w:t>
      </w:r>
    </w:p>
    <w:p w14:paraId="48239D0C" w14:textId="77777777" w:rsidR="00A1675C" w:rsidRDefault="00000000">
      <w:pPr>
        <w:ind w:firstLine="432"/>
      </w:pPr>
      <w:r>
        <w:rPr>
          <w:rFonts w:eastAsia="Georgia"/>
        </w:rPr>
        <w:t>But on a rainy afternoon it was something else. Wet coats. Wet shoes.</w:t>
      </w:r>
    </w:p>
    <w:p w14:paraId="194CBC04" w14:textId="77777777" w:rsidR="00A1675C" w:rsidRDefault="00000000">
      <w:pPr>
        <w:ind w:firstLine="432"/>
      </w:pPr>
      <w:r>
        <w:rPr>
          <w:rFonts w:eastAsia="Georgia"/>
        </w:rPr>
        <w:t>Wet umbrellas. Wet people. The smell of rainwater, electricity and human resignation.</w:t>
      </w:r>
    </w:p>
    <w:p w14:paraId="2FD59316" w14:textId="77777777" w:rsidR="00A1675C" w:rsidRDefault="00000000">
      <w:pPr>
        <w:ind w:firstLine="432"/>
      </w:pPr>
      <w:r>
        <w:rPr>
          <w:rFonts w:eastAsia="Georgia"/>
        </w:rPr>
        <w:t>Derek descended the stairs. He carefully examined the crowds.</w:t>
      </w:r>
    </w:p>
    <w:p w14:paraId="2F787E39" w14:textId="77777777" w:rsidR="00A1675C" w:rsidRDefault="00000000">
      <w:pPr>
        <w:spacing w:before="40" w:after="120"/>
      </w:pPr>
      <w:r>
        <w:rPr>
          <w:rFonts w:eastAsia="Georgia"/>
        </w:rPr>
        <w:t>"Excellent."</w:t>
      </w:r>
    </w:p>
    <w:p w14:paraId="3C8F1245" w14:textId="77777777" w:rsidR="00A1675C" w:rsidRDefault="00000000">
      <w:pPr>
        <w:ind w:firstLine="432"/>
      </w:pPr>
      <w:r>
        <w:rPr>
          <w:rFonts w:eastAsia="Georgia"/>
        </w:rPr>
        <w:t>Trevor inspected him.</w:t>
      </w:r>
    </w:p>
    <w:p w14:paraId="57BCB86F" w14:textId="77777777" w:rsidR="00A1675C" w:rsidRDefault="00000000">
      <w:pPr>
        <w:spacing w:before="40" w:after="120"/>
      </w:pPr>
      <w:r>
        <w:rPr>
          <w:rFonts w:eastAsia="Georgia"/>
        </w:rPr>
        <w:t>"What?"</w:t>
      </w:r>
    </w:p>
    <w:p w14:paraId="7DFC4C38" w14:textId="77777777" w:rsidR="00A1675C" w:rsidRDefault="00000000">
      <w:pPr>
        <w:spacing w:before="40" w:after="120"/>
      </w:pPr>
      <w:r>
        <w:rPr>
          <w:rFonts w:eastAsia="Georgia"/>
        </w:rPr>
        <w:t>"Test particles."</w:t>
      </w:r>
    </w:p>
    <w:p w14:paraId="5304EEA3" w14:textId="0A593D30" w:rsidR="00A1675C" w:rsidRDefault="003434B6">
      <w:pPr>
        <w:ind w:firstLine="432"/>
      </w:pPr>
      <w:r>
        <w:rPr>
          <w:rFonts w:eastAsia="Georgia"/>
        </w:rPr>
        <w:t>Penny gently smiled.</w:t>
      </w:r>
    </w:p>
    <w:p w14:paraId="7F43CB70" w14:textId="77777777" w:rsidR="00A1675C" w:rsidRDefault="00000000">
      <w:pPr>
        <w:spacing w:before="40" w:after="120"/>
      </w:pPr>
      <w:r>
        <w:rPr>
          <w:rFonts w:eastAsia="Georgia"/>
        </w:rPr>
        <w:t>"Thousands of them."</w:t>
      </w:r>
    </w:p>
    <w:p w14:paraId="66E07AED" w14:textId="77777777" w:rsidR="00A1675C" w:rsidRDefault="00000000">
      <w:pPr>
        <w:spacing w:before="40" w:after="120"/>
      </w:pPr>
      <w:r>
        <w:rPr>
          <w:rFonts w:eastAsia="Georgia"/>
        </w:rPr>
        <w:t>"Exactly."</w:t>
      </w:r>
    </w:p>
    <w:p w14:paraId="4CD8BE06" w14:textId="77777777" w:rsidR="00A1675C" w:rsidRDefault="00000000">
      <w:pPr>
        <w:ind w:firstLine="432"/>
      </w:pPr>
      <w:r>
        <w:rPr>
          <w:rFonts w:eastAsia="Georgia"/>
        </w:rPr>
        <w:t>Derek opened his notebook.</w:t>
      </w:r>
    </w:p>
    <w:p w14:paraId="31FEC38C" w14:textId="77777777" w:rsidR="00A1675C" w:rsidRDefault="00000000">
      <w:pPr>
        <w:spacing w:before="40" w:after="120"/>
      </w:pPr>
      <w:r>
        <w:rPr>
          <w:rFonts w:eastAsia="Georgia"/>
        </w:rPr>
        <w:t>"Every passenger is following a worldline."</w:t>
      </w:r>
    </w:p>
    <w:p w14:paraId="15A0A3C2" w14:textId="77777777" w:rsidR="00A1675C" w:rsidRDefault="00000000">
      <w:pPr>
        <w:ind w:firstLine="432"/>
      </w:pPr>
      <w:r>
        <w:rPr>
          <w:rFonts w:eastAsia="Georgia"/>
        </w:rPr>
        <w:t>Trevor nodded.</w:t>
      </w:r>
    </w:p>
    <w:p w14:paraId="4EB71168" w14:textId="77777777" w:rsidR="00A1675C" w:rsidRDefault="00000000">
      <w:pPr>
        <w:spacing w:before="40" w:after="120"/>
      </w:pPr>
      <w:r>
        <w:rPr>
          <w:rFonts w:eastAsia="Georgia"/>
        </w:rPr>
        <w:t>"Every train as well."</w:t>
      </w:r>
    </w:p>
    <w:p w14:paraId="6023AB01" w14:textId="77777777" w:rsidR="00A1675C" w:rsidRDefault="00000000">
      <w:pPr>
        <w:spacing w:before="40" w:after="120"/>
      </w:pPr>
      <w:r>
        <w:rPr>
          <w:rFonts w:eastAsia="Georgia"/>
        </w:rPr>
        <w:t>"Yes."</w:t>
      </w:r>
    </w:p>
    <w:p w14:paraId="5364389A" w14:textId="77777777" w:rsidR="00A1675C" w:rsidRDefault="00000000">
      <w:pPr>
        <w:spacing w:before="40" w:after="120"/>
      </w:pPr>
      <w:r>
        <w:rPr>
          <w:rFonts w:eastAsia="Georgia"/>
        </w:rPr>
        <w:t>"The station."</w:t>
      </w:r>
    </w:p>
    <w:p w14:paraId="46DC53B9" w14:textId="77777777" w:rsidR="00A1675C" w:rsidRDefault="00000000">
      <w:pPr>
        <w:spacing w:before="40" w:after="120"/>
      </w:pPr>
      <w:r>
        <w:rPr>
          <w:rFonts w:eastAsia="Georgia"/>
        </w:rPr>
        <w:t>"Yes."</w:t>
      </w:r>
    </w:p>
    <w:p w14:paraId="0D84A9A4" w14:textId="77777777" w:rsidR="00A1675C" w:rsidRDefault="00000000">
      <w:pPr>
        <w:spacing w:before="40" w:after="120"/>
      </w:pPr>
      <w:r>
        <w:rPr>
          <w:rFonts w:eastAsia="Georgia"/>
        </w:rPr>
        <w:t>"The Earth."</w:t>
      </w:r>
    </w:p>
    <w:p w14:paraId="356CAC5B" w14:textId="77777777" w:rsidR="00A1675C" w:rsidRDefault="00000000">
      <w:pPr>
        <w:spacing w:before="40" w:after="120"/>
      </w:pPr>
      <w:r>
        <w:rPr>
          <w:rFonts w:eastAsia="Georgia"/>
        </w:rPr>
        <w:t>"Yes."</w:t>
      </w:r>
    </w:p>
    <w:p w14:paraId="251CE63E" w14:textId="77777777" w:rsidR="00A1675C" w:rsidRDefault="00000000">
      <w:pPr>
        <w:spacing w:before="40" w:after="120"/>
      </w:pPr>
      <w:r>
        <w:rPr>
          <w:rFonts w:eastAsia="Georgia"/>
        </w:rPr>
        <w:t>"The rain."</w:t>
      </w:r>
    </w:p>
    <w:p w14:paraId="60B9A16D" w14:textId="77777777" w:rsidR="00A1675C" w:rsidRDefault="00000000">
      <w:pPr>
        <w:spacing w:before="40" w:after="120"/>
      </w:pPr>
      <w:r>
        <w:rPr>
          <w:rFonts w:eastAsia="Georgia"/>
        </w:rPr>
        <w:t>"Yes."</w:t>
      </w:r>
    </w:p>
    <w:p w14:paraId="4C72C8AF" w14:textId="680E5630" w:rsidR="00A1675C" w:rsidRDefault="003434B6">
      <w:pPr>
        <w:spacing w:before="40" w:after="120"/>
      </w:pPr>
      <w:r>
        <w:rPr>
          <w:rFonts w:eastAsia="Georgia"/>
        </w:rPr>
        <w:t>Penny declared:</w:t>
      </w:r>
    </w:p>
    <w:p w14:paraId="6A89C59A" w14:textId="77777777" w:rsidR="00A1675C" w:rsidRDefault="00000000">
      <w:pPr>
        <w:spacing w:before="40" w:after="120"/>
      </w:pPr>
      <w:r>
        <w:rPr>
          <w:rFonts w:eastAsia="Georgia"/>
        </w:rPr>
        <w:t>"And you."</w:t>
      </w:r>
    </w:p>
    <w:p w14:paraId="426E9197" w14:textId="77777777" w:rsidR="00A1675C" w:rsidRDefault="00000000">
      <w:pPr>
        <w:ind w:firstLine="432"/>
      </w:pPr>
      <w:r>
        <w:rPr>
          <w:rFonts w:eastAsia="Georgia"/>
        </w:rPr>
        <w:t>Derek considered her.</w:t>
      </w:r>
    </w:p>
    <w:p w14:paraId="26D4363C" w14:textId="77777777" w:rsidR="00A1675C" w:rsidRDefault="00000000">
      <w:pPr>
        <w:spacing w:before="40" w:after="120"/>
      </w:pPr>
      <w:r>
        <w:rPr>
          <w:rFonts w:eastAsia="Georgia"/>
        </w:rPr>
        <w:t>"Yes."</w:t>
      </w:r>
    </w:p>
    <w:p w14:paraId="3631503F" w14:textId="77777777" w:rsidR="00A1675C" w:rsidRDefault="00000000">
      <w:pPr>
        <w:spacing w:before="40" w:after="120"/>
      </w:pPr>
      <w:r>
        <w:rPr>
          <w:rFonts w:eastAsia="Georgia"/>
        </w:rPr>
        <w:t>"Don't forget yourself."</w:t>
      </w:r>
    </w:p>
    <w:p w14:paraId="1CE0606C" w14:textId="77777777" w:rsidR="00A1675C" w:rsidRDefault="00000000">
      <w:pPr>
        <w:spacing w:before="40" w:after="120"/>
      </w:pPr>
      <w:r>
        <w:rPr>
          <w:rFonts w:eastAsia="Georgia"/>
        </w:rPr>
        <w:t>"I wasn't planning to."</w:t>
      </w:r>
    </w:p>
    <w:p w14:paraId="66DFD969" w14:textId="77777777" w:rsidR="00A1675C" w:rsidRDefault="00000000">
      <w:pPr>
        <w:ind w:firstLine="432"/>
      </w:pPr>
      <w:r>
        <w:rPr>
          <w:rFonts w:eastAsia="Georgia"/>
        </w:rPr>
        <w:t>They reached the platform. The train arrived. Derek carefully glanced at his watch.</w:t>
      </w:r>
    </w:p>
    <w:p w14:paraId="34A48A9B" w14:textId="77777777" w:rsidR="00A1675C" w:rsidRDefault="00000000">
      <w:pPr>
        <w:ind w:firstLine="432"/>
      </w:pPr>
      <w:r>
        <w:rPr>
          <w:rFonts w:eastAsia="Georgia"/>
        </w:rPr>
        <w:t>11:12. He stared at the station clock. 11:12.</w:t>
      </w:r>
    </w:p>
    <w:p w14:paraId="276620A5" w14:textId="77777777" w:rsidR="00A1675C" w:rsidRDefault="00000000">
      <w:pPr>
        <w:ind w:firstLine="432"/>
      </w:pPr>
      <w:r>
        <w:rPr>
          <w:rFonts w:eastAsia="Georgia"/>
        </w:rPr>
        <w:t>He gazed at the train display. 11:12.</w:t>
      </w:r>
    </w:p>
    <w:p w14:paraId="13FF2699" w14:textId="77777777" w:rsidR="00A1675C" w:rsidRDefault="00000000">
      <w:pPr>
        <w:spacing w:before="40" w:after="120"/>
      </w:pPr>
      <w:r>
        <w:rPr>
          <w:rFonts w:eastAsia="Georgia"/>
        </w:rPr>
        <w:t>"Five minutes."</w:t>
      </w:r>
    </w:p>
    <w:p w14:paraId="3E786817" w14:textId="77777777" w:rsidR="00A1675C" w:rsidRDefault="00000000">
      <w:pPr>
        <w:ind w:firstLine="432"/>
      </w:pPr>
      <w:r>
        <w:rPr>
          <w:rFonts w:eastAsia="Georgia"/>
        </w:rPr>
        <w:t>Trevor quietly nodded.</w:t>
      </w:r>
    </w:p>
    <w:p w14:paraId="2C3E1026" w14:textId="77777777" w:rsidR="00A1675C" w:rsidRDefault="00000000">
      <w:pPr>
        <w:spacing w:before="40" w:after="120"/>
      </w:pPr>
      <w:r>
        <w:rPr>
          <w:rFonts w:eastAsia="Georgia"/>
        </w:rPr>
        <w:t>"Until 11:17."</w:t>
      </w:r>
    </w:p>
    <w:p w14:paraId="63FE5AD1" w14:textId="77777777" w:rsidR="00A1675C" w:rsidRDefault="00000000">
      <w:pPr>
        <w:ind w:firstLine="432"/>
      </w:pPr>
      <w:r>
        <w:rPr>
          <w:rFonts w:eastAsia="Georgia"/>
        </w:rPr>
        <w:t>Derek looked down the tunnel.</w:t>
      </w:r>
    </w:p>
    <w:p w14:paraId="2FEEFC0A" w14:textId="77777777" w:rsidR="00A1675C" w:rsidRDefault="00000000">
      <w:pPr>
        <w:spacing w:before="40" w:after="120"/>
      </w:pPr>
      <w:r>
        <w:rPr>
          <w:rFonts w:eastAsia="Georgia"/>
        </w:rPr>
        <w:t>"Yes."</w:t>
      </w:r>
    </w:p>
    <w:p w14:paraId="7E47C5A0" w14:textId="638F179A" w:rsidR="00A1675C" w:rsidRDefault="003434B6">
      <w:pPr>
        <w:ind w:firstLine="432"/>
      </w:pPr>
      <w:r>
        <w:rPr>
          <w:rFonts w:eastAsia="Georgia"/>
        </w:rPr>
        <w:t>Penny smiled.</w:t>
      </w:r>
    </w:p>
    <w:p w14:paraId="22757B98" w14:textId="77777777" w:rsidR="00A1675C" w:rsidRDefault="00000000">
      <w:pPr>
        <w:spacing w:before="40" w:after="120"/>
      </w:pPr>
      <w:r>
        <w:rPr>
          <w:rFonts w:eastAsia="Georgia"/>
        </w:rPr>
        <w:t>"What are we expecting?"</w:t>
      </w:r>
    </w:p>
    <w:p w14:paraId="1013426D" w14:textId="77777777" w:rsidR="00A1675C" w:rsidRDefault="00000000">
      <w:pPr>
        <w:ind w:firstLine="432"/>
      </w:pPr>
      <w:r>
        <w:rPr>
          <w:rFonts w:eastAsia="Georgia"/>
        </w:rPr>
        <w:t>Derek considered this.</w:t>
      </w:r>
    </w:p>
    <w:p w14:paraId="4DE7F8A8" w14:textId="77777777" w:rsidR="00A1675C" w:rsidRDefault="00000000">
      <w:pPr>
        <w:spacing w:before="40" w:after="120"/>
      </w:pPr>
      <w:r>
        <w:rPr>
          <w:rFonts w:eastAsia="Georgia"/>
        </w:rPr>
        <w:t>"Nothing."</w:t>
      </w:r>
    </w:p>
    <w:p w14:paraId="573B338D" w14:textId="77777777" w:rsidR="00A1675C" w:rsidRDefault="00000000">
      <w:pPr>
        <w:spacing w:before="40" w:after="120"/>
      </w:pPr>
      <w:r>
        <w:rPr>
          <w:rFonts w:eastAsia="Georgia"/>
        </w:rPr>
        <w:t>"Good."</w:t>
      </w:r>
    </w:p>
    <w:p w14:paraId="15357EFE" w14:textId="77777777" w:rsidR="00A1675C" w:rsidRDefault="00000000">
      <w:pPr>
        <w:spacing w:before="40" w:after="120"/>
      </w:pPr>
      <w:r>
        <w:rPr>
          <w:rFonts w:eastAsia="Georgia"/>
        </w:rPr>
        <w:t>"That's usually when something happens."</w:t>
      </w:r>
    </w:p>
    <w:p w14:paraId="405596C9" w14:textId="77777777" w:rsidR="00A1675C" w:rsidRDefault="00000000">
      <w:pPr>
        <w:ind w:firstLine="432"/>
      </w:pPr>
      <w:r>
        <w:rPr>
          <w:rFonts w:eastAsia="Georgia"/>
        </w:rPr>
        <w:t>They boarded. The doors quietly closed. The train moved.</w:t>
      </w:r>
    </w:p>
    <w:p w14:paraId="2E8685EC" w14:textId="47521AD1" w:rsidR="00A1675C" w:rsidRDefault="00000000">
      <w:pPr>
        <w:ind w:firstLine="432"/>
      </w:pPr>
      <w:r>
        <w:rPr>
          <w:rFonts w:eastAsia="Georgia"/>
        </w:rPr>
        <w:t>Derek sat beside the window. Trevor sat opposite. Penny stood holding the rail.</w:t>
      </w:r>
    </w:p>
    <w:p w14:paraId="79CC6D99" w14:textId="77777777" w:rsidR="00A1675C" w:rsidRDefault="00000000">
      <w:pPr>
        <w:ind w:firstLine="432"/>
      </w:pPr>
      <w:r>
        <w:rPr>
          <w:rFonts w:eastAsia="Georgia"/>
        </w:rPr>
        <w:t>The train accelerated. Derek intently watched the deep deep tunnel.</w:t>
      </w:r>
    </w:p>
    <w:p w14:paraId="32956FA2" w14:textId="77777777" w:rsidR="00A1675C" w:rsidRDefault="00000000">
      <w:pPr>
        <w:spacing w:before="40" w:after="120"/>
      </w:pPr>
      <w:r>
        <w:rPr>
          <w:rFonts w:eastAsia="Georgia"/>
        </w:rPr>
        <w:t>"Now."</w:t>
      </w:r>
    </w:p>
    <w:p w14:paraId="29E866CE" w14:textId="77777777" w:rsidR="00A1675C" w:rsidRDefault="00000000">
      <w:pPr>
        <w:ind w:firstLine="432"/>
      </w:pPr>
      <w:r>
        <w:rPr>
          <w:rFonts w:eastAsia="Georgia"/>
        </w:rPr>
        <w:t>Trevor carefully looked at him.</w:t>
      </w:r>
    </w:p>
    <w:p w14:paraId="53BCB537" w14:textId="77777777" w:rsidR="00A1675C" w:rsidRDefault="00000000">
      <w:pPr>
        <w:spacing w:before="40" w:after="120"/>
      </w:pPr>
      <w:r>
        <w:rPr>
          <w:rFonts w:eastAsia="Georgia"/>
        </w:rPr>
        <w:t>"Now what?"</w:t>
      </w:r>
    </w:p>
    <w:p w14:paraId="0980EAA8" w14:textId="77777777" w:rsidR="00A1675C" w:rsidRDefault="00000000">
      <w:pPr>
        <w:spacing w:before="40" w:after="120"/>
      </w:pPr>
      <w:r>
        <w:rPr>
          <w:rFonts w:eastAsia="Georgia"/>
        </w:rPr>
        <w:t>"Acceleration."</w:t>
      </w:r>
    </w:p>
    <w:p w14:paraId="31B6E32F" w14:textId="77777777" w:rsidR="00A1675C" w:rsidRDefault="00000000">
      <w:pPr>
        <w:spacing w:before="40" w:after="120"/>
      </w:pPr>
      <w:r>
        <w:rPr>
          <w:rFonts w:eastAsia="Georgia"/>
        </w:rPr>
        <w:t>"Ah."</w:t>
      </w:r>
    </w:p>
    <w:p w14:paraId="503645BC" w14:textId="77777777" w:rsidR="00A1675C" w:rsidRDefault="00000000">
      <w:pPr>
        <w:ind w:firstLine="432"/>
      </w:pPr>
      <w:r>
        <w:rPr>
          <w:rFonts w:eastAsia="Georgia"/>
        </w:rPr>
        <w:t>Derek took out his notebook.</w:t>
      </w:r>
    </w:p>
    <w:p w14:paraId="4D1E17F6" w14:textId="77777777" w:rsidR="00A1675C" w:rsidRDefault="00000000">
      <w:pPr>
        <w:spacing w:before="40" w:after="120"/>
      </w:pPr>
      <w:r>
        <w:rPr>
          <w:rFonts w:eastAsia="Georgia"/>
        </w:rPr>
        <w:t>"The train is not an inertial frame."</w:t>
      </w:r>
    </w:p>
    <w:p w14:paraId="168A09F8" w14:textId="77777777" w:rsidR="00A1675C" w:rsidRDefault="00000000">
      <w:pPr>
        <w:spacing w:before="40" w:after="120"/>
      </w:pPr>
      <w:r>
        <w:rPr>
          <w:rFonts w:eastAsia="Georgia"/>
        </w:rPr>
        <w:t>"No."</w:t>
      </w:r>
    </w:p>
    <w:p w14:paraId="48AD1B27" w14:textId="77777777" w:rsidR="00A1675C" w:rsidRDefault="00000000">
      <w:pPr>
        <w:spacing w:before="40" w:after="120"/>
      </w:pPr>
      <w:r>
        <w:rPr>
          <w:rFonts w:eastAsia="Georgia"/>
        </w:rPr>
        <w:t>"Passengers are accelerating with it."</w:t>
      </w:r>
    </w:p>
    <w:p w14:paraId="33F77984" w14:textId="77777777" w:rsidR="00A1675C" w:rsidRDefault="00000000">
      <w:pPr>
        <w:spacing w:before="40" w:after="120"/>
      </w:pPr>
      <w:r>
        <w:rPr>
          <w:rFonts w:eastAsia="Georgia"/>
        </w:rPr>
        <w:t>"Yes."</w:t>
      </w:r>
    </w:p>
    <w:p w14:paraId="37FD8855" w14:textId="77777777" w:rsidR="00A1675C" w:rsidRDefault="00000000">
      <w:pPr>
        <w:spacing w:before="40" w:after="120"/>
      </w:pPr>
      <w:r>
        <w:rPr>
          <w:rFonts w:eastAsia="Georgia"/>
        </w:rPr>
        <w:t>"But locally, each passenger can still regard themselves as approximately inertial over a sufficiently small region."</w:t>
      </w:r>
    </w:p>
    <w:p w14:paraId="1463F461" w14:textId="77777777" w:rsidR="00A1675C" w:rsidRDefault="00000000">
      <w:pPr>
        <w:spacing w:before="40" w:after="120"/>
      </w:pPr>
      <w:r>
        <w:rPr>
          <w:rFonts w:eastAsia="Georgia"/>
        </w:rPr>
        <w:t>"Yes."</w:t>
      </w:r>
    </w:p>
    <w:p w14:paraId="59A2FC5C" w14:textId="77777777" w:rsidR="00A1675C" w:rsidRDefault="00000000">
      <w:pPr>
        <w:spacing w:before="40" w:after="120"/>
      </w:pPr>
      <w:r>
        <w:rPr>
          <w:rFonts w:eastAsia="Georgia"/>
        </w:rPr>
        <w:t>"Which is where Special Relativity works."</w:t>
      </w:r>
    </w:p>
    <w:p w14:paraId="5CB84E6E" w14:textId="77777777" w:rsidR="00A1675C" w:rsidRDefault="00000000">
      <w:pPr>
        <w:spacing w:before="40" w:after="120"/>
      </w:pPr>
      <w:r>
        <w:rPr>
          <w:rFonts w:eastAsia="Georgia"/>
        </w:rPr>
        <w:t>"Yes."</w:t>
      </w:r>
    </w:p>
    <w:p w14:paraId="25A5B937" w14:textId="0C400E5E" w:rsidR="00A1675C" w:rsidRDefault="003434B6">
      <w:pPr>
        <w:ind w:firstLine="432"/>
      </w:pPr>
      <w:r>
        <w:rPr>
          <w:rFonts w:eastAsia="Georgia"/>
        </w:rPr>
        <w:t>Penny nodded.</w:t>
      </w:r>
    </w:p>
    <w:p w14:paraId="61BF31FE" w14:textId="77777777" w:rsidR="00A1675C" w:rsidRDefault="00000000">
      <w:pPr>
        <w:spacing w:before="40" w:after="120"/>
      </w:pPr>
      <w:r>
        <w:rPr>
          <w:rFonts w:eastAsia="Georgia"/>
        </w:rPr>
        <w:t>"And General Relativity tells us how the local inertial frames fit together."</w:t>
      </w:r>
    </w:p>
    <w:p w14:paraId="7EEDD442" w14:textId="77777777" w:rsidR="00A1675C" w:rsidRDefault="00000000">
      <w:pPr>
        <w:ind w:firstLine="432"/>
      </w:pPr>
      <w:r>
        <w:rPr>
          <w:rFonts w:eastAsia="Georgia"/>
        </w:rPr>
        <w:t>Derek softly smiled.</w:t>
      </w:r>
    </w:p>
    <w:p w14:paraId="04F4D2E7" w14:textId="77777777" w:rsidR="00A1675C" w:rsidRDefault="00000000">
      <w:pPr>
        <w:spacing w:before="40" w:after="120"/>
      </w:pPr>
      <w:r>
        <w:rPr>
          <w:rFonts w:eastAsia="Georgia"/>
        </w:rPr>
        <w:t>"Exactly."</w:t>
      </w:r>
    </w:p>
    <w:p w14:paraId="3F4BA330" w14:textId="77777777" w:rsidR="00A1675C" w:rsidRDefault="00000000">
      <w:pPr>
        <w:ind w:firstLine="432"/>
      </w:pPr>
      <w:r>
        <w:rPr>
          <w:rFonts w:eastAsia="Georgia"/>
        </w:rPr>
        <w:t>Trevor slowly eyed the tunnel.</w:t>
      </w:r>
    </w:p>
    <w:p w14:paraId="53C035EA" w14:textId="77777777" w:rsidR="00A1675C" w:rsidRDefault="00000000">
      <w:pPr>
        <w:spacing w:before="40" w:after="120"/>
      </w:pPr>
      <w:r>
        <w:rPr>
          <w:rFonts w:eastAsia="Georgia"/>
        </w:rPr>
        <w:t>"So there's no contradiction."</w:t>
      </w:r>
    </w:p>
    <w:p w14:paraId="0FE124CF" w14:textId="77777777" w:rsidR="00A1675C" w:rsidRDefault="00000000">
      <w:pPr>
        <w:spacing w:before="40" w:after="120"/>
      </w:pPr>
      <w:r>
        <w:rPr>
          <w:rFonts w:eastAsia="Georgia"/>
        </w:rPr>
        <w:t>"Not ordinarily."</w:t>
      </w:r>
    </w:p>
    <w:p w14:paraId="4B4DC1A9" w14:textId="77777777" w:rsidR="00A1675C" w:rsidRDefault="00000000">
      <w:pPr>
        <w:spacing w:before="40" w:after="120"/>
      </w:pPr>
      <w:r>
        <w:rPr>
          <w:rFonts w:eastAsia="Georgia"/>
        </w:rPr>
        <w:t>"And this train isn't going to disprove either theory."</w:t>
      </w:r>
    </w:p>
    <w:p w14:paraId="010B4D89" w14:textId="77777777" w:rsidR="00A1675C" w:rsidRDefault="00000000">
      <w:pPr>
        <w:spacing w:before="40" w:after="120"/>
      </w:pPr>
      <w:r>
        <w:rPr>
          <w:rFonts w:eastAsia="Georgia"/>
        </w:rPr>
        <w:t>"Not ordinarily."</w:t>
      </w:r>
    </w:p>
    <w:p w14:paraId="29AA2BC8" w14:textId="77777777" w:rsidR="00A1675C" w:rsidRDefault="00000000">
      <w:pPr>
        <w:ind w:firstLine="432"/>
      </w:pPr>
      <w:r>
        <w:rPr>
          <w:rFonts w:eastAsia="Georgia"/>
        </w:rPr>
        <w:t>Trevor smiled.</w:t>
      </w:r>
    </w:p>
    <w:p w14:paraId="005E552E" w14:textId="77777777" w:rsidR="00A1675C" w:rsidRDefault="00000000">
      <w:pPr>
        <w:spacing w:before="40" w:after="120"/>
      </w:pPr>
      <w:r>
        <w:rPr>
          <w:rFonts w:eastAsia="Georgia"/>
        </w:rPr>
        <w:t>"Well, that's settled."</w:t>
      </w:r>
    </w:p>
    <w:p w14:paraId="3DF66332" w14:textId="77777777" w:rsidR="00A1675C" w:rsidRDefault="00000000">
      <w:pPr>
        <w:ind w:firstLine="432"/>
      </w:pPr>
      <w:r>
        <w:rPr>
          <w:rFonts w:eastAsia="Georgia"/>
        </w:rPr>
        <w:t>the mysterious train entered a station. Brakes applied. Derek felt the deceleration.</w:t>
      </w:r>
    </w:p>
    <w:p w14:paraId="30484E12" w14:textId="77777777" w:rsidR="00A1675C" w:rsidRDefault="00000000">
      <w:pPr>
        <w:ind w:firstLine="432"/>
      </w:pPr>
      <w:r>
        <w:rPr>
          <w:rFonts w:eastAsia="Georgia"/>
        </w:rPr>
        <w:t>He watched the passengers. Everyone leaned slightly forward. The mysterious strange train stopped.</w:t>
      </w:r>
    </w:p>
    <w:p w14:paraId="60E7CB00" w14:textId="77777777" w:rsidR="00A1675C" w:rsidRDefault="00000000">
      <w:pPr>
        <w:ind w:firstLine="432"/>
      </w:pPr>
      <w:r>
        <w:rPr>
          <w:rFonts w:eastAsia="Georgia"/>
        </w:rPr>
        <w:t>Then started again. Derek watched his watch. 11:14.</w:t>
      </w:r>
    </w:p>
    <w:p w14:paraId="37639D43" w14:textId="77777777" w:rsidR="00A1675C" w:rsidRDefault="00000000">
      <w:pPr>
        <w:ind w:firstLine="432"/>
      </w:pPr>
      <w:r>
        <w:rPr>
          <w:rFonts w:eastAsia="Georgia"/>
        </w:rPr>
        <w:t>Normal.</w:t>
      </w:r>
    </w:p>
    <w:p w14:paraId="0394DA27" w14:textId="77777777" w:rsidR="00A1675C" w:rsidRDefault="00000000">
      <w:pPr>
        <w:spacing w:before="40" w:after="120"/>
      </w:pPr>
      <w:r>
        <w:rPr>
          <w:rFonts w:eastAsia="Georgia"/>
        </w:rPr>
        <w:t>"Again."</w:t>
      </w:r>
    </w:p>
    <w:p w14:paraId="0081B03C" w14:textId="77777777" w:rsidR="00A1675C" w:rsidRDefault="00000000">
      <w:pPr>
        <w:ind w:firstLine="432"/>
      </w:pPr>
      <w:r>
        <w:rPr>
          <w:rFonts w:eastAsia="Georgia"/>
        </w:rPr>
        <w:t>Trevor carefully surveyed him.</w:t>
      </w:r>
    </w:p>
    <w:p w14:paraId="0A52ABC4" w14:textId="77777777" w:rsidR="00A1675C" w:rsidRDefault="00000000">
      <w:pPr>
        <w:spacing w:before="40" w:after="120"/>
      </w:pPr>
      <w:r>
        <w:rPr>
          <w:rFonts w:eastAsia="Georgia"/>
        </w:rPr>
        <w:t>"Again what?"</w:t>
      </w:r>
    </w:p>
    <w:p w14:paraId="20943A00" w14:textId="77777777" w:rsidR="00A1675C" w:rsidRDefault="00000000">
      <w:pPr>
        <w:spacing w:before="40" w:after="120"/>
      </w:pPr>
      <w:r>
        <w:rPr>
          <w:rFonts w:eastAsia="Georgia"/>
        </w:rPr>
        <w:t>"Acceleration."</w:t>
      </w:r>
    </w:p>
    <w:p w14:paraId="7181CF07" w14:textId="77777777" w:rsidR="00A1675C" w:rsidRDefault="00000000">
      <w:pPr>
        <w:spacing w:before="40" w:after="120"/>
      </w:pPr>
      <w:r>
        <w:rPr>
          <w:rFonts w:eastAsia="Georgia"/>
        </w:rPr>
        <w:t>Trevor wearily sighed.</w:t>
      </w:r>
    </w:p>
    <w:p w14:paraId="1BF02A81" w14:textId="77777777" w:rsidR="00A1675C" w:rsidRDefault="00000000">
      <w:pPr>
        <w:spacing w:before="40" w:after="120"/>
      </w:pPr>
      <w:r>
        <w:rPr>
          <w:rFonts w:eastAsia="Georgia"/>
        </w:rPr>
        <w:t>"Yes."</w:t>
      </w:r>
    </w:p>
    <w:p w14:paraId="679B68C2" w14:textId="77777777" w:rsidR="00A1675C" w:rsidRDefault="00000000">
      <w:pPr>
        <w:ind w:firstLine="432"/>
      </w:pPr>
      <w:r>
        <w:rPr>
          <w:rFonts w:eastAsia="Georgia"/>
        </w:rPr>
        <w:t>They continued. 11:15. 11:16.</w:t>
      </w:r>
    </w:p>
    <w:p w14:paraId="500EC8C5" w14:textId="77777777" w:rsidR="00A1675C" w:rsidRDefault="00000000">
      <w:pPr>
        <w:ind w:firstLine="432"/>
      </w:pPr>
      <w:r>
        <w:rPr>
          <w:rFonts w:eastAsia="Georgia"/>
        </w:rPr>
        <w:t>Derek watched the clock. The second hand moved smoothly. 11:16:50.</w:t>
      </w:r>
    </w:p>
    <w:p w14:paraId="623915CA" w14:textId="77777777" w:rsidR="00A1675C" w:rsidRDefault="00000000">
      <w:pPr>
        <w:ind w:firstLine="432"/>
      </w:pPr>
      <w:r>
        <w:rPr>
          <w:rFonts w:eastAsia="Georgia"/>
        </w:rPr>
        <w:t>11:16:55. 11:16:58. 11:16:59.</w:t>
      </w:r>
    </w:p>
    <w:p w14:paraId="4305D99F" w14:textId="77777777" w:rsidR="00A1675C" w:rsidRDefault="00000000">
      <w:pPr>
        <w:ind w:firstLine="432"/>
      </w:pPr>
      <w:r>
        <w:rPr>
          <w:rFonts w:eastAsia="Georgia"/>
        </w:rPr>
        <w:t>11:17:00. The second hand stopped. The train continued moving.</w:t>
      </w:r>
    </w:p>
    <w:p w14:paraId="527A9089" w14:textId="77777777" w:rsidR="00A1675C" w:rsidRDefault="00000000">
      <w:pPr>
        <w:ind w:firstLine="432"/>
      </w:pPr>
      <w:r>
        <w:rPr>
          <w:rFonts w:eastAsia="Georgia"/>
        </w:rPr>
        <w:t>Derek gently smiled.</w:t>
      </w:r>
    </w:p>
    <w:p w14:paraId="4307C790" w14:textId="77777777" w:rsidR="00A1675C" w:rsidRDefault="00000000">
      <w:pPr>
        <w:spacing w:before="40" w:after="120"/>
      </w:pPr>
      <w:r>
        <w:rPr>
          <w:rFonts w:eastAsia="Georgia"/>
        </w:rPr>
        <w:t>"Right."</w:t>
      </w:r>
    </w:p>
    <w:p w14:paraId="1C7FB974" w14:textId="4ACC5279" w:rsidR="00A1675C" w:rsidRDefault="003434B6">
      <w:pPr>
        <w:ind w:firstLine="432"/>
      </w:pPr>
      <w:r>
        <w:rPr>
          <w:rFonts w:eastAsia="Georgia"/>
        </w:rPr>
        <w:t>Penny carefully studied her phone. 11:17. Trevor regarded the mysterious train clock.</w:t>
      </w:r>
    </w:p>
    <w:p w14:paraId="6AFA5E52" w14:textId="77777777" w:rsidR="00A1675C" w:rsidRDefault="00000000">
      <w:pPr>
        <w:ind w:firstLine="432"/>
      </w:pPr>
      <w:r>
        <w:rPr>
          <w:rFonts w:eastAsia="Georgia"/>
        </w:rPr>
        <w:t>11:17. The carriage display. 11:17.</w:t>
      </w:r>
    </w:p>
    <w:p w14:paraId="22015F0F" w14:textId="77777777" w:rsidR="00A1675C" w:rsidRDefault="00000000">
      <w:pPr>
        <w:ind w:firstLine="432"/>
      </w:pPr>
      <w:r>
        <w:rPr>
          <w:rFonts w:eastAsia="Georgia"/>
        </w:rPr>
        <w:t>A passenger checked his phone. 11:17. Another passenger.</w:t>
      </w:r>
    </w:p>
    <w:p w14:paraId="29A89240" w14:textId="524E3621" w:rsidR="00A1675C" w:rsidRDefault="00000000">
      <w:pPr>
        <w:ind w:firstLine="432"/>
      </w:pPr>
      <w:r>
        <w:rPr>
          <w:rFonts w:eastAsia="Georgia"/>
        </w:rPr>
        <w:t>11:17. Derek examined Penny.</w:t>
      </w:r>
    </w:p>
    <w:p w14:paraId="42FF65E2" w14:textId="77777777" w:rsidR="00A1675C" w:rsidRDefault="00000000">
      <w:pPr>
        <w:spacing w:before="40" w:after="120"/>
      </w:pPr>
      <w:r>
        <w:rPr>
          <w:rFonts w:eastAsia="Georgia"/>
        </w:rPr>
        <w:t>"All stopped."</w:t>
      </w:r>
    </w:p>
    <w:p w14:paraId="5AF477A0" w14:textId="77777777" w:rsidR="00A1675C" w:rsidRDefault="00000000">
      <w:pPr>
        <w:ind w:firstLine="432"/>
      </w:pPr>
      <w:r>
        <w:rPr>
          <w:rFonts w:eastAsia="Georgia"/>
        </w:rPr>
        <w:t>She quietly nodded.</w:t>
      </w:r>
    </w:p>
    <w:p w14:paraId="6F9E1DDF" w14:textId="77777777" w:rsidR="00A1675C" w:rsidRDefault="00000000">
      <w:pPr>
        <w:spacing w:before="40" w:after="120"/>
      </w:pPr>
      <w:r>
        <w:rPr>
          <w:rFonts w:eastAsia="Georgia"/>
        </w:rPr>
        <w:t>"Yes."</w:t>
      </w:r>
    </w:p>
    <w:p w14:paraId="1FECF1AB" w14:textId="77777777" w:rsidR="00A1675C" w:rsidRDefault="00000000">
      <w:pPr>
        <w:ind w:firstLine="432"/>
      </w:pPr>
      <w:r>
        <w:rPr>
          <w:rFonts w:eastAsia="Georgia"/>
        </w:rPr>
        <w:t>Trevor looked around. Nobody else seemed concerned. The train continued through the tunnel.</w:t>
      </w:r>
    </w:p>
    <w:p w14:paraId="5FFFF81F" w14:textId="77777777" w:rsidR="00A1675C" w:rsidRDefault="00000000">
      <w:pPr>
        <w:ind w:firstLine="432"/>
      </w:pPr>
      <w:r>
        <w:rPr>
          <w:rFonts w:eastAsia="Georgia"/>
        </w:rPr>
        <w:t>Derek stood. He walked toward the window. Outside, the tunnel wall slid past.</w:t>
      </w:r>
    </w:p>
    <w:p w14:paraId="79DEB6A4" w14:textId="77777777" w:rsidR="00A1675C" w:rsidRDefault="00000000">
      <w:pPr>
        <w:ind w:firstLine="432"/>
      </w:pPr>
      <w:r>
        <w:rPr>
          <w:rFonts w:eastAsia="Georgia"/>
        </w:rPr>
        <w:t>He carefully watched it. Then he noticed something. The mysterious train was moving.</w:t>
      </w:r>
    </w:p>
    <w:p w14:paraId="7011BBAB" w14:textId="77777777" w:rsidR="00A1675C" w:rsidRDefault="00000000">
      <w:pPr>
        <w:ind w:firstLine="432"/>
      </w:pPr>
      <w:r>
        <w:rPr>
          <w:rFonts w:eastAsia="Georgia"/>
        </w:rPr>
        <w:t>the silent clock was not. He smiled.</w:t>
      </w:r>
    </w:p>
    <w:p w14:paraId="73598654" w14:textId="77777777" w:rsidR="00A1675C" w:rsidRDefault="00000000">
      <w:pPr>
        <w:spacing w:before="40" w:after="120"/>
      </w:pPr>
      <w:r>
        <w:rPr>
          <w:rFonts w:eastAsia="Georgia"/>
        </w:rPr>
        <w:t>"That's interesting."</w:t>
      </w:r>
    </w:p>
    <w:p w14:paraId="4C83446B" w14:textId="77777777" w:rsidR="00A1675C" w:rsidRDefault="00000000">
      <w:pPr>
        <w:ind w:firstLine="432"/>
      </w:pPr>
      <w:r>
        <w:rPr>
          <w:rFonts w:eastAsia="Georgia"/>
        </w:rPr>
        <w:t>Trevor joined him.</w:t>
      </w:r>
    </w:p>
    <w:p w14:paraId="62E4991B" w14:textId="77777777" w:rsidR="00A1675C" w:rsidRDefault="00000000">
      <w:pPr>
        <w:spacing w:before="40" w:after="120"/>
      </w:pPr>
      <w:r>
        <w:rPr>
          <w:rFonts w:eastAsia="Georgia"/>
        </w:rPr>
        <w:t>"What's interesting?"</w:t>
      </w:r>
    </w:p>
    <w:p w14:paraId="76D291A6" w14:textId="77777777" w:rsidR="00A1675C" w:rsidRDefault="00000000">
      <w:pPr>
        <w:spacing w:before="40" w:after="120"/>
      </w:pPr>
      <w:r>
        <w:rPr>
          <w:rFonts w:eastAsia="Georgia"/>
        </w:rPr>
        <w:t>"The train is still changing position."</w:t>
      </w:r>
    </w:p>
    <w:p w14:paraId="072A7C47" w14:textId="77777777" w:rsidR="00A1675C" w:rsidRDefault="00000000">
      <w:pPr>
        <w:spacing w:before="40" w:after="120"/>
      </w:pPr>
      <w:r>
        <w:rPr>
          <w:rFonts w:eastAsia="Georgia"/>
        </w:rPr>
        <w:t>"Obviously."</w:t>
      </w:r>
    </w:p>
    <w:p w14:paraId="03EE63B9" w14:textId="77777777" w:rsidR="00A1675C" w:rsidRDefault="00000000">
      <w:pPr>
        <w:spacing w:before="40" w:after="120"/>
      </w:pPr>
      <w:r>
        <w:rPr>
          <w:rFonts w:eastAsia="Georgia"/>
        </w:rPr>
        <w:t>"Yet its clock isn't advancing."</w:t>
      </w:r>
    </w:p>
    <w:p w14:paraId="6B745EF6" w14:textId="77777777" w:rsidR="00A1675C" w:rsidRDefault="00000000">
      <w:pPr>
        <w:spacing w:before="40" w:after="120"/>
      </w:pPr>
      <w:r>
        <w:rPr>
          <w:rFonts w:eastAsia="Georgia"/>
        </w:rPr>
        <w:t>"Yes."</w:t>
      </w:r>
    </w:p>
    <w:p w14:paraId="6A6BEA64" w14:textId="77777777" w:rsidR="00A1675C" w:rsidRDefault="00000000">
      <w:pPr>
        <w:spacing w:before="40" w:after="120"/>
      </w:pPr>
      <w:r>
        <w:rPr>
          <w:rFonts w:eastAsia="Georgia"/>
        </w:rPr>
        <w:t>"So the train's spatial coordinates are changing while its displayed temporal coordinate isn't."</w:t>
      </w:r>
    </w:p>
    <w:p w14:paraId="490BF53D" w14:textId="77777777" w:rsidR="00A1675C" w:rsidRDefault="00000000">
      <w:pPr>
        <w:ind w:firstLine="432"/>
      </w:pPr>
      <w:r>
        <w:rPr>
          <w:rFonts w:eastAsia="Georgia"/>
        </w:rPr>
        <w:t>Trevor nodded.</w:t>
      </w:r>
    </w:p>
    <w:p w14:paraId="6ACC091D" w14:textId="77777777" w:rsidR="00A1675C" w:rsidRDefault="00000000">
      <w:pPr>
        <w:spacing w:before="40" w:after="120"/>
      </w:pPr>
      <w:r>
        <w:rPr>
          <w:rFonts w:eastAsia="Georgia"/>
        </w:rPr>
        <w:t>"That doesn't mean its proper time has stopped."</w:t>
      </w:r>
    </w:p>
    <w:p w14:paraId="30868337" w14:textId="77777777" w:rsidR="00A1675C" w:rsidRDefault="00000000">
      <w:pPr>
        <w:spacing w:before="40" w:after="120"/>
      </w:pPr>
      <w:r>
        <w:rPr>
          <w:rFonts w:eastAsia="Georgia"/>
        </w:rPr>
        <w:t>"Correct."</w:t>
      </w:r>
    </w:p>
    <w:p w14:paraId="33649B30" w14:textId="3F16B8A4" w:rsidR="00A1675C" w:rsidRDefault="003434B6">
      <w:pPr>
        <w:ind w:firstLine="432"/>
      </w:pPr>
      <w:r>
        <w:rPr>
          <w:rFonts w:eastAsia="Georgia"/>
        </w:rPr>
        <w:t>Penny came closer.</w:t>
      </w:r>
    </w:p>
    <w:p w14:paraId="35A261D8" w14:textId="77777777" w:rsidR="00A1675C" w:rsidRDefault="00000000">
      <w:pPr>
        <w:spacing w:before="40" w:after="120"/>
      </w:pPr>
      <w:r>
        <w:rPr>
          <w:rFonts w:eastAsia="Georgia"/>
        </w:rPr>
        <w:t>"The clock could simply be failing."</w:t>
      </w:r>
    </w:p>
    <w:p w14:paraId="31907A67" w14:textId="77777777" w:rsidR="00A1675C" w:rsidRDefault="00000000">
      <w:pPr>
        <w:spacing w:before="40" w:after="120"/>
      </w:pPr>
      <w:r>
        <w:rPr>
          <w:rFonts w:eastAsia="Georgia"/>
        </w:rPr>
        <w:t>"Except all of them stopped."</w:t>
      </w:r>
    </w:p>
    <w:p w14:paraId="0EB4A095" w14:textId="77777777" w:rsidR="00A1675C" w:rsidRDefault="00000000">
      <w:pPr>
        <w:spacing w:before="40" w:after="120"/>
      </w:pPr>
      <w:r>
        <w:rPr>
          <w:rFonts w:eastAsia="Georgia"/>
        </w:rPr>
        <w:t>"Yes."</w:t>
      </w:r>
    </w:p>
    <w:p w14:paraId="42811B77" w14:textId="77777777" w:rsidR="00A1675C" w:rsidRDefault="00000000">
      <w:pPr>
        <w:spacing w:before="40" w:after="120"/>
      </w:pPr>
      <w:r>
        <w:rPr>
          <w:rFonts w:eastAsia="Georgia"/>
        </w:rPr>
        <w:t>"At exactly the same reading."</w:t>
      </w:r>
    </w:p>
    <w:p w14:paraId="6E078BEE" w14:textId="77777777" w:rsidR="00A1675C" w:rsidRDefault="00000000">
      <w:pPr>
        <w:spacing w:before="40" w:after="120"/>
      </w:pPr>
      <w:r>
        <w:rPr>
          <w:rFonts w:eastAsia="Georgia"/>
        </w:rPr>
        <w:t>"Yes."</w:t>
      </w:r>
    </w:p>
    <w:p w14:paraId="32901249" w14:textId="77777777" w:rsidR="00A1675C" w:rsidRDefault="00000000">
      <w:pPr>
        <w:spacing w:before="40" w:after="120"/>
      </w:pPr>
      <w:r>
        <w:rPr>
          <w:rFonts w:eastAsia="Georgia"/>
        </w:rPr>
        <w:t>"And we've already seen this elsewhere."</w:t>
      </w:r>
    </w:p>
    <w:p w14:paraId="5C1A58DA" w14:textId="77777777" w:rsidR="00A1675C" w:rsidRDefault="00000000">
      <w:pPr>
        <w:spacing w:before="40" w:after="120"/>
      </w:pPr>
      <w:r>
        <w:rPr>
          <w:rFonts w:eastAsia="Georgia"/>
        </w:rPr>
        <w:t>"Munich."</w:t>
      </w:r>
    </w:p>
    <w:p w14:paraId="79CF9755" w14:textId="77777777" w:rsidR="00A1675C" w:rsidRDefault="00000000">
      <w:pPr>
        <w:spacing w:before="40" w:after="120"/>
      </w:pPr>
      <w:r>
        <w:rPr>
          <w:rFonts w:eastAsia="Georgia"/>
        </w:rPr>
        <w:t>"The Louvre."</w:t>
      </w:r>
    </w:p>
    <w:p w14:paraId="2BED868D" w14:textId="77777777" w:rsidR="00A1675C" w:rsidRDefault="00000000">
      <w:pPr>
        <w:spacing w:before="40" w:after="120"/>
      </w:pPr>
      <w:r>
        <w:rPr>
          <w:rFonts w:eastAsia="Georgia"/>
        </w:rPr>
        <w:t>"Yes."</w:t>
      </w:r>
    </w:p>
    <w:p w14:paraId="524F8DA3" w14:textId="77777777" w:rsidR="00A1675C" w:rsidRDefault="00000000">
      <w:pPr>
        <w:ind w:firstLine="432"/>
      </w:pPr>
      <w:r>
        <w:rPr>
          <w:rFonts w:eastAsia="Georgia"/>
        </w:rPr>
        <w:t>Trevor frowned.</w:t>
      </w:r>
    </w:p>
    <w:p w14:paraId="50F98BD1" w14:textId="77777777" w:rsidR="00A1675C" w:rsidRDefault="00000000">
      <w:pPr>
        <w:spacing w:before="40" w:after="120"/>
      </w:pPr>
      <w:r>
        <w:rPr>
          <w:rFonts w:eastAsia="Georgia"/>
        </w:rPr>
        <w:t>"So the anomaly isn't in the clocks."</w:t>
      </w:r>
    </w:p>
    <w:p w14:paraId="1075B675" w14:textId="77777777" w:rsidR="00A1675C" w:rsidRDefault="00000000">
      <w:pPr>
        <w:ind w:firstLine="432"/>
      </w:pPr>
      <w:r>
        <w:rPr>
          <w:rFonts w:eastAsia="Georgia"/>
        </w:rPr>
        <w:t>Derek gently smiled.</w:t>
      </w:r>
    </w:p>
    <w:p w14:paraId="0EE55EB4" w14:textId="77777777" w:rsidR="00A1675C" w:rsidRDefault="00000000">
      <w:pPr>
        <w:spacing w:before="40" w:after="120"/>
      </w:pPr>
      <w:r>
        <w:rPr>
          <w:rFonts w:eastAsia="Georgia"/>
        </w:rPr>
        <w:t>"That's what I'm thinking."</w:t>
      </w:r>
    </w:p>
    <w:p w14:paraId="106EDBB6" w14:textId="77777777" w:rsidR="00A1675C" w:rsidRDefault="00000000">
      <w:pPr>
        <w:spacing w:before="40" w:after="120"/>
      </w:pPr>
      <w:r>
        <w:rPr>
          <w:rFonts w:eastAsia="Georgia"/>
        </w:rPr>
        <w:t>"What is it in?"</w:t>
      </w:r>
    </w:p>
    <w:p w14:paraId="07EF9110" w14:textId="77777777" w:rsidR="00A1675C" w:rsidRDefault="00000000">
      <w:pPr>
        <w:spacing w:before="40" w:after="120"/>
      </w:pPr>
      <w:r>
        <w:rPr>
          <w:rFonts w:eastAsia="Georgia"/>
        </w:rPr>
        <w:t>"The relationship between the clocks and the events."</w:t>
      </w:r>
    </w:p>
    <w:p w14:paraId="0C9CD248" w14:textId="1BDCD3B1" w:rsidR="00A1675C" w:rsidRDefault="003434B6">
      <w:pPr>
        <w:ind w:firstLine="432"/>
      </w:pPr>
      <w:r>
        <w:rPr>
          <w:rFonts w:eastAsia="Georgia"/>
        </w:rPr>
        <w:t>Penny slowly nodded.</w:t>
      </w:r>
    </w:p>
    <w:p w14:paraId="773BC1DC" w14:textId="77777777" w:rsidR="00A1675C" w:rsidRDefault="00000000">
      <w:pPr>
        <w:spacing w:before="40" w:after="120"/>
      </w:pPr>
      <w:r>
        <w:rPr>
          <w:rFonts w:eastAsia="Georgia"/>
        </w:rPr>
        <w:t>"Good."</w:t>
      </w:r>
    </w:p>
    <w:p w14:paraId="4A890D7B" w14:textId="77777777" w:rsidR="00A1675C" w:rsidRDefault="00000000">
      <w:pPr>
        <w:ind w:firstLine="432"/>
      </w:pPr>
      <w:r>
        <w:rPr>
          <w:rFonts w:eastAsia="Georgia"/>
        </w:rPr>
        <w:t>Derek carefully inspected the rain through the window. The tunnel ended. Rain streaked across the glass.</w:t>
      </w:r>
    </w:p>
    <w:p w14:paraId="06D70B91" w14:textId="77777777" w:rsidR="00A1675C" w:rsidRDefault="00000000">
      <w:pPr>
        <w:ind w:firstLine="432"/>
      </w:pPr>
      <w:r>
        <w:rPr>
          <w:rFonts w:eastAsia="Georgia"/>
        </w:rPr>
        <w:t>He watched one droplet. It slid downward. Then sideways.</w:t>
      </w:r>
    </w:p>
    <w:p w14:paraId="02E37207" w14:textId="77777777" w:rsidR="00A1675C" w:rsidRDefault="00000000">
      <w:pPr>
        <w:ind w:firstLine="432"/>
      </w:pPr>
      <w:r>
        <w:rPr>
          <w:rFonts w:eastAsia="Georgia"/>
        </w:rPr>
        <w:t>Then upward. Derek blinked.</w:t>
      </w:r>
    </w:p>
    <w:p w14:paraId="6A9A1A6E" w14:textId="77777777" w:rsidR="00A1675C" w:rsidRDefault="00000000">
      <w:pPr>
        <w:spacing w:before="40" w:after="120"/>
      </w:pPr>
      <w:r>
        <w:rPr>
          <w:rFonts w:eastAsia="Georgia"/>
        </w:rPr>
        <w:t>"Did you see that?"</w:t>
      </w:r>
    </w:p>
    <w:p w14:paraId="34F4EE64" w14:textId="246171EB" w:rsidR="00A1675C" w:rsidRDefault="003434B6">
      <w:pPr>
        <w:ind w:firstLine="432"/>
      </w:pPr>
      <w:r>
        <w:rPr>
          <w:rFonts w:eastAsia="Georgia"/>
        </w:rPr>
        <w:t>Penny looked.</w:t>
      </w:r>
    </w:p>
    <w:p w14:paraId="336A498C" w14:textId="77777777" w:rsidR="00A1675C" w:rsidRDefault="00000000">
      <w:pPr>
        <w:spacing w:before="40" w:after="120"/>
      </w:pPr>
      <w:r>
        <w:rPr>
          <w:rFonts w:eastAsia="Georgia"/>
        </w:rPr>
        <w:t>"Yes."</w:t>
      </w:r>
    </w:p>
    <w:p w14:paraId="0F9443D3" w14:textId="77777777" w:rsidR="00A1675C" w:rsidRDefault="00000000">
      <w:pPr>
        <w:ind w:firstLine="432"/>
      </w:pPr>
      <w:r>
        <w:rPr>
          <w:rFonts w:eastAsia="Georgia"/>
        </w:rPr>
        <w:t>Trevor slowly looked.</w:t>
      </w:r>
    </w:p>
    <w:p w14:paraId="45FA9F76" w14:textId="77777777" w:rsidR="00A1675C" w:rsidRDefault="00000000">
      <w:pPr>
        <w:spacing w:before="40" w:after="120"/>
      </w:pPr>
      <w:r>
        <w:rPr>
          <w:rFonts w:eastAsia="Georgia"/>
        </w:rPr>
        <w:t>"Yes."</w:t>
      </w:r>
    </w:p>
    <w:p w14:paraId="3AC45958" w14:textId="77777777" w:rsidR="00A1675C" w:rsidRDefault="00000000">
      <w:pPr>
        <w:ind w:firstLine="432"/>
      </w:pPr>
      <w:r>
        <w:rPr>
          <w:rFonts w:eastAsia="Georgia"/>
        </w:rPr>
        <w:t>Derek smiled.</w:t>
      </w:r>
    </w:p>
    <w:p w14:paraId="19A458E4" w14:textId="77777777" w:rsidR="00A1675C" w:rsidRDefault="00000000">
      <w:pPr>
        <w:spacing w:before="40" w:after="120"/>
      </w:pPr>
      <w:r>
        <w:rPr>
          <w:rFonts w:eastAsia="Georgia"/>
        </w:rPr>
        <w:t>"Well, that's settled."</w:t>
      </w:r>
    </w:p>
    <w:p w14:paraId="50F2E716" w14:textId="77777777" w:rsidR="00A1675C" w:rsidRDefault="00000000">
      <w:pPr>
        <w:ind w:firstLine="432"/>
      </w:pPr>
      <w:r>
        <w:rPr>
          <w:rFonts w:eastAsia="Georgia"/>
        </w:rPr>
        <w:t>Trevor deeply frowned.</w:t>
      </w:r>
    </w:p>
    <w:p w14:paraId="1198230B" w14:textId="77777777" w:rsidR="00A1675C" w:rsidRDefault="00000000">
      <w:pPr>
        <w:spacing w:before="40" w:after="120"/>
      </w:pPr>
      <w:r>
        <w:rPr>
          <w:rFonts w:eastAsia="Georgia"/>
        </w:rPr>
        <w:t>"What?"</w:t>
      </w:r>
    </w:p>
    <w:p w14:paraId="14850DA1" w14:textId="77777777" w:rsidR="00A1675C" w:rsidRDefault="00000000">
      <w:pPr>
        <w:spacing w:before="40" w:after="120"/>
      </w:pPr>
      <w:r>
        <w:rPr>
          <w:rFonts w:eastAsia="Georgia"/>
        </w:rPr>
        <w:t>"The rain is misbehaving again."</w:t>
      </w:r>
    </w:p>
    <w:p w14:paraId="4F68888B" w14:textId="77777777" w:rsidR="00A1675C" w:rsidRDefault="00000000">
      <w:pPr>
        <w:ind w:firstLine="432"/>
      </w:pPr>
      <w:r>
        <w:rPr>
          <w:rFonts w:eastAsia="Georgia"/>
        </w:rPr>
        <w:t>the mysterious train entered another tunnel. The droplet disappeared. Derek carefully looked at his watch.</w:t>
      </w:r>
    </w:p>
    <w:p w14:paraId="784B1908" w14:textId="77777777" w:rsidR="00A1675C" w:rsidRDefault="00000000">
      <w:pPr>
        <w:ind w:firstLine="432"/>
      </w:pPr>
      <w:r>
        <w:rPr>
          <w:rFonts w:eastAsia="Georgia"/>
        </w:rPr>
        <w:t>11:17. Still. The strange train continued.</w:t>
      </w:r>
    </w:p>
    <w:p w14:paraId="740C2E41" w14:textId="77777777" w:rsidR="00A1675C" w:rsidRDefault="00000000">
      <w:pPr>
        <w:ind w:firstLine="432"/>
      </w:pPr>
      <w:r>
        <w:rPr>
          <w:rFonts w:eastAsia="Georgia"/>
        </w:rPr>
        <w:t>He felt the acceleration. He thought about Special Relativity. Then General Relativity.</w:t>
      </w:r>
    </w:p>
    <w:p w14:paraId="1257789D" w14:textId="77777777" w:rsidR="00A1675C" w:rsidRDefault="00000000">
      <w:pPr>
        <w:ind w:firstLine="432"/>
      </w:pPr>
      <w:r>
        <w:rPr>
          <w:rFonts w:eastAsia="Georgia"/>
        </w:rPr>
        <w:t>Then Barbarian. Time wasn't necessarily a thing. It might be a relationship between events.</w:t>
      </w:r>
    </w:p>
    <w:p w14:paraId="40BAE265" w14:textId="77777777" w:rsidR="00A1675C" w:rsidRDefault="00000000">
      <w:pPr>
        <w:ind w:firstLine="432"/>
      </w:pPr>
      <w:r>
        <w:rPr>
          <w:rFonts w:eastAsia="Georgia"/>
        </w:rPr>
        <w:t>The train didn't need a universal time. It had a worldline. The passengers had worldlines.</w:t>
      </w:r>
    </w:p>
    <w:p w14:paraId="5C8C21D8" w14:textId="77777777" w:rsidR="00A1675C" w:rsidRDefault="00000000">
      <w:pPr>
        <w:ind w:firstLine="432"/>
      </w:pPr>
      <w:r>
        <w:rPr>
          <w:rFonts w:eastAsia="Georgia"/>
        </w:rPr>
        <w:t>The cold rain had worldlines. The clocks had worldlines. The Earth had a worldline through spacetime.</w:t>
      </w:r>
    </w:p>
    <w:p w14:paraId="06FB3D8E" w14:textId="77777777" w:rsidR="00A1675C" w:rsidRDefault="00000000">
      <w:pPr>
        <w:ind w:firstLine="432"/>
      </w:pPr>
      <w:r>
        <w:rPr>
          <w:rFonts w:eastAsia="Georgia"/>
        </w:rPr>
        <w:t>Everything had a history.</w:t>
      </w:r>
    </w:p>
    <w:p w14:paraId="6F751B25" w14:textId="77777777" w:rsidR="00A1675C" w:rsidRDefault="00000000">
      <w:pPr>
        <w:spacing w:before="40" w:after="120"/>
      </w:pPr>
      <w:r>
        <w:rPr>
          <w:rFonts w:eastAsia="Georgia"/>
        </w:rPr>
        <w:t>Perhaps "time" was simply how they described the relationships among those histories.</w:t>
      </w:r>
    </w:p>
    <w:p w14:paraId="7A9F3ADF" w14:textId="77777777" w:rsidR="00A1675C" w:rsidRDefault="00000000">
      <w:pPr>
        <w:ind w:firstLine="432"/>
      </w:pPr>
      <w:r>
        <w:rPr>
          <w:rFonts w:eastAsia="Georgia"/>
        </w:rPr>
        <w:t>Derek gently smiled. Then thought about poetry. He couldn't help it.</w:t>
      </w:r>
    </w:p>
    <w:p w14:paraId="49A27486" w14:textId="77777777" w:rsidR="00A1675C" w:rsidRDefault="00000000">
      <w:pPr>
        <w:ind w:firstLine="432"/>
      </w:pPr>
      <w:r>
        <w:rPr>
          <w:rFonts w:eastAsia="Georgia"/>
        </w:rPr>
        <w:t>If time were removed completely, a poem would be a collection of words with no ordering. Every word would be there. But all at once.</w:t>
      </w:r>
    </w:p>
    <w:p w14:paraId="785D07BA" w14:textId="77777777" w:rsidR="00A1675C" w:rsidRDefault="00000000">
      <w:pPr>
        <w:ind w:firstLine="432"/>
      </w:pPr>
      <w:r>
        <w:rPr>
          <w:rFonts w:eastAsia="Georgia"/>
        </w:rPr>
        <w:t>The idea was ridiculous. It would sound like a fart. A highly educated fart.</w:t>
      </w:r>
    </w:p>
    <w:p w14:paraId="23FE5C9D" w14:textId="77777777" w:rsidR="00A1675C" w:rsidRDefault="00000000">
      <w:pPr>
        <w:ind w:firstLine="432"/>
      </w:pPr>
      <w:r>
        <w:rPr>
          <w:rFonts w:eastAsia="Georgia"/>
        </w:rPr>
        <w:t>Possibly a French fart. But a fart nonetheless. Derek wrote in his notebook:</w:t>
      </w:r>
    </w:p>
    <w:p w14:paraId="7033B831" w14:textId="77777777" w:rsidR="00A1675C" w:rsidRDefault="00000000">
      <w:pPr>
        <w:ind w:firstLine="432"/>
      </w:pPr>
      <w:r>
        <w:rPr>
          <w:rFonts w:eastAsia="Georgia"/>
        </w:rPr>
        <w:t>TIME MAY BE THE THING THAT STOPS POETRY FROM BEING A FART. Trevor looked over his shoulder.</w:t>
      </w:r>
    </w:p>
    <w:p w14:paraId="0B2E22BF" w14:textId="77777777" w:rsidR="00A1675C" w:rsidRDefault="00000000">
      <w:pPr>
        <w:spacing w:before="40" w:after="120"/>
      </w:pPr>
      <w:r>
        <w:rPr>
          <w:rFonts w:eastAsia="Georgia"/>
        </w:rPr>
        <w:t>"What are you writing?"</w:t>
      </w:r>
    </w:p>
    <w:p w14:paraId="03F79F14" w14:textId="77777777" w:rsidR="00A1675C" w:rsidRDefault="00000000">
      <w:pPr>
        <w:spacing w:before="40" w:after="120"/>
      </w:pPr>
      <w:r>
        <w:rPr>
          <w:rFonts w:eastAsia="Georgia"/>
        </w:rPr>
        <w:t>"Physics."</w:t>
      </w:r>
    </w:p>
    <w:p w14:paraId="4D9E83C1" w14:textId="77777777" w:rsidR="00A1675C" w:rsidRDefault="00000000">
      <w:pPr>
        <w:ind w:firstLine="432"/>
      </w:pPr>
      <w:r>
        <w:rPr>
          <w:rFonts w:eastAsia="Georgia"/>
        </w:rPr>
        <w:t>Trevor read it.</w:t>
      </w:r>
    </w:p>
    <w:p w14:paraId="55315383" w14:textId="77777777" w:rsidR="00A1675C" w:rsidRDefault="00000000">
      <w:pPr>
        <w:spacing w:before="40" w:after="120"/>
      </w:pPr>
      <w:r>
        <w:rPr>
          <w:rFonts w:eastAsia="Georgia"/>
        </w:rPr>
        <w:t>"That's not physics."</w:t>
      </w:r>
    </w:p>
    <w:p w14:paraId="605D9E9B" w14:textId="77777777" w:rsidR="00A1675C" w:rsidRDefault="00000000">
      <w:pPr>
        <w:spacing w:before="40" w:after="120"/>
      </w:pPr>
      <w:r>
        <w:rPr>
          <w:rFonts w:eastAsia="Georgia"/>
        </w:rPr>
        <w:t>"It will be."</w:t>
      </w:r>
    </w:p>
    <w:p w14:paraId="029A8E3C" w14:textId="6AA46CF5" w:rsidR="00A1675C" w:rsidRDefault="003434B6">
      <w:pPr>
        <w:ind w:firstLine="432"/>
      </w:pPr>
      <w:r>
        <w:rPr>
          <w:rFonts w:eastAsia="Georgia"/>
        </w:rPr>
        <w:t>Penny looked. She gently smiled.</w:t>
      </w:r>
    </w:p>
    <w:p w14:paraId="7E4F32D0" w14:textId="77777777" w:rsidR="00A1675C" w:rsidRDefault="00000000">
      <w:pPr>
        <w:spacing w:before="40" w:after="120"/>
      </w:pPr>
      <w:r>
        <w:rPr>
          <w:rFonts w:eastAsia="Georgia"/>
        </w:rPr>
        <w:t>"Actually, he's got a point."</w:t>
      </w:r>
    </w:p>
    <w:p w14:paraId="3F5D5D69" w14:textId="77777777" w:rsidR="00A1675C" w:rsidRDefault="00000000">
      <w:pPr>
        <w:ind w:firstLine="432"/>
      </w:pPr>
      <w:r>
        <w:rPr>
          <w:rFonts w:eastAsia="Georgia"/>
        </w:rPr>
        <w:t>Trevor stared intently at her.</w:t>
      </w:r>
    </w:p>
    <w:p w14:paraId="7BD55BAF" w14:textId="77777777" w:rsidR="00A1675C" w:rsidRDefault="00000000">
      <w:pPr>
        <w:spacing w:before="40" w:after="120"/>
      </w:pPr>
      <w:r>
        <w:rPr>
          <w:rFonts w:eastAsia="Georgia"/>
        </w:rPr>
        <w:t>"How?"</w:t>
      </w:r>
    </w:p>
    <w:p w14:paraId="432B40E9" w14:textId="77777777" w:rsidR="00A1675C" w:rsidRDefault="00000000">
      <w:pPr>
        <w:spacing w:before="40" w:after="120"/>
      </w:pPr>
      <w:r>
        <w:rPr>
          <w:rFonts w:eastAsia="Georgia"/>
        </w:rPr>
        <w:t>"A poem requires ordering."</w:t>
      </w:r>
    </w:p>
    <w:p w14:paraId="6D65F9B1" w14:textId="77777777" w:rsidR="00A1675C" w:rsidRDefault="00000000">
      <w:pPr>
        <w:spacing w:before="40" w:after="120"/>
      </w:pPr>
      <w:r>
        <w:rPr>
          <w:rFonts w:eastAsia="Georgia"/>
        </w:rPr>
        <w:t>"Yes."</w:t>
      </w:r>
    </w:p>
    <w:p w14:paraId="7C28ED57" w14:textId="77777777" w:rsidR="00A1675C" w:rsidRDefault="00000000">
      <w:pPr>
        <w:spacing w:before="40" w:after="120"/>
      </w:pPr>
      <w:r>
        <w:rPr>
          <w:rFonts w:eastAsia="Georgia"/>
        </w:rPr>
        <w:t>"Ordering requires distinguishing one event from another."</w:t>
      </w:r>
    </w:p>
    <w:p w14:paraId="49260E21" w14:textId="77777777" w:rsidR="00A1675C" w:rsidRDefault="00000000">
      <w:pPr>
        <w:spacing w:before="40" w:after="120"/>
      </w:pPr>
      <w:r>
        <w:rPr>
          <w:rFonts w:eastAsia="Georgia"/>
        </w:rPr>
        <w:t>"Yes."</w:t>
      </w:r>
    </w:p>
    <w:p w14:paraId="53F8D4A4" w14:textId="77777777" w:rsidR="00A1675C" w:rsidRDefault="00000000">
      <w:pPr>
        <w:spacing w:before="40" w:after="120"/>
      </w:pPr>
      <w:r>
        <w:rPr>
          <w:rFonts w:eastAsia="Georgia"/>
        </w:rPr>
        <w:t>"And our experience of that ordering is what we call temporal succession."</w:t>
      </w:r>
    </w:p>
    <w:p w14:paraId="0C026A74" w14:textId="77777777" w:rsidR="00A1675C" w:rsidRDefault="00000000">
      <w:pPr>
        <w:ind w:firstLine="432"/>
      </w:pPr>
      <w:r>
        <w:rPr>
          <w:rFonts w:eastAsia="Georgia"/>
        </w:rPr>
        <w:t>Trevor nodded slowly.</w:t>
      </w:r>
    </w:p>
    <w:p w14:paraId="53BA9392" w14:textId="77777777" w:rsidR="00A1675C" w:rsidRDefault="00000000">
      <w:pPr>
        <w:spacing w:before="40" w:after="120"/>
      </w:pPr>
      <w:r>
        <w:rPr>
          <w:rFonts w:eastAsia="Georgia"/>
        </w:rPr>
        <w:t>"That's fair."</w:t>
      </w:r>
    </w:p>
    <w:p w14:paraId="37BC210E" w14:textId="77777777" w:rsidR="00A1675C" w:rsidRDefault="00000000">
      <w:pPr>
        <w:ind w:firstLine="432"/>
      </w:pPr>
      <w:r>
        <w:rPr>
          <w:rFonts w:eastAsia="Georgia"/>
        </w:rPr>
        <w:t>Derek looked pleased.</w:t>
      </w:r>
    </w:p>
    <w:p w14:paraId="474CE7D5" w14:textId="77777777" w:rsidR="00A1675C" w:rsidRDefault="00000000">
      <w:pPr>
        <w:spacing w:before="40" w:after="120"/>
      </w:pPr>
      <w:r>
        <w:rPr>
          <w:rFonts w:eastAsia="Georgia"/>
        </w:rPr>
        <w:t>"Well, that's settled."</w:t>
      </w:r>
    </w:p>
    <w:p w14:paraId="6C66B6BC" w14:textId="77777777" w:rsidR="00A1675C" w:rsidRDefault="00000000">
      <w:pPr>
        <w:ind w:firstLine="432"/>
      </w:pPr>
      <w:r>
        <w:rPr>
          <w:rFonts w:eastAsia="Georgia"/>
        </w:rPr>
        <w:t>Trevor gently smiled.</w:t>
      </w:r>
    </w:p>
    <w:p w14:paraId="3B7D3AC4" w14:textId="77777777" w:rsidR="00A1675C" w:rsidRDefault="00000000">
      <w:pPr>
        <w:spacing w:before="40" w:after="120"/>
      </w:pPr>
      <w:r>
        <w:rPr>
          <w:rFonts w:eastAsia="Georgia"/>
        </w:rPr>
        <w:t>"Yes."</w:t>
      </w:r>
    </w:p>
    <w:p w14:paraId="4E443D68" w14:textId="77777777" w:rsidR="00A1675C" w:rsidRDefault="00000000">
      <w:pPr>
        <w:ind w:firstLine="432"/>
      </w:pPr>
      <w:r>
        <w:rPr>
          <w:rFonts w:eastAsia="Georgia"/>
        </w:rPr>
        <w:t>The train slowed. Derek glanced at the station sign. They had arrived at the next station.</w:t>
      </w:r>
    </w:p>
    <w:p w14:paraId="2AF48E35" w14:textId="77777777" w:rsidR="00A1675C" w:rsidRDefault="00000000">
      <w:pPr>
        <w:ind w:firstLine="432"/>
      </w:pPr>
      <w:r>
        <w:rPr>
          <w:rFonts w:eastAsia="Georgia"/>
        </w:rPr>
        <w:t>He checked the silent clock. Still 11:17. The station clock also read 11:17.</w:t>
      </w:r>
    </w:p>
    <w:p w14:paraId="03004F6A" w14:textId="77777777" w:rsidR="00A1675C" w:rsidRDefault="00000000">
      <w:pPr>
        <w:ind w:firstLine="432"/>
      </w:pPr>
      <w:r>
        <w:rPr>
          <w:rFonts w:eastAsia="Georgia"/>
        </w:rPr>
        <w:t>Derek stepped onto the platform. He looked down. Water was running along the edge.</w:t>
      </w:r>
    </w:p>
    <w:p w14:paraId="3DF345E9" w14:textId="77777777" w:rsidR="00A1675C" w:rsidRDefault="00000000">
      <w:pPr>
        <w:ind w:firstLine="432"/>
      </w:pPr>
      <w:r>
        <w:rPr>
          <w:rFonts w:eastAsia="Georgia"/>
        </w:rPr>
        <w:t>He crouched. A stream of rainwater moved toward the drain. Derek watched.</w:t>
      </w:r>
    </w:p>
    <w:p w14:paraId="38CDE286" w14:textId="77777777" w:rsidR="00A1675C" w:rsidRDefault="00000000">
      <w:pPr>
        <w:ind w:firstLine="432"/>
      </w:pPr>
      <w:r>
        <w:rPr>
          <w:rFonts w:eastAsia="Georgia"/>
        </w:rPr>
        <w:t>The water reached the drain. Then stopped. The mysterious train doors closed.</w:t>
      </w:r>
    </w:p>
    <w:p w14:paraId="4D780838" w14:textId="77777777" w:rsidR="00A1675C" w:rsidRDefault="00000000">
      <w:pPr>
        <w:ind w:firstLine="432"/>
      </w:pPr>
      <w:r>
        <w:rPr>
          <w:rFonts w:eastAsia="Georgia"/>
        </w:rPr>
        <w:t>The train departed. The water remained. Derek stood.</w:t>
      </w:r>
    </w:p>
    <w:p w14:paraId="10E02882" w14:textId="0F655277" w:rsidR="00A1675C" w:rsidRDefault="003434B6">
      <w:pPr>
        <w:ind w:firstLine="432"/>
      </w:pPr>
      <w:r>
        <w:rPr>
          <w:rFonts w:eastAsia="Georgia"/>
        </w:rPr>
        <w:t>Penny stared at him.</w:t>
      </w:r>
    </w:p>
    <w:p w14:paraId="027EC6BE" w14:textId="77777777" w:rsidR="00A1675C" w:rsidRDefault="00000000">
      <w:pPr>
        <w:spacing w:before="40" w:after="120"/>
      </w:pPr>
      <w:r>
        <w:rPr>
          <w:rFonts w:eastAsia="Georgia"/>
        </w:rPr>
        <w:t>"What?"</w:t>
      </w:r>
    </w:p>
    <w:p w14:paraId="549B0D63" w14:textId="77777777" w:rsidR="00A1675C" w:rsidRDefault="00000000">
      <w:pPr>
        <w:spacing w:before="40" w:after="120"/>
      </w:pPr>
      <w:r>
        <w:rPr>
          <w:rFonts w:eastAsia="Georgia"/>
        </w:rPr>
        <w:t>"The water."</w:t>
      </w:r>
    </w:p>
    <w:p w14:paraId="5B5D68CE" w14:textId="77777777" w:rsidR="00A1675C" w:rsidRDefault="00000000">
      <w:pPr>
        <w:spacing w:before="40" w:after="120"/>
      </w:pPr>
      <w:r>
        <w:rPr>
          <w:rFonts w:eastAsia="Georgia"/>
        </w:rPr>
        <w:t>"What about it?"</w:t>
      </w:r>
    </w:p>
    <w:p w14:paraId="298A8F83" w14:textId="77777777" w:rsidR="00A1675C" w:rsidRDefault="00000000">
      <w:pPr>
        <w:spacing w:before="40" w:after="120"/>
      </w:pPr>
      <w:r>
        <w:rPr>
          <w:rFonts w:eastAsia="Georgia"/>
        </w:rPr>
        <w:t>"It stopped."</w:t>
      </w:r>
    </w:p>
    <w:p w14:paraId="43B064EA" w14:textId="77777777" w:rsidR="00A1675C" w:rsidRDefault="00000000">
      <w:pPr>
        <w:spacing w:before="40" w:after="120"/>
      </w:pPr>
      <w:r>
        <w:rPr>
          <w:rFonts w:eastAsia="Georgia"/>
        </w:rPr>
        <w:t>"Because the train left?"</w:t>
      </w:r>
    </w:p>
    <w:p w14:paraId="611C340E" w14:textId="77777777" w:rsidR="00A1675C" w:rsidRDefault="00000000">
      <w:pPr>
        <w:spacing w:before="40" w:after="120"/>
      </w:pPr>
      <w:r>
        <w:rPr>
          <w:rFonts w:eastAsia="Georgia"/>
        </w:rPr>
        <w:t>"No."</w:t>
      </w:r>
    </w:p>
    <w:p w14:paraId="1205EF21" w14:textId="77777777" w:rsidR="00A1675C" w:rsidRDefault="00000000">
      <w:pPr>
        <w:spacing w:before="40" w:after="120"/>
      </w:pPr>
      <w:r>
        <w:rPr>
          <w:rFonts w:eastAsia="Georgia"/>
        </w:rPr>
        <w:t>"Then why?"</w:t>
      </w:r>
    </w:p>
    <w:p w14:paraId="08B38A00" w14:textId="77777777" w:rsidR="00A1675C" w:rsidRDefault="00000000">
      <w:pPr>
        <w:ind w:firstLine="432"/>
      </w:pPr>
      <w:r>
        <w:rPr>
          <w:rFonts w:eastAsia="Georgia"/>
        </w:rPr>
        <w:t>Derek shook his head.</w:t>
      </w:r>
    </w:p>
    <w:p w14:paraId="6AC1E0A3" w14:textId="77777777" w:rsidR="00A1675C" w:rsidRDefault="00000000">
      <w:pPr>
        <w:spacing w:before="40" w:after="120"/>
      </w:pPr>
      <w:r>
        <w:rPr>
          <w:rFonts w:eastAsia="Georgia"/>
        </w:rPr>
        <w:t>"I don't know."</w:t>
      </w:r>
    </w:p>
    <w:p w14:paraId="2AD3C7B9" w14:textId="77777777" w:rsidR="00A1675C" w:rsidRDefault="00000000">
      <w:pPr>
        <w:ind w:firstLine="432"/>
      </w:pPr>
      <w:r>
        <w:rPr>
          <w:rFonts w:eastAsia="Georgia"/>
        </w:rPr>
        <w:t>Trevor looked sharply at the water.</w:t>
      </w:r>
    </w:p>
    <w:p w14:paraId="19A1DD60" w14:textId="77777777" w:rsidR="00A1675C" w:rsidRDefault="00000000">
      <w:pPr>
        <w:spacing w:before="40" w:after="120"/>
      </w:pPr>
      <w:r>
        <w:rPr>
          <w:rFonts w:eastAsia="Georgia"/>
        </w:rPr>
        <w:t>"It could be blocked."</w:t>
      </w:r>
    </w:p>
    <w:p w14:paraId="71B66531" w14:textId="77777777" w:rsidR="00A1675C" w:rsidRDefault="00000000">
      <w:pPr>
        <w:spacing w:before="40" w:after="120"/>
      </w:pPr>
      <w:r>
        <w:rPr>
          <w:rFonts w:eastAsia="Georgia"/>
        </w:rPr>
        <w:t>"Yes."</w:t>
      </w:r>
    </w:p>
    <w:p w14:paraId="7D550747" w14:textId="77777777" w:rsidR="00A1675C" w:rsidRDefault="00000000">
      <w:pPr>
        <w:spacing w:before="40" w:after="120"/>
      </w:pPr>
      <w:r>
        <w:rPr>
          <w:rFonts w:eastAsia="Georgia"/>
        </w:rPr>
        <w:t>"It could be debris."</w:t>
      </w:r>
    </w:p>
    <w:p w14:paraId="42052003" w14:textId="77777777" w:rsidR="00A1675C" w:rsidRDefault="00000000">
      <w:pPr>
        <w:spacing w:before="40" w:after="120"/>
      </w:pPr>
      <w:r>
        <w:rPr>
          <w:rFonts w:eastAsia="Georgia"/>
        </w:rPr>
        <w:t>"Yes."</w:t>
      </w:r>
    </w:p>
    <w:p w14:paraId="59A9D83F" w14:textId="77777777" w:rsidR="00A1675C" w:rsidRDefault="00000000">
      <w:pPr>
        <w:spacing w:before="40" w:after="120"/>
      </w:pPr>
      <w:r>
        <w:rPr>
          <w:rFonts w:eastAsia="Georgia"/>
        </w:rPr>
        <w:t>"It could be the gradient."</w:t>
      </w:r>
    </w:p>
    <w:p w14:paraId="63D9DBD3" w14:textId="77777777" w:rsidR="00A1675C" w:rsidRDefault="00000000">
      <w:pPr>
        <w:spacing w:before="40" w:after="120"/>
      </w:pPr>
      <w:r>
        <w:rPr>
          <w:rFonts w:eastAsia="Georgia"/>
        </w:rPr>
        <w:t>"Yes."</w:t>
      </w:r>
    </w:p>
    <w:p w14:paraId="37D31FEB" w14:textId="77777777" w:rsidR="00A1675C" w:rsidRDefault="00000000">
      <w:pPr>
        <w:ind w:firstLine="432"/>
      </w:pPr>
      <w:r>
        <w:rPr>
          <w:rFonts w:eastAsia="Georgia"/>
        </w:rPr>
        <w:t>Trevor gently smiled.</w:t>
      </w:r>
    </w:p>
    <w:p w14:paraId="397C5449" w14:textId="77777777" w:rsidR="00A1675C" w:rsidRDefault="00000000">
      <w:pPr>
        <w:spacing w:before="40" w:after="120"/>
      </w:pPr>
      <w:r>
        <w:rPr>
          <w:rFonts w:eastAsia="Georgia"/>
        </w:rPr>
        <w:t>"Well, that's settled."</w:t>
      </w:r>
    </w:p>
    <w:p w14:paraId="71BA4D28" w14:textId="77777777" w:rsidR="00A1675C" w:rsidRDefault="00000000">
      <w:pPr>
        <w:ind w:firstLine="432"/>
      </w:pPr>
      <w:r>
        <w:rPr>
          <w:rFonts w:eastAsia="Georgia"/>
        </w:rPr>
        <w:t>Derek laughed.</w:t>
      </w:r>
    </w:p>
    <w:p w14:paraId="132EF32A" w14:textId="77777777" w:rsidR="00A1675C" w:rsidRDefault="00000000">
      <w:pPr>
        <w:spacing w:before="40" w:after="120"/>
      </w:pPr>
      <w:r>
        <w:rPr>
          <w:rFonts w:eastAsia="Georgia"/>
        </w:rPr>
        <w:t>"Not quite."</w:t>
      </w:r>
    </w:p>
    <w:p w14:paraId="0B336103" w14:textId="77777777" w:rsidR="00A1675C" w:rsidRDefault="00000000">
      <w:pPr>
        <w:ind w:firstLine="432"/>
      </w:pPr>
      <w:r>
        <w:rPr>
          <w:rFonts w:eastAsia="Georgia"/>
        </w:rPr>
        <w:t>He slowly gazed at the tunnel. Then at the station clock. Then at the water.</w:t>
      </w:r>
    </w:p>
    <w:p w14:paraId="4D1D5FE5" w14:textId="77777777" w:rsidR="00A1675C" w:rsidRDefault="00000000">
      <w:pPr>
        <w:spacing w:before="40" w:after="120"/>
      </w:pPr>
      <w:r>
        <w:rPr>
          <w:rFonts w:eastAsia="Georgia"/>
        </w:rPr>
        <w:t>"Let's see what happens at 12:04."</w:t>
      </w:r>
    </w:p>
    <w:p w14:paraId="7AF4A9AE" w14:textId="0FF9B642" w:rsidR="00A1675C" w:rsidRDefault="003434B6">
      <w:pPr>
        <w:ind w:firstLine="432"/>
      </w:pPr>
      <w:r>
        <w:rPr>
          <w:rFonts w:eastAsia="Georgia"/>
        </w:rPr>
        <w:t>Penny's expression changed.</w:t>
      </w:r>
    </w:p>
    <w:p w14:paraId="171E8215" w14:textId="77777777" w:rsidR="00A1675C" w:rsidRDefault="00000000">
      <w:pPr>
        <w:spacing w:before="40" w:after="120"/>
      </w:pPr>
      <w:r>
        <w:rPr>
          <w:rFonts w:eastAsia="Georgia"/>
        </w:rPr>
        <w:t>"The restart."</w:t>
      </w:r>
    </w:p>
    <w:p w14:paraId="08711B80" w14:textId="77777777" w:rsidR="00A1675C" w:rsidRDefault="00000000">
      <w:pPr>
        <w:spacing w:before="40" w:after="120"/>
      </w:pPr>
      <w:r>
        <w:rPr>
          <w:rFonts w:eastAsia="Georgia"/>
        </w:rPr>
        <w:t>"Exactly."</w:t>
      </w:r>
    </w:p>
    <w:p w14:paraId="7638B5FE" w14:textId="77777777" w:rsidR="00A1675C" w:rsidRDefault="00000000">
      <w:pPr>
        <w:ind w:firstLine="432"/>
      </w:pPr>
      <w:r>
        <w:rPr>
          <w:rFonts w:eastAsia="Georgia"/>
        </w:rPr>
        <w:t>They waited. The cold rain continued. The empty station remained busy.</w:t>
      </w:r>
    </w:p>
    <w:p w14:paraId="78AACFD3" w14:textId="77777777" w:rsidR="00A1675C" w:rsidRDefault="00000000">
      <w:pPr>
        <w:ind w:firstLine="432"/>
      </w:pPr>
      <w:r>
        <w:rPr>
          <w:rFonts w:eastAsia="Georgia"/>
        </w:rPr>
        <w:t>Trains arrived. Trains departed. People came and went.</w:t>
      </w:r>
    </w:p>
    <w:p w14:paraId="4BF3C9E9" w14:textId="77777777" w:rsidR="00A1675C" w:rsidRDefault="00000000">
      <w:pPr>
        <w:ind w:firstLine="432"/>
      </w:pPr>
      <w:r>
        <w:rPr>
          <w:rFonts w:eastAsia="Georgia"/>
        </w:rPr>
        <w:t>Nobody paid any attention to the three people standing beside a puddle. At 12:03, Derek checked his watch. Still 11:17.</w:t>
      </w:r>
    </w:p>
    <w:p w14:paraId="6295DE03" w14:textId="77777777" w:rsidR="00A1675C" w:rsidRDefault="00000000">
      <w:pPr>
        <w:ind w:firstLine="432"/>
      </w:pPr>
      <w:r>
        <w:rPr>
          <w:rFonts w:eastAsia="Georgia"/>
        </w:rPr>
        <w:t>At 12:03:30, nothing happened. At 12:03:50, nothing. At 12:03:59—</w:t>
      </w:r>
    </w:p>
    <w:p w14:paraId="2A730849" w14:textId="77777777" w:rsidR="00A1675C" w:rsidRDefault="00000000">
      <w:pPr>
        <w:ind w:firstLine="432"/>
      </w:pPr>
      <w:r>
        <w:rPr>
          <w:rFonts w:eastAsia="Georgia"/>
        </w:rPr>
        <w:t>The water moved. The clock jumped. 11:17 became 12:04.</w:t>
      </w:r>
    </w:p>
    <w:p w14:paraId="1A11A147" w14:textId="7B64C93E" w:rsidR="00A1675C" w:rsidRDefault="00000000">
      <w:pPr>
        <w:ind w:firstLine="432"/>
      </w:pPr>
      <w:r>
        <w:rPr>
          <w:rFonts w:eastAsia="Georgia"/>
        </w:rPr>
        <w:t>The strange station strange clock did the same. Derek's watch did the same. Penny's phone jumped.</w:t>
      </w:r>
    </w:p>
    <w:p w14:paraId="3164E295" w14:textId="77777777" w:rsidR="00A1675C" w:rsidRDefault="00000000">
      <w:pPr>
        <w:ind w:firstLine="432"/>
      </w:pPr>
      <w:r>
        <w:rPr>
          <w:rFonts w:eastAsia="Georgia"/>
        </w:rPr>
        <w:t>Trevor's phone jumped. The train arriving at the cold platform seemed to hesitate for the briefest fraction of a second. Then everything continued.</w:t>
      </w:r>
    </w:p>
    <w:p w14:paraId="0655340A" w14:textId="77777777" w:rsidR="00A1675C" w:rsidRDefault="00000000">
      <w:pPr>
        <w:ind w:firstLine="432"/>
      </w:pPr>
      <w:r>
        <w:rPr>
          <w:rFonts w:eastAsia="Georgia"/>
        </w:rPr>
        <w:t>Derek stared intently at the silent ancient clock. 12:04. He peered at the puddle.</w:t>
      </w:r>
    </w:p>
    <w:p w14:paraId="0DBA292B" w14:textId="028AE6E8" w:rsidR="00A1675C" w:rsidRDefault="00000000">
      <w:pPr>
        <w:ind w:firstLine="432"/>
      </w:pPr>
      <w:r>
        <w:rPr>
          <w:rFonts w:eastAsia="Georgia"/>
        </w:rPr>
        <w:t>The water was flowing normally. He eyed Penny.</w:t>
      </w:r>
    </w:p>
    <w:p w14:paraId="39CA1FAD" w14:textId="77777777" w:rsidR="00A1675C" w:rsidRDefault="00000000">
      <w:pPr>
        <w:spacing w:before="40" w:after="120"/>
      </w:pPr>
      <w:r>
        <w:rPr>
          <w:rFonts w:eastAsia="Georgia"/>
        </w:rPr>
        <w:t>"Well."</w:t>
      </w:r>
    </w:p>
    <w:p w14:paraId="1A2E0D83" w14:textId="77777777" w:rsidR="00A1675C" w:rsidRDefault="00000000">
      <w:pPr>
        <w:ind w:firstLine="432"/>
      </w:pPr>
      <w:r>
        <w:rPr>
          <w:rFonts w:eastAsia="Georgia"/>
        </w:rPr>
        <w:t>She smiled.</w:t>
      </w:r>
    </w:p>
    <w:p w14:paraId="73C91003" w14:textId="77777777" w:rsidR="00A1675C" w:rsidRDefault="00000000">
      <w:pPr>
        <w:spacing w:before="40" w:after="120"/>
      </w:pPr>
      <w:r>
        <w:rPr>
          <w:rFonts w:eastAsia="Georgia"/>
        </w:rPr>
        <w:t>"That's settled."</w:t>
      </w:r>
    </w:p>
    <w:p w14:paraId="0378307D" w14:textId="77777777" w:rsidR="00A1675C" w:rsidRDefault="00000000">
      <w:pPr>
        <w:ind w:firstLine="432"/>
      </w:pPr>
      <w:r>
        <w:rPr>
          <w:rFonts w:eastAsia="Georgia"/>
        </w:rPr>
        <w:t>Trevor slowly nodded.</w:t>
      </w:r>
    </w:p>
    <w:p w14:paraId="34E8E661" w14:textId="77777777" w:rsidR="00A1675C" w:rsidRDefault="00000000">
      <w:pPr>
        <w:spacing w:before="40" w:after="120"/>
      </w:pPr>
      <w:r>
        <w:rPr>
          <w:rFonts w:eastAsia="Georgia"/>
        </w:rPr>
        <w:t>"The clocks weren't broken."</w:t>
      </w:r>
    </w:p>
    <w:p w14:paraId="65DAEF34" w14:textId="77777777" w:rsidR="00A1675C" w:rsidRDefault="00000000">
      <w:pPr>
        <w:spacing w:before="40" w:after="120"/>
      </w:pPr>
      <w:r>
        <w:rPr>
          <w:rFonts w:eastAsia="Georgia"/>
        </w:rPr>
        <w:t>"No."</w:t>
      </w:r>
    </w:p>
    <w:p w14:paraId="1B17812C" w14:textId="77777777" w:rsidR="00A1675C" w:rsidRDefault="00000000">
      <w:pPr>
        <w:spacing w:before="40" w:after="120"/>
      </w:pPr>
      <w:r>
        <w:rPr>
          <w:rFonts w:eastAsia="Georgia"/>
        </w:rPr>
        <w:t>"They were waiting."</w:t>
      </w:r>
    </w:p>
    <w:p w14:paraId="6FC3424F" w14:textId="77777777" w:rsidR="00A1675C" w:rsidRDefault="00000000">
      <w:pPr>
        <w:spacing w:before="40" w:after="120"/>
      </w:pPr>
      <w:r>
        <w:rPr>
          <w:rFonts w:eastAsia="Georgia"/>
        </w:rPr>
        <w:t>"Yes."</w:t>
      </w:r>
    </w:p>
    <w:p w14:paraId="30D3BBEC" w14:textId="77777777" w:rsidR="00A1675C" w:rsidRDefault="00000000">
      <w:pPr>
        <w:spacing w:before="40" w:after="120"/>
      </w:pPr>
      <w:r>
        <w:rPr>
          <w:rFonts w:eastAsia="Georgia"/>
        </w:rPr>
        <w:t>"For what?"</w:t>
      </w:r>
    </w:p>
    <w:p w14:paraId="45DD23E0" w14:textId="77777777" w:rsidR="00A1675C" w:rsidRDefault="00000000">
      <w:pPr>
        <w:ind w:firstLine="432"/>
      </w:pPr>
      <w:r>
        <w:rPr>
          <w:rFonts w:eastAsia="Georgia"/>
        </w:rPr>
        <w:t>Derek looked down the tunnel.</w:t>
      </w:r>
    </w:p>
    <w:p w14:paraId="4FB62BBB" w14:textId="77777777" w:rsidR="00A1675C" w:rsidRDefault="00000000">
      <w:pPr>
        <w:spacing w:before="40" w:after="120"/>
      </w:pPr>
      <w:r>
        <w:rPr>
          <w:rFonts w:eastAsia="Georgia"/>
        </w:rPr>
        <w:t>"For the next event."</w:t>
      </w:r>
    </w:p>
    <w:p w14:paraId="1AB8793B" w14:textId="77777777" w:rsidR="00A1675C" w:rsidRDefault="00000000">
      <w:pPr>
        <w:ind w:firstLine="432"/>
      </w:pPr>
      <w:r>
        <w:rPr>
          <w:rFonts w:eastAsia="Georgia"/>
        </w:rPr>
        <w:t>a distant train approached. Its headlights suddenly appeared in the darkness. Derek watched it come closer.</w:t>
      </w:r>
    </w:p>
    <w:p w14:paraId="320F8D2C" w14:textId="77777777" w:rsidR="00A1675C" w:rsidRDefault="00000000">
      <w:pPr>
        <w:ind w:firstLine="432"/>
      </w:pPr>
      <w:r>
        <w:rPr>
          <w:rFonts w:eastAsia="Georgia"/>
        </w:rPr>
        <w:t>Then he noticed the destination display.</w:t>
      </w:r>
    </w:p>
    <w:p w14:paraId="19A7A86E" w14:textId="77777777" w:rsidR="00A1675C" w:rsidRDefault="00000000">
      <w:pPr>
        <w:spacing w:before="200" w:after="120"/>
        <w:jc w:val="center"/>
      </w:pPr>
      <w:r>
        <w:rPr>
          <w:rFonts w:eastAsia="Georgia"/>
          <w:b/>
          <w:sz w:val="24"/>
        </w:rPr>
        <w:t>the gloomy London Terminus.</w:t>
      </w:r>
    </w:p>
    <w:p w14:paraId="4FF53676" w14:textId="77777777" w:rsidR="00A1675C" w:rsidRDefault="00000000">
      <w:pPr>
        <w:spacing w:before="200" w:after="120"/>
        <w:jc w:val="center"/>
      </w:pPr>
      <w:r>
        <w:rPr>
          <w:rFonts w:eastAsia="Georgia"/>
          <w:b/>
          <w:sz w:val="24"/>
        </w:rPr>
        <w:t>cold Platform 7.</w:t>
      </w:r>
    </w:p>
    <w:p w14:paraId="0D37370B" w14:textId="77777777" w:rsidR="00A1675C" w:rsidRDefault="00000000">
      <w:pPr>
        <w:ind w:firstLine="432"/>
      </w:pPr>
      <w:r>
        <w:rPr>
          <w:rFonts w:eastAsia="Georgia"/>
        </w:rPr>
        <w:t>Derek's face changed.</w:t>
      </w:r>
    </w:p>
    <w:p w14:paraId="1A47633C" w14:textId="77777777" w:rsidR="00A1675C" w:rsidRDefault="00000000">
      <w:pPr>
        <w:spacing w:before="40" w:after="120"/>
      </w:pPr>
      <w:r>
        <w:rPr>
          <w:rFonts w:eastAsia="Georgia"/>
        </w:rPr>
        <w:t>"That's our train."</w:t>
      </w:r>
    </w:p>
    <w:p w14:paraId="3FB6BE27" w14:textId="77777777" w:rsidR="00A1675C" w:rsidRDefault="00000000">
      <w:pPr>
        <w:ind w:firstLine="432"/>
      </w:pPr>
      <w:r>
        <w:rPr>
          <w:rFonts w:eastAsia="Georgia"/>
        </w:rPr>
        <w:t>Trevor carefully watched the display.</w:t>
      </w:r>
    </w:p>
    <w:p w14:paraId="60A9B156" w14:textId="77777777" w:rsidR="00A1675C" w:rsidRDefault="00000000">
      <w:pPr>
        <w:spacing w:before="40" w:after="120"/>
      </w:pPr>
      <w:r>
        <w:rPr>
          <w:rFonts w:eastAsia="Georgia"/>
        </w:rPr>
        <w:t>"We're underground."</w:t>
      </w:r>
    </w:p>
    <w:p w14:paraId="690521E8" w14:textId="77777777" w:rsidR="00A1675C" w:rsidRDefault="00000000">
      <w:pPr>
        <w:spacing w:before="40" w:after="120"/>
      </w:pPr>
      <w:r>
        <w:rPr>
          <w:rFonts w:eastAsia="Georgia"/>
        </w:rPr>
        <w:t>"Yes."</w:t>
      </w:r>
    </w:p>
    <w:p w14:paraId="04F2B02E" w14:textId="77777777" w:rsidR="00A1675C" w:rsidRDefault="00000000">
      <w:pPr>
        <w:spacing w:before="40" w:after="120"/>
      </w:pPr>
      <w:r>
        <w:rPr>
          <w:rFonts w:eastAsia="Georgia"/>
        </w:rPr>
        <w:t>"The train is coming from the wrong direction."</w:t>
      </w:r>
    </w:p>
    <w:p w14:paraId="6D5D8197" w14:textId="77777777" w:rsidR="00A1675C" w:rsidRDefault="00000000">
      <w:pPr>
        <w:spacing w:before="40" w:after="120"/>
      </w:pPr>
      <w:r>
        <w:rPr>
          <w:rFonts w:eastAsia="Georgia"/>
        </w:rPr>
        <w:t>"Yes."</w:t>
      </w:r>
    </w:p>
    <w:p w14:paraId="3741767E" w14:textId="2DC34012" w:rsidR="00A1675C" w:rsidRDefault="003434B6">
      <w:pPr>
        <w:ind w:firstLine="432"/>
      </w:pPr>
      <w:r>
        <w:rPr>
          <w:rFonts w:eastAsia="Georgia"/>
        </w:rPr>
        <w:t>Penny looked sharply at the silent clock. 12:04. Derek gently smiled.</w:t>
      </w:r>
    </w:p>
    <w:p w14:paraId="656B8455" w14:textId="77777777" w:rsidR="00A1675C" w:rsidRDefault="00000000">
      <w:pPr>
        <w:spacing w:before="40" w:after="120"/>
      </w:pPr>
      <w:r>
        <w:rPr>
          <w:rFonts w:eastAsia="Georgia"/>
        </w:rPr>
        <w:t>"Of course."</w:t>
      </w:r>
    </w:p>
    <w:p w14:paraId="68C0926F" w14:textId="77777777" w:rsidR="00A1675C" w:rsidRDefault="00000000">
      <w:pPr>
        <w:ind w:firstLine="432"/>
      </w:pPr>
      <w:r>
        <w:rPr>
          <w:rFonts w:eastAsia="Georgia"/>
        </w:rPr>
        <w:t>The train stopped. The doors opened. Inside, the carriage was empty.</w:t>
      </w:r>
    </w:p>
    <w:p w14:paraId="3EBE9932" w14:textId="77777777" w:rsidR="00A1675C" w:rsidRDefault="00000000">
      <w:pPr>
        <w:ind w:firstLine="432"/>
      </w:pPr>
      <w:r>
        <w:rPr>
          <w:rFonts w:eastAsia="Georgia"/>
        </w:rPr>
        <w:t>Completely empty. No passengers. No driver.</w:t>
      </w:r>
    </w:p>
    <w:p w14:paraId="3107EA15" w14:textId="77777777" w:rsidR="00A1675C" w:rsidRDefault="00000000">
      <w:pPr>
        <w:ind w:firstLine="432"/>
      </w:pPr>
      <w:r>
        <w:rPr>
          <w:rFonts w:eastAsia="Georgia"/>
        </w:rPr>
        <w:t>No conductor. Just seats. And at the far end of the carriage was a single brass clock.</w:t>
      </w:r>
    </w:p>
    <w:p w14:paraId="17ABF615" w14:textId="77777777" w:rsidR="00A1675C" w:rsidRDefault="00000000">
      <w:pPr>
        <w:ind w:firstLine="432"/>
      </w:pPr>
      <w:r>
        <w:rPr>
          <w:rFonts w:eastAsia="Georgia"/>
        </w:rPr>
        <w:t>11:17. Derek stared. Trevor stared.</w:t>
      </w:r>
    </w:p>
    <w:p w14:paraId="3B0C3DEC" w14:textId="322D899B" w:rsidR="00A1675C" w:rsidRDefault="003434B6">
      <w:pPr>
        <w:ind w:firstLine="432"/>
      </w:pPr>
      <w:r>
        <w:rPr>
          <w:rFonts w:eastAsia="Georgia"/>
        </w:rPr>
        <w:t>Penny silently stared. Then Derek stepped aboard. Penny grabbed his arm.</w:t>
      </w:r>
    </w:p>
    <w:p w14:paraId="5FB06CB6" w14:textId="77777777" w:rsidR="00A1675C" w:rsidRDefault="00000000">
      <w:pPr>
        <w:spacing w:before="40" w:after="120"/>
      </w:pPr>
      <w:r>
        <w:rPr>
          <w:rFonts w:eastAsia="Georgia"/>
        </w:rPr>
        <w:t>"Derek."</w:t>
      </w:r>
    </w:p>
    <w:p w14:paraId="0E476420" w14:textId="77777777" w:rsidR="00A1675C" w:rsidRDefault="00000000">
      <w:pPr>
        <w:ind w:firstLine="432"/>
      </w:pPr>
      <w:r>
        <w:rPr>
          <w:rFonts w:eastAsia="Georgia"/>
        </w:rPr>
        <w:t>He surveyed her.</w:t>
      </w:r>
    </w:p>
    <w:p w14:paraId="63D8E994" w14:textId="77777777" w:rsidR="00A1675C" w:rsidRDefault="00000000">
      <w:pPr>
        <w:spacing w:before="40" w:after="120"/>
      </w:pPr>
      <w:r>
        <w:rPr>
          <w:rFonts w:eastAsia="Georgia"/>
        </w:rPr>
        <w:t>"Yes?"</w:t>
      </w:r>
    </w:p>
    <w:p w14:paraId="1385B753" w14:textId="77777777" w:rsidR="00A1675C" w:rsidRDefault="00000000">
      <w:pPr>
        <w:spacing w:before="40" w:after="120"/>
      </w:pPr>
      <w:r>
        <w:rPr>
          <w:rFonts w:eastAsia="Georgia"/>
        </w:rPr>
        <w:t>"The door is open."</w:t>
      </w:r>
    </w:p>
    <w:p w14:paraId="0BD6957E" w14:textId="77777777" w:rsidR="00A1675C" w:rsidRDefault="00000000">
      <w:pPr>
        <w:ind w:firstLine="432"/>
      </w:pPr>
      <w:r>
        <w:rPr>
          <w:rFonts w:eastAsia="Georgia"/>
        </w:rPr>
        <w:t>Derek gently smiled.</w:t>
      </w:r>
    </w:p>
    <w:p w14:paraId="4231A7F0" w14:textId="77777777" w:rsidR="00A1675C" w:rsidRDefault="00000000">
      <w:pPr>
        <w:spacing w:before="40" w:after="120"/>
      </w:pPr>
      <w:r>
        <w:rPr>
          <w:rFonts w:eastAsia="Georgia"/>
        </w:rPr>
        <w:t>"Yes."</w:t>
      </w:r>
    </w:p>
    <w:p w14:paraId="06047FA0" w14:textId="77777777" w:rsidR="00A1675C" w:rsidRDefault="00000000">
      <w:pPr>
        <w:spacing w:before="40" w:after="120"/>
      </w:pPr>
      <w:r>
        <w:rPr>
          <w:rFonts w:eastAsia="Georgia"/>
        </w:rPr>
        <w:t>"So whoever's in there..."</w:t>
      </w:r>
    </w:p>
    <w:p w14:paraId="75A0E401" w14:textId="77777777" w:rsidR="00A1675C" w:rsidRDefault="00000000">
      <w:pPr>
        <w:spacing w:before="40" w:after="120"/>
      </w:pPr>
      <w:r>
        <w:rPr>
          <w:rFonts w:eastAsia="Georgia"/>
        </w:rPr>
        <w:t>"Has vanished into virtuality."</w:t>
      </w:r>
    </w:p>
    <w:p w14:paraId="3857F41F" w14:textId="77777777" w:rsidR="00A1675C" w:rsidRDefault="00000000">
      <w:pPr>
        <w:spacing w:before="40" w:after="120"/>
      </w:pPr>
      <w:r>
        <w:rPr>
          <w:rFonts w:eastAsia="Georgia"/>
        </w:rPr>
        <w:t>"Obviously."</w:t>
      </w:r>
    </w:p>
    <w:p w14:paraId="213D298C" w14:textId="77777777" w:rsidR="00A1675C" w:rsidRDefault="00000000">
      <w:pPr>
        <w:ind w:firstLine="432"/>
      </w:pPr>
      <w:r>
        <w:rPr>
          <w:rFonts w:eastAsia="Georgia"/>
        </w:rPr>
        <w:t>Derek looked into the empty carriage.</w:t>
      </w:r>
    </w:p>
    <w:p w14:paraId="426FA2FF" w14:textId="77777777" w:rsidR="00A1675C" w:rsidRDefault="00000000">
      <w:pPr>
        <w:spacing w:before="40" w:after="120"/>
      </w:pPr>
      <w:r>
        <w:rPr>
          <w:rFonts w:eastAsia="Georgia"/>
        </w:rPr>
        <w:t>"Then we'd better find out where they've gone."</w:t>
      </w:r>
    </w:p>
    <w:p w14:paraId="4FCCE0E2" w14:textId="77777777" w:rsidR="00A1675C" w:rsidRDefault="00000000">
      <w:pPr>
        <w:ind w:firstLine="432"/>
      </w:pPr>
      <w:r>
        <w:rPr>
          <w:rFonts w:eastAsia="Georgia"/>
        </w:rPr>
        <w:t>He stepped inside. The doors slowly closed behind him. The strange train began to move.</w:t>
      </w:r>
    </w:p>
    <w:p w14:paraId="01DC2C8D" w14:textId="77777777" w:rsidR="00A1675C" w:rsidRDefault="00000000">
      <w:pPr>
        <w:ind w:firstLine="432"/>
      </w:pPr>
      <w:r>
        <w:rPr>
          <w:rFonts w:eastAsia="Georgia"/>
        </w:rPr>
        <w:t>And somewhere ahead, beneath London, something was waiting at Platform Seven. It had been waiting since 11:17. It would remain there until 12:04.</w:t>
      </w:r>
    </w:p>
    <w:p w14:paraId="76A5C6A8" w14:textId="77777777" w:rsidR="00A1675C" w:rsidRDefault="00000000">
      <w:pPr>
        <w:ind w:firstLine="432"/>
      </w:pPr>
      <w:r>
        <w:rPr>
          <w:rFonts w:eastAsia="Georgia"/>
        </w:rPr>
        <w:t>And, according to Derek's watch, it was already tomorrow. The Flight Derek fell asleep on the empty empty train.</w:t>
      </w:r>
    </w:p>
    <w:p w14:paraId="50C30608" w14:textId="77777777" w:rsidR="00A1675C" w:rsidRDefault="00000000">
      <w:pPr>
        <w:ind w:firstLine="432"/>
      </w:pPr>
      <w:r>
        <w:rPr>
          <w:rFonts w:eastAsia="Georgia"/>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ind w:firstLine="432"/>
      </w:pPr>
      <w:r>
        <w:rPr>
          <w:rFonts w:eastAsia="Georgia"/>
        </w:rPr>
        <w:t>In the dream, he was on an aeroplane. He was already late. This was especially irritating because Derek had been absolutely certain he had left with plenty of time.</w:t>
      </w:r>
    </w:p>
    <w:p w14:paraId="63828417" w14:textId="77777777" w:rsidR="00A1675C" w:rsidRDefault="00000000">
      <w:pPr>
        <w:ind w:firstLine="432"/>
      </w:pPr>
      <w:r>
        <w:rPr>
          <w:rFonts w:eastAsia="Georgia"/>
        </w:rPr>
        <w:t>He checked his watch. 11:17. He checked it again.</w:t>
      </w:r>
    </w:p>
    <w:p w14:paraId="211260B7" w14:textId="77777777" w:rsidR="00A1675C" w:rsidRDefault="00000000">
      <w:pPr>
        <w:ind w:firstLine="432"/>
      </w:pPr>
      <w:r>
        <w:rPr>
          <w:rFonts w:eastAsia="Georgia"/>
        </w:rPr>
        <w:t>11:17. He carefully looked at the departure board. His flight had already departed.</w:t>
      </w:r>
    </w:p>
    <w:p w14:paraId="591517B5" w14:textId="77777777" w:rsidR="00A1675C" w:rsidRDefault="00000000">
      <w:pPr>
        <w:ind w:firstLine="432"/>
      </w:pPr>
      <w:r>
        <w:rPr>
          <w:rFonts w:eastAsia="Georgia"/>
        </w:rPr>
        <w:t>Derek stared.</w:t>
      </w:r>
    </w:p>
    <w:p w14:paraId="193B62AF" w14:textId="77777777" w:rsidR="00A1675C" w:rsidRDefault="00000000">
      <w:pPr>
        <w:spacing w:before="40" w:after="120"/>
      </w:pPr>
      <w:r>
        <w:rPr>
          <w:rFonts w:eastAsia="Georgia"/>
        </w:rPr>
        <w:t>"But I was here."</w:t>
      </w:r>
    </w:p>
    <w:p w14:paraId="16458495" w14:textId="77777777" w:rsidR="00A1675C" w:rsidRDefault="00000000">
      <w:pPr>
        <w:ind w:firstLine="432"/>
      </w:pPr>
      <w:r>
        <w:rPr>
          <w:rFonts w:eastAsia="Georgia"/>
        </w:rPr>
        <w:t>The airport appeared to have no sympathy. He ran. He reached the gate.</w:t>
      </w:r>
    </w:p>
    <w:p w14:paraId="03FBF3AB" w14:textId="77777777" w:rsidR="00A1675C" w:rsidRDefault="00000000">
      <w:pPr>
        <w:ind w:firstLine="432"/>
      </w:pPr>
      <w:r>
        <w:rPr>
          <w:rFonts w:eastAsia="Georgia"/>
        </w:rPr>
        <w:t>quietly closed. The attendant regarded him.</w:t>
      </w:r>
    </w:p>
    <w:p w14:paraId="73BF88B0" w14:textId="77777777" w:rsidR="00A1675C" w:rsidRDefault="00000000">
      <w:pPr>
        <w:spacing w:before="40" w:after="120"/>
      </w:pPr>
      <w:r>
        <w:rPr>
          <w:rFonts w:eastAsia="Georgia"/>
        </w:rPr>
        <w:t>"Sorry."</w:t>
      </w:r>
    </w:p>
    <w:p w14:paraId="15EBB02A" w14:textId="77777777" w:rsidR="00A1675C" w:rsidRDefault="00000000">
      <w:pPr>
        <w:spacing w:before="40" w:after="120"/>
      </w:pPr>
      <w:r>
        <w:rPr>
          <w:rFonts w:eastAsia="Georgia"/>
        </w:rPr>
        <w:t>"How long ago?"</w:t>
      </w:r>
    </w:p>
    <w:p w14:paraId="0DD20836" w14:textId="77777777" w:rsidR="00A1675C" w:rsidRDefault="00000000">
      <w:pPr>
        <w:spacing w:before="40" w:after="120"/>
      </w:pPr>
      <w:r>
        <w:rPr>
          <w:rFonts w:eastAsia="Georgia"/>
        </w:rPr>
        <w:t>"About forty minutes."</w:t>
      </w:r>
    </w:p>
    <w:p w14:paraId="4D91C7FF" w14:textId="77777777" w:rsidR="00A1675C" w:rsidRDefault="00000000">
      <w:pPr>
        <w:spacing w:before="40" w:after="120"/>
      </w:pPr>
      <w:r>
        <w:rPr>
          <w:rFonts w:eastAsia="Georgia"/>
        </w:rPr>
        <w:t>"Impossible."</w:t>
      </w:r>
    </w:p>
    <w:p w14:paraId="6CB26D4E" w14:textId="77777777" w:rsidR="00A1675C" w:rsidRDefault="00000000">
      <w:pPr>
        <w:ind w:firstLine="432"/>
      </w:pPr>
      <w:r>
        <w:rPr>
          <w:rFonts w:eastAsia="Georgia"/>
        </w:rPr>
        <w:t>She shrugged.</w:t>
      </w:r>
    </w:p>
    <w:p w14:paraId="14184A37" w14:textId="77777777" w:rsidR="00A1675C" w:rsidRDefault="00000000">
      <w:pPr>
        <w:spacing w:before="40" w:after="120"/>
      </w:pPr>
      <w:r>
        <w:rPr>
          <w:rFonts w:eastAsia="Georgia"/>
        </w:rPr>
        <w:t>"It happens."</w:t>
      </w:r>
    </w:p>
    <w:p w14:paraId="02E3E3A5" w14:textId="77777777" w:rsidR="00A1675C" w:rsidRDefault="00000000">
      <w:pPr>
        <w:ind w:firstLine="432"/>
      </w:pPr>
      <w:r>
        <w:rPr>
          <w:rFonts w:eastAsia="Georgia"/>
        </w:rPr>
        <w:t>Derek examined his watch. 11:17. He inspected the airport clock.</w:t>
      </w:r>
    </w:p>
    <w:p w14:paraId="7BA0E53D" w14:textId="77777777" w:rsidR="00A1675C" w:rsidRDefault="00000000">
      <w:pPr>
        <w:ind w:firstLine="432"/>
      </w:pPr>
      <w:r>
        <w:rPr>
          <w:rFonts w:eastAsia="Georgia"/>
        </w:rPr>
        <w:t>12:04. He deeply frowned.</w:t>
      </w:r>
    </w:p>
    <w:p w14:paraId="66874D1F" w14:textId="77777777" w:rsidR="00A1675C" w:rsidRDefault="00000000">
      <w:pPr>
        <w:spacing w:before="40" w:after="120"/>
      </w:pPr>
      <w:r>
        <w:rPr>
          <w:rFonts w:eastAsia="Georgia"/>
        </w:rPr>
        <w:t>"Ah."</w:t>
      </w:r>
    </w:p>
    <w:p w14:paraId="6FA687AF" w14:textId="77777777" w:rsidR="00A1675C" w:rsidRDefault="00000000">
      <w:pPr>
        <w:ind w:firstLine="432"/>
      </w:pPr>
      <w:r>
        <w:rPr>
          <w:rFonts w:eastAsia="Georgia"/>
        </w:rPr>
        <w:t>The attendant smiled.</w:t>
      </w:r>
    </w:p>
    <w:p w14:paraId="62B03437" w14:textId="77777777" w:rsidR="00A1675C" w:rsidRDefault="00000000">
      <w:pPr>
        <w:spacing w:before="40" w:after="120"/>
      </w:pPr>
      <w:r>
        <w:rPr>
          <w:rFonts w:eastAsia="Georgia"/>
        </w:rPr>
        <w:t>"Yes."</w:t>
      </w:r>
    </w:p>
    <w:p w14:paraId="1CD014B3" w14:textId="77777777" w:rsidR="00A1675C" w:rsidRDefault="00000000">
      <w:pPr>
        <w:spacing w:before="40" w:after="120"/>
      </w:pPr>
      <w:r>
        <w:rPr>
          <w:rFonts w:eastAsia="Georgia"/>
        </w:rPr>
        <w:t>"Different reference frame?"</w:t>
      </w:r>
    </w:p>
    <w:p w14:paraId="75B6CE06" w14:textId="77777777" w:rsidR="00A1675C" w:rsidRDefault="00000000">
      <w:pPr>
        <w:ind w:firstLine="432"/>
      </w:pPr>
      <w:r>
        <w:rPr>
          <w:rFonts w:eastAsia="Georgia"/>
        </w:rPr>
        <w:t>She carefully considered him.</w:t>
      </w:r>
    </w:p>
    <w:p w14:paraId="010AA276" w14:textId="77777777" w:rsidR="00A1675C" w:rsidRDefault="00000000">
      <w:pPr>
        <w:spacing w:before="40" w:after="120"/>
      </w:pPr>
      <w:r>
        <w:rPr>
          <w:rFonts w:eastAsia="Georgia"/>
        </w:rPr>
        <w:t>"Different airline."</w:t>
      </w:r>
    </w:p>
    <w:p w14:paraId="10073A19" w14:textId="77777777" w:rsidR="00A1675C" w:rsidRDefault="00000000">
      <w:pPr>
        <w:ind w:firstLine="432"/>
      </w:pPr>
      <w:r>
        <w:rPr>
          <w:rFonts w:eastAsia="Georgia"/>
        </w:rPr>
        <w:t>Derek stared.</w:t>
      </w:r>
    </w:p>
    <w:p w14:paraId="004C9187" w14:textId="77777777" w:rsidR="00A1675C" w:rsidRDefault="00000000">
      <w:pPr>
        <w:spacing w:before="40" w:after="120"/>
      </w:pPr>
      <w:r>
        <w:rPr>
          <w:rFonts w:eastAsia="Georgia"/>
        </w:rPr>
        <w:t>"What?"</w:t>
      </w:r>
    </w:p>
    <w:p w14:paraId="147788C1" w14:textId="77777777" w:rsidR="00A1675C" w:rsidRDefault="00000000">
      <w:pPr>
        <w:spacing w:before="40" w:after="120"/>
      </w:pPr>
      <w:r>
        <w:rPr>
          <w:rFonts w:eastAsia="Georgia"/>
        </w:rPr>
        <w:t>"You booked Ryanair."</w:t>
      </w:r>
    </w:p>
    <w:p w14:paraId="48C5FF63" w14:textId="77777777" w:rsidR="00A1675C" w:rsidRDefault="00000000">
      <w:pPr>
        <w:ind w:firstLine="432"/>
      </w:pPr>
      <w:r>
        <w:rPr>
          <w:rFonts w:eastAsia="Georgia"/>
        </w:rPr>
        <w:t>He carefully glanced at the ticket. Ryanair. He frowned.</w:t>
      </w:r>
    </w:p>
    <w:p w14:paraId="6EE34A0E" w14:textId="77777777" w:rsidR="00A1675C" w:rsidRDefault="00000000">
      <w:pPr>
        <w:spacing w:before="40" w:after="120"/>
      </w:pPr>
      <w:r>
        <w:rPr>
          <w:rFonts w:eastAsia="Georgia"/>
        </w:rPr>
        <w:t>"I usually fly British Airways."</w:t>
      </w:r>
    </w:p>
    <w:p w14:paraId="209CE197" w14:textId="77777777" w:rsidR="00A1675C" w:rsidRDefault="00000000">
      <w:pPr>
        <w:spacing w:before="40" w:after="120"/>
      </w:pPr>
      <w:r>
        <w:rPr>
          <w:rFonts w:eastAsia="Georgia"/>
        </w:rPr>
        <w:t>"That may be your problem."</w:t>
      </w:r>
    </w:p>
    <w:p w14:paraId="3D8723EA" w14:textId="77777777" w:rsidR="00A1675C" w:rsidRDefault="00000000">
      <w:pPr>
        <w:ind w:firstLine="432"/>
      </w:pPr>
      <w:r>
        <w:rPr>
          <w:rFonts w:eastAsia="Georgia"/>
        </w:rPr>
        <w:t>Derek stared at her.</w:t>
      </w:r>
    </w:p>
    <w:p w14:paraId="04799B7B" w14:textId="77777777" w:rsidR="00A1675C" w:rsidRDefault="00000000">
      <w:pPr>
        <w:spacing w:before="40" w:after="120"/>
      </w:pPr>
      <w:r>
        <w:rPr>
          <w:rFonts w:eastAsia="Georgia"/>
        </w:rPr>
        <w:t>"Why?"</w:t>
      </w:r>
    </w:p>
    <w:p w14:paraId="484E7E7F" w14:textId="77777777" w:rsidR="00A1675C" w:rsidRDefault="00000000">
      <w:pPr>
        <w:ind w:firstLine="432"/>
      </w:pPr>
      <w:r>
        <w:rPr>
          <w:rFonts w:eastAsia="Georgia"/>
        </w:rPr>
        <w:t>She smiled.</w:t>
      </w:r>
    </w:p>
    <w:p w14:paraId="0657AC8D" w14:textId="77777777" w:rsidR="00A1675C" w:rsidRDefault="00000000">
      <w:pPr>
        <w:spacing w:before="40" w:after="120"/>
      </w:pPr>
      <w:r>
        <w:rPr>
          <w:rFonts w:eastAsia="Georgia"/>
        </w:rPr>
        <w:t>"British Airways uses Greenwich Mean Time."</w:t>
      </w:r>
    </w:p>
    <w:p w14:paraId="6C834B9A" w14:textId="77777777" w:rsidR="00A1675C" w:rsidRDefault="00000000">
      <w:pPr>
        <w:spacing w:before="40" w:after="120"/>
      </w:pPr>
      <w:r>
        <w:rPr>
          <w:rFonts w:eastAsia="Georgia"/>
        </w:rPr>
        <w:t>"Ryanair uses?"</w:t>
      </w:r>
    </w:p>
    <w:p w14:paraId="03F83D7F" w14:textId="77777777" w:rsidR="00A1675C" w:rsidRDefault="00000000">
      <w:pPr>
        <w:spacing w:before="40" w:after="120"/>
      </w:pPr>
      <w:r>
        <w:rPr>
          <w:rFonts w:eastAsia="Georgia"/>
        </w:rPr>
        <w:t>"Whatever time gets you to the gate."</w:t>
      </w:r>
    </w:p>
    <w:p w14:paraId="655BF000" w14:textId="77777777" w:rsidR="00A1675C" w:rsidRDefault="00000000">
      <w:pPr>
        <w:ind w:firstLine="432"/>
      </w:pPr>
      <w:r>
        <w:rPr>
          <w:rFonts w:eastAsia="Georgia"/>
        </w:rPr>
        <w:t>Derek considered this.</w:t>
      </w:r>
    </w:p>
    <w:p w14:paraId="1313190D" w14:textId="77777777" w:rsidR="00A1675C" w:rsidRDefault="00000000">
      <w:pPr>
        <w:spacing w:before="40" w:after="120"/>
      </w:pPr>
      <w:r>
        <w:rPr>
          <w:rFonts w:eastAsia="Georgia"/>
        </w:rPr>
        <w:t>"That's not how time zones work."</w:t>
      </w:r>
    </w:p>
    <w:p w14:paraId="5EB4D486" w14:textId="77777777" w:rsidR="00A1675C" w:rsidRDefault="00000000">
      <w:pPr>
        <w:spacing w:before="40" w:after="120"/>
      </w:pPr>
      <w:r>
        <w:rPr>
          <w:rFonts w:eastAsia="Georgia"/>
        </w:rPr>
        <w:t>"No."</w:t>
      </w:r>
    </w:p>
    <w:p w14:paraId="5A49F97C" w14:textId="77777777" w:rsidR="00A1675C" w:rsidRDefault="00000000">
      <w:pPr>
        <w:spacing w:before="40" w:after="120"/>
      </w:pPr>
      <w:r>
        <w:rPr>
          <w:rFonts w:eastAsia="Georgia"/>
        </w:rPr>
        <w:t>"Or Special Relativity."</w:t>
      </w:r>
    </w:p>
    <w:p w14:paraId="62F4FDF6" w14:textId="77777777" w:rsidR="00A1675C" w:rsidRDefault="00000000">
      <w:pPr>
        <w:spacing w:before="40" w:after="120"/>
      </w:pPr>
      <w:r>
        <w:rPr>
          <w:rFonts w:eastAsia="Georgia"/>
        </w:rPr>
        <w:t>"No."</w:t>
      </w:r>
    </w:p>
    <w:p w14:paraId="6BBFA021" w14:textId="77777777" w:rsidR="00A1675C" w:rsidRDefault="00000000">
      <w:pPr>
        <w:spacing w:before="40" w:after="120"/>
      </w:pPr>
      <w:r>
        <w:rPr>
          <w:rFonts w:eastAsia="Georgia"/>
        </w:rPr>
        <w:t>"Or airlines."</w:t>
      </w:r>
    </w:p>
    <w:p w14:paraId="316F030E" w14:textId="77777777" w:rsidR="00A1675C" w:rsidRDefault="00000000">
      <w:pPr>
        <w:spacing w:before="40" w:after="120"/>
      </w:pPr>
      <w:r>
        <w:rPr>
          <w:rFonts w:eastAsia="Georgia"/>
        </w:rPr>
        <w:t>"Apparently."</w:t>
      </w:r>
    </w:p>
    <w:p w14:paraId="0AD50DAD" w14:textId="77777777" w:rsidR="00A1675C" w:rsidRDefault="00000000">
      <w:pPr>
        <w:ind w:firstLine="432"/>
      </w:pPr>
      <w:r>
        <w:rPr>
          <w:rFonts w:eastAsia="Georgia"/>
        </w:rPr>
        <w:t>She handed him another ticket. Derek gazed at it. His seat number was written in large letters.</w:t>
      </w:r>
    </w:p>
    <w:p w14:paraId="2A7A544E" w14:textId="77777777" w:rsidR="00A1675C" w:rsidRDefault="00000000">
      <w:pPr>
        <w:ind w:firstLine="432"/>
      </w:pPr>
      <w:r>
        <w:rPr>
          <w:rFonts w:eastAsia="Georgia"/>
        </w:rPr>
        <w:t>He stared.</w:t>
      </w:r>
    </w:p>
    <w:p w14:paraId="3200FF7D" w14:textId="77777777" w:rsidR="00A1675C" w:rsidRDefault="00000000">
      <w:pPr>
        <w:spacing w:before="40" w:after="120"/>
      </w:pPr>
      <w:r>
        <w:rPr>
          <w:rFonts w:eastAsia="Georgia"/>
        </w:rPr>
        <w:t>"What's this?"</w:t>
      </w:r>
    </w:p>
    <w:p w14:paraId="6B563F5D" w14:textId="77777777" w:rsidR="00A1675C" w:rsidRDefault="00000000">
      <w:pPr>
        <w:spacing w:before="40" w:after="120"/>
      </w:pPr>
      <w:r>
        <w:rPr>
          <w:rFonts w:eastAsia="Georgia"/>
        </w:rPr>
        <w:t>"Your seat."</w:t>
      </w:r>
    </w:p>
    <w:p w14:paraId="66C9D4A2" w14:textId="77777777" w:rsidR="00A1675C" w:rsidRDefault="00000000">
      <w:pPr>
        <w:spacing w:before="40" w:after="120"/>
      </w:pPr>
      <w:r>
        <w:rPr>
          <w:rFonts w:eastAsia="Georgia"/>
        </w:rPr>
        <w:t>"I have a seat."</w:t>
      </w:r>
    </w:p>
    <w:p w14:paraId="67EF42CF" w14:textId="77777777" w:rsidR="00A1675C" w:rsidRDefault="00000000">
      <w:pPr>
        <w:spacing w:before="40" w:after="120"/>
      </w:pPr>
      <w:r>
        <w:rPr>
          <w:rFonts w:eastAsia="Georgia"/>
        </w:rPr>
        <w:t>"Yes."</w:t>
      </w:r>
    </w:p>
    <w:p w14:paraId="60E2F7FB" w14:textId="77777777" w:rsidR="00A1675C" w:rsidRDefault="00000000">
      <w:pPr>
        <w:spacing w:before="40" w:after="120"/>
      </w:pPr>
      <w:r>
        <w:rPr>
          <w:rFonts w:eastAsia="Georgia"/>
        </w:rPr>
        <w:t>"Where?"</w:t>
      </w:r>
    </w:p>
    <w:p w14:paraId="7E5050E4" w14:textId="77777777" w:rsidR="00A1675C" w:rsidRDefault="00000000">
      <w:pPr>
        <w:ind w:firstLine="432"/>
      </w:pPr>
      <w:r>
        <w:rPr>
          <w:rFonts w:eastAsia="Georgia"/>
        </w:rPr>
        <w:t>She pointed toward the aircraft.</w:t>
      </w:r>
    </w:p>
    <w:p w14:paraId="6A3C2C91" w14:textId="77777777" w:rsidR="00A1675C" w:rsidRDefault="00000000">
      <w:pPr>
        <w:spacing w:before="40" w:after="120"/>
      </w:pPr>
      <w:r>
        <w:rPr>
          <w:rFonts w:eastAsia="Georgia"/>
        </w:rPr>
        <w:t>"On the plane."</w:t>
      </w:r>
    </w:p>
    <w:p w14:paraId="2186ACB1" w14:textId="77777777" w:rsidR="00A1675C" w:rsidRDefault="00000000">
      <w:pPr>
        <w:spacing w:before="40" w:after="120"/>
      </w:pPr>
      <w:r>
        <w:rPr>
          <w:rFonts w:eastAsia="Georgia"/>
        </w:rPr>
        <w:t>"Obviously."</w:t>
      </w:r>
    </w:p>
    <w:p w14:paraId="469BB900" w14:textId="77777777" w:rsidR="00A1675C" w:rsidRDefault="00000000">
      <w:pPr>
        <w:ind w:firstLine="432"/>
      </w:pPr>
      <w:r>
        <w:rPr>
          <w:rFonts w:eastAsia="Georgia"/>
        </w:rPr>
        <w:t>She gently smiled.</w:t>
      </w:r>
    </w:p>
    <w:p w14:paraId="5F14FF67" w14:textId="77777777" w:rsidR="00A1675C" w:rsidRDefault="00000000">
      <w:pPr>
        <w:spacing w:before="40" w:after="120"/>
      </w:pPr>
      <w:r>
        <w:rPr>
          <w:rFonts w:eastAsia="Georgia"/>
        </w:rPr>
        <w:t>"And please put your seat in the upright position."</w:t>
      </w:r>
    </w:p>
    <w:p w14:paraId="4396FA6B" w14:textId="77777777" w:rsidR="00A1675C" w:rsidRDefault="00000000">
      <w:pPr>
        <w:ind w:firstLine="432"/>
      </w:pPr>
      <w:r>
        <w:rPr>
          <w:rFonts w:eastAsia="Georgia"/>
        </w:rPr>
        <w:t>Derek looked down. He was suddenly sitting in the aircraft. A very attractive flight attendant was leaning over him.</w:t>
      </w:r>
    </w:p>
    <w:p w14:paraId="1211B935" w14:textId="77777777" w:rsidR="00A1675C" w:rsidRDefault="00000000">
      <w:pPr>
        <w:ind w:firstLine="432"/>
      </w:pPr>
      <w:r>
        <w:rPr>
          <w:rFonts w:eastAsia="Georgia"/>
        </w:rPr>
        <w:t>She softly smiled.</w:t>
      </w:r>
    </w:p>
    <w:p w14:paraId="4CFAF407" w14:textId="77777777" w:rsidR="00A1675C" w:rsidRDefault="00000000">
      <w:pPr>
        <w:spacing w:before="40" w:after="120"/>
      </w:pPr>
      <w:r>
        <w:rPr>
          <w:rFonts w:eastAsia="Georgia"/>
        </w:rPr>
        <w:t>"Your seat, sir."</w:t>
      </w:r>
    </w:p>
    <w:p w14:paraId="52709F36" w14:textId="77777777" w:rsidR="00A1675C" w:rsidRDefault="00000000">
      <w:pPr>
        <w:ind w:firstLine="432"/>
      </w:pPr>
      <w:r>
        <w:rPr>
          <w:rFonts w:eastAsia="Georgia"/>
        </w:rPr>
        <w:t>Derek looked down. His seat was reclining. He looked back at her.</w:t>
      </w:r>
    </w:p>
    <w:p w14:paraId="4598BF52" w14:textId="77777777" w:rsidR="00A1675C" w:rsidRDefault="00000000">
      <w:pPr>
        <w:spacing w:before="40" w:after="120"/>
      </w:pPr>
      <w:r>
        <w:rPr>
          <w:rFonts w:eastAsia="Georgia"/>
        </w:rPr>
        <w:t>"Yes."</w:t>
      </w:r>
    </w:p>
    <w:p w14:paraId="0FF08B6D" w14:textId="77777777" w:rsidR="00A1675C" w:rsidRDefault="00000000">
      <w:pPr>
        <w:spacing w:before="40" w:after="120"/>
      </w:pPr>
      <w:r>
        <w:rPr>
          <w:rFonts w:eastAsia="Georgia"/>
        </w:rPr>
        <w:t>"Upright, please."</w:t>
      </w:r>
    </w:p>
    <w:p w14:paraId="1A2197E3" w14:textId="77777777" w:rsidR="00A1675C" w:rsidRDefault="00000000">
      <w:pPr>
        <w:ind w:firstLine="432"/>
      </w:pPr>
      <w:r>
        <w:rPr>
          <w:rFonts w:eastAsia="Georgia"/>
        </w:rPr>
        <w:t>Derek adjusted it. She nodded approvingly.</w:t>
      </w:r>
    </w:p>
    <w:p w14:paraId="15CC974A" w14:textId="77777777" w:rsidR="00A1675C" w:rsidRDefault="00000000">
      <w:pPr>
        <w:spacing w:before="40" w:after="120"/>
      </w:pPr>
      <w:r>
        <w:rPr>
          <w:rFonts w:eastAsia="Georgia"/>
        </w:rPr>
        <w:t>"Much better."</w:t>
      </w:r>
    </w:p>
    <w:p w14:paraId="64D4B1B8" w14:textId="77777777" w:rsidR="00A1675C" w:rsidRDefault="00000000">
      <w:pPr>
        <w:ind w:firstLine="432"/>
      </w:pPr>
      <w:r>
        <w:rPr>
          <w:rFonts w:eastAsia="Georgia"/>
        </w:rPr>
        <w:t>Then she quietly walked away. Derek watched her go. He carefully looked at his watch.</w:t>
      </w:r>
    </w:p>
    <w:p w14:paraId="4EB2D6C1" w14:textId="77777777" w:rsidR="00A1675C" w:rsidRDefault="00000000">
      <w:pPr>
        <w:ind w:firstLine="432"/>
      </w:pPr>
      <w:r>
        <w:rPr>
          <w:rFonts w:eastAsia="Georgia"/>
        </w:rPr>
        <w:t>11:17. He carefully eyed the aircraft strange clock. 12:04.</w:t>
      </w:r>
    </w:p>
    <w:p w14:paraId="3DE58E11" w14:textId="77777777" w:rsidR="00A1675C" w:rsidRDefault="00000000">
      <w:pPr>
        <w:ind w:firstLine="432"/>
      </w:pPr>
      <w:r>
        <w:rPr>
          <w:rFonts w:eastAsia="Georgia"/>
        </w:rPr>
        <w:t>He stared intently.</w:t>
      </w:r>
    </w:p>
    <w:p w14:paraId="2A8807DB" w14:textId="77777777" w:rsidR="00A1675C" w:rsidRDefault="00000000">
      <w:pPr>
        <w:spacing w:before="40" w:after="120"/>
      </w:pPr>
      <w:r>
        <w:rPr>
          <w:rFonts w:eastAsia="Georgia"/>
        </w:rPr>
        <w:t>"Well, that's not good."</w:t>
      </w:r>
    </w:p>
    <w:p w14:paraId="3FA222B1" w14:textId="77777777" w:rsidR="00A1675C" w:rsidRDefault="00000000">
      <w:pPr>
        <w:ind w:firstLine="432"/>
      </w:pPr>
      <w:r>
        <w:rPr>
          <w:rFonts w:eastAsia="Georgia"/>
        </w:rPr>
        <w:t>The captain's voice came over the speaker.</w:t>
      </w:r>
    </w:p>
    <w:p w14:paraId="4A19BABD" w14:textId="77777777" w:rsidR="00A1675C" w:rsidRDefault="00000000">
      <w:pPr>
        <w:spacing w:before="40" w:after="120"/>
      </w:pPr>
      <w:r>
        <w:rPr>
          <w:rFonts w:eastAsia="Georgia"/>
        </w:rPr>
        <w:t>"Ladies and gentlemen, we're currently travelling at approximately thirty-seven thousand feet."</w:t>
      </w:r>
    </w:p>
    <w:p w14:paraId="581DC7B7" w14:textId="77777777" w:rsidR="00A1675C" w:rsidRDefault="00000000">
      <w:pPr>
        <w:ind w:firstLine="432"/>
      </w:pPr>
      <w:r>
        <w:rPr>
          <w:rFonts w:eastAsia="Georgia"/>
        </w:rPr>
        <w:t>Derek looked out of the narrow window. The Earth was below. He thought about proper time.</w:t>
      </w:r>
    </w:p>
    <w:p w14:paraId="09839645" w14:textId="77777777" w:rsidR="00A1675C" w:rsidRDefault="00000000">
      <w:pPr>
        <w:ind w:firstLine="432"/>
      </w:pPr>
      <w:r>
        <w:rPr>
          <w:rFonts w:eastAsia="Georgia"/>
        </w:rPr>
        <w:t>He thought about gravity. He thought about acceleration. He thought about SR.</w:t>
      </w:r>
    </w:p>
    <w:p w14:paraId="18287FEE" w14:textId="77777777" w:rsidR="00A1675C" w:rsidRDefault="00000000">
      <w:pPr>
        <w:ind w:firstLine="432"/>
      </w:pPr>
      <w:r>
        <w:rPr>
          <w:rFonts w:eastAsia="Georgia"/>
        </w:rPr>
        <w:t>He thought about GR. Then he thought about the flight attendant. Perhaps the problem was not relativity.</w:t>
      </w:r>
    </w:p>
    <w:p w14:paraId="64C07D0A" w14:textId="77777777" w:rsidR="00A1675C" w:rsidRDefault="00000000">
      <w:pPr>
        <w:ind w:firstLine="432"/>
      </w:pPr>
      <w:r>
        <w:rPr>
          <w:rFonts w:eastAsia="Georgia"/>
        </w:rPr>
        <w:t>Perhaps the problem was Ryanair. He quietly closed his eyes. When he opened them, the aircraft was empty.</w:t>
      </w:r>
    </w:p>
    <w:p w14:paraId="4789CF96" w14:textId="77777777" w:rsidR="00A1675C" w:rsidRDefault="00000000">
      <w:pPr>
        <w:ind w:firstLine="432"/>
      </w:pPr>
      <w:r>
        <w:rPr>
          <w:rFonts w:eastAsia="Georgia"/>
        </w:rPr>
        <w:t>The flight attendant was gone. The pilot was gone. The passengers were gone.</w:t>
      </w:r>
    </w:p>
    <w:p w14:paraId="0CED7700" w14:textId="77777777" w:rsidR="00A1675C" w:rsidRDefault="00000000">
      <w:pPr>
        <w:ind w:firstLine="432"/>
      </w:pPr>
      <w:r>
        <w:rPr>
          <w:rFonts w:eastAsia="Georgia"/>
        </w:rPr>
        <w:t>The plane was still flying. Derek carefully watched the clock. 11:17.</w:t>
      </w:r>
    </w:p>
    <w:p w14:paraId="0CFAF5BF" w14:textId="77777777" w:rsidR="00A1675C" w:rsidRDefault="00000000">
      <w:pPr>
        <w:ind w:firstLine="432"/>
      </w:pPr>
      <w:r>
        <w:rPr>
          <w:rFonts w:eastAsia="Georgia"/>
        </w:rPr>
        <w:t>He looked out of the window. The Earth was still below. Then he noticed something.</w:t>
      </w:r>
    </w:p>
    <w:p w14:paraId="12B26373" w14:textId="77777777" w:rsidR="00A1675C" w:rsidRDefault="00000000">
      <w:pPr>
        <w:ind w:firstLine="432"/>
      </w:pPr>
      <w:r>
        <w:rPr>
          <w:rFonts w:eastAsia="Georgia"/>
        </w:rPr>
        <w:t>The clouds were moving backwards. Derek stood. He quietly walked toward the cockpit.</w:t>
      </w:r>
    </w:p>
    <w:p w14:paraId="609DFC0E" w14:textId="77777777" w:rsidR="00A1675C" w:rsidRDefault="00000000">
      <w:pPr>
        <w:ind w:firstLine="432"/>
      </w:pPr>
      <w:r>
        <w:rPr>
          <w:rFonts w:eastAsia="Georgia"/>
        </w:rPr>
        <w:t>The door was open. Obviously, the pilot had vanished into virtuality. He looked inside.</w:t>
      </w:r>
    </w:p>
    <w:p w14:paraId="27DB97A7" w14:textId="77777777" w:rsidR="00A1675C" w:rsidRDefault="00000000">
      <w:pPr>
        <w:ind w:firstLine="432"/>
      </w:pPr>
      <w:r>
        <w:rPr>
          <w:rFonts w:eastAsia="Georgia"/>
        </w:rPr>
        <w:t>Nobody. The instrument panel was running. The plane continued flying.</w:t>
      </w:r>
    </w:p>
    <w:p w14:paraId="2E55B118" w14:textId="77777777" w:rsidR="00A1675C" w:rsidRDefault="00000000">
      <w:pPr>
        <w:ind w:firstLine="432"/>
      </w:pPr>
      <w:r>
        <w:rPr>
          <w:rFonts w:eastAsia="Georgia"/>
        </w:rPr>
        <w:t>Derek carefully surveyed the controls. Then at the clock. Then at the empty cockpit.</w:t>
      </w:r>
    </w:p>
    <w:p w14:paraId="2877ADE0" w14:textId="77777777" w:rsidR="00A1675C" w:rsidRDefault="00000000">
      <w:pPr>
        <w:spacing w:before="40" w:after="120"/>
      </w:pPr>
      <w:r>
        <w:rPr>
          <w:rFonts w:eastAsia="Georgia"/>
        </w:rPr>
        <w:t>"Well, that's settled."</w:t>
      </w:r>
    </w:p>
    <w:p w14:paraId="12564125" w14:textId="77777777" w:rsidR="00A1675C" w:rsidRDefault="00000000">
      <w:pPr>
        <w:ind w:firstLine="432"/>
      </w:pPr>
      <w:r>
        <w:rPr>
          <w:rFonts w:eastAsia="Georgia"/>
        </w:rPr>
        <w:t>The aircraft suddenly descended. Derek grabbed the nearest seat. The flight attendant appeared beside him.</w:t>
      </w:r>
    </w:p>
    <w:p w14:paraId="120DE8F5" w14:textId="77777777" w:rsidR="00A1675C" w:rsidRDefault="00000000">
      <w:pPr>
        <w:spacing w:before="40" w:after="120"/>
      </w:pPr>
      <w:r>
        <w:rPr>
          <w:rFonts w:eastAsia="Georgia"/>
        </w:rPr>
        <w:t>"Sir?"</w:t>
      </w:r>
    </w:p>
    <w:p w14:paraId="3AAEC18A" w14:textId="77777777" w:rsidR="00A1675C" w:rsidRDefault="00000000">
      <w:pPr>
        <w:ind w:firstLine="432"/>
      </w:pPr>
      <w:r>
        <w:rPr>
          <w:rFonts w:eastAsia="Georgia"/>
        </w:rPr>
        <w:t>Derek studied her.</w:t>
      </w:r>
    </w:p>
    <w:p w14:paraId="5D43B05C" w14:textId="77777777" w:rsidR="00A1675C" w:rsidRDefault="00000000">
      <w:pPr>
        <w:spacing w:before="40" w:after="120"/>
      </w:pPr>
      <w:r>
        <w:rPr>
          <w:rFonts w:eastAsia="Georgia"/>
        </w:rPr>
        <w:t>"Yes?"</w:t>
      </w:r>
    </w:p>
    <w:p w14:paraId="08D1A27A" w14:textId="77777777" w:rsidR="00A1675C" w:rsidRDefault="00000000">
      <w:pPr>
        <w:spacing w:before="40" w:after="120"/>
      </w:pPr>
      <w:r>
        <w:rPr>
          <w:rFonts w:eastAsia="Georgia"/>
        </w:rPr>
        <w:t>"Your seat."</w:t>
      </w:r>
    </w:p>
    <w:p w14:paraId="6D52C8C2" w14:textId="77777777" w:rsidR="00A1675C" w:rsidRDefault="00000000">
      <w:pPr>
        <w:spacing w:before="40" w:after="120"/>
      </w:pPr>
      <w:r>
        <w:rPr>
          <w:rFonts w:eastAsia="Georgia"/>
        </w:rPr>
        <w:t>"What about it?"</w:t>
      </w:r>
    </w:p>
    <w:p w14:paraId="1BEC9B49" w14:textId="77777777" w:rsidR="00A1675C" w:rsidRDefault="00000000">
      <w:pPr>
        <w:spacing w:before="40" w:after="120"/>
      </w:pPr>
      <w:r>
        <w:rPr>
          <w:rFonts w:eastAsia="Georgia"/>
        </w:rPr>
        <w:t>"Upright."</w:t>
      </w:r>
    </w:p>
    <w:p w14:paraId="5F0E0D12" w14:textId="77777777" w:rsidR="00A1675C" w:rsidRDefault="00000000">
      <w:pPr>
        <w:ind w:firstLine="432"/>
      </w:pPr>
      <w:r>
        <w:rPr>
          <w:rFonts w:eastAsia="Georgia"/>
        </w:rPr>
        <w:t>Derek looked down. His seat was reclining again. He adjusted it.</w:t>
      </w:r>
    </w:p>
    <w:p w14:paraId="3918454E" w14:textId="77777777" w:rsidR="00A1675C" w:rsidRDefault="00000000">
      <w:pPr>
        <w:ind w:firstLine="432"/>
      </w:pPr>
      <w:r>
        <w:rPr>
          <w:rFonts w:eastAsia="Georgia"/>
        </w:rPr>
        <w:t>She gently smiled.</w:t>
      </w:r>
    </w:p>
    <w:p w14:paraId="73278C09" w14:textId="77777777" w:rsidR="00A1675C" w:rsidRDefault="00000000">
      <w:pPr>
        <w:spacing w:before="40" w:after="120"/>
      </w:pPr>
      <w:r>
        <w:rPr>
          <w:rFonts w:eastAsia="Georgia"/>
        </w:rPr>
        <w:t>"Thank you."</w:t>
      </w:r>
    </w:p>
    <w:p w14:paraId="4F343925" w14:textId="77777777" w:rsidR="00A1675C" w:rsidRDefault="00000000">
      <w:pPr>
        <w:ind w:firstLine="432"/>
      </w:pPr>
      <w:r>
        <w:rPr>
          <w:rFonts w:eastAsia="Georgia"/>
        </w:rPr>
        <w:t>Then she disappeared. Derek looked around. The aircraft was empty again.</w:t>
      </w:r>
    </w:p>
    <w:p w14:paraId="21810E4B" w14:textId="77777777" w:rsidR="00A1675C" w:rsidRDefault="00000000">
      <w:pPr>
        <w:ind w:firstLine="432"/>
      </w:pPr>
      <w:r>
        <w:rPr>
          <w:rFonts w:eastAsia="Georgia"/>
        </w:rPr>
        <w:t>He regarded the clock. 11:17. Then 12:04.</w:t>
      </w:r>
    </w:p>
    <w:p w14:paraId="6F0E2285" w14:textId="77777777" w:rsidR="00A1675C" w:rsidRDefault="00000000">
      <w:pPr>
        <w:ind w:firstLine="432"/>
      </w:pPr>
      <w:r>
        <w:rPr>
          <w:rFonts w:eastAsia="Georgia"/>
        </w:rPr>
        <w:t>Then 11:17. Then 12:04. He understood.</w:t>
      </w:r>
    </w:p>
    <w:p w14:paraId="0C4F28E7" w14:textId="77777777" w:rsidR="00A1675C" w:rsidRDefault="00000000">
      <w:pPr>
        <w:ind w:firstLine="432"/>
      </w:pPr>
      <w:r>
        <w:rPr>
          <w:rFonts w:eastAsia="Georgia"/>
        </w:rPr>
        <w:t>The aircraft wasn't travelling through a single universal time. Its clocks were describing different relationships between events. The flight had not been late.</w:t>
      </w:r>
    </w:p>
    <w:p w14:paraId="53E0DEA3" w14:textId="77777777" w:rsidR="00A1675C" w:rsidRDefault="00000000">
      <w:pPr>
        <w:spacing w:before="40" w:after="120"/>
      </w:pPr>
      <w:r>
        <w:rPr>
          <w:rFonts w:eastAsia="Georgia"/>
        </w:rPr>
        <w:t>The arrival event had not happened "later."</w:t>
      </w:r>
    </w:p>
    <w:p w14:paraId="74CA004F" w14:textId="77777777" w:rsidR="00A1675C" w:rsidRDefault="00000000">
      <w:pPr>
        <w:ind w:firstLine="432"/>
      </w:pPr>
      <w:r>
        <w:rPr>
          <w:rFonts w:eastAsia="Georgia"/>
        </w:rPr>
        <w:t>The entire question of later and earlier had become frame-dependent. Derek gently smiled.</w:t>
      </w:r>
    </w:p>
    <w:p w14:paraId="047AC286" w14:textId="77777777" w:rsidR="00A1675C" w:rsidRDefault="00000000">
      <w:pPr>
        <w:spacing w:before="40" w:after="120"/>
      </w:pPr>
      <w:r>
        <w:rPr>
          <w:rFonts w:eastAsia="Georgia"/>
        </w:rPr>
        <w:t>"That's actually quite beautiful."</w:t>
      </w:r>
    </w:p>
    <w:p w14:paraId="748550D7" w14:textId="77777777" w:rsidR="00A1675C" w:rsidRDefault="00000000">
      <w:pPr>
        <w:ind w:firstLine="432"/>
      </w:pPr>
      <w:r>
        <w:rPr>
          <w:rFonts w:eastAsia="Georgia"/>
        </w:rPr>
        <w:t>Then he carefully examined the airline ticket.</w:t>
      </w:r>
    </w:p>
    <w:p w14:paraId="397B30DB" w14:textId="77777777" w:rsidR="00A1675C" w:rsidRDefault="00000000">
      <w:pPr>
        <w:spacing w:before="40" w:after="120"/>
      </w:pPr>
      <w:r>
        <w:rPr>
          <w:rFonts w:eastAsia="Georgia"/>
        </w:rPr>
        <w:t>It announced:</w:t>
      </w:r>
    </w:p>
    <w:p w14:paraId="460E1900" w14:textId="77777777" w:rsidR="00A1675C" w:rsidRDefault="00000000">
      <w:pPr>
        <w:spacing w:before="200" w:after="120"/>
        <w:jc w:val="center"/>
      </w:pPr>
      <w:r>
        <w:rPr>
          <w:rFonts w:eastAsia="Georgia"/>
          <w:b/>
          <w:sz w:val="24"/>
        </w:rPr>
        <w:t>ARRIVAL: YESTERDAY</w:t>
      </w:r>
    </w:p>
    <w:p w14:paraId="25E1EDDE" w14:textId="77777777" w:rsidR="00A1675C" w:rsidRDefault="00000000">
      <w:pPr>
        <w:ind w:firstLine="432"/>
      </w:pPr>
      <w:r>
        <w:rPr>
          <w:rFonts w:eastAsia="Georgia"/>
        </w:rPr>
        <w:t>Derek stared.</w:t>
      </w:r>
    </w:p>
    <w:p w14:paraId="676F2175" w14:textId="77777777" w:rsidR="00A1675C" w:rsidRDefault="00000000">
      <w:pPr>
        <w:spacing w:before="40" w:after="120"/>
      </w:pPr>
      <w:r>
        <w:rPr>
          <w:rFonts w:eastAsia="Georgia"/>
        </w:rPr>
        <w:t>"Right."</w:t>
      </w:r>
    </w:p>
    <w:p w14:paraId="2D636E1B" w14:textId="77777777" w:rsidR="00A1675C" w:rsidRDefault="00000000">
      <w:pPr>
        <w:ind w:firstLine="432"/>
      </w:pPr>
      <w:r>
        <w:rPr>
          <w:rFonts w:eastAsia="Georgia"/>
        </w:rPr>
        <w:t>the distant plane landed. The doors opened. Derek stepped out.</w:t>
      </w:r>
    </w:p>
    <w:p w14:paraId="5A83CB29" w14:textId="77777777" w:rsidR="00A1675C" w:rsidRDefault="00000000">
      <w:pPr>
        <w:ind w:firstLine="432"/>
      </w:pPr>
      <w:r>
        <w:rPr>
          <w:rFonts w:eastAsia="Georgia"/>
        </w:rPr>
        <w:t>He was back in the London Underground. He woke with a start. The mysterious train was still moving.</w:t>
      </w:r>
    </w:p>
    <w:p w14:paraId="0D15DD6F" w14:textId="1846E54A" w:rsidR="00A1675C" w:rsidRDefault="003434B6">
      <w:pPr>
        <w:ind w:firstLine="432"/>
      </w:pPr>
      <w:r>
        <w:rPr>
          <w:rFonts w:eastAsia="Georgia"/>
        </w:rPr>
        <w:t>Penny was sitting opposite him. Trevor was asleep beside the window. Penny carefully inspected Derek.</w:t>
      </w:r>
    </w:p>
    <w:p w14:paraId="1ADC9044" w14:textId="77777777" w:rsidR="00A1675C" w:rsidRDefault="00000000">
      <w:pPr>
        <w:spacing w:before="40" w:after="120"/>
      </w:pPr>
      <w:r>
        <w:rPr>
          <w:rFonts w:eastAsia="Georgia"/>
        </w:rPr>
        <w:t>"You were talking."</w:t>
      </w:r>
    </w:p>
    <w:p w14:paraId="1A97493C" w14:textId="77777777" w:rsidR="00A1675C" w:rsidRDefault="00000000">
      <w:pPr>
        <w:ind w:firstLine="432"/>
      </w:pPr>
      <w:r>
        <w:rPr>
          <w:rFonts w:eastAsia="Georgia"/>
        </w:rPr>
        <w:t>Derek rubbed his eyes.</w:t>
      </w:r>
    </w:p>
    <w:p w14:paraId="38E1560B" w14:textId="77777777" w:rsidR="00A1675C" w:rsidRDefault="00000000">
      <w:pPr>
        <w:spacing w:before="40" w:after="120"/>
      </w:pPr>
      <w:r>
        <w:rPr>
          <w:rFonts w:eastAsia="Georgia"/>
        </w:rPr>
        <w:t>"What did I say?"</w:t>
      </w:r>
    </w:p>
    <w:p w14:paraId="37AEB645" w14:textId="77777777" w:rsidR="00A1675C" w:rsidRDefault="00000000">
      <w:pPr>
        <w:ind w:firstLine="432"/>
      </w:pPr>
      <w:r>
        <w:rPr>
          <w:rFonts w:eastAsia="Georgia"/>
        </w:rPr>
        <w:t>She gently smiled.</w:t>
      </w:r>
    </w:p>
    <w:p w14:paraId="4493397A" w14:textId="77777777" w:rsidR="00A1675C" w:rsidRDefault="00000000">
      <w:pPr>
        <w:spacing w:before="40" w:after="120"/>
      </w:pPr>
      <w:r>
        <w:rPr>
          <w:rFonts w:eastAsia="Georgia"/>
        </w:rPr>
        <w:t>"You made a remark about an airline."</w:t>
      </w:r>
    </w:p>
    <w:p w14:paraId="5F10D0F0" w14:textId="77777777" w:rsidR="00A1675C" w:rsidRDefault="00000000">
      <w:pPr>
        <w:ind w:firstLine="432"/>
      </w:pPr>
      <w:r>
        <w:rPr>
          <w:rFonts w:eastAsia="Georgia"/>
        </w:rPr>
        <w:t>Derek looked at the clock. 11:17. Still.</w:t>
      </w:r>
    </w:p>
    <w:p w14:paraId="232C7C4D" w14:textId="77777777" w:rsidR="00A1675C" w:rsidRDefault="00000000">
      <w:pPr>
        <w:ind w:firstLine="432"/>
      </w:pPr>
      <w:r>
        <w:rPr>
          <w:rFonts w:eastAsia="Georgia"/>
        </w:rPr>
        <w:t>He looked out the window. Cold rain streaked across the glass. Then he noticed that his seat was reclined.</w:t>
      </w:r>
    </w:p>
    <w:p w14:paraId="7CA96C23" w14:textId="3F27AB0E" w:rsidR="00A1675C" w:rsidRDefault="00000000">
      <w:pPr>
        <w:ind w:firstLine="432"/>
      </w:pPr>
      <w:r>
        <w:rPr>
          <w:rFonts w:eastAsia="Georgia"/>
        </w:rPr>
        <w:t>He sharply intensely stared at it. Penny carefully glanced at him.</w:t>
      </w:r>
    </w:p>
    <w:p w14:paraId="0AA67693" w14:textId="77777777" w:rsidR="00A1675C" w:rsidRDefault="00000000">
      <w:pPr>
        <w:spacing w:before="40" w:after="120"/>
      </w:pPr>
      <w:r>
        <w:rPr>
          <w:rFonts w:eastAsia="Georgia"/>
        </w:rPr>
        <w:t>"What?"</w:t>
      </w:r>
    </w:p>
    <w:p w14:paraId="2F1FA29F" w14:textId="77777777" w:rsidR="00A1675C" w:rsidRDefault="00000000">
      <w:pPr>
        <w:ind w:firstLine="432"/>
      </w:pPr>
      <w:r>
        <w:rPr>
          <w:rFonts w:eastAsia="Georgia"/>
        </w:rPr>
        <w:t>Derek slowly pushed the seat upright.</w:t>
      </w:r>
    </w:p>
    <w:p w14:paraId="6BAE7098" w14:textId="77777777" w:rsidR="00A1675C" w:rsidRDefault="00000000">
      <w:pPr>
        <w:spacing w:before="40" w:after="120"/>
      </w:pPr>
      <w:r>
        <w:rPr>
          <w:rFonts w:eastAsia="Georgia"/>
        </w:rPr>
        <w:t>"Nothing."</w:t>
      </w:r>
    </w:p>
    <w:p w14:paraId="1E227853" w14:textId="1D24F4CE" w:rsidR="00A1675C" w:rsidRDefault="003434B6">
      <w:pPr>
        <w:ind w:firstLine="432"/>
      </w:pPr>
      <w:r>
        <w:rPr>
          <w:rFonts w:eastAsia="Georgia"/>
        </w:rPr>
        <w:t>Penny gently smiled.</w:t>
      </w:r>
    </w:p>
    <w:p w14:paraId="2B6EBA6E" w14:textId="77777777" w:rsidR="00A1675C" w:rsidRDefault="00000000">
      <w:pPr>
        <w:spacing w:before="40" w:after="120"/>
      </w:pPr>
      <w:r>
        <w:rPr>
          <w:rFonts w:eastAsia="Georgia"/>
        </w:rPr>
        <w:t>"Well, that's settled."</w:t>
      </w:r>
    </w:p>
    <w:p w14:paraId="51F2E33B" w14:textId="77777777" w:rsidR="00A1675C" w:rsidRDefault="00000000">
      <w:pPr>
        <w:ind w:firstLine="432"/>
      </w:pPr>
      <w:r>
        <w:rPr>
          <w:rFonts w:eastAsia="Georgia"/>
        </w:rPr>
        <w:t>Derek stared at the rain.</w:t>
      </w:r>
    </w:p>
    <w:p w14:paraId="6E041D08" w14:textId="77777777" w:rsidR="00A1675C" w:rsidRDefault="00000000">
      <w:pPr>
        <w:spacing w:before="40" w:after="120"/>
      </w:pPr>
      <w:r>
        <w:rPr>
          <w:rFonts w:eastAsia="Georgia"/>
        </w:rPr>
        <w:t>"Not quite."</w:t>
      </w:r>
    </w:p>
    <w:p w14:paraId="2EDAAA80" w14:textId="77777777" w:rsidR="00A1675C" w:rsidRDefault="00000000">
      <w:pPr>
        <w:ind w:firstLine="432"/>
      </w:pPr>
      <w:r>
        <w:rPr>
          <w:rFonts w:eastAsia="Georgia"/>
        </w:rPr>
        <w:t>He took out his notebook. Under the previous entry he wrote: NOTE: Never book a relativistic flight with Ryanair.</w:t>
      </w:r>
    </w:p>
    <w:p w14:paraId="15CBCE3D" w14:textId="77777777" w:rsidR="00A1675C" w:rsidRDefault="00000000">
      <w:pPr>
        <w:ind w:firstLine="432"/>
      </w:pPr>
      <w:r>
        <w:rPr>
          <w:rFonts w:eastAsia="Georgia"/>
        </w:rPr>
        <w:t>Then, after a moment's thought: British Airways probably isn't much better. He closed the notebook.</w:t>
      </w:r>
    </w:p>
    <w:p w14:paraId="46B3B68D" w14:textId="77777777" w:rsidR="00A1675C" w:rsidRDefault="00000000">
      <w:pPr>
        <w:ind w:firstLine="432"/>
      </w:pPr>
      <w:r>
        <w:rPr>
          <w:rFonts w:eastAsia="Georgia"/>
        </w:rPr>
        <w:t>The distant train continued into the darkness. And somewhere ahead, the clock was still waiting for 12:04.</w:t>
      </w:r>
    </w:p>
    <w:p w14:paraId="776F287E" w14:textId="77777777" w:rsidR="00A1675C" w:rsidRDefault="00000000">
      <w:pPr>
        <w:spacing w:before="480" w:after="240"/>
        <w:jc w:val="center"/>
      </w:pPr>
      <w:r>
        <w:rPr>
          <w:rFonts w:eastAsia="Georgia"/>
          <w:b/>
          <w:sz w:val="32"/>
        </w:rPr>
        <w:t>Chapter 10</w:t>
      </w:r>
    </w:p>
    <w:p w14:paraId="7E7171D7" w14:textId="29FF52DF" w:rsidR="00A1675C" w:rsidRDefault="00000000">
      <w:pPr>
        <w:ind w:firstLine="432"/>
      </w:pPr>
      <w:r>
        <w:rPr>
          <w:rFonts w:eastAsia="Georgia"/>
        </w:rPr>
        <w:t>the ordinary cucumber Problem Penny had a theory. It was not a particularly complicated theory.</w:t>
      </w:r>
    </w:p>
    <w:p w14:paraId="61293FE9" w14:textId="77777777" w:rsidR="00A1675C" w:rsidRDefault="00000000">
      <w:pPr>
        <w:ind w:firstLine="432"/>
      </w:pPr>
      <w:r>
        <w:rPr>
          <w:rFonts w:eastAsia="Georgia"/>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spacing w:before="40" w:after="120"/>
      </w:pPr>
      <w:r>
        <w:rPr>
          <w:rFonts w:eastAsia="Georgia"/>
        </w:rPr>
        <w:t>"The important thing," he asserted, "is that they're grown naturally."</w:t>
      </w:r>
    </w:p>
    <w:p w14:paraId="548D62A5" w14:textId="7D3B73B6" w:rsidR="00A1675C" w:rsidRDefault="003434B6">
      <w:pPr>
        <w:ind w:firstLine="432"/>
      </w:pPr>
      <w:r>
        <w:rPr>
          <w:rFonts w:eastAsia="Georgia"/>
        </w:rPr>
        <w:t>Penny picked one up.</w:t>
      </w:r>
    </w:p>
    <w:p w14:paraId="4F0E296F" w14:textId="77777777" w:rsidR="00A1675C" w:rsidRDefault="00000000">
      <w:pPr>
        <w:spacing w:before="40" w:after="120"/>
      </w:pPr>
      <w:r>
        <w:rPr>
          <w:rFonts w:eastAsia="Georgia"/>
        </w:rPr>
        <w:t>"Naturally?"</w:t>
      </w:r>
    </w:p>
    <w:p w14:paraId="6D586AD4" w14:textId="77777777" w:rsidR="00A1675C" w:rsidRDefault="00000000">
      <w:pPr>
        <w:spacing w:before="40" w:after="120"/>
      </w:pPr>
      <w:r>
        <w:rPr>
          <w:rFonts w:eastAsia="Georgia"/>
        </w:rPr>
        <w:t>"Without synthetic pesticides."</w:t>
      </w:r>
    </w:p>
    <w:p w14:paraId="7407293E" w14:textId="77777777" w:rsidR="00A1675C" w:rsidRDefault="00000000">
      <w:pPr>
        <w:spacing w:before="40" w:after="120"/>
      </w:pPr>
      <w:r>
        <w:rPr>
          <w:rFonts w:eastAsia="Georgia"/>
        </w:rPr>
        <w:t>"Good."</w:t>
      </w:r>
    </w:p>
    <w:p w14:paraId="51C634D2" w14:textId="77777777" w:rsidR="00A1675C" w:rsidRDefault="00000000">
      <w:pPr>
        <w:ind w:firstLine="432"/>
      </w:pPr>
      <w:r>
        <w:rPr>
          <w:rFonts w:eastAsia="Georgia"/>
        </w:rPr>
        <w:t>She examined it.</w:t>
      </w:r>
    </w:p>
    <w:p w14:paraId="3BE53B86" w14:textId="77777777" w:rsidR="00A1675C" w:rsidRDefault="00000000">
      <w:pPr>
        <w:spacing w:before="40" w:after="120"/>
      </w:pPr>
      <w:r>
        <w:rPr>
          <w:rFonts w:eastAsia="Georgia"/>
        </w:rPr>
        <w:t>"Are cucumbers fruits?"</w:t>
      </w:r>
    </w:p>
    <w:p w14:paraId="64295859" w14:textId="77777777" w:rsidR="00A1675C" w:rsidRDefault="00000000">
      <w:pPr>
        <w:ind w:firstLine="432"/>
      </w:pPr>
      <w:r>
        <w:rPr>
          <w:rFonts w:eastAsia="Georgia"/>
        </w:rPr>
        <w:t>The man hesitated.</w:t>
      </w:r>
    </w:p>
    <w:p w14:paraId="212F31EA" w14:textId="77777777" w:rsidR="00A1675C" w:rsidRDefault="00000000">
      <w:pPr>
        <w:spacing w:before="40" w:after="120"/>
      </w:pPr>
      <w:r>
        <w:rPr>
          <w:rFonts w:eastAsia="Georgia"/>
        </w:rPr>
        <w:t>"Botanically, yes."</w:t>
      </w:r>
    </w:p>
    <w:p w14:paraId="2A9AA0D8" w14:textId="7945426D" w:rsidR="00A1675C" w:rsidRDefault="003434B6">
      <w:pPr>
        <w:ind w:firstLine="432"/>
      </w:pPr>
      <w:r>
        <w:rPr>
          <w:rFonts w:eastAsia="Georgia"/>
        </w:rPr>
        <w:t>Penny nodded.</w:t>
      </w:r>
    </w:p>
    <w:p w14:paraId="09195936" w14:textId="77777777" w:rsidR="00A1675C" w:rsidRDefault="00000000">
      <w:pPr>
        <w:spacing w:before="40" w:after="120"/>
      </w:pPr>
      <w:r>
        <w:rPr>
          <w:rFonts w:eastAsia="Georgia"/>
        </w:rPr>
        <w:t>"Excellent."</w:t>
      </w:r>
    </w:p>
    <w:p w14:paraId="2C801ED2" w14:textId="77777777" w:rsidR="00A1675C" w:rsidRDefault="00000000">
      <w:pPr>
        <w:spacing w:before="40" w:after="120"/>
      </w:pPr>
      <w:r>
        <w:rPr>
          <w:rFonts w:eastAsia="Georgia"/>
        </w:rPr>
        <w:t>"But culinarily—"</w:t>
      </w:r>
    </w:p>
    <w:p w14:paraId="4A2B2C97" w14:textId="77777777" w:rsidR="00A1675C" w:rsidRDefault="00000000">
      <w:pPr>
        <w:spacing w:before="40" w:after="120"/>
      </w:pPr>
      <w:r>
        <w:rPr>
          <w:rFonts w:eastAsia="Georgia"/>
        </w:rPr>
        <w:t>"Don't."</w:t>
      </w:r>
    </w:p>
    <w:p w14:paraId="755A6F93" w14:textId="674FB46C" w:rsidR="00A1675C" w:rsidRDefault="00000000">
      <w:pPr>
        <w:ind w:firstLine="432"/>
      </w:pPr>
      <w:r>
        <w:rPr>
          <w:rFonts w:eastAsia="Georgia"/>
        </w:rPr>
        <w:t>He stopped. Penny put the cucumber in her basket. She had no particular interest in the botanical classification of cucumbers.</w:t>
      </w:r>
    </w:p>
    <w:p w14:paraId="297748A0" w14:textId="77777777" w:rsidR="00A1675C" w:rsidRDefault="00000000">
      <w:pPr>
        <w:ind w:firstLine="432"/>
      </w:pPr>
      <w:r>
        <w:rPr>
          <w:rFonts w:eastAsia="Georgia"/>
        </w:rPr>
        <w:t>She had an interest in what they could be used for. And at the moment, she needed one for an experiment. Nothing sexual.</w:t>
      </w:r>
    </w:p>
    <w:p w14:paraId="6029DD18" w14:textId="77777777" w:rsidR="00A1675C" w:rsidRDefault="00000000">
      <w:pPr>
        <w:ind w:firstLine="432"/>
      </w:pPr>
      <w:r>
        <w:rPr>
          <w:rFonts w:eastAsia="Georgia"/>
        </w:rPr>
        <w:t>Nothing particularly mysterious. Just a cucumber. The vendor watched her.</w:t>
      </w:r>
    </w:p>
    <w:p w14:paraId="4113B9AF" w14:textId="77777777" w:rsidR="00A1675C" w:rsidRDefault="00000000">
      <w:pPr>
        <w:spacing w:before="40" w:after="120"/>
      </w:pPr>
      <w:r>
        <w:rPr>
          <w:rFonts w:eastAsia="Georgia"/>
        </w:rPr>
        <w:t>"Anything else?"</w:t>
      </w:r>
    </w:p>
    <w:p w14:paraId="2CC751DB" w14:textId="77777777" w:rsidR="00A1675C" w:rsidRDefault="00000000">
      <w:pPr>
        <w:spacing w:before="40" w:after="120"/>
      </w:pPr>
      <w:r>
        <w:rPr>
          <w:rFonts w:eastAsia="Georgia"/>
        </w:rPr>
        <w:t>"No."</w:t>
      </w:r>
    </w:p>
    <w:p w14:paraId="759C0BE2" w14:textId="77777777" w:rsidR="00A1675C" w:rsidRDefault="00000000">
      <w:pPr>
        <w:spacing w:before="40" w:after="120"/>
      </w:pPr>
      <w:r>
        <w:rPr>
          <w:rFonts w:eastAsia="Georgia"/>
        </w:rPr>
        <w:t>"Tomatoes?"</w:t>
      </w:r>
    </w:p>
    <w:p w14:paraId="7E80C852" w14:textId="77777777" w:rsidR="00A1675C" w:rsidRDefault="00000000">
      <w:pPr>
        <w:spacing w:before="40" w:after="120"/>
      </w:pPr>
      <w:r>
        <w:rPr>
          <w:rFonts w:eastAsia="Georgia"/>
        </w:rPr>
        <w:t>"No."</w:t>
      </w:r>
    </w:p>
    <w:p w14:paraId="2D91EF4C" w14:textId="77777777" w:rsidR="00A1675C" w:rsidRDefault="00000000">
      <w:pPr>
        <w:spacing w:before="40" w:after="120"/>
      </w:pPr>
      <w:r>
        <w:rPr>
          <w:rFonts w:eastAsia="Georgia"/>
        </w:rPr>
        <w:t>"Courgettes?"</w:t>
      </w:r>
    </w:p>
    <w:p w14:paraId="5295F3AD" w14:textId="77777777" w:rsidR="00A1675C" w:rsidRDefault="00000000">
      <w:pPr>
        <w:spacing w:before="40" w:after="120"/>
      </w:pPr>
      <w:r>
        <w:rPr>
          <w:rFonts w:eastAsia="Georgia"/>
        </w:rPr>
        <w:t>"No."</w:t>
      </w:r>
    </w:p>
    <w:p w14:paraId="5DB20F1C" w14:textId="77777777" w:rsidR="00A1675C" w:rsidRDefault="00000000">
      <w:pPr>
        <w:spacing w:before="40" w:after="120"/>
      </w:pPr>
      <w:r>
        <w:rPr>
          <w:rFonts w:eastAsia="Georgia"/>
        </w:rPr>
        <w:t>"Organic aubergines?"</w:t>
      </w:r>
    </w:p>
    <w:p w14:paraId="12FA8828" w14:textId="77777777" w:rsidR="00A1675C" w:rsidRDefault="00000000">
      <w:pPr>
        <w:spacing w:before="40" w:after="120"/>
      </w:pPr>
      <w:r>
        <w:rPr>
          <w:rFonts w:eastAsia="Georgia"/>
        </w:rPr>
        <w:t>"No."</w:t>
      </w:r>
    </w:p>
    <w:p w14:paraId="304617FC" w14:textId="77777777" w:rsidR="00A1675C" w:rsidRDefault="00000000">
      <w:pPr>
        <w:ind w:firstLine="432"/>
      </w:pPr>
      <w:r>
        <w:rPr>
          <w:rFonts w:eastAsia="Georgia"/>
        </w:rPr>
        <w:t>He looked disappointed.</w:t>
      </w:r>
    </w:p>
    <w:p w14:paraId="0C12F3E5" w14:textId="77777777" w:rsidR="00A1675C" w:rsidRDefault="00000000">
      <w:pPr>
        <w:spacing w:before="40" w:after="120"/>
      </w:pPr>
      <w:r>
        <w:rPr>
          <w:rFonts w:eastAsia="Georgia"/>
        </w:rPr>
        <w:t>"Just the cucumber."</w:t>
      </w:r>
    </w:p>
    <w:p w14:paraId="4E234765" w14:textId="77777777" w:rsidR="00A1675C" w:rsidRDefault="00000000">
      <w:pPr>
        <w:spacing w:before="40" w:after="120"/>
      </w:pPr>
      <w:r>
        <w:rPr>
          <w:rFonts w:eastAsia="Georgia"/>
        </w:rPr>
        <w:t>"Very well."</w:t>
      </w:r>
    </w:p>
    <w:p w14:paraId="3A76D82A" w14:textId="0A668A28" w:rsidR="00A1675C" w:rsidRDefault="003434B6">
      <w:pPr>
        <w:ind w:firstLine="432"/>
      </w:pPr>
      <w:r>
        <w:rPr>
          <w:rFonts w:eastAsia="Georgia"/>
        </w:rPr>
        <w:t>Penny paid. She left. It was raining.</w:t>
      </w:r>
    </w:p>
    <w:p w14:paraId="7C4FA15D" w14:textId="77777777" w:rsidR="00A1675C" w:rsidRDefault="00000000">
      <w:pPr>
        <w:ind w:firstLine="432"/>
      </w:pPr>
      <w:r>
        <w:rPr>
          <w:rFonts w:eastAsia="Georgia"/>
        </w:rPr>
        <w:t>Of course it was. London had apparently decided that weather was unnecessary and rain was sufficient. She walked back toward the Bureau with the cucumber under her coat.</w:t>
      </w:r>
    </w:p>
    <w:p w14:paraId="15EE7263" w14:textId="77777777" w:rsidR="00A1675C" w:rsidRDefault="00000000">
      <w:pPr>
        <w:ind w:firstLine="432"/>
      </w:pPr>
      <w:r>
        <w:rPr>
          <w:rFonts w:eastAsia="Georgia"/>
        </w:rPr>
        <w:t>She crossed the street. A bus went past. Water sprayed from its wheels.</w:t>
      </w:r>
    </w:p>
    <w:p w14:paraId="77A6EE58" w14:textId="77777777" w:rsidR="00A1675C" w:rsidRDefault="00000000">
      <w:pPr>
        <w:ind w:firstLine="432"/>
      </w:pPr>
      <w:r>
        <w:rPr>
          <w:rFonts w:eastAsia="Georgia"/>
        </w:rPr>
        <w:t>She carefully watched the droplets scatter. She smiled. Everything had a frame.</w:t>
      </w:r>
    </w:p>
    <w:p w14:paraId="5A129084" w14:textId="77777777" w:rsidR="00A1675C" w:rsidRDefault="00000000">
      <w:pPr>
        <w:ind w:firstLine="432"/>
      </w:pPr>
      <w:r>
        <w:rPr>
          <w:rFonts w:eastAsia="Georgia"/>
        </w:rPr>
        <w:t>Everything had a worldline. Everything had relationships. Even cucumbers.</w:t>
      </w:r>
    </w:p>
    <w:p w14:paraId="153EFD2F" w14:textId="02C099AA" w:rsidR="00A1675C" w:rsidRDefault="00000000">
      <w:pPr>
        <w:ind w:firstLine="432"/>
      </w:pPr>
      <w:r>
        <w:rPr>
          <w:rFonts w:eastAsia="Georgia"/>
        </w:rPr>
        <w:t>Perhaps especially cucumbers. She reached the Investigation Bureau. Trevor was sitting at the front familiar desk.</w:t>
      </w:r>
    </w:p>
    <w:p w14:paraId="2C83B6C3" w14:textId="0D5D0EBF" w:rsidR="00A1675C" w:rsidRDefault="00000000">
      <w:pPr>
        <w:ind w:firstLine="432"/>
      </w:pPr>
      <w:r>
        <w:rPr>
          <w:rFonts w:eastAsia="Georgia"/>
        </w:rPr>
        <w:t>He carefully gazed at the cucumber. Then at Penny. Then at the cucumber again.</w:t>
      </w:r>
    </w:p>
    <w:p w14:paraId="540723A4" w14:textId="77777777" w:rsidR="00A1675C" w:rsidRDefault="00000000">
      <w:pPr>
        <w:spacing w:before="40" w:after="120"/>
      </w:pPr>
      <w:r>
        <w:rPr>
          <w:rFonts w:eastAsia="Georgia"/>
        </w:rPr>
        <w:t>"What is that?"</w:t>
      </w:r>
    </w:p>
    <w:p w14:paraId="30EF2B63" w14:textId="77777777" w:rsidR="00A1675C" w:rsidRDefault="00000000">
      <w:pPr>
        <w:spacing w:before="40" w:after="120"/>
      </w:pPr>
      <w:r>
        <w:rPr>
          <w:rFonts w:eastAsia="Georgia"/>
        </w:rPr>
        <w:t>"A cucumber."</w:t>
      </w:r>
    </w:p>
    <w:p w14:paraId="62604284" w14:textId="77777777" w:rsidR="00A1675C" w:rsidRDefault="00000000">
      <w:pPr>
        <w:spacing w:before="40" w:after="120"/>
      </w:pPr>
      <w:r>
        <w:rPr>
          <w:rFonts w:eastAsia="Georgia"/>
        </w:rPr>
        <w:t>"I can see that."</w:t>
      </w:r>
    </w:p>
    <w:p w14:paraId="21E49BB8" w14:textId="77777777" w:rsidR="00A1675C" w:rsidRDefault="00000000">
      <w:pPr>
        <w:spacing w:before="40" w:after="120"/>
      </w:pPr>
      <w:r>
        <w:rPr>
          <w:rFonts w:eastAsia="Georgia"/>
        </w:rPr>
        <w:t>"Then why ask?"</w:t>
      </w:r>
    </w:p>
    <w:p w14:paraId="5A36AC8C" w14:textId="77777777" w:rsidR="00A1675C" w:rsidRDefault="00000000">
      <w:pPr>
        <w:ind w:firstLine="432"/>
      </w:pPr>
      <w:r>
        <w:rPr>
          <w:rFonts w:eastAsia="Georgia"/>
        </w:rPr>
        <w:t>Trevor nodded.</w:t>
      </w:r>
    </w:p>
    <w:p w14:paraId="7E86545E" w14:textId="77777777" w:rsidR="00A1675C" w:rsidRDefault="00000000">
      <w:pPr>
        <w:spacing w:before="40" w:after="120"/>
      </w:pPr>
      <w:r>
        <w:rPr>
          <w:rFonts w:eastAsia="Georgia"/>
        </w:rPr>
        <w:t>"Fair."</w:t>
      </w:r>
    </w:p>
    <w:p w14:paraId="025F8E5E" w14:textId="77777777" w:rsidR="00A1675C" w:rsidRDefault="00000000">
      <w:pPr>
        <w:ind w:firstLine="432"/>
      </w:pPr>
      <w:r>
        <w:rPr>
          <w:rFonts w:eastAsia="Georgia"/>
        </w:rPr>
        <w:t>He carefully peered at it again.</w:t>
      </w:r>
    </w:p>
    <w:p w14:paraId="26E55523" w14:textId="77777777" w:rsidR="00A1675C" w:rsidRDefault="00000000">
      <w:pPr>
        <w:spacing w:before="40" w:after="120"/>
      </w:pPr>
      <w:r>
        <w:rPr>
          <w:rFonts w:eastAsia="Georgia"/>
        </w:rPr>
        <w:t>"What are you doing with it?"</w:t>
      </w:r>
    </w:p>
    <w:p w14:paraId="46FFE0E8" w14:textId="77777777" w:rsidR="00A1675C" w:rsidRDefault="00000000">
      <w:pPr>
        <w:spacing w:before="40" w:after="120"/>
      </w:pPr>
      <w:r>
        <w:rPr>
          <w:rFonts w:eastAsia="Georgia"/>
        </w:rPr>
        <w:t>"Experiment."</w:t>
      </w:r>
    </w:p>
    <w:p w14:paraId="6163EFCF" w14:textId="77777777" w:rsidR="00A1675C" w:rsidRDefault="00000000">
      <w:pPr>
        <w:spacing w:before="40" w:after="120"/>
      </w:pPr>
      <w:r>
        <w:rPr>
          <w:rFonts w:eastAsia="Georgia"/>
        </w:rPr>
        <w:t>"What sort?"</w:t>
      </w:r>
    </w:p>
    <w:p w14:paraId="51F3B5A2" w14:textId="77777777" w:rsidR="00A1675C" w:rsidRDefault="00000000">
      <w:pPr>
        <w:spacing w:before="40" w:after="120"/>
      </w:pPr>
      <w:r>
        <w:rPr>
          <w:rFonts w:eastAsia="Georgia"/>
        </w:rPr>
        <w:t>"Relativistic."</w:t>
      </w:r>
    </w:p>
    <w:p w14:paraId="0D8BF51A" w14:textId="77777777" w:rsidR="00A1675C" w:rsidRDefault="00000000">
      <w:pPr>
        <w:ind w:firstLine="432"/>
      </w:pPr>
      <w:r>
        <w:rPr>
          <w:rFonts w:eastAsia="Georgia"/>
        </w:rPr>
        <w:t>Trevor nodded.</w:t>
      </w:r>
    </w:p>
    <w:p w14:paraId="4D46937A" w14:textId="77777777" w:rsidR="00A1675C" w:rsidRDefault="00000000">
      <w:pPr>
        <w:spacing w:before="40" w:after="120"/>
      </w:pPr>
      <w:r>
        <w:rPr>
          <w:rFonts w:eastAsia="Georgia"/>
        </w:rPr>
        <w:t>"Of course."</w:t>
      </w:r>
    </w:p>
    <w:p w14:paraId="27948F88" w14:textId="3CCE8E76" w:rsidR="00A1675C" w:rsidRDefault="003434B6">
      <w:pPr>
        <w:ind w:firstLine="432"/>
      </w:pPr>
      <w:r>
        <w:rPr>
          <w:rFonts w:eastAsia="Georgia"/>
        </w:rPr>
        <w:t>Penny quietly walked past him. He followed.</w:t>
      </w:r>
    </w:p>
    <w:p w14:paraId="09531094" w14:textId="77777777" w:rsidR="00A1675C" w:rsidRDefault="00000000">
      <w:pPr>
        <w:spacing w:before="40" w:after="120"/>
      </w:pPr>
      <w:r>
        <w:rPr>
          <w:rFonts w:eastAsia="Georgia"/>
        </w:rPr>
        <w:t>"Is it dangerous?"</w:t>
      </w:r>
    </w:p>
    <w:p w14:paraId="52AFABC5" w14:textId="77777777" w:rsidR="00A1675C" w:rsidRDefault="00000000">
      <w:pPr>
        <w:spacing w:before="40" w:after="120"/>
      </w:pPr>
      <w:r>
        <w:rPr>
          <w:rFonts w:eastAsia="Georgia"/>
        </w:rPr>
        <w:t>"No."</w:t>
      </w:r>
    </w:p>
    <w:p w14:paraId="385D92A3" w14:textId="77777777" w:rsidR="00A1675C" w:rsidRDefault="00000000">
      <w:pPr>
        <w:spacing w:before="40" w:after="120"/>
      </w:pPr>
      <w:r>
        <w:rPr>
          <w:rFonts w:eastAsia="Georgia"/>
        </w:rPr>
        <w:t>"Explosive?"</w:t>
      </w:r>
    </w:p>
    <w:p w14:paraId="78CF4A88" w14:textId="77777777" w:rsidR="00A1675C" w:rsidRDefault="00000000">
      <w:pPr>
        <w:spacing w:before="40" w:after="120"/>
      </w:pPr>
      <w:r>
        <w:rPr>
          <w:rFonts w:eastAsia="Georgia"/>
        </w:rPr>
        <w:t>"No."</w:t>
      </w:r>
    </w:p>
    <w:p w14:paraId="436B4302" w14:textId="77777777" w:rsidR="00A1675C" w:rsidRDefault="00000000">
      <w:pPr>
        <w:spacing w:before="40" w:after="120"/>
      </w:pPr>
      <w:r>
        <w:rPr>
          <w:rFonts w:eastAsia="Georgia"/>
        </w:rPr>
        <w:t>"Quantum?"</w:t>
      </w:r>
    </w:p>
    <w:p w14:paraId="04F68A75" w14:textId="77777777" w:rsidR="00A1675C" w:rsidRDefault="00000000">
      <w:pPr>
        <w:spacing w:before="40" w:after="120"/>
      </w:pPr>
      <w:r>
        <w:rPr>
          <w:rFonts w:eastAsia="Georgia"/>
        </w:rPr>
        <w:t>"No."</w:t>
      </w:r>
    </w:p>
    <w:p w14:paraId="012A5F1C" w14:textId="77777777" w:rsidR="00A1675C" w:rsidRDefault="00000000">
      <w:pPr>
        <w:spacing w:before="40" w:after="120"/>
      </w:pPr>
      <w:r>
        <w:rPr>
          <w:rFonts w:eastAsia="Georgia"/>
        </w:rPr>
        <w:t>"Gravitational?"</w:t>
      </w:r>
    </w:p>
    <w:p w14:paraId="518F55EA" w14:textId="77777777" w:rsidR="00A1675C" w:rsidRDefault="00000000">
      <w:pPr>
        <w:spacing w:before="40" w:after="120"/>
      </w:pPr>
      <w:r>
        <w:rPr>
          <w:rFonts w:eastAsia="Georgia"/>
        </w:rPr>
        <w:t>"Possibly."</w:t>
      </w:r>
    </w:p>
    <w:p w14:paraId="02DFDA50" w14:textId="77777777" w:rsidR="00A1675C" w:rsidRDefault="00000000">
      <w:pPr>
        <w:ind w:firstLine="432"/>
      </w:pPr>
      <w:r>
        <w:rPr>
          <w:rFonts w:eastAsia="Georgia"/>
        </w:rPr>
        <w:t>Trevor stopped.</w:t>
      </w:r>
    </w:p>
    <w:p w14:paraId="60C6E802" w14:textId="77777777" w:rsidR="00A1675C" w:rsidRDefault="00000000">
      <w:pPr>
        <w:spacing w:before="40" w:after="120"/>
      </w:pPr>
      <w:r>
        <w:rPr>
          <w:rFonts w:eastAsia="Georgia"/>
        </w:rPr>
        <w:t>"With a cucumber?"</w:t>
      </w:r>
    </w:p>
    <w:p w14:paraId="49BF705E" w14:textId="2A9B6CA3" w:rsidR="00A1675C" w:rsidRDefault="003434B6">
      <w:pPr>
        <w:ind w:firstLine="432"/>
      </w:pPr>
      <w:r>
        <w:rPr>
          <w:rFonts w:eastAsia="Georgia"/>
        </w:rPr>
        <w:t>Penny looked back.</w:t>
      </w:r>
    </w:p>
    <w:p w14:paraId="5046963F" w14:textId="77777777" w:rsidR="00A1675C" w:rsidRDefault="00000000">
      <w:pPr>
        <w:spacing w:before="40" w:after="120"/>
      </w:pPr>
      <w:r>
        <w:rPr>
          <w:rFonts w:eastAsia="Georgia"/>
        </w:rPr>
        <w:t>"You'd be surprised what can be gravitational."</w:t>
      </w:r>
    </w:p>
    <w:p w14:paraId="3EFECF65" w14:textId="77777777" w:rsidR="00A1675C" w:rsidRDefault="00000000">
      <w:pPr>
        <w:ind w:firstLine="432"/>
      </w:pPr>
      <w:r>
        <w:rPr>
          <w:rFonts w:eastAsia="Georgia"/>
        </w:rPr>
        <w:t>Trevor considered that.</w:t>
      </w:r>
    </w:p>
    <w:p w14:paraId="50672DBB" w14:textId="77777777" w:rsidR="00A1675C" w:rsidRDefault="00000000">
      <w:pPr>
        <w:spacing w:before="40" w:after="120"/>
      </w:pPr>
      <w:r>
        <w:rPr>
          <w:rFonts w:eastAsia="Georgia"/>
        </w:rPr>
        <w:t>"Fair enough."</w:t>
      </w:r>
    </w:p>
    <w:p w14:paraId="2152492F" w14:textId="77777777" w:rsidR="00A1675C" w:rsidRDefault="00000000">
      <w:pPr>
        <w:ind w:firstLine="432"/>
      </w:pPr>
      <w:r>
        <w:rPr>
          <w:rFonts w:eastAsia="Georgia"/>
        </w:rPr>
        <w:t>They entered the laboratory. Derek was there. His familiar office door was quietly closed.</w:t>
      </w:r>
    </w:p>
    <w:p w14:paraId="6CCE5947" w14:textId="77777777" w:rsidR="00A1675C" w:rsidRDefault="00000000">
      <w:pPr>
        <w:ind w:firstLine="432"/>
      </w:pPr>
      <w:r>
        <w:rPr>
          <w:rFonts w:eastAsia="Georgia"/>
        </w:rPr>
        <w:t>Obviously. Trevor pointed toward it.</w:t>
      </w:r>
    </w:p>
    <w:p w14:paraId="4343E464" w14:textId="77777777" w:rsidR="00A1675C" w:rsidRDefault="00000000">
      <w:pPr>
        <w:spacing w:before="40" w:after="120"/>
      </w:pPr>
      <w:r>
        <w:rPr>
          <w:rFonts w:eastAsia="Georgia"/>
        </w:rPr>
        <w:t>"He's in there."</w:t>
      </w:r>
    </w:p>
    <w:p w14:paraId="1E9DA3E0" w14:textId="77777777" w:rsidR="00A1675C" w:rsidRDefault="00000000">
      <w:pPr>
        <w:spacing w:before="40" w:after="120"/>
      </w:pPr>
      <w:r>
        <w:rPr>
          <w:rFonts w:eastAsia="Georgia"/>
        </w:rPr>
        <w:t>"Working?"</w:t>
      </w:r>
    </w:p>
    <w:p w14:paraId="20A49029" w14:textId="77777777" w:rsidR="00A1675C" w:rsidRDefault="00000000">
      <w:pPr>
        <w:spacing w:before="40" w:after="120"/>
      </w:pPr>
      <w:r>
        <w:rPr>
          <w:rFonts w:eastAsia="Georgia"/>
        </w:rPr>
        <w:t>"Probably."</w:t>
      </w:r>
    </w:p>
    <w:p w14:paraId="643B28D1" w14:textId="44A2DBE2" w:rsidR="00A1675C" w:rsidRDefault="003434B6">
      <w:pPr>
        <w:ind w:firstLine="432"/>
      </w:pPr>
      <w:r>
        <w:rPr>
          <w:rFonts w:eastAsia="Georgia"/>
        </w:rPr>
        <w:t>Penny gently smiled.</w:t>
      </w:r>
    </w:p>
    <w:p w14:paraId="4C99D568" w14:textId="77777777" w:rsidR="00A1675C" w:rsidRDefault="00000000">
      <w:pPr>
        <w:spacing w:before="40" w:after="120"/>
      </w:pPr>
      <w:r>
        <w:rPr>
          <w:rFonts w:eastAsia="Georgia"/>
        </w:rPr>
        <w:t>"Or shafting."</w:t>
      </w:r>
    </w:p>
    <w:p w14:paraId="449CDDCF" w14:textId="77777777" w:rsidR="00A1675C" w:rsidRDefault="00000000">
      <w:pPr>
        <w:spacing w:before="40" w:after="120"/>
      </w:pPr>
      <w:r>
        <w:rPr>
          <w:rFonts w:eastAsia="Georgia"/>
        </w:rPr>
        <w:t>Trevor wearily sighed.</w:t>
      </w:r>
    </w:p>
    <w:p w14:paraId="50F61EAC" w14:textId="77777777" w:rsidR="00A1675C" w:rsidRDefault="00000000">
      <w:pPr>
        <w:spacing w:before="40" w:after="120"/>
      </w:pPr>
      <w:r>
        <w:rPr>
          <w:rFonts w:eastAsia="Georgia"/>
        </w:rPr>
        <w:t>"Please don't."</w:t>
      </w:r>
    </w:p>
    <w:p w14:paraId="0D038979" w14:textId="77777777" w:rsidR="00A1675C" w:rsidRDefault="00000000">
      <w:pPr>
        <w:spacing w:before="40" w:after="120"/>
      </w:pPr>
      <w:r>
        <w:rPr>
          <w:rFonts w:eastAsia="Georgia"/>
        </w:rPr>
        <w:t>"Why?"</w:t>
      </w:r>
    </w:p>
    <w:p w14:paraId="5BBDAA64" w14:textId="77777777" w:rsidR="00A1675C" w:rsidRDefault="00000000">
      <w:pPr>
        <w:spacing w:before="40" w:after="120"/>
      </w:pPr>
      <w:r>
        <w:rPr>
          <w:rFonts w:eastAsia="Georgia"/>
        </w:rPr>
        <w:t>"Because I know what you're going to say."</w:t>
      </w:r>
    </w:p>
    <w:p w14:paraId="163EAA74" w14:textId="6D1471EA" w:rsidR="00A1675C" w:rsidRDefault="003434B6">
      <w:pPr>
        <w:ind w:firstLine="432"/>
      </w:pPr>
      <w:r>
        <w:rPr>
          <w:rFonts w:eastAsia="Georgia"/>
        </w:rPr>
        <w:t>Penny gently smiled.</w:t>
      </w:r>
    </w:p>
    <w:p w14:paraId="7D1DDBBC" w14:textId="77777777" w:rsidR="00A1675C" w:rsidRDefault="00000000">
      <w:pPr>
        <w:spacing w:before="40" w:after="120"/>
      </w:pPr>
      <w:r>
        <w:rPr>
          <w:rFonts w:eastAsia="Georgia"/>
        </w:rPr>
        <w:t>"Then you have excellent predictive powers."</w:t>
      </w:r>
    </w:p>
    <w:p w14:paraId="7D83B2F4" w14:textId="77777777" w:rsidR="00A1675C" w:rsidRDefault="00000000">
      <w:pPr>
        <w:ind w:firstLine="432"/>
      </w:pPr>
      <w:r>
        <w:rPr>
          <w:rFonts w:eastAsia="Georgia"/>
        </w:rPr>
        <w:t>She placed the ordinary cucumber on the laboratory table. Trevor eyed it. Derek's voice came through the quietly closed door.</w:t>
      </w:r>
    </w:p>
    <w:p w14:paraId="40753DFD" w14:textId="77777777" w:rsidR="00A1675C" w:rsidRDefault="00000000">
      <w:pPr>
        <w:spacing w:before="40" w:after="120"/>
      </w:pPr>
      <w:r>
        <w:rPr>
          <w:rFonts w:eastAsia="Georgia"/>
        </w:rPr>
        <w:t>"What are you two doing?"</w:t>
      </w:r>
    </w:p>
    <w:p w14:paraId="6CD7FCC8" w14:textId="24CDC5F1" w:rsidR="00A1675C" w:rsidRDefault="003434B6">
      <w:pPr>
        <w:ind w:firstLine="432"/>
      </w:pPr>
      <w:r>
        <w:rPr>
          <w:rFonts w:eastAsia="Georgia"/>
        </w:rPr>
        <w:t>Penny called back.</w:t>
      </w:r>
    </w:p>
    <w:p w14:paraId="350977BF" w14:textId="77777777" w:rsidR="00A1675C" w:rsidRDefault="00000000">
      <w:pPr>
        <w:spacing w:before="40" w:after="120"/>
      </w:pPr>
      <w:r>
        <w:rPr>
          <w:rFonts w:eastAsia="Georgia"/>
        </w:rPr>
        <w:t>"Science."</w:t>
      </w:r>
    </w:p>
    <w:p w14:paraId="4743B43A" w14:textId="77777777" w:rsidR="00A1675C" w:rsidRDefault="00000000">
      <w:pPr>
        <w:spacing w:before="40" w:after="120"/>
      </w:pPr>
      <w:r>
        <w:rPr>
          <w:rFonts w:eastAsia="Georgia"/>
        </w:rPr>
        <w:t>"Good."</w:t>
      </w:r>
    </w:p>
    <w:p w14:paraId="0B65E6BF" w14:textId="77777777" w:rsidR="00A1675C" w:rsidRDefault="00000000">
      <w:pPr>
        <w:ind w:firstLine="432"/>
      </w:pPr>
      <w:r>
        <w:rPr>
          <w:rFonts w:eastAsia="Georgia"/>
        </w:rPr>
        <w:t>A pause.</w:t>
      </w:r>
    </w:p>
    <w:p w14:paraId="5F51E069" w14:textId="77777777" w:rsidR="00A1675C" w:rsidRDefault="00000000">
      <w:pPr>
        <w:spacing w:before="40" w:after="120"/>
      </w:pPr>
      <w:r>
        <w:rPr>
          <w:rFonts w:eastAsia="Georgia"/>
        </w:rPr>
        <w:t>"Carry on."</w:t>
      </w:r>
    </w:p>
    <w:p w14:paraId="631B10BB" w14:textId="77777777" w:rsidR="00A1675C" w:rsidRDefault="00000000">
      <w:pPr>
        <w:ind w:firstLine="432"/>
      </w:pPr>
      <w:r>
        <w:rPr>
          <w:rFonts w:eastAsia="Georgia"/>
        </w:rPr>
        <w:t>The door remained closed. Trevor calmly nodded.</w:t>
      </w:r>
    </w:p>
    <w:p w14:paraId="205DC80D" w14:textId="77777777" w:rsidR="00A1675C" w:rsidRDefault="00000000">
      <w:pPr>
        <w:spacing w:before="40" w:after="120"/>
      </w:pPr>
      <w:r>
        <w:rPr>
          <w:rFonts w:eastAsia="Georgia"/>
        </w:rPr>
        <w:t>"He's working hard."</w:t>
      </w:r>
    </w:p>
    <w:p w14:paraId="48D066B3" w14:textId="77777777" w:rsidR="00A1675C" w:rsidRDefault="00000000">
      <w:pPr>
        <w:spacing w:before="40" w:after="120"/>
      </w:pPr>
      <w:r>
        <w:rPr>
          <w:rFonts w:eastAsia="Georgia"/>
        </w:rPr>
        <w:t>"Obviously."</w:t>
      </w:r>
    </w:p>
    <w:p w14:paraId="7E00C1E8" w14:textId="08B336FB" w:rsidR="00A1675C" w:rsidRDefault="003434B6">
      <w:pPr>
        <w:ind w:firstLine="432"/>
      </w:pPr>
      <w:r>
        <w:rPr>
          <w:rFonts w:eastAsia="Georgia"/>
        </w:rPr>
        <w:t>Penny picked up the cucumber.</w:t>
      </w:r>
    </w:p>
    <w:p w14:paraId="7E1BDC29" w14:textId="77777777" w:rsidR="00A1675C" w:rsidRDefault="00000000">
      <w:pPr>
        <w:spacing w:before="40" w:after="120"/>
      </w:pPr>
      <w:r>
        <w:rPr>
          <w:rFonts w:eastAsia="Georgia"/>
        </w:rPr>
        <w:t>"Right."</w:t>
      </w:r>
    </w:p>
    <w:p w14:paraId="0DDA0CE7" w14:textId="77777777" w:rsidR="00A1675C" w:rsidRDefault="00000000">
      <w:pPr>
        <w:ind w:firstLine="432"/>
      </w:pPr>
      <w:r>
        <w:rPr>
          <w:rFonts w:eastAsia="Georgia"/>
        </w:rPr>
        <w:t>Trevor watched.</w:t>
      </w:r>
    </w:p>
    <w:p w14:paraId="012DC513" w14:textId="77777777" w:rsidR="00A1675C" w:rsidRDefault="00000000">
      <w:pPr>
        <w:spacing w:before="40" w:after="120"/>
      </w:pPr>
      <w:r>
        <w:rPr>
          <w:rFonts w:eastAsia="Georgia"/>
        </w:rPr>
        <w:t>"What exactly are you testing?"</w:t>
      </w:r>
    </w:p>
    <w:p w14:paraId="53EE247F" w14:textId="641121D9" w:rsidR="00A1675C" w:rsidRDefault="003434B6">
      <w:pPr>
        <w:ind w:firstLine="432"/>
      </w:pPr>
      <w:r>
        <w:rPr>
          <w:rFonts w:eastAsia="Georgia"/>
        </w:rPr>
        <w:t>Penny carefully watched the cucumber. Then at the silent clock. Then at the equipment.</w:t>
      </w:r>
    </w:p>
    <w:p w14:paraId="71FAF79F" w14:textId="77777777" w:rsidR="00A1675C" w:rsidRDefault="00000000">
      <w:pPr>
        <w:spacing w:before="40" w:after="120"/>
      </w:pPr>
      <w:r>
        <w:rPr>
          <w:rFonts w:eastAsia="Georgia"/>
        </w:rPr>
        <w:t>"Whether an ordinary object can help us detect the strange change in the local frame that Derek encountered on the Underground."</w:t>
      </w:r>
    </w:p>
    <w:p w14:paraId="43FA921C" w14:textId="77777777" w:rsidR="00A1675C" w:rsidRDefault="00000000">
      <w:pPr>
        <w:ind w:firstLine="432"/>
      </w:pPr>
      <w:r>
        <w:rPr>
          <w:rFonts w:eastAsia="Georgia"/>
        </w:rPr>
        <w:t>Trevor's expression changed.</w:t>
      </w:r>
    </w:p>
    <w:p w14:paraId="7EC4260B" w14:textId="77777777" w:rsidR="00A1675C" w:rsidRDefault="00000000">
      <w:pPr>
        <w:spacing w:before="40" w:after="120"/>
      </w:pPr>
      <w:r>
        <w:rPr>
          <w:rFonts w:eastAsia="Georgia"/>
        </w:rPr>
        <w:t>"Ah."</w:t>
      </w:r>
    </w:p>
    <w:p w14:paraId="45F46716" w14:textId="77777777" w:rsidR="00A1675C" w:rsidRDefault="00000000">
      <w:pPr>
        <w:spacing w:before="40" w:after="120"/>
      </w:pPr>
      <w:r>
        <w:rPr>
          <w:rFonts w:eastAsia="Georgia"/>
        </w:rPr>
        <w:t>"Exactly."</w:t>
      </w:r>
    </w:p>
    <w:p w14:paraId="4C2390D5" w14:textId="77777777" w:rsidR="00A1675C" w:rsidRDefault="00000000">
      <w:pPr>
        <w:ind w:firstLine="432"/>
      </w:pPr>
      <w:r>
        <w:rPr>
          <w:rFonts w:eastAsia="Georgia"/>
        </w:rPr>
        <w:t>She placed the ordinary cucumber on a small platform. The platform was mounted on a sensitive motion sensor. Trevor leaned over.</w:t>
      </w:r>
    </w:p>
    <w:p w14:paraId="0B780D0E" w14:textId="77777777" w:rsidR="00A1675C" w:rsidRDefault="00000000">
      <w:pPr>
        <w:spacing w:before="40" w:after="120"/>
      </w:pPr>
      <w:r>
        <w:rPr>
          <w:rFonts w:eastAsia="Georgia"/>
        </w:rPr>
        <w:t>"You're using it as a test mass."</w:t>
      </w:r>
    </w:p>
    <w:p w14:paraId="1799851D" w14:textId="77777777" w:rsidR="00A1675C" w:rsidRDefault="00000000">
      <w:pPr>
        <w:spacing w:before="40" w:after="120"/>
      </w:pPr>
      <w:r>
        <w:rPr>
          <w:rFonts w:eastAsia="Georgia"/>
        </w:rPr>
        <w:t>"Yes."</w:t>
      </w:r>
    </w:p>
    <w:p w14:paraId="779477C2" w14:textId="77777777" w:rsidR="00A1675C" w:rsidRDefault="00000000">
      <w:pPr>
        <w:spacing w:before="40" w:after="120"/>
      </w:pPr>
      <w:r>
        <w:rPr>
          <w:rFonts w:eastAsia="Georgia"/>
        </w:rPr>
        <w:t>"Why a cucumber?"</w:t>
      </w:r>
    </w:p>
    <w:p w14:paraId="15C33F98" w14:textId="0CA20472" w:rsidR="00A1675C" w:rsidRDefault="003434B6">
      <w:pPr>
        <w:ind w:firstLine="432"/>
      </w:pPr>
      <w:r>
        <w:rPr>
          <w:rFonts w:eastAsia="Georgia"/>
        </w:rPr>
        <w:t>Penny surveyed him.</w:t>
      </w:r>
    </w:p>
    <w:p w14:paraId="7E6B7644" w14:textId="77777777" w:rsidR="00A1675C" w:rsidRDefault="00000000">
      <w:pPr>
        <w:spacing w:before="40" w:after="120"/>
      </w:pPr>
      <w:r>
        <w:rPr>
          <w:rFonts w:eastAsia="Georgia"/>
        </w:rPr>
        <w:t>"Because it's convenient."</w:t>
      </w:r>
    </w:p>
    <w:p w14:paraId="7BA51CEA" w14:textId="77777777" w:rsidR="00A1675C" w:rsidRDefault="00000000">
      <w:pPr>
        <w:spacing w:before="40" w:after="120"/>
      </w:pPr>
      <w:r>
        <w:rPr>
          <w:rFonts w:eastAsia="Georgia"/>
        </w:rPr>
        <w:t>"Why not a metal sphere?"</w:t>
      </w:r>
    </w:p>
    <w:p w14:paraId="085333EC" w14:textId="77777777" w:rsidR="00A1675C" w:rsidRDefault="00000000">
      <w:pPr>
        <w:spacing w:before="40" w:after="120"/>
      </w:pPr>
      <w:r>
        <w:rPr>
          <w:rFonts w:eastAsia="Georgia"/>
        </w:rPr>
        <w:t>"Because we've already tested those."</w:t>
      </w:r>
    </w:p>
    <w:p w14:paraId="7AFBA266" w14:textId="77777777" w:rsidR="00A1675C" w:rsidRDefault="00000000">
      <w:pPr>
        <w:spacing w:before="40" w:after="120"/>
      </w:pPr>
      <w:r>
        <w:rPr>
          <w:rFonts w:eastAsia="Georgia"/>
        </w:rPr>
        <w:t>"And?"</w:t>
      </w:r>
    </w:p>
    <w:p w14:paraId="22920FB4" w14:textId="77777777" w:rsidR="00A1675C" w:rsidRDefault="00000000">
      <w:pPr>
        <w:spacing w:before="40" w:after="120"/>
      </w:pPr>
      <w:r>
        <w:rPr>
          <w:rFonts w:eastAsia="Georgia"/>
        </w:rPr>
        <w:t>"Nothing."</w:t>
      </w:r>
    </w:p>
    <w:p w14:paraId="58712E8D" w14:textId="77777777" w:rsidR="00A1675C" w:rsidRDefault="00000000">
      <w:pPr>
        <w:spacing w:before="40" w:after="120"/>
      </w:pPr>
      <w:r>
        <w:rPr>
          <w:rFonts w:eastAsia="Georgia"/>
        </w:rPr>
        <w:t>"And cucumbers?"</w:t>
      </w:r>
    </w:p>
    <w:p w14:paraId="0913BFFA" w14:textId="77777777" w:rsidR="00A1675C" w:rsidRDefault="00000000">
      <w:pPr>
        <w:spacing w:before="40" w:after="120"/>
      </w:pPr>
      <w:r>
        <w:rPr>
          <w:rFonts w:eastAsia="Georgia"/>
        </w:rPr>
        <w:t>"We haven't tested one."</w:t>
      </w:r>
    </w:p>
    <w:p w14:paraId="55B88ABF" w14:textId="77777777" w:rsidR="00A1675C" w:rsidRDefault="00000000">
      <w:pPr>
        <w:ind w:firstLine="432"/>
      </w:pPr>
      <w:r>
        <w:rPr>
          <w:rFonts w:eastAsia="Georgia"/>
        </w:rPr>
        <w:t>Trevor nodded.</w:t>
      </w:r>
    </w:p>
    <w:p w14:paraId="23AFB2AE" w14:textId="77777777" w:rsidR="00A1675C" w:rsidRDefault="00000000">
      <w:pPr>
        <w:spacing w:before="40" w:after="120"/>
      </w:pPr>
      <w:r>
        <w:rPr>
          <w:rFonts w:eastAsia="Georgia"/>
        </w:rPr>
        <w:t>"Well, that's settled."</w:t>
      </w:r>
    </w:p>
    <w:p w14:paraId="26668944" w14:textId="63500898" w:rsidR="00A1675C" w:rsidRDefault="003434B6">
      <w:pPr>
        <w:ind w:firstLine="432"/>
      </w:pPr>
      <w:r>
        <w:rPr>
          <w:rFonts w:eastAsia="Georgia"/>
        </w:rPr>
        <w:t>Penny smiled.</w:t>
      </w:r>
    </w:p>
    <w:p w14:paraId="46ACB731" w14:textId="77777777" w:rsidR="00A1675C" w:rsidRDefault="00000000">
      <w:pPr>
        <w:spacing w:before="40" w:after="120"/>
      </w:pPr>
      <w:r>
        <w:rPr>
          <w:rFonts w:eastAsia="Georgia"/>
        </w:rPr>
        <w:t>"Precisely."</w:t>
      </w:r>
    </w:p>
    <w:p w14:paraId="6AFCA332" w14:textId="77777777" w:rsidR="00A1675C" w:rsidRDefault="00000000">
      <w:pPr>
        <w:ind w:firstLine="432"/>
      </w:pPr>
      <w:r>
        <w:rPr>
          <w:rFonts w:eastAsia="Georgia"/>
        </w:rPr>
        <w:t>She switched on the apparatus. The cold platform began to move. The cucumber rolled slightly.</w:t>
      </w:r>
    </w:p>
    <w:p w14:paraId="790DB18B" w14:textId="77777777" w:rsidR="00A1675C" w:rsidRDefault="00000000">
      <w:pPr>
        <w:ind w:firstLine="432"/>
      </w:pPr>
      <w:r>
        <w:rPr>
          <w:rFonts w:eastAsia="Georgia"/>
        </w:rPr>
        <w:t>Then stopped. Trevor watched the graph. A smooth curve suddenly appeared on the monitor.</w:t>
      </w:r>
    </w:p>
    <w:p w14:paraId="1D610F6B" w14:textId="77777777" w:rsidR="00A1675C" w:rsidRDefault="00000000">
      <w:pPr>
        <w:ind w:firstLine="432"/>
      </w:pPr>
      <w:r>
        <w:rPr>
          <w:rFonts w:eastAsia="Georgia"/>
        </w:rPr>
        <w:t>Then— A tiny discontinuity. Trevor frowned.</w:t>
      </w:r>
    </w:p>
    <w:p w14:paraId="2F994155" w14:textId="77777777" w:rsidR="00A1675C" w:rsidRDefault="00000000">
      <w:pPr>
        <w:spacing w:before="40" w:after="120"/>
      </w:pPr>
      <w:r>
        <w:rPr>
          <w:rFonts w:eastAsia="Georgia"/>
        </w:rPr>
        <w:t>"That's odd."</w:t>
      </w:r>
    </w:p>
    <w:p w14:paraId="256C1BF8" w14:textId="49B02A18" w:rsidR="00A1675C" w:rsidRDefault="003434B6">
      <w:pPr>
        <w:ind w:firstLine="432"/>
      </w:pPr>
      <w:r>
        <w:rPr>
          <w:rFonts w:eastAsia="Georgia"/>
        </w:rPr>
        <w:t>Penny nodded.</w:t>
      </w:r>
    </w:p>
    <w:p w14:paraId="3F79B483" w14:textId="77777777" w:rsidR="00A1675C" w:rsidRDefault="00000000">
      <w:pPr>
        <w:spacing w:before="40" w:after="120"/>
      </w:pPr>
      <w:r>
        <w:rPr>
          <w:rFonts w:eastAsia="Georgia"/>
        </w:rPr>
        <w:t>"Very."</w:t>
      </w:r>
    </w:p>
    <w:p w14:paraId="3B0EE101" w14:textId="77777777" w:rsidR="00A1675C" w:rsidRDefault="00000000">
      <w:pPr>
        <w:ind w:firstLine="432"/>
      </w:pPr>
      <w:r>
        <w:rPr>
          <w:rFonts w:eastAsia="Georgia"/>
        </w:rPr>
        <w:t>The platform returned to its starting position. She reset the experiment. Again.</w:t>
      </w:r>
    </w:p>
    <w:p w14:paraId="44DAADEB" w14:textId="77777777" w:rsidR="00A1675C" w:rsidRDefault="00000000">
      <w:pPr>
        <w:ind w:firstLine="432"/>
      </w:pPr>
      <w:r>
        <w:rPr>
          <w:rFonts w:eastAsia="Georgia"/>
        </w:rPr>
        <w:t>The same thing happened. Smooth acceleration. Tiny discontinuity.</w:t>
      </w:r>
    </w:p>
    <w:p w14:paraId="144EDFF3" w14:textId="77777777" w:rsidR="00A1675C" w:rsidRDefault="00000000">
      <w:pPr>
        <w:ind w:firstLine="432"/>
      </w:pPr>
      <w:r>
        <w:rPr>
          <w:rFonts w:eastAsia="Georgia"/>
        </w:rPr>
        <w:t>Smooth acceleration. Trevor stared intently at the screen.</w:t>
      </w:r>
    </w:p>
    <w:p w14:paraId="30F21D02" w14:textId="77777777" w:rsidR="00A1675C" w:rsidRDefault="00000000">
      <w:pPr>
        <w:spacing w:before="40" w:after="120"/>
      </w:pPr>
      <w:r>
        <w:rPr>
          <w:rFonts w:eastAsia="Georgia"/>
        </w:rPr>
        <w:t>"Same position."</w:t>
      </w:r>
    </w:p>
    <w:p w14:paraId="534FA440" w14:textId="77777777" w:rsidR="00A1675C" w:rsidRDefault="00000000">
      <w:pPr>
        <w:spacing w:before="40" w:after="120"/>
      </w:pPr>
      <w:r>
        <w:rPr>
          <w:rFonts w:eastAsia="Georgia"/>
        </w:rPr>
        <w:t>"Yes."</w:t>
      </w:r>
    </w:p>
    <w:p w14:paraId="315D12E1" w14:textId="77777777" w:rsidR="00A1675C" w:rsidRDefault="00000000">
      <w:pPr>
        <w:spacing w:before="40" w:after="120"/>
      </w:pPr>
      <w:r>
        <w:rPr>
          <w:rFonts w:eastAsia="Georgia"/>
        </w:rPr>
        <w:t>"Same acceleration?"</w:t>
      </w:r>
    </w:p>
    <w:p w14:paraId="5AA9FD3B" w14:textId="77777777" w:rsidR="00A1675C" w:rsidRDefault="00000000">
      <w:pPr>
        <w:spacing w:before="40" w:after="120"/>
      </w:pPr>
      <w:r>
        <w:rPr>
          <w:rFonts w:eastAsia="Georgia"/>
        </w:rPr>
        <w:t>"Almost exactly."</w:t>
      </w:r>
    </w:p>
    <w:p w14:paraId="4664A2D0" w14:textId="77777777" w:rsidR="00A1675C" w:rsidRDefault="00000000">
      <w:pPr>
        <w:spacing w:before="40" w:after="120"/>
      </w:pPr>
      <w:r>
        <w:rPr>
          <w:rFonts w:eastAsia="Georgia"/>
        </w:rPr>
        <w:t>"Same discontinuity?"</w:t>
      </w:r>
    </w:p>
    <w:p w14:paraId="1DC6F25C" w14:textId="77777777" w:rsidR="00A1675C" w:rsidRDefault="00000000">
      <w:pPr>
        <w:spacing w:before="40" w:after="120"/>
      </w:pPr>
      <w:r>
        <w:rPr>
          <w:rFonts w:eastAsia="Georgia"/>
        </w:rPr>
        <w:t>"Yes."</w:t>
      </w:r>
    </w:p>
    <w:p w14:paraId="744C835E" w14:textId="77777777" w:rsidR="00A1675C" w:rsidRDefault="00000000">
      <w:pPr>
        <w:ind w:firstLine="432"/>
      </w:pPr>
      <w:r>
        <w:rPr>
          <w:rFonts w:eastAsia="Georgia"/>
        </w:rPr>
        <w:t>He slowly looked at the cucumber.</w:t>
      </w:r>
    </w:p>
    <w:p w14:paraId="3658A615" w14:textId="77777777" w:rsidR="00A1675C" w:rsidRDefault="00000000">
      <w:pPr>
        <w:spacing w:before="40" w:after="120"/>
      </w:pPr>
      <w:r>
        <w:rPr>
          <w:rFonts w:eastAsia="Georgia"/>
        </w:rPr>
        <w:t>"Perhaps cucumbers are strange."</w:t>
      </w:r>
    </w:p>
    <w:p w14:paraId="01E85411" w14:textId="2157C3C1" w:rsidR="00A1675C" w:rsidRDefault="003434B6">
      <w:pPr>
        <w:ind w:firstLine="432"/>
      </w:pPr>
      <w:r>
        <w:rPr>
          <w:rFonts w:eastAsia="Georgia"/>
        </w:rPr>
        <w:t>Penny smiled.</w:t>
      </w:r>
    </w:p>
    <w:p w14:paraId="48EDBAE2" w14:textId="77777777" w:rsidR="00A1675C" w:rsidRDefault="00000000">
      <w:pPr>
        <w:spacing w:before="40" w:after="120"/>
      </w:pPr>
      <w:r>
        <w:rPr>
          <w:rFonts w:eastAsia="Georgia"/>
        </w:rPr>
        <w:t>"That's what I'm hoping."</w:t>
      </w:r>
    </w:p>
    <w:p w14:paraId="63275E79" w14:textId="77777777" w:rsidR="00A1675C" w:rsidRDefault="00000000">
      <w:pPr>
        <w:ind w:firstLine="432"/>
      </w:pPr>
      <w:r>
        <w:rPr>
          <w:rFonts w:eastAsia="Georgia"/>
        </w:rPr>
        <w:t>They replaced the cucumber with a wooden block. They ran the experiment. The discontinuity remained.</w:t>
      </w:r>
    </w:p>
    <w:p w14:paraId="786027CA" w14:textId="77777777" w:rsidR="00A1675C" w:rsidRDefault="00000000">
      <w:pPr>
        <w:ind w:firstLine="432"/>
      </w:pPr>
      <w:r>
        <w:rPr>
          <w:rFonts w:eastAsia="Georgia"/>
        </w:rPr>
        <w:t>They replaced the block with a brass sphere. Same result. Then a glass sphere.</w:t>
      </w:r>
    </w:p>
    <w:p w14:paraId="1BE35670" w14:textId="77777777" w:rsidR="00A1675C" w:rsidRDefault="00000000">
      <w:pPr>
        <w:ind w:firstLine="432"/>
      </w:pPr>
      <w:r>
        <w:rPr>
          <w:rFonts w:eastAsia="Georgia"/>
        </w:rPr>
        <w:t>Same result. Then a bag of sugar. Same result.</w:t>
      </w:r>
    </w:p>
    <w:p w14:paraId="7B77C972" w14:textId="77777777" w:rsidR="00A1675C" w:rsidRDefault="00000000">
      <w:pPr>
        <w:ind w:firstLine="432"/>
      </w:pPr>
      <w:r>
        <w:rPr>
          <w:rFonts w:eastAsia="Georgia"/>
        </w:rPr>
        <w:t>Trevor regarded the collection of objects.</w:t>
      </w:r>
    </w:p>
    <w:p w14:paraId="3D78148C" w14:textId="77777777" w:rsidR="00A1675C" w:rsidRDefault="00000000">
      <w:pPr>
        <w:spacing w:before="40" w:after="120"/>
      </w:pPr>
      <w:r>
        <w:rPr>
          <w:rFonts w:eastAsia="Georgia"/>
        </w:rPr>
        <w:t>"The cucumber is innocent."</w:t>
      </w:r>
    </w:p>
    <w:p w14:paraId="42B91BB2" w14:textId="1D482A31" w:rsidR="00A1675C" w:rsidRDefault="003434B6">
      <w:pPr>
        <w:ind w:firstLine="432"/>
      </w:pPr>
      <w:r>
        <w:rPr>
          <w:rFonts w:eastAsia="Georgia"/>
        </w:rPr>
        <w:t>Penny nodded.</w:t>
      </w:r>
    </w:p>
    <w:p w14:paraId="52685786" w14:textId="77777777" w:rsidR="00A1675C" w:rsidRDefault="00000000">
      <w:pPr>
        <w:spacing w:before="40" w:after="120"/>
      </w:pPr>
      <w:r>
        <w:rPr>
          <w:rFonts w:eastAsia="Georgia"/>
        </w:rPr>
        <w:t>"Completely."</w:t>
      </w:r>
    </w:p>
    <w:p w14:paraId="07F2A40C" w14:textId="77777777" w:rsidR="00A1675C" w:rsidRDefault="00000000">
      <w:pPr>
        <w:spacing w:before="40" w:after="120"/>
      </w:pPr>
      <w:r>
        <w:rPr>
          <w:rFonts w:eastAsia="Georgia"/>
        </w:rPr>
        <w:t>"Poor thing."</w:t>
      </w:r>
    </w:p>
    <w:p w14:paraId="028C1736" w14:textId="09D6DE7D" w:rsidR="00A1675C" w:rsidRDefault="003434B6">
      <w:pPr>
        <w:ind w:firstLine="432"/>
      </w:pPr>
      <w:r>
        <w:rPr>
          <w:rFonts w:eastAsia="Georgia"/>
        </w:rPr>
        <w:t>Penny picked it up.</w:t>
      </w:r>
    </w:p>
    <w:p w14:paraId="53632498" w14:textId="77777777" w:rsidR="00A1675C" w:rsidRDefault="00000000">
      <w:pPr>
        <w:spacing w:before="40" w:after="120"/>
      </w:pPr>
      <w:r>
        <w:rPr>
          <w:rFonts w:eastAsia="Georgia"/>
        </w:rPr>
        <w:t>"You can go back to being a fruit."</w:t>
      </w:r>
    </w:p>
    <w:p w14:paraId="1D7FBAFB" w14:textId="77777777" w:rsidR="00A1675C" w:rsidRDefault="00000000">
      <w:pPr>
        <w:ind w:firstLine="432"/>
      </w:pPr>
      <w:r>
        <w:rPr>
          <w:rFonts w:eastAsia="Georgia"/>
        </w:rPr>
        <w:t>She put it beside the apparatus. Trevor carefully examined the graph.</w:t>
      </w:r>
    </w:p>
    <w:p w14:paraId="4834FEE8" w14:textId="77777777" w:rsidR="00A1675C" w:rsidRDefault="00000000">
      <w:pPr>
        <w:spacing w:before="40" w:after="120"/>
      </w:pPr>
      <w:r>
        <w:rPr>
          <w:rFonts w:eastAsia="Georgia"/>
        </w:rPr>
        <w:t>"It's not the test object."</w:t>
      </w:r>
    </w:p>
    <w:p w14:paraId="3423EE50" w14:textId="77777777" w:rsidR="00A1675C" w:rsidRDefault="00000000">
      <w:pPr>
        <w:spacing w:before="40" w:after="120"/>
      </w:pPr>
      <w:r>
        <w:rPr>
          <w:rFonts w:eastAsia="Georgia"/>
        </w:rPr>
        <w:t>"No."</w:t>
      </w:r>
    </w:p>
    <w:p w14:paraId="617A3958" w14:textId="77777777" w:rsidR="00A1675C" w:rsidRDefault="00000000">
      <w:pPr>
        <w:spacing w:before="40" w:after="120"/>
      </w:pPr>
      <w:r>
        <w:rPr>
          <w:rFonts w:eastAsia="Georgia"/>
        </w:rPr>
        <w:t>"It's not the apparatus."</w:t>
      </w:r>
    </w:p>
    <w:p w14:paraId="28F6CD58" w14:textId="77777777" w:rsidR="00A1675C" w:rsidRDefault="00000000">
      <w:pPr>
        <w:spacing w:before="40" w:after="120"/>
      </w:pPr>
      <w:r>
        <w:rPr>
          <w:rFonts w:eastAsia="Georgia"/>
        </w:rPr>
        <w:t>"Apparently not."</w:t>
      </w:r>
    </w:p>
    <w:p w14:paraId="1F3083C9" w14:textId="77777777" w:rsidR="00A1675C" w:rsidRDefault="00000000">
      <w:pPr>
        <w:spacing w:before="40" w:after="120"/>
      </w:pPr>
      <w:r>
        <w:rPr>
          <w:rFonts w:eastAsia="Georgia"/>
        </w:rPr>
        <w:t>"It's not the acceleration."</w:t>
      </w:r>
    </w:p>
    <w:p w14:paraId="233C6F31" w14:textId="77777777" w:rsidR="00A1675C" w:rsidRDefault="00000000">
      <w:pPr>
        <w:spacing w:before="40" w:after="120"/>
      </w:pPr>
      <w:r>
        <w:rPr>
          <w:rFonts w:eastAsia="Georgia"/>
        </w:rPr>
        <w:t>"Not ordinary acceleration."</w:t>
      </w:r>
    </w:p>
    <w:p w14:paraId="608274FA" w14:textId="77777777" w:rsidR="00A1675C" w:rsidRDefault="00000000">
      <w:pPr>
        <w:ind w:firstLine="432"/>
      </w:pPr>
      <w:r>
        <w:rPr>
          <w:rFonts w:eastAsia="Georgia"/>
        </w:rPr>
        <w:t>Trevor inspected her.</w:t>
      </w:r>
    </w:p>
    <w:p w14:paraId="07CE9448" w14:textId="77777777" w:rsidR="00A1675C" w:rsidRDefault="00000000">
      <w:pPr>
        <w:spacing w:before="40" w:after="120"/>
      </w:pPr>
      <w:r>
        <w:rPr>
          <w:rFonts w:eastAsia="Georgia"/>
        </w:rPr>
        <w:t>"What does that mean?"</w:t>
      </w:r>
    </w:p>
    <w:p w14:paraId="1B1B527E" w14:textId="1E515116" w:rsidR="00A1675C" w:rsidRDefault="003434B6">
      <w:pPr>
        <w:ind w:firstLine="432"/>
      </w:pPr>
      <w:r>
        <w:rPr>
          <w:rFonts w:eastAsia="Georgia"/>
        </w:rPr>
        <w:t>Penny sat down.</w:t>
      </w:r>
    </w:p>
    <w:p w14:paraId="0238786E" w14:textId="77777777" w:rsidR="00A1675C" w:rsidRDefault="00000000">
      <w:pPr>
        <w:spacing w:before="40" w:after="120"/>
      </w:pPr>
      <w:r>
        <w:rPr>
          <w:rFonts w:eastAsia="Georgia"/>
        </w:rPr>
        <w:t>"Imagine you're in a train."</w:t>
      </w:r>
    </w:p>
    <w:p w14:paraId="4B70C078" w14:textId="77777777" w:rsidR="00A1675C" w:rsidRDefault="00000000">
      <w:pPr>
        <w:spacing w:before="40" w:after="120"/>
      </w:pPr>
      <w:r>
        <w:rPr>
          <w:rFonts w:eastAsia="Georgia"/>
        </w:rPr>
        <w:t>"All right."</w:t>
      </w:r>
    </w:p>
    <w:p w14:paraId="3F949164" w14:textId="77777777" w:rsidR="00A1675C" w:rsidRDefault="00000000">
      <w:pPr>
        <w:spacing w:before="40" w:after="120"/>
      </w:pPr>
      <w:r>
        <w:rPr>
          <w:rFonts w:eastAsia="Georgia"/>
        </w:rPr>
        <w:t>"The train begins accelerating."</w:t>
      </w:r>
    </w:p>
    <w:p w14:paraId="419A72FC" w14:textId="77777777" w:rsidR="00A1675C" w:rsidRDefault="00000000">
      <w:pPr>
        <w:spacing w:before="40" w:after="120"/>
      </w:pPr>
      <w:r>
        <w:rPr>
          <w:rFonts w:eastAsia="Georgia"/>
        </w:rPr>
        <w:t>"Yes."</w:t>
      </w:r>
    </w:p>
    <w:p w14:paraId="5D39F63A" w14:textId="77777777" w:rsidR="00A1675C" w:rsidRDefault="00000000">
      <w:pPr>
        <w:spacing w:before="40" w:after="120"/>
      </w:pPr>
      <w:r>
        <w:rPr>
          <w:rFonts w:eastAsia="Georgia"/>
        </w:rPr>
        <w:t>"You feel yourself pushed backward."</w:t>
      </w:r>
    </w:p>
    <w:p w14:paraId="13A7F041" w14:textId="77777777" w:rsidR="00A1675C" w:rsidRDefault="00000000">
      <w:pPr>
        <w:spacing w:before="40" w:after="120"/>
      </w:pPr>
      <w:r>
        <w:rPr>
          <w:rFonts w:eastAsia="Georgia"/>
        </w:rPr>
        <w:t>"Yes."</w:t>
      </w:r>
    </w:p>
    <w:p w14:paraId="2CB8B7A5" w14:textId="77777777" w:rsidR="00A1675C" w:rsidRDefault="00000000">
      <w:pPr>
        <w:spacing w:before="40" w:after="120"/>
      </w:pPr>
      <w:r>
        <w:rPr>
          <w:rFonts w:eastAsia="Georgia"/>
        </w:rPr>
        <w:t>"But if you're inside a sufficiently small room, you could describe the effect as though there were a gravitational field pointing backward."</w:t>
      </w:r>
    </w:p>
    <w:p w14:paraId="4569FA1A" w14:textId="77777777" w:rsidR="00A1675C" w:rsidRDefault="00000000">
      <w:pPr>
        <w:ind w:firstLine="432"/>
      </w:pPr>
      <w:r>
        <w:rPr>
          <w:rFonts w:eastAsia="Georgia"/>
        </w:rPr>
        <w:t>Trevor nodded.</w:t>
      </w:r>
    </w:p>
    <w:p w14:paraId="0DAC8407" w14:textId="77777777" w:rsidR="00A1675C" w:rsidRDefault="00000000">
      <w:pPr>
        <w:spacing w:before="40" w:after="120"/>
      </w:pPr>
      <w:r>
        <w:rPr>
          <w:rFonts w:eastAsia="Georgia"/>
        </w:rPr>
        <w:t>"The equivalence principle."</w:t>
      </w:r>
    </w:p>
    <w:p w14:paraId="2E51A615" w14:textId="77777777" w:rsidR="00A1675C" w:rsidRDefault="00000000">
      <w:pPr>
        <w:spacing w:before="40" w:after="120"/>
      </w:pPr>
      <w:r>
        <w:rPr>
          <w:rFonts w:eastAsia="Georgia"/>
        </w:rPr>
        <w:t>"Exactly."</w:t>
      </w:r>
    </w:p>
    <w:p w14:paraId="0D5D4D8C" w14:textId="77777777" w:rsidR="00A1675C" w:rsidRDefault="00000000">
      <w:pPr>
        <w:spacing w:before="40" w:after="120"/>
      </w:pPr>
      <w:r>
        <w:rPr>
          <w:rFonts w:eastAsia="Georgia"/>
        </w:rPr>
        <w:t>"Locally, acceleration and gravity can be indistinguishable."</w:t>
      </w:r>
    </w:p>
    <w:p w14:paraId="4F74A623" w14:textId="77777777" w:rsidR="00A1675C" w:rsidRDefault="00000000">
      <w:pPr>
        <w:spacing w:before="40" w:after="120"/>
      </w:pPr>
      <w:r>
        <w:rPr>
          <w:rFonts w:eastAsia="Georgia"/>
        </w:rPr>
        <w:t>"Yes."</w:t>
      </w:r>
    </w:p>
    <w:p w14:paraId="491661FC" w14:textId="77777777" w:rsidR="00A1675C" w:rsidRDefault="00000000">
      <w:pPr>
        <w:spacing w:before="40" w:after="120"/>
      </w:pPr>
      <w:r>
        <w:rPr>
          <w:rFonts w:eastAsia="Georgia"/>
        </w:rPr>
        <w:t>"But only locally."</w:t>
      </w:r>
    </w:p>
    <w:p w14:paraId="7AB9CF25" w14:textId="77777777" w:rsidR="00A1675C" w:rsidRDefault="00000000">
      <w:pPr>
        <w:spacing w:before="40" w:after="120"/>
      </w:pPr>
      <w:r>
        <w:rPr>
          <w:rFonts w:eastAsia="Georgia"/>
        </w:rPr>
        <w:t>"Right."</w:t>
      </w:r>
    </w:p>
    <w:p w14:paraId="454CAD09" w14:textId="77777777" w:rsidR="00A1675C" w:rsidRDefault="00000000">
      <w:pPr>
        <w:spacing w:before="40" w:after="120"/>
      </w:pPr>
      <w:r>
        <w:rPr>
          <w:rFonts w:eastAsia="Georgia"/>
        </w:rPr>
        <w:t>"Because a real gravitational field can produce tidal effects."</w:t>
      </w:r>
    </w:p>
    <w:p w14:paraId="29971002" w14:textId="181FEA3B" w:rsidR="00A1675C" w:rsidRDefault="003434B6">
      <w:pPr>
        <w:ind w:firstLine="432"/>
      </w:pPr>
      <w:r>
        <w:rPr>
          <w:rFonts w:eastAsia="Georgia"/>
        </w:rPr>
        <w:t>Penny gently softly smiled.</w:t>
      </w:r>
    </w:p>
    <w:p w14:paraId="234DD91F" w14:textId="77777777" w:rsidR="00A1675C" w:rsidRDefault="00000000">
      <w:pPr>
        <w:spacing w:before="40" w:after="120"/>
      </w:pPr>
      <w:r>
        <w:rPr>
          <w:rFonts w:eastAsia="Georgia"/>
        </w:rPr>
        <w:t>"Exactly."</w:t>
      </w:r>
    </w:p>
    <w:p w14:paraId="7C8F3D2B" w14:textId="77777777" w:rsidR="00A1675C" w:rsidRDefault="00000000">
      <w:pPr>
        <w:ind w:firstLine="432"/>
      </w:pPr>
      <w:r>
        <w:rPr>
          <w:rFonts w:eastAsia="Georgia"/>
        </w:rPr>
        <w:t>Trevor carefully considered the graph again.</w:t>
      </w:r>
    </w:p>
    <w:p w14:paraId="1E2AA2B1" w14:textId="77777777" w:rsidR="00A1675C" w:rsidRDefault="00000000">
      <w:pPr>
        <w:spacing w:before="40" w:after="120"/>
      </w:pPr>
      <w:r>
        <w:rPr>
          <w:rFonts w:eastAsia="Georgia"/>
        </w:rPr>
        <w:t>"So we're looking for something that isn't simply acceleration."</w:t>
      </w:r>
    </w:p>
    <w:p w14:paraId="64B034BE" w14:textId="77777777" w:rsidR="00A1675C" w:rsidRDefault="00000000">
      <w:pPr>
        <w:spacing w:before="40" w:after="120"/>
      </w:pPr>
      <w:r>
        <w:rPr>
          <w:rFonts w:eastAsia="Georgia"/>
        </w:rPr>
        <w:t>"Yes."</w:t>
      </w:r>
    </w:p>
    <w:p w14:paraId="56E4520F" w14:textId="77777777" w:rsidR="00A1675C" w:rsidRDefault="00000000">
      <w:pPr>
        <w:spacing w:before="40" w:after="120"/>
      </w:pPr>
      <w:r>
        <w:rPr>
          <w:rFonts w:eastAsia="Georgia"/>
        </w:rPr>
        <w:t>"Something that changes from one location to another."</w:t>
      </w:r>
    </w:p>
    <w:p w14:paraId="102CFF04" w14:textId="77777777" w:rsidR="00A1675C" w:rsidRDefault="00000000">
      <w:pPr>
        <w:spacing w:before="40" w:after="120"/>
      </w:pPr>
      <w:r>
        <w:rPr>
          <w:rFonts w:eastAsia="Georgia"/>
        </w:rPr>
        <w:t>"Yes."</w:t>
      </w:r>
    </w:p>
    <w:p w14:paraId="293FEFB5" w14:textId="77777777" w:rsidR="00A1675C" w:rsidRDefault="00000000">
      <w:pPr>
        <w:spacing w:before="40" w:after="120"/>
      </w:pPr>
      <w:r>
        <w:rPr>
          <w:rFonts w:eastAsia="Georgia"/>
        </w:rPr>
        <w:t>"Tidal effects."</w:t>
      </w:r>
    </w:p>
    <w:p w14:paraId="14DBAF86" w14:textId="77777777" w:rsidR="00A1675C" w:rsidRDefault="00000000">
      <w:pPr>
        <w:spacing w:before="40" w:after="120"/>
      </w:pPr>
      <w:r>
        <w:rPr>
          <w:rFonts w:eastAsia="Georgia"/>
        </w:rPr>
        <w:t>"Possibly."</w:t>
      </w:r>
    </w:p>
    <w:p w14:paraId="4AE96712" w14:textId="3C804A9C" w:rsidR="00A1675C" w:rsidRDefault="003434B6">
      <w:pPr>
        <w:ind w:firstLine="432"/>
      </w:pPr>
      <w:r>
        <w:rPr>
          <w:rFonts w:eastAsia="Georgia"/>
        </w:rPr>
        <w:t>Penny stood. She moved the sensor lonely platform a metre to the left. They ran the test.</w:t>
      </w:r>
    </w:p>
    <w:p w14:paraId="7723EAA3" w14:textId="77777777" w:rsidR="00A1675C" w:rsidRDefault="00000000">
      <w:pPr>
        <w:ind w:firstLine="432"/>
      </w:pPr>
      <w:r>
        <w:rPr>
          <w:rFonts w:eastAsia="Georgia"/>
        </w:rPr>
        <w:t>The discontinuity occurred. She moved it a metre to the right. Again.</w:t>
      </w:r>
    </w:p>
    <w:p w14:paraId="37ED6BE5" w14:textId="77777777" w:rsidR="00A1675C" w:rsidRDefault="00000000">
      <w:pPr>
        <w:ind w:firstLine="432"/>
      </w:pPr>
      <w:r>
        <w:rPr>
          <w:rFonts w:eastAsia="Georgia"/>
        </w:rPr>
        <w:t>She moved it upward. Again. Trevor stared.</w:t>
      </w:r>
    </w:p>
    <w:p w14:paraId="2A51139F" w14:textId="77777777" w:rsidR="00A1675C" w:rsidRDefault="00000000">
      <w:pPr>
        <w:spacing w:before="40" w:after="120"/>
      </w:pPr>
      <w:r>
        <w:rPr>
          <w:rFonts w:eastAsia="Georgia"/>
        </w:rPr>
        <w:t>"Everywhere."</w:t>
      </w:r>
    </w:p>
    <w:p w14:paraId="036A9607" w14:textId="77777777" w:rsidR="00A1675C" w:rsidRDefault="00000000">
      <w:pPr>
        <w:spacing w:before="40" w:after="120"/>
      </w:pPr>
      <w:r>
        <w:rPr>
          <w:rFonts w:eastAsia="Georgia"/>
        </w:rPr>
        <w:t>"Yes."</w:t>
      </w:r>
    </w:p>
    <w:p w14:paraId="2B0A4729" w14:textId="77777777" w:rsidR="00A1675C" w:rsidRDefault="00000000">
      <w:pPr>
        <w:spacing w:before="40" w:after="120"/>
      </w:pPr>
      <w:r>
        <w:rPr>
          <w:rFonts w:eastAsia="Georgia"/>
        </w:rPr>
        <w:t>"Then it's not a local effect."</w:t>
      </w:r>
    </w:p>
    <w:p w14:paraId="4458C7B6" w14:textId="42F739A5" w:rsidR="00A1675C" w:rsidRDefault="003434B6">
      <w:pPr>
        <w:ind w:firstLine="432"/>
      </w:pPr>
      <w:r>
        <w:rPr>
          <w:rFonts w:eastAsia="Georgia"/>
        </w:rPr>
        <w:t>Penny shook her head.</w:t>
      </w:r>
    </w:p>
    <w:p w14:paraId="1CF26677" w14:textId="77777777" w:rsidR="00A1675C" w:rsidRDefault="00000000">
      <w:pPr>
        <w:spacing w:before="40" w:after="120"/>
      </w:pPr>
      <w:r>
        <w:rPr>
          <w:rFonts w:eastAsia="Georgia"/>
        </w:rPr>
        <w:t>"Not necessarily."</w:t>
      </w:r>
    </w:p>
    <w:p w14:paraId="1A519270" w14:textId="77777777" w:rsidR="00A1675C" w:rsidRDefault="00000000">
      <w:pPr>
        <w:spacing w:before="40" w:after="120"/>
      </w:pPr>
      <w:r>
        <w:rPr>
          <w:rFonts w:eastAsia="Georgia"/>
        </w:rPr>
        <w:t>"Why?"</w:t>
      </w:r>
    </w:p>
    <w:p w14:paraId="466B96CC" w14:textId="77777777" w:rsidR="00A1675C" w:rsidRDefault="00000000">
      <w:pPr>
        <w:spacing w:before="40" w:after="120"/>
      </w:pPr>
      <w:r>
        <w:rPr>
          <w:rFonts w:eastAsia="Georgia"/>
        </w:rPr>
        <w:t>"Because our laboratory is tiny compared with the scale of the geometry we're investigating."</w:t>
      </w:r>
    </w:p>
    <w:p w14:paraId="2884EE39" w14:textId="77777777" w:rsidR="00A1675C" w:rsidRDefault="00000000">
      <w:pPr>
        <w:ind w:firstLine="432"/>
      </w:pPr>
      <w:r>
        <w:rPr>
          <w:rFonts w:eastAsia="Georgia"/>
        </w:rPr>
        <w:t>Trevor quietly nodded.</w:t>
      </w:r>
    </w:p>
    <w:p w14:paraId="0EB3B995" w14:textId="77777777" w:rsidR="00A1675C" w:rsidRDefault="00000000">
      <w:pPr>
        <w:spacing w:before="40" w:after="120"/>
      </w:pPr>
      <w:r>
        <w:rPr>
          <w:rFonts w:eastAsia="Georgia"/>
        </w:rPr>
        <w:t>"So the curvature could be approximately uniform across the room."</w:t>
      </w:r>
    </w:p>
    <w:p w14:paraId="1FE33770" w14:textId="77777777" w:rsidR="00A1675C" w:rsidRDefault="00000000">
      <w:pPr>
        <w:spacing w:before="40" w:after="120"/>
      </w:pPr>
      <w:r>
        <w:rPr>
          <w:rFonts w:eastAsia="Georgia"/>
        </w:rPr>
        <w:t>"Exactly."</w:t>
      </w:r>
    </w:p>
    <w:p w14:paraId="6AD280E7" w14:textId="77777777" w:rsidR="00A1675C" w:rsidRDefault="00000000">
      <w:pPr>
        <w:spacing w:before="40" w:after="120"/>
      </w:pPr>
      <w:r>
        <w:rPr>
          <w:rFonts w:eastAsia="Georgia"/>
        </w:rPr>
        <w:t>"Then we'd need a larger baseline."</w:t>
      </w:r>
    </w:p>
    <w:p w14:paraId="28A8071E" w14:textId="2B4438CC" w:rsidR="00A1675C" w:rsidRDefault="003434B6">
      <w:pPr>
        <w:ind w:firstLine="432"/>
      </w:pPr>
      <w:r>
        <w:rPr>
          <w:rFonts w:eastAsia="Georgia"/>
        </w:rPr>
        <w:t>Penny smiled.</w:t>
      </w:r>
    </w:p>
    <w:p w14:paraId="5125E4A3" w14:textId="77777777" w:rsidR="00A1675C" w:rsidRDefault="00000000">
      <w:pPr>
        <w:spacing w:before="40" w:after="120"/>
      </w:pPr>
      <w:r>
        <w:rPr>
          <w:rFonts w:eastAsia="Georgia"/>
        </w:rPr>
        <w:t>"Now you're thinking."</w:t>
      </w:r>
    </w:p>
    <w:p w14:paraId="35C119C8" w14:textId="77777777" w:rsidR="00A1675C" w:rsidRDefault="00000000">
      <w:pPr>
        <w:ind w:firstLine="432"/>
      </w:pPr>
      <w:r>
        <w:rPr>
          <w:rFonts w:eastAsia="Georgia"/>
        </w:rPr>
        <w:t>Trevor carefully glanced at the ceiling.</w:t>
      </w:r>
    </w:p>
    <w:p w14:paraId="4C06DBF5" w14:textId="77777777" w:rsidR="00A1675C" w:rsidRDefault="00000000">
      <w:pPr>
        <w:spacing w:before="40" w:after="120"/>
      </w:pPr>
      <w:r>
        <w:rPr>
          <w:rFonts w:eastAsia="Georgia"/>
        </w:rPr>
        <w:t>"The Underground."</w:t>
      </w:r>
    </w:p>
    <w:p w14:paraId="3E3118BA" w14:textId="77777777" w:rsidR="00A1675C" w:rsidRDefault="00000000">
      <w:pPr>
        <w:spacing w:before="40" w:after="120"/>
      </w:pPr>
      <w:r>
        <w:rPr>
          <w:rFonts w:eastAsia="Georgia"/>
        </w:rPr>
        <w:t>"Yes."</w:t>
      </w:r>
    </w:p>
    <w:p w14:paraId="7C8E5F6C" w14:textId="77777777" w:rsidR="00A1675C" w:rsidRDefault="00000000">
      <w:pPr>
        <w:spacing w:before="40" w:after="120"/>
      </w:pPr>
      <w:r>
        <w:rPr>
          <w:rFonts w:eastAsia="Georgia"/>
        </w:rPr>
        <w:t>"The whole train."</w:t>
      </w:r>
    </w:p>
    <w:p w14:paraId="7CEFB9DA" w14:textId="77777777" w:rsidR="00A1675C" w:rsidRDefault="00000000">
      <w:pPr>
        <w:spacing w:before="40" w:after="120"/>
      </w:pPr>
      <w:r>
        <w:rPr>
          <w:rFonts w:eastAsia="Georgia"/>
        </w:rPr>
        <w:t>"Yes."</w:t>
      </w:r>
    </w:p>
    <w:p w14:paraId="13B9D7B5" w14:textId="77777777" w:rsidR="00A1675C" w:rsidRDefault="00000000">
      <w:pPr>
        <w:spacing w:before="40" w:after="120"/>
      </w:pPr>
      <w:r>
        <w:rPr>
          <w:rFonts w:eastAsia="Georgia"/>
        </w:rPr>
        <w:t>"Perhaps the whole station."</w:t>
      </w:r>
    </w:p>
    <w:p w14:paraId="5B9509CD" w14:textId="77777777" w:rsidR="00A1675C" w:rsidRDefault="00000000">
      <w:pPr>
        <w:spacing w:before="40" w:after="120"/>
      </w:pPr>
      <w:r>
        <w:rPr>
          <w:rFonts w:eastAsia="Georgia"/>
        </w:rPr>
        <w:t>"Yes."</w:t>
      </w:r>
    </w:p>
    <w:p w14:paraId="7FA5EF83" w14:textId="77777777" w:rsidR="00A1675C" w:rsidRDefault="00000000">
      <w:pPr>
        <w:spacing w:before="40" w:after="120"/>
      </w:pPr>
      <w:r>
        <w:rPr>
          <w:rFonts w:eastAsia="Georgia"/>
        </w:rPr>
        <w:t>"The whole city?"</w:t>
      </w:r>
    </w:p>
    <w:p w14:paraId="1BE25FF7" w14:textId="77777777" w:rsidR="00A1675C" w:rsidRDefault="00000000">
      <w:pPr>
        <w:spacing w:before="40" w:after="120"/>
      </w:pPr>
      <w:r>
        <w:rPr>
          <w:rFonts w:eastAsia="Georgia"/>
        </w:rPr>
        <w:t>"Possibly."</w:t>
      </w:r>
    </w:p>
    <w:p w14:paraId="56884572" w14:textId="77777777" w:rsidR="00A1675C" w:rsidRDefault="00000000">
      <w:pPr>
        <w:ind w:firstLine="432"/>
      </w:pPr>
      <w:r>
        <w:rPr>
          <w:rFonts w:eastAsia="Georgia"/>
        </w:rPr>
        <w:t>Trevor looked impressed.</w:t>
      </w:r>
    </w:p>
    <w:p w14:paraId="44DD0187" w14:textId="77777777" w:rsidR="00A1675C" w:rsidRDefault="00000000">
      <w:pPr>
        <w:spacing w:before="40" w:after="120"/>
      </w:pPr>
      <w:r>
        <w:rPr>
          <w:rFonts w:eastAsia="Georgia"/>
        </w:rPr>
        <w:t>"That would make the experiment rather inconvenient."</w:t>
      </w:r>
    </w:p>
    <w:p w14:paraId="6D906D16" w14:textId="06123D5F" w:rsidR="00A1675C" w:rsidRDefault="003434B6">
      <w:pPr>
        <w:ind w:firstLine="432"/>
      </w:pPr>
      <w:r>
        <w:rPr>
          <w:rFonts w:eastAsia="Georgia"/>
        </w:rPr>
        <w:t>Penny nodded.</w:t>
      </w:r>
    </w:p>
    <w:p w14:paraId="58B5C50D" w14:textId="77777777" w:rsidR="00A1675C" w:rsidRDefault="00000000">
      <w:pPr>
        <w:spacing w:before="40" w:after="120"/>
      </w:pPr>
      <w:r>
        <w:rPr>
          <w:rFonts w:eastAsia="Georgia"/>
        </w:rPr>
        <w:t>"That's why we have Derek."</w:t>
      </w:r>
    </w:p>
    <w:p w14:paraId="50555877" w14:textId="77777777" w:rsidR="00A1675C" w:rsidRDefault="00000000">
      <w:pPr>
        <w:ind w:firstLine="432"/>
      </w:pPr>
      <w:r>
        <w:rPr>
          <w:rFonts w:eastAsia="Georgia"/>
        </w:rPr>
        <w:t>They looked toward Derek's closed office door. Trevor gently smiled.</w:t>
      </w:r>
    </w:p>
    <w:p w14:paraId="752FB7C7" w14:textId="77777777" w:rsidR="00A1675C" w:rsidRDefault="00000000">
      <w:pPr>
        <w:spacing w:before="40" w:after="120"/>
      </w:pPr>
      <w:r>
        <w:rPr>
          <w:rFonts w:eastAsia="Georgia"/>
        </w:rPr>
        <w:t>"He's in there."</w:t>
      </w:r>
    </w:p>
    <w:p w14:paraId="42AA325F" w14:textId="77777777" w:rsidR="00A1675C" w:rsidRDefault="00000000">
      <w:pPr>
        <w:spacing w:before="40" w:after="120"/>
      </w:pPr>
      <w:r>
        <w:rPr>
          <w:rFonts w:eastAsia="Georgia"/>
        </w:rPr>
        <w:t>"Yes."</w:t>
      </w:r>
    </w:p>
    <w:p w14:paraId="165B41B4" w14:textId="77777777" w:rsidR="00A1675C" w:rsidRDefault="00000000">
      <w:pPr>
        <w:spacing w:before="40" w:after="120"/>
      </w:pPr>
      <w:r>
        <w:rPr>
          <w:rFonts w:eastAsia="Georgia"/>
        </w:rPr>
        <w:t>"Working hard."</w:t>
      </w:r>
    </w:p>
    <w:p w14:paraId="45F44C0A" w14:textId="77777777" w:rsidR="00A1675C" w:rsidRDefault="00000000">
      <w:pPr>
        <w:spacing w:before="40" w:after="120"/>
      </w:pPr>
      <w:r>
        <w:rPr>
          <w:rFonts w:eastAsia="Georgia"/>
        </w:rPr>
        <w:t>"Obviously."</w:t>
      </w:r>
    </w:p>
    <w:p w14:paraId="4815F792" w14:textId="77777777" w:rsidR="00A1675C" w:rsidRDefault="00000000">
      <w:pPr>
        <w:spacing w:before="40" w:after="120"/>
      </w:pPr>
      <w:r>
        <w:rPr>
          <w:rFonts w:eastAsia="Georgia"/>
        </w:rPr>
        <w:t>"Or—"</w:t>
      </w:r>
    </w:p>
    <w:p w14:paraId="0DC77103" w14:textId="331DE495" w:rsidR="00A1675C" w:rsidRDefault="003434B6">
      <w:pPr>
        <w:ind w:firstLine="432"/>
      </w:pPr>
      <w:r>
        <w:rPr>
          <w:rFonts w:eastAsia="Georgia"/>
        </w:rPr>
        <w:t>Penny pointed at him.</w:t>
      </w:r>
    </w:p>
    <w:p w14:paraId="374732D1" w14:textId="77777777" w:rsidR="00A1675C" w:rsidRDefault="00000000">
      <w:pPr>
        <w:spacing w:before="40" w:after="120"/>
      </w:pPr>
      <w:r>
        <w:rPr>
          <w:rFonts w:eastAsia="Georgia"/>
        </w:rPr>
        <w:t>"Don't."</w:t>
      </w:r>
    </w:p>
    <w:p w14:paraId="417554A4" w14:textId="7CBBB80F" w:rsidR="00A1675C" w:rsidRDefault="00000000">
      <w:pPr>
        <w:ind w:firstLine="432"/>
      </w:pPr>
      <w:r>
        <w:rPr>
          <w:rFonts w:eastAsia="Georgia"/>
        </w:rPr>
        <w:t>Trevor shut up. Penny quietly walked to the whiteboard. She drew a distant empty train.</w:t>
      </w:r>
    </w:p>
    <w:p w14:paraId="4D3CF3D0" w14:textId="77777777" w:rsidR="00A1675C" w:rsidRDefault="00000000">
      <w:pPr>
        <w:ind w:firstLine="432"/>
      </w:pPr>
      <w:r>
        <w:rPr>
          <w:rFonts w:eastAsia="Georgia"/>
        </w:rPr>
        <w:t>Then a series of small local frames around it.</w:t>
      </w:r>
    </w:p>
    <w:p w14:paraId="36626368" w14:textId="77777777" w:rsidR="00A1675C" w:rsidRDefault="00000000">
      <w:pPr>
        <w:spacing w:before="40" w:after="120"/>
      </w:pPr>
      <w:r>
        <w:rPr>
          <w:rFonts w:eastAsia="Georgia"/>
        </w:rPr>
        <w:t>"Imagine the train moving through spacetime."</w:t>
      </w:r>
    </w:p>
    <w:p w14:paraId="778C5562" w14:textId="77777777" w:rsidR="00A1675C" w:rsidRDefault="00000000">
      <w:pPr>
        <w:ind w:firstLine="432"/>
      </w:pPr>
      <w:r>
        <w:rPr>
          <w:rFonts w:eastAsia="Georgia"/>
        </w:rPr>
        <w:t>Trevor nodded.</w:t>
      </w:r>
    </w:p>
    <w:p w14:paraId="5DB4912D" w14:textId="77777777" w:rsidR="00A1675C" w:rsidRDefault="00000000">
      <w:pPr>
        <w:spacing w:before="40" w:after="120"/>
      </w:pPr>
      <w:r>
        <w:rPr>
          <w:rFonts w:eastAsia="Georgia"/>
        </w:rPr>
        <w:t>"At any particular point along its worldline, we can construct a local inertial frame."</w:t>
      </w:r>
    </w:p>
    <w:p w14:paraId="73325FDC" w14:textId="77777777" w:rsidR="00A1675C" w:rsidRDefault="00000000">
      <w:pPr>
        <w:spacing w:before="40" w:after="120"/>
      </w:pPr>
      <w:r>
        <w:rPr>
          <w:rFonts w:eastAsia="Georgia"/>
        </w:rPr>
        <w:t>"Yes."</w:t>
      </w:r>
    </w:p>
    <w:p w14:paraId="6E946611" w14:textId="77777777" w:rsidR="00A1675C" w:rsidRDefault="00000000">
      <w:pPr>
        <w:spacing w:before="40" w:after="120"/>
      </w:pPr>
      <w:r>
        <w:rPr>
          <w:rFonts w:eastAsia="Georgia"/>
        </w:rPr>
        <w:t>"Inside that sufficiently small region, Special Relativity works."</w:t>
      </w:r>
    </w:p>
    <w:p w14:paraId="4E1C90C9" w14:textId="77777777" w:rsidR="00A1675C" w:rsidRDefault="00000000">
      <w:pPr>
        <w:spacing w:before="40" w:after="120"/>
      </w:pPr>
      <w:r>
        <w:rPr>
          <w:rFonts w:eastAsia="Georgia"/>
        </w:rPr>
        <w:t>"Yes."</w:t>
      </w:r>
    </w:p>
    <w:p w14:paraId="38EB5D8A" w14:textId="77777777" w:rsidR="00A1675C" w:rsidRDefault="00000000">
      <w:pPr>
        <w:spacing w:before="40" w:after="120"/>
      </w:pPr>
      <w:r>
        <w:rPr>
          <w:rFonts w:eastAsia="Georgia"/>
        </w:rPr>
        <w:t>"But as we move farther along the train—or farther through space—the local frames don't necessarily line up globally."</w:t>
      </w:r>
    </w:p>
    <w:p w14:paraId="38704DE7" w14:textId="77777777" w:rsidR="00A1675C" w:rsidRDefault="00000000">
      <w:pPr>
        <w:spacing w:before="40" w:after="120"/>
      </w:pPr>
      <w:r>
        <w:rPr>
          <w:rFonts w:eastAsia="Georgia"/>
        </w:rPr>
        <w:t>"Because of curvature."</w:t>
      </w:r>
    </w:p>
    <w:p w14:paraId="4769576E" w14:textId="77777777" w:rsidR="00A1675C" w:rsidRDefault="00000000">
      <w:pPr>
        <w:spacing w:before="40" w:after="120"/>
      </w:pPr>
      <w:r>
        <w:rPr>
          <w:rFonts w:eastAsia="Georgia"/>
        </w:rPr>
        <w:t>"Exactly."</w:t>
      </w:r>
    </w:p>
    <w:p w14:paraId="2F4BFFDD" w14:textId="77777777" w:rsidR="00A1675C" w:rsidRDefault="00000000">
      <w:pPr>
        <w:ind w:firstLine="432"/>
      </w:pPr>
      <w:r>
        <w:rPr>
          <w:rFonts w:eastAsia="Georgia"/>
        </w:rPr>
        <w:t>She drew a second frame. Then a third. The axes were slightly rotated.</w:t>
      </w:r>
    </w:p>
    <w:p w14:paraId="11A38027" w14:textId="77777777" w:rsidR="00A1675C" w:rsidRDefault="00000000">
      <w:pPr>
        <w:ind w:firstLine="432"/>
      </w:pPr>
      <w:r>
        <w:rPr>
          <w:rFonts w:eastAsia="Georgia"/>
        </w:rPr>
        <w:t>Trevor stared at them.</w:t>
      </w:r>
    </w:p>
    <w:p w14:paraId="48781ADB" w14:textId="77777777" w:rsidR="00A1675C" w:rsidRDefault="00000000">
      <w:pPr>
        <w:spacing w:before="40" w:after="120"/>
      </w:pPr>
      <w:r>
        <w:rPr>
          <w:rFonts w:eastAsia="Georgia"/>
        </w:rPr>
        <w:t>"So the contradiction between SR and GR is only apparent."</w:t>
      </w:r>
    </w:p>
    <w:p w14:paraId="42AB105C" w14:textId="77777777" w:rsidR="00A1675C" w:rsidRDefault="00000000">
      <w:pPr>
        <w:spacing w:before="40" w:after="120"/>
      </w:pPr>
      <w:r>
        <w:rPr>
          <w:rFonts w:eastAsia="Georgia"/>
        </w:rPr>
        <w:t>"Yes."</w:t>
      </w:r>
    </w:p>
    <w:p w14:paraId="379F7A3B" w14:textId="77777777" w:rsidR="00A1675C" w:rsidRDefault="00000000">
      <w:pPr>
        <w:spacing w:before="40" w:after="120"/>
      </w:pPr>
      <w:r>
        <w:rPr>
          <w:rFonts w:eastAsia="Georgia"/>
        </w:rPr>
        <w:t>"SR describes each local frame."</w:t>
      </w:r>
    </w:p>
    <w:p w14:paraId="7C20F6FB" w14:textId="77777777" w:rsidR="00A1675C" w:rsidRDefault="00000000">
      <w:pPr>
        <w:spacing w:before="40" w:after="120"/>
      </w:pPr>
      <w:r>
        <w:rPr>
          <w:rFonts w:eastAsia="Georgia"/>
        </w:rPr>
        <w:t>"Yes."</w:t>
      </w:r>
    </w:p>
    <w:p w14:paraId="17AFFB50" w14:textId="77777777" w:rsidR="00A1675C" w:rsidRDefault="00000000">
      <w:pPr>
        <w:spacing w:before="40" w:after="120"/>
      </w:pPr>
      <w:r>
        <w:rPr>
          <w:rFonts w:eastAsia="Georgia"/>
        </w:rPr>
        <w:t>"GR describes the geometry relating those frames."</w:t>
      </w:r>
    </w:p>
    <w:p w14:paraId="5548F6EA" w14:textId="77777777" w:rsidR="00A1675C" w:rsidRDefault="00000000">
      <w:pPr>
        <w:spacing w:before="40" w:after="120"/>
      </w:pPr>
      <w:r>
        <w:rPr>
          <w:rFonts w:eastAsia="Georgia"/>
        </w:rPr>
        <w:t>"Exactly."</w:t>
      </w:r>
    </w:p>
    <w:p w14:paraId="6B355A74" w14:textId="77777777" w:rsidR="00A1675C" w:rsidRDefault="00000000">
      <w:pPr>
        <w:ind w:firstLine="432"/>
      </w:pPr>
      <w:r>
        <w:rPr>
          <w:rFonts w:eastAsia="Georgia"/>
        </w:rPr>
        <w:t>Trevor calmly nodded.</w:t>
      </w:r>
    </w:p>
    <w:p w14:paraId="78DC001C" w14:textId="77777777" w:rsidR="00A1675C" w:rsidRDefault="00000000">
      <w:pPr>
        <w:spacing w:before="40" w:after="120"/>
      </w:pPr>
      <w:r>
        <w:rPr>
          <w:rFonts w:eastAsia="Georgia"/>
        </w:rPr>
        <w:t>"Then what are we actually looking for?"</w:t>
      </w:r>
    </w:p>
    <w:p w14:paraId="2AFD28A3" w14:textId="012E3474" w:rsidR="00A1675C" w:rsidRDefault="003434B6">
      <w:pPr>
        <w:ind w:firstLine="432"/>
      </w:pPr>
      <w:r>
        <w:rPr>
          <w:rFonts w:eastAsia="Georgia"/>
        </w:rPr>
        <w:t>Penny pointed at the tiny discontinuity in the graph.</w:t>
      </w:r>
    </w:p>
    <w:p w14:paraId="4D0CAF6F" w14:textId="77777777" w:rsidR="00A1675C" w:rsidRDefault="00000000">
      <w:pPr>
        <w:spacing w:before="40" w:after="120"/>
      </w:pPr>
      <w:r>
        <w:rPr>
          <w:rFonts w:eastAsia="Georgia"/>
        </w:rPr>
        <w:t>"That."</w:t>
      </w:r>
    </w:p>
    <w:p w14:paraId="7AB31454" w14:textId="77777777" w:rsidR="00A1675C" w:rsidRDefault="00000000">
      <w:pPr>
        <w:spacing w:before="40" w:after="120"/>
      </w:pPr>
      <w:r>
        <w:rPr>
          <w:rFonts w:eastAsia="Georgia"/>
        </w:rPr>
        <w:t>"Why?"</w:t>
      </w:r>
    </w:p>
    <w:p w14:paraId="431FE702" w14:textId="77777777" w:rsidR="00A1675C" w:rsidRDefault="00000000">
      <w:pPr>
        <w:spacing w:before="40" w:after="120"/>
      </w:pPr>
      <w:r>
        <w:rPr>
          <w:rFonts w:eastAsia="Georgia"/>
        </w:rPr>
        <w:t>"Because something has happened to the relationship between our local frame and the physical system we're measuring."</w:t>
      </w:r>
    </w:p>
    <w:p w14:paraId="39EE0162" w14:textId="77777777" w:rsidR="00A1675C" w:rsidRDefault="00000000">
      <w:pPr>
        <w:ind w:firstLine="432"/>
      </w:pPr>
      <w:r>
        <w:rPr>
          <w:rFonts w:eastAsia="Georgia"/>
        </w:rPr>
        <w:t>Trevor frowned.</w:t>
      </w:r>
    </w:p>
    <w:p w14:paraId="7AB7D547" w14:textId="77777777" w:rsidR="00A1675C" w:rsidRDefault="00000000">
      <w:pPr>
        <w:spacing w:before="40" w:after="120"/>
      </w:pPr>
      <w:r>
        <w:rPr>
          <w:rFonts w:eastAsia="Georgia"/>
        </w:rPr>
        <w:t>"Could it be a coordinate effect?"</w:t>
      </w:r>
    </w:p>
    <w:p w14:paraId="797E0C56" w14:textId="77777777" w:rsidR="00A1675C" w:rsidRDefault="00000000">
      <w:pPr>
        <w:spacing w:before="40" w:after="120"/>
      </w:pPr>
      <w:r>
        <w:rPr>
          <w:rFonts w:eastAsia="Georgia"/>
        </w:rPr>
        <w:t>"Yes."</w:t>
      </w:r>
    </w:p>
    <w:p w14:paraId="73AC2FB5" w14:textId="77777777" w:rsidR="00A1675C" w:rsidRDefault="00000000">
      <w:pPr>
        <w:spacing w:before="40" w:after="120"/>
      </w:pPr>
      <w:r>
        <w:rPr>
          <w:rFonts w:eastAsia="Georgia"/>
        </w:rPr>
        <w:t>"Meaning nothing physical has happened?"</w:t>
      </w:r>
    </w:p>
    <w:p w14:paraId="2FAF2552" w14:textId="77777777" w:rsidR="00A1675C" w:rsidRDefault="00000000">
      <w:pPr>
        <w:spacing w:before="40" w:after="120"/>
      </w:pPr>
      <w:r>
        <w:rPr>
          <w:rFonts w:eastAsia="Georgia"/>
        </w:rPr>
        <w:t>"Possibly."</w:t>
      </w:r>
    </w:p>
    <w:p w14:paraId="6D378A49" w14:textId="77777777" w:rsidR="00A1675C" w:rsidRDefault="00000000">
      <w:pPr>
        <w:spacing w:before="40" w:after="120"/>
      </w:pPr>
      <w:r>
        <w:rPr>
          <w:rFonts w:eastAsia="Georgia"/>
        </w:rPr>
        <w:t>"Then why does the apparatus detect it?"</w:t>
      </w:r>
    </w:p>
    <w:p w14:paraId="06C10803" w14:textId="77777777" w:rsidR="00A1675C" w:rsidRDefault="00000000">
      <w:pPr>
        <w:spacing w:before="40" w:after="120"/>
      </w:pPr>
      <w:r>
        <w:rPr>
          <w:rFonts w:eastAsia="Georgia"/>
        </w:rPr>
        <w:t>"Because coordinate effects can change what different observers assign to an event."</w:t>
      </w:r>
    </w:p>
    <w:p w14:paraId="365D0760" w14:textId="77777777" w:rsidR="00A1675C" w:rsidRDefault="00000000">
      <w:pPr>
        <w:ind w:firstLine="432"/>
      </w:pPr>
      <w:r>
        <w:rPr>
          <w:rFonts w:eastAsia="Georgia"/>
        </w:rPr>
        <w:t>Trevor nodded.</w:t>
      </w:r>
    </w:p>
    <w:p w14:paraId="29F0AEC4" w14:textId="77777777" w:rsidR="00A1675C" w:rsidRDefault="00000000">
      <w:pPr>
        <w:spacing w:before="40" w:after="120"/>
      </w:pPr>
      <w:r>
        <w:rPr>
          <w:rFonts w:eastAsia="Georgia"/>
        </w:rPr>
        <w:t>"But measurable quantities must remain invariant."</w:t>
      </w:r>
    </w:p>
    <w:p w14:paraId="116D5439" w14:textId="77777777" w:rsidR="00A1675C" w:rsidRDefault="00000000">
      <w:pPr>
        <w:spacing w:before="40" w:after="120"/>
      </w:pPr>
      <w:r>
        <w:rPr>
          <w:rFonts w:eastAsia="Georgia"/>
        </w:rPr>
        <w:t>"Correct."</w:t>
      </w:r>
    </w:p>
    <w:p w14:paraId="2A44B8F8" w14:textId="42061222" w:rsidR="00A1675C" w:rsidRDefault="003434B6">
      <w:pPr>
        <w:ind w:firstLine="432"/>
      </w:pPr>
      <w:r>
        <w:rPr>
          <w:rFonts w:eastAsia="Georgia"/>
        </w:rPr>
        <w:t>Penny pointed to the graph.</w:t>
      </w:r>
    </w:p>
    <w:p w14:paraId="2978C6A8" w14:textId="77777777" w:rsidR="00A1675C" w:rsidRDefault="00000000">
      <w:pPr>
        <w:spacing w:before="40" w:after="120"/>
      </w:pPr>
      <w:r>
        <w:rPr>
          <w:rFonts w:eastAsia="Georgia"/>
        </w:rPr>
        <w:t>"So the next question is whether that discontinuity survives a change of coordinates."</w:t>
      </w:r>
    </w:p>
    <w:p w14:paraId="1969D63A" w14:textId="77777777" w:rsidR="00A1675C" w:rsidRDefault="00000000">
      <w:pPr>
        <w:ind w:firstLine="432"/>
      </w:pPr>
      <w:r>
        <w:rPr>
          <w:rFonts w:eastAsia="Georgia"/>
        </w:rPr>
        <w:t>Trevor softly smiled.</w:t>
      </w:r>
    </w:p>
    <w:p w14:paraId="0C4C3595" w14:textId="77777777" w:rsidR="00A1675C" w:rsidRDefault="00000000">
      <w:pPr>
        <w:spacing w:before="40" w:after="120"/>
      </w:pPr>
      <w:r>
        <w:rPr>
          <w:rFonts w:eastAsia="Georgia"/>
        </w:rPr>
        <w:t>"That's clever."</w:t>
      </w:r>
    </w:p>
    <w:p w14:paraId="62B045AE" w14:textId="77777777" w:rsidR="00A1675C" w:rsidRDefault="00000000">
      <w:pPr>
        <w:spacing w:before="40" w:after="120"/>
      </w:pPr>
      <w:r>
        <w:rPr>
          <w:rFonts w:eastAsia="Georgia"/>
        </w:rPr>
        <w:t>"Thank you."</w:t>
      </w:r>
    </w:p>
    <w:p w14:paraId="1F6E1907" w14:textId="77777777" w:rsidR="00A1675C" w:rsidRDefault="00000000">
      <w:pPr>
        <w:spacing w:before="40" w:after="120"/>
      </w:pPr>
      <w:r>
        <w:rPr>
          <w:rFonts w:eastAsia="Georgia"/>
        </w:rPr>
        <w:t>"How do we test it?"</w:t>
      </w:r>
    </w:p>
    <w:p w14:paraId="5DC2DBD6" w14:textId="77777777" w:rsidR="00A1675C" w:rsidRDefault="00000000">
      <w:pPr>
        <w:spacing w:before="40" w:after="120"/>
      </w:pPr>
      <w:r>
        <w:rPr>
          <w:rFonts w:eastAsia="Georgia"/>
        </w:rPr>
        <w:t>"We change observers."</w:t>
      </w:r>
    </w:p>
    <w:p w14:paraId="177886B9" w14:textId="77777777" w:rsidR="00A1675C" w:rsidRDefault="00000000">
      <w:pPr>
        <w:ind w:firstLine="432"/>
      </w:pPr>
      <w:r>
        <w:rPr>
          <w:rFonts w:eastAsia="Georgia"/>
        </w:rPr>
        <w:t>Trevor stared at her.</w:t>
      </w:r>
    </w:p>
    <w:p w14:paraId="05D522DB" w14:textId="77777777" w:rsidR="00A1675C" w:rsidRDefault="00000000">
      <w:pPr>
        <w:spacing w:before="40" w:after="120"/>
      </w:pPr>
      <w:r>
        <w:rPr>
          <w:rFonts w:eastAsia="Georgia"/>
        </w:rPr>
        <w:t>"How?"</w:t>
      </w:r>
    </w:p>
    <w:p w14:paraId="5CA6CF26" w14:textId="58B60AF1" w:rsidR="00A1675C" w:rsidRDefault="003434B6">
      <w:pPr>
        <w:ind w:firstLine="432"/>
      </w:pPr>
      <w:r>
        <w:rPr>
          <w:rFonts w:eastAsia="Georgia"/>
        </w:rPr>
        <w:t>Penny pointed at the door.</w:t>
      </w:r>
    </w:p>
    <w:p w14:paraId="0665C95D" w14:textId="77777777" w:rsidR="00A1675C" w:rsidRDefault="00000000">
      <w:pPr>
        <w:spacing w:before="40" w:after="120"/>
      </w:pPr>
      <w:r>
        <w:rPr>
          <w:rFonts w:eastAsia="Georgia"/>
        </w:rPr>
        <w:t>"Derek."</w:t>
      </w:r>
    </w:p>
    <w:p w14:paraId="09EA9F20" w14:textId="77777777" w:rsidR="00A1675C" w:rsidRDefault="00000000">
      <w:pPr>
        <w:ind w:firstLine="432"/>
      </w:pPr>
      <w:r>
        <w:rPr>
          <w:rFonts w:eastAsia="Georgia"/>
        </w:rPr>
        <w:t>Trevor calmly nodded.</w:t>
      </w:r>
    </w:p>
    <w:p w14:paraId="08E733CB" w14:textId="77777777" w:rsidR="00A1675C" w:rsidRDefault="00000000">
      <w:pPr>
        <w:spacing w:before="40" w:after="120"/>
      </w:pPr>
      <w:r>
        <w:rPr>
          <w:rFonts w:eastAsia="Georgia"/>
        </w:rPr>
        <w:t>"Of course."</w:t>
      </w:r>
    </w:p>
    <w:p w14:paraId="28BAA9D2" w14:textId="77777777" w:rsidR="00A1675C" w:rsidRDefault="00000000">
      <w:pPr>
        <w:ind w:firstLine="432"/>
      </w:pPr>
      <w:r>
        <w:rPr>
          <w:rFonts w:eastAsia="Georgia"/>
        </w:rPr>
        <w:t>He went toward the door. Then stopped. It was still closed.</w:t>
      </w:r>
    </w:p>
    <w:p w14:paraId="1C11A42C" w14:textId="77777777" w:rsidR="00A1675C" w:rsidRDefault="00000000">
      <w:pPr>
        <w:ind w:firstLine="432"/>
      </w:pPr>
      <w:r>
        <w:rPr>
          <w:rFonts w:eastAsia="Georgia"/>
        </w:rPr>
        <w:t>He knocked. Nothing. He knocked again.</w:t>
      </w:r>
    </w:p>
    <w:p w14:paraId="6BD3FF61" w14:textId="41D6EEE6" w:rsidR="00A1675C" w:rsidRDefault="00000000">
      <w:pPr>
        <w:ind w:firstLine="432"/>
      </w:pPr>
      <w:r>
        <w:rPr>
          <w:rFonts w:eastAsia="Georgia"/>
        </w:rPr>
        <w:t>Still nothing. Penny looked over.</w:t>
      </w:r>
    </w:p>
    <w:p w14:paraId="3EF90C72" w14:textId="77777777" w:rsidR="00A1675C" w:rsidRDefault="00000000">
      <w:pPr>
        <w:spacing w:before="40" w:after="120"/>
      </w:pPr>
      <w:r>
        <w:rPr>
          <w:rFonts w:eastAsia="Georgia"/>
        </w:rPr>
        <w:t>"Working hard."</w:t>
      </w:r>
    </w:p>
    <w:p w14:paraId="735F53F1" w14:textId="77777777" w:rsidR="00A1675C" w:rsidRDefault="00000000">
      <w:pPr>
        <w:spacing w:before="40" w:after="120"/>
      </w:pPr>
      <w:r>
        <w:rPr>
          <w:rFonts w:eastAsia="Georgia"/>
        </w:rPr>
        <w:t>"Apparently."</w:t>
      </w:r>
    </w:p>
    <w:p w14:paraId="2B243F49" w14:textId="77777777" w:rsidR="00A1675C" w:rsidRDefault="00000000">
      <w:pPr>
        <w:ind w:firstLine="432"/>
      </w:pPr>
      <w:r>
        <w:rPr>
          <w:rFonts w:eastAsia="Georgia"/>
        </w:rPr>
        <w:t>Trevor opened the door. Derek was sitting at his desk. He looked up.</w:t>
      </w:r>
    </w:p>
    <w:p w14:paraId="289C9B61" w14:textId="77777777" w:rsidR="00A1675C" w:rsidRDefault="00000000">
      <w:pPr>
        <w:spacing w:before="40" w:after="120"/>
      </w:pPr>
      <w:r>
        <w:rPr>
          <w:rFonts w:eastAsia="Georgia"/>
        </w:rPr>
        <w:t>"What?"</w:t>
      </w:r>
    </w:p>
    <w:p w14:paraId="1B019322" w14:textId="77777777" w:rsidR="00A1675C" w:rsidRDefault="00000000">
      <w:pPr>
        <w:spacing w:before="40" w:after="120"/>
      </w:pPr>
      <w:r>
        <w:rPr>
          <w:rFonts w:eastAsia="Georgia"/>
        </w:rPr>
        <w:t>"We need you."</w:t>
      </w:r>
    </w:p>
    <w:p w14:paraId="2676505A" w14:textId="77777777" w:rsidR="00A1675C" w:rsidRDefault="00000000">
      <w:pPr>
        <w:spacing w:before="40" w:after="120"/>
      </w:pPr>
      <w:r>
        <w:rPr>
          <w:rFonts w:eastAsia="Georgia"/>
        </w:rPr>
        <w:t>"For what?"</w:t>
      </w:r>
    </w:p>
    <w:p w14:paraId="23F54DBC" w14:textId="77777777" w:rsidR="00A1675C" w:rsidRDefault="00000000">
      <w:pPr>
        <w:spacing w:before="40" w:after="120"/>
      </w:pPr>
      <w:r>
        <w:rPr>
          <w:rFonts w:eastAsia="Georgia"/>
        </w:rPr>
        <w:t>"An experiment."</w:t>
      </w:r>
    </w:p>
    <w:p w14:paraId="14B3F240" w14:textId="720B87E5" w:rsidR="00A1675C" w:rsidRDefault="00000000">
      <w:pPr>
        <w:ind w:firstLine="432"/>
      </w:pPr>
      <w:r>
        <w:rPr>
          <w:rFonts w:eastAsia="Georgia"/>
        </w:rPr>
        <w:t>Derek carefully gazed at the ordinary cucumber. He stared intently. Then at Penny.</w:t>
      </w:r>
    </w:p>
    <w:p w14:paraId="566149A1" w14:textId="77777777" w:rsidR="00A1675C" w:rsidRDefault="00000000">
      <w:pPr>
        <w:ind w:firstLine="432"/>
      </w:pPr>
      <w:r>
        <w:rPr>
          <w:rFonts w:eastAsia="Georgia"/>
        </w:rPr>
        <w:t>Then back at the cucumber.</w:t>
      </w:r>
    </w:p>
    <w:p w14:paraId="6D529128" w14:textId="77777777" w:rsidR="00A1675C" w:rsidRDefault="00000000">
      <w:pPr>
        <w:spacing w:before="40" w:after="120"/>
      </w:pPr>
      <w:r>
        <w:rPr>
          <w:rFonts w:eastAsia="Georgia"/>
        </w:rPr>
        <w:t>"No."</w:t>
      </w:r>
    </w:p>
    <w:p w14:paraId="1397AC69" w14:textId="487D5B44" w:rsidR="00A1675C" w:rsidRDefault="003434B6">
      <w:pPr>
        <w:ind w:firstLine="432"/>
      </w:pPr>
      <w:r>
        <w:rPr>
          <w:rFonts w:eastAsia="Georgia"/>
        </w:rPr>
        <w:t>Penny laughed.</w:t>
      </w:r>
    </w:p>
    <w:p w14:paraId="3CBDFBCE" w14:textId="77777777" w:rsidR="00A1675C" w:rsidRDefault="00000000">
      <w:pPr>
        <w:spacing w:before="40" w:after="120"/>
      </w:pPr>
      <w:r>
        <w:rPr>
          <w:rFonts w:eastAsia="Georgia"/>
        </w:rPr>
        <w:t>"It's not about the cucumber."</w:t>
      </w:r>
    </w:p>
    <w:p w14:paraId="5F71E87F" w14:textId="77777777" w:rsidR="00A1675C" w:rsidRDefault="00000000">
      <w:pPr>
        <w:spacing w:before="40" w:after="120"/>
      </w:pPr>
      <w:r>
        <w:rPr>
          <w:rFonts w:eastAsia="Georgia"/>
        </w:rPr>
        <w:t>"Good."</w:t>
      </w:r>
    </w:p>
    <w:p w14:paraId="2FF14819" w14:textId="77777777" w:rsidR="00A1675C" w:rsidRDefault="00000000">
      <w:pPr>
        <w:spacing w:before="40" w:after="120"/>
      </w:pPr>
      <w:r>
        <w:rPr>
          <w:rFonts w:eastAsia="Georgia"/>
        </w:rPr>
        <w:t>"It's about the reference frame."</w:t>
      </w:r>
    </w:p>
    <w:p w14:paraId="5667B981" w14:textId="77777777" w:rsidR="00A1675C" w:rsidRDefault="00000000">
      <w:pPr>
        <w:spacing w:before="40" w:after="120"/>
      </w:pPr>
      <w:r>
        <w:rPr>
          <w:rFonts w:eastAsia="Georgia"/>
        </w:rPr>
        <w:t>"Better."</w:t>
      </w:r>
    </w:p>
    <w:p w14:paraId="64445C35" w14:textId="77777777" w:rsidR="00A1675C" w:rsidRDefault="00000000">
      <w:pPr>
        <w:ind w:firstLine="432"/>
      </w:pPr>
      <w:r>
        <w:rPr>
          <w:rFonts w:eastAsia="Georgia"/>
        </w:rPr>
        <w:t>She showed him the graph. Derek studied it.</w:t>
      </w:r>
    </w:p>
    <w:p w14:paraId="2D924EFF" w14:textId="77777777" w:rsidR="00A1675C" w:rsidRDefault="00000000">
      <w:pPr>
        <w:spacing w:before="40" w:after="120"/>
      </w:pPr>
      <w:r>
        <w:rPr>
          <w:rFonts w:eastAsia="Georgia"/>
        </w:rPr>
        <w:t>"When does the discontinuity occur?"</w:t>
      </w:r>
    </w:p>
    <w:p w14:paraId="60ED5C22" w14:textId="77777777" w:rsidR="00A1675C" w:rsidRDefault="00000000">
      <w:pPr>
        <w:spacing w:before="40" w:after="120"/>
      </w:pPr>
      <w:r>
        <w:rPr>
          <w:rFonts w:eastAsia="Georgia"/>
        </w:rPr>
        <w:t>"At the same position every time."</w:t>
      </w:r>
    </w:p>
    <w:p w14:paraId="0CF479D8" w14:textId="77777777" w:rsidR="00A1675C" w:rsidRDefault="00000000">
      <w:pPr>
        <w:spacing w:before="40" w:after="120"/>
      </w:pPr>
      <w:r>
        <w:rPr>
          <w:rFonts w:eastAsia="Georgia"/>
        </w:rPr>
        <w:t>"Relative to the apparatus?"</w:t>
      </w:r>
    </w:p>
    <w:p w14:paraId="19F2FFC1" w14:textId="77777777" w:rsidR="00A1675C" w:rsidRDefault="00000000">
      <w:pPr>
        <w:spacing w:before="40" w:after="120"/>
      </w:pPr>
      <w:r>
        <w:rPr>
          <w:rFonts w:eastAsia="Georgia"/>
        </w:rPr>
        <w:t>"Yes."</w:t>
      </w:r>
    </w:p>
    <w:p w14:paraId="1A4A5001" w14:textId="77777777" w:rsidR="00A1675C" w:rsidRDefault="00000000">
      <w:pPr>
        <w:spacing w:before="40" w:after="120"/>
      </w:pPr>
      <w:r>
        <w:rPr>
          <w:rFonts w:eastAsia="Georgia"/>
        </w:rPr>
        <w:t>"Not the room?"</w:t>
      </w:r>
    </w:p>
    <w:p w14:paraId="2FEBF561" w14:textId="77777777" w:rsidR="00A1675C" w:rsidRDefault="00000000">
      <w:pPr>
        <w:spacing w:before="40" w:after="120"/>
      </w:pPr>
      <w:r>
        <w:rPr>
          <w:rFonts w:eastAsia="Georgia"/>
        </w:rPr>
        <w:t>"No."</w:t>
      </w:r>
    </w:p>
    <w:p w14:paraId="0A315ADD" w14:textId="77777777" w:rsidR="00A1675C" w:rsidRDefault="00000000">
      <w:pPr>
        <w:spacing w:before="40" w:after="120"/>
      </w:pPr>
      <w:r>
        <w:rPr>
          <w:rFonts w:eastAsia="Georgia"/>
        </w:rPr>
        <w:t>"The room itself?"</w:t>
      </w:r>
    </w:p>
    <w:p w14:paraId="227794D9" w14:textId="77777777" w:rsidR="00A1675C" w:rsidRDefault="00000000">
      <w:pPr>
        <w:spacing w:before="40" w:after="120"/>
      </w:pPr>
      <w:r>
        <w:rPr>
          <w:rFonts w:eastAsia="Georgia"/>
        </w:rPr>
        <w:t>"We haven't tested that."</w:t>
      </w:r>
    </w:p>
    <w:p w14:paraId="60960406" w14:textId="77777777" w:rsidR="00A1675C" w:rsidRDefault="00000000">
      <w:pPr>
        <w:ind w:firstLine="432"/>
      </w:pPr>
      <w:r>
        <w:rPr>
          <w:rFonts w:eastAsia="Georgia"/>
        </w:rPr>
        <w:t>Derek nodded.</w:t>
      </w:r>
    </w:p>
    <w:p w14:paraId="7625470C" w14:textId="77777777" w:rsidR="00A1675C" w:rsidRDefault="00000000">
      <w:pPr>
        <w:spacing w:before="40" w:after="120"/>
      </w:pPr>
      <w:r>
        <w:rPr>
          <w:rFonts w:eastAsia="Georgia"/>
        </w:rPr>
        <w:t>"Then that's what we need."</w:t>
      </w:r>
    </w:p>
    <w:p w14:paraId="0F2394A5" w14:textId="38DCE393" w:rsidR="00A1675C" w:rsidRDefault="00000000">
      <w:pPr>
        <w:ind w:firstLine="432"/>
      </w:pPr>
      <w:r>
        <w:rPr>
          <w:rFonts w:eastAsia="Georgia"/>
        </w:rPr>
        <w:t>He stood. Penny quietly smiled.</w:t>
      </w:r>
    </w:p>
    <w:p w14:paraId="630A2607" w14:textId="77777777" w:rsidR="00A1675C" w:rsidRDefault="00000000">
      <w:pPr>
        <w:spacing w:before="40" w:after="120"/>
      </w:pPr>
      <w:r>
        <w:rPr>
          <w:rFonts w:eastAsia="Georgia"/>
        </w:rPr>
        <w:t>"You're coming?"</w:t>
      </w:r>
    </w:p>
    <w:p w14:paraId="1761BB34" w14:textId="77777777" w:rsidR="00A1675C" w:rsidRDefault="00000000">
      <w:pPr>
        <w:spacing w:before="40" w:after="120"/>
      </w:pPr>
      <w:r>
        <w:rPr>
          <w:rFonts w:eastAsia="Georgia"/>
        </w:rPr>
        <w:t>"Yes."</w:t>
      </w:r>
    </w:p>
    <w:p w14:paraId="1B577982" w14:textId="77777777" w:rsidR="00A1675C" w:rsidRDefault="00000000">
      <w:pPr>
        <w:ind w:firstLine="432"/>
      </w:pPr>
      <w:r>
        <w:rPr>
          <w:rFonts w:eastAsia="Georgia"/>
        </w:rPr>
        <w:t>Trevor looked surprised.</w:t>
      </w:r>
    </w:p>
    <w:p w14:paraId="05DD2BE0" w14:textId="77777777" w:rsidR="00A1675C" w:rsidRDefault="00000000">
      <w:pPr>
        <w:spacing w:before="40" w:after="120"/>
      </w:pPr>
      <w:r>
        <w:rPr>
          <w:rFonts w:eastAsia="Georgia"/>
        </w:rPr>
        <w:t>"Just like that?"</w:t>
      </w:r>
    </w:p>
    <w:p w14:paraId="10E8D3F8" w14:textId="77777777" w:rsidR="00A1675C" w:rsidRDefault="00000000">
      <w:pPr>
        <w:ind w:firstLine="432"/>
      </w:pPr>
      <w:r>
        <w:rPr>
          <w:rFonts w:eastAsia="Georgia"/>
        </w:rPr>
        <w:t>Derek shrugged.</w:t>
      </w:r>
    </w:p>
    <w:p w14:paraId="4F188F49" w14:textId="77777777" w:rsidR="00A1675C" w:rsidRDefault="00000000">
      <w:pPr>
        <w:spacing w:before="40" w:after="120"/>
      </w:pPr>
      <w:r>
        <w:rPr>
          <w:rFonts w:eastAsia="Georgia"/>
        </w:rPr>
        <w:t>"It's interesting."</w:t>
      </w:r>
    </w:p>
    <w:p w14:paraId="7C3DB437" w14:textId="77777777" w:rsidR="00A1675C" w:rsidRDefault="00000000">
      <w:pPr>
        <w:ind w:firstLine="432"/>
      </w:pPr>
      <w:r>
        <w:rPr>
          <w:rFonts w:eastAsia="Georgia"/>
        </w:rPr>
        <w:t>They went outside. The cold rain had become heavier. Derek looked at the street.</w:t>
      </w:r>
    </w:p>
    <w:p w14:paraId="663793DF" w14:textId="77777777" w:rsidR="00A1675C" w:rsidRDefault="00000000">
      <w:pPr>
        <w:ind w:firstLine="432"/>
      </w:pPr>
      <w:r>
        <w:rPr>
          <w:rFonts w:eastAsia="Georgia"/>
        </w:rPr>
        <w:t>Then at the laboratory. Then at the ordinary cucumber.</w:t>
      </w:r>
    </w:p>
    <w:p w14:paraId="7D30AF72" w14:textId="77777777" w:rsidR="00A1675C" w:rsidRDefault="00000000">
      <w:pPr>
        <w:spacing w:before="40" w:after="120"/>
      </w:pPr>
      <w:r>
        <w:rPr>
          <w:rFonts w:eastAsia="Georgia"/>
        </w:rPr>
        <w:t>"Bring it."</w:t>
      </w:r>
    </w:p>
    <w:p w14:paraId="4FC795A9" w14:textId="3A01F623" w:rsidR="00A1675C" w:rsidRDefault="003434B6">
      <w:pPr>
        <w:ind w:firstLine="432"/>
      </w:pPr>
      <w:r>
        <w:rPr>
          <w:rFonts w:eastAsia="Georgia"/>
        </w:rPr>
        <w:t>Penny held it up.</w:t>
      </w:r>
    </w:p>
    <w:p w14:paraId="36C547F1" w14:textId="77777777" w:rsidR="00A1675C" w:rsidRDefault="00000000">
      <w:pPr>
        <w:spacing w:before="40" w:after="120"/>
      </w:pPr>
      <w:r>
        <w:rPr>
          <w:rFonts w:eastAsia="Georgia"/>
        </w:rPr>
        <w:t>"Seriously?"</w:t>
      </w:r>
    </w:p>
    <w:p w14:paraId="4965B055" w14:textId="77777777" w:rsidR="00A1675C" w:rsidRDefault="00000000">
      <w:pPr>
        <w:spacing w:before="40" w:after="120"/>
      </w:pPr>
      <w:r>
        <w:rPr>
          <w:rFonts w:eastAsia="Georgia"/>
        </w:rPr>
        <w:t>"Absolutely."</w:t>
      </w:r>
    </w:p>
    <w:p w14:paraId="5D2A872B" w14:textId="77777777" w:rsidR="00A1675C" w:rsidRDefault="00000000">
      <w:pPr>
        <w:spacing w:before="40" w:after="120"/>
      </w:pPr>
      <w:r>
        <w:rPr>
          <w:rFonts w:eastAsia="Georgia"/>
        </w:rPr>
        <w:t>"Why?"</w:t>
      </w:r>
    </w:p>
    <w:p w14:paraId="439051BD" w14:textId="77777777" w:rsidR="00A1675C" w:rsidRDefault="00000000">
      <w:pPr>
        <w:ind w:firstLine="432"/>
      </w:pPr>
      <w:r>
        <w:rPr>
          <w:rFonts w:eastAsia="Georgia"/>
        </w:rPr>
        <w:t>Derek smiled.</w:t>
      </w:r>
    </w:p>
    <w:p w14:paraId="129CA6B1" w14:textId="77777777" w:rsidR="00A1675C" w:rsidRDefault="00000000">
      <w:pPr>
        <w:spacing w:before="40" w:after="120"/>
      </w:pPr>
      <w:r>
        <w:rPr>
          <w:rFonts w:eastAsia="Georgia"/>
        </w:rPr>
        <w:t>"If we're going to do relativistic physics in London, we may as well have a proper control."</w:t>
      </w:r>
    </w:p>
    <w:p w14:paraId="1EB37E6A" w14:textId="77777777" w:rsidR="00A1675C" w:rsidRDefault="00000000">
      <w:pPr>
        <w:ind w:firstLine="432"/>
      </w:pPr>
      <w:r>
        <w:rPr>
          <w:rFonts w:eastAsia="Georgia"/>
        </w:rPr>
        <w:t>Trevor carefully eyed the cucumber.</w:t>
      </w:r>
    </w:p>
    <w:p w14:paraId="67055F21" w14:textId="77777777" w:rsidR="00A1675C" w:rsidRDefault="00000000">
      <w:pPr>
        <w:spacing w:before="40" w:after="120"/>
      </w:pPr>
      <w:r>
        <w:rPr>
          <w:rFonts w:eastAsia="Georgia"/>
        </w:rPr>
        <w:t>"What's the control?"</w:t>
      </w:r>
    </w:p>
    <w:p w14:paraId="541F5EC9" w14:textId="77777777" w:rsidR="00A1675C" w:rsidRDefault="00000000">
      <w:pPr>
        <w:spacing w:before="40" w:after="120"/>
      </w:pPr>
      <w:r>
        <w:rPr>
          <w:rFonts w:eastAsia="Georgia"/>
        </w:rPr>
        <w:t>"The cucumber."</w:t>
      </w:r>
    </w:p>
    <w:p w14:paraId="52843124" w14:textId="77777777" w:rsidR="00A1675C" w:rsidRDefault="00000000">
      <w:pPr>
        <w:spacing w:before="40" w:after="120"/>
      </w:pPr>
      <w:r>
        <w:rPr>
          <w:rFonts w:eastAsia="Georgia"/>
        </w:rPr>
        <w:t>"Why?"</w:t>
      </w:r>
    </w:p>
    <w:p w14:paraId="345E100A" w14:textId="77777777" w:rsidR="00A1675C" w:rsidRDefault="00000000">
      <w:pPr>
        <w:spacing w:before="40" w:after="120"/>
      </w:pPr>
      <w:r>
        <w:rPr>
          <w:rFonts w:eastAsia="Georgia"/>
        </w:rPr>
        <w:t>"Because everyone expects us to lose our minds."</w:t>
      </w:r>
    </w:p>
    <w:p w14:paraId="179A20EF" w14:textId="77777777" w:rsidR="00A1675C" w:rsidRDefault="00000000">
      <w:pPr>
        <w:ind w:firstLine="432"/>
      </w:pPr>
      <w:r>
        <w:rPr>
          <w:rFonts w:eastAsia="Georgia"/>
        </w:rPr>
        <w:t>Trevor nodded.</w:t>
      </w:r>
    </w:p>
    <w:p w14:paraId="0EEE2760" w14:textId="77777777" w:rsidR="00A1675C" w:rsidRDefault="00000000">
      <w:pPr>
        <w:spacing w:before="40" w:after="120"/>
      </w:pPr>
      <w:r>
        <w:rPr>
          <w:rFonts w:eastAsia="Georgia"/>
        </w:rPr>
        <w:t>"Fair."</w:t>
      </w:r>
    </w:p>
    <w:p w14:paraId="61694A57" w14:textId="77777777" w:rsidR="00A1675C" w:rsidRDefault="00000000">
      <w:pPr>
        <w:ind w:firstLine="432"/>
      </w:pPr>
      <w:r>
        <w:rPr>
          <w:rFonts w:eastAsia="Georgia"/>
        </w:rPr>
        <w:t>They placed the apparatus on a trolley. Then pushed it into the street. The cold rain struck the sensor.</w:t>
      </w:r>
    </w:p>
    <w:p w14:paraId="1F55DBDA" w14:textId="261FB1C6" w:rsidR="00A1675C" w:rsidRDefault="00000000">
      <w:pPr>
        <w:ind w:firstLine="432"/>
      </w:pPr>
      <w:r>
        <w:rPr>
          <w:rFonts w:eastAsia="Georgia"/>
        </w:rPr>
        <w:t>Water ran down the equipment. Penny covered it. Derek watched the traffic.</w:t>
      </w:r>
    </w:p>
    <w:p w14:paraId="3BDFF16B" w14:textId="77777777" w:rsidR="00A1675C" w:rsidRDefault="00000000">
      <w:pPr>
        <w:ind w:firstLine="432"/>
      </w:pPr>
      <w:r>
        <w:rPr>
          <w:rFonts w:eastAsia="Georgia"/>
        </w:rPr>
        <w:t>Buses. Cars. Bicycles.</w:t>
      </w:r>
    </w:p>
    <w:p w14:paraId="193D6AB1" w14:textId="77777777" w:rsidR="00A1675C" w:rsidRDefault="00000000">
      <w:pPr>
        <w:ind w:firstLine="432"/>
      </w:pPr>
      <w:r>
        <w:rPr>
          <w:rFonts w:eastAsia="Georgia"/>
        </w:rPr>
        <w:t>Pedestrians. Umbrellas. Everything moving.</w:t>
      </w:r>
    </w:p>
    <w:p w14:paraId="6432D374" w14:textId="77777777" w:rsidR="00A1675C" w:rsidRDefault="00000000">
      <w:pPr>
        <w:ind w:firstLine="432"/>
      </w:pPr>
      <w:r>
        <w:rPr>
          <w:rFonts w:eastAsia="Georgia"/>
        </w:rPr>
        <w:t>Everything with its own worldline. He carefully watched the cold rain.</w:t>
      </w:r>
    </w:p>
    <w:p w14:paraId="0CE6EA1A" w14:textId="77777777" w:rsidR="00A1675C" w:rsidRDefault="00000000">
      <w:pPr>
        <w:spacing w:before="40" w:after="120"/>
      </w:pPr>
      <w:r>
        <w:rPr>
          <w:rFonts w:eastAsia="Georgia"/>
        </w:rPr>
        <w:t>"Perfect."</w:t>
      </w:r>
    </w:p>
    <w:p w14:paraId="11AF9C93" w14:textId="273B22AE" w:rsidR="00A1675C" w:rsidRDefault="003434B6">
      <w:pPr>
        <w:ind w:firstLine="432"/>
      </w:pPr>
      <w:r>
        <w:rPr>
          <w:rFonts w:eastAsia="Georgia"/>
        </w:rPr>
        <w:t>Penny surveyed him.</w:t>
      </w:r>
    </w:p>
    <w:p w14:paraId="19165E90" w14:textId="77777777" w:rsidR="00A1675C" w:rsidRDefault="00000000">
      <w:pPr>
        <w:spacing w:before="40" w:after="120"/>
      </w:pPr>
      <w:r>
        <w:rPr>
          <w:rFonts w:eastAsia="Georgia"/>
        </w:rPr>
        <w:t>"Why?"</w:t>
      </w:r>
    </w:p>
    <w:p w14:paraId="0A3685C5" w14:textId="77777777" w:rsidR="00A1675C" w:rsidRDefault="00000000">
      <w:pPr>
        <w:spacing w:before="40" w:after="120"/>
      </w:pPr>
      <w:r>
        <w:rPr>
          <w:rFonts w:eastAsia="Georgia"/>
        </w:rPr>
        <w:t>"Because now we've got millions of test particles."</w:t>
      </w:r>
    </w:p>
    <w:p w14:paraId="68B686AB" w14:textId="77777777" w:rsidR="00A1675C" w:rsidRDefault="00000000">
      <w:pPr>
        <w:ind w:firstLine="432"/>
      </w:pPr>
      <w:r>
        <w:rPr>
          <w:rFonts w:eastAsia="Georgia"/>
        </w:rPr>
        <w:t>Trevor gently smiled.</w:t>
      </w:r>
    </w:p>
    <w:p w14:paraId="3D593F7D" w14:textId="77777777" w:rsidR="00A1675C" w:rsidRDefault="00000000">
      <w:pPr>
        <w:spacing w:before="40" w:after="120"/>
      </w:pPr>
      <w:r>
        <w:rPr>
          <w:rFonts w:eastAsia="Georgia"/>
        </w:rPr>
        <w:t>"Rain."</w:t>
      </w:r>
    </w:p>
    <w:p w14:paraId="23E5716F" w14:textId="77777777" w:rsidR="00A1675C" w:rsidRDefault="00000000">
      <w:pPr>
        <w:spacing w:before="40" w:after="120"/>
      </w:pPr>
      <w:r>
        <w:rPr>
          <w:rFonts w:eastAsia="Georgia"/>
        </w:rPr>
        <w:t>"Yes."</w:t>
      </w:r>
    </w:p>
    <w:p w14:paraId="343D6CB1" w14:textId="77777777" w:rsidR="00A1675C" w:rsidRDefault="00000000">
      <w:pPr>
        <w:spacing w:before="40" w:after="120"/>
      </w:pPr>
      <w:r>
        <w:rPr>
          <w:rFonts w:eastAsia="Georgia"/>
        </w:rPr>
        <w:t>"Again."</w:t>
      </w:r>
    </w:p>
    <w:p w14:paraId="337F9313" w14:textId="77777777" w:rsidR="00A1675C" w:rsidRDefault="00000000">
      <w:pPr>
        <w:spacing w:before="40" w:after="120"/>
      </w:pPr>
      <w:r>
        <w:rPr>
          <w:rFonts w:eastAsia="Georgia"/>
        </w:rPr>
        <w:t>"Again."</w:t>
      </w:r>
    </w:p>
    <w:p w14:paraId="403A1266" w14:textId="77777777" w:rsidR="00A1675C" w:rsidRDefault="00000000">
      <w:pPr>
        <w:ind w:firstLine="432"/>
      </w:pPr>
      <w:r>
        <w:rPr>
          <w:rFonts w:eastAsia="Georgia"/>
        </w:rPr>
        <w:t>They started the apparatus. The trolley moved down the pavement. The graph suddenly appeared.</w:t>
      </w:r>
    </w:p>
    <w:p w14:paraId="0EE0AC5F" w14:textId="77777777" w:rsidR="00A1675C" w:rsidRDefault="00000000">
      <w:pPr>
        <w:ind w:firstLine="432"/>
      </w:pPr>
      <w:r>
        <w:rPr>
          <w:rFonts w:eastAsia="Georgia"/>
        </w:rPr>
        <w:t>Smooth. Then— The discontinuity.</w:t>
      </w:r>
    </w:p>
    <w:p w14:paraId="5C417FC4" w14:textId="77777777" w:rsidR="00A1675C" w:rsidRDefault="00000000">
      <w:pPr>
        <w:ind w:firstLine="432"/>
      </w:pPr>
      <w:r>
        <w:rPr>
          <w:rFonts w:eastAsia="Georgia"/>
        </w:rPr>
        <w:t>Derek stopped.</w:t>
      </w:r>
    </w:p>
    <w:p w14:paraId="57CF7870" w14:textId="77777777" w:rsidR="00A1675C" w:rsidRDefault="00000000">
      <w:pPr>
        <w:spacing w:before="40" w:after="120"/>
      </w:pPr>
      <w:r>
        <w:rPr>
          <w:rFonts w:eastAsia="Georgia"/>
        </w:rPr>
        <w:t>"Where?"</w:t>
      </w:r>
    </w:p>
    <w:p w14:paraId="4D4C52A7" w14:textId="0F22BADA" w:rsidR="00A1675C" w:rsidRDefault="003434B6">
      <w:pPr>
        <w:ind w:firstLine="432"/>
      </w:pPr>
      <w:r>
        <w:rPr>
          <w:rFonts w:eastAsia="Georgia"/>
        </w:rPr>
        <w:t>Penny pointed.</w:t>
      </w:r>
    </w:p>
    <w:p w14:paraId="040BB513" w14:textId="77777777" w:rsidR="00A1675C" w:rsidRDefault="00000000">
      <w:pPr>
        <w:spacing w:before="40" w:after="120"/>
      </w:pPr>
      <w:r>
        <w:rPr>
          <w:rFonts w:eastAsia="Georgia"/>
        </w:rPr>
        <w:t>"Exactly here."</w:t>
      </w:r>
    </w:p>
    <w:p w14:paraId="502E5CAA" w14:textId="77777777" w:rsidR="00A1675C" w:rsidRDefault="00000000">
      <w:pPr>
        <w:ind w:firstLine="432"/>
      </w:pPr>
      <w:r>
        <w:rPr>
          <w:rFonts w:eastAsia="Georgia"/>
        </w:rPr>
        <w:t>Derek looked around. They were beside a distant station entrance. He checked the map.</w:t>
      </w:r>
    </w:p>
    <w:p w14:paraId="1DA5B988" w14:textId="77777777" w:rsidR="00A1675C" w:rsidRDefault="00000000">
      <w:pPr>
        <w:spacing w:before="40" w:after="120"/>
      </w:pPr>
      <w:r>
        <w:rPr>
          <w:rFonts w:eastAsia="Georgia"/>
        </w:rPr>
        <w:t>"Which line?"</w:t>
      </w:r>
    </w:p>
    <w:p w14:paraId="79CB4CBA" w14:textId="77777777" w:rsidR="00A1675C" w:rsidRDefault="00000000">
      <w:pPr>
        <w:spacing w:before="40" w:after="120"/>
      </w:pPr>
      <w:r>
        <w:rPr>
          <w:rFonts w:eastAsia="Georgia"/>
        </w:rPr>
        <w:t>"Central."</w:t>
      </w:r>
    </w:p>
    <w:p w14:paraId="074B6FDD" w14:textId="77777777" w:rsidR="00A1675C" w:rsidRDefault="00000000">
      <w:pPr>
        <w:ind w:firstLine="432"/>
      </w:pPr>
      <w:r>
        <w:rPr>
          <w:rFonts w:eastAsia="Georgia"/>
        </w:rPr>
        <w:t>Derek carefully studied the entrance. Then at the silent clock. 11:17.</w:t>
      </w:r>
    </w:p>
    <w:p w14:paraId="740F2129" w14:textId="02A482BB" w:rsidR="00A1675C" w:rsidRDefault="00000000">
      <w:pPr>
        <w:ind w:firstLine="432"/>
      </w:pPr>
      <w:r>
        <w:rPr>
          <w:rFonts w:eastAsia="Georgia"/>
        </w:rPr>
        <w:t>He went still. Penny noticed.</w:t>
      </w:r>
    </w:p>
    <w:p w14:paraId="037824B9" w14:textId="77777777" w:rsidR="00A1675C" w:rsidRDefault="00000000">
      <w:pPr>
        <w:spacing w:before="40" w:after="120"/>
      </w:pPr>
      <w:r>
        <w:rPr>
          <w:rFonts w:eastAsia="Georgia"/>
        </w:rPr>
        <w:t>"What?"</w:t>
      </w:r>
    </w:p>
    <w:p w14:paraId="33258661" w14:textId="77777777" w:rsidR="00A1675C" w:rsidRDefault="00000000">
      <w:pPr>
        <w:ind w:firstLine="432"/>
      </w:pPr>
      <w:r>
        <w:rPr>
          <w:rFonts w:eastAsia="Georgia"/>
        </w:rPr>
        <w:t>Derek pointed. The station clock had stopped. 11:17.</w:t>
      </w:r>
    </w:p>
    <w:p w14:paraId="41A1016B" w14:textId="77777777" w:rsidR="00A1675C" w:rsidRDefault="00000000">
      <w:pPr>
        <w:ind w:firstLine="432"/>
      </w:pPr>
      <w:r>
        <w:rPr>
          <w:rFonts w:eastAsia="Georgia"/>
        </w:rPr>
        <w:t>Trevor carefully regarded his phone. 11:17. The sensor clock.</w:t>
      </w:r>
    </w:p>
    <w:p w14:paraId="58C038F7" w14:textId="77777777" w:rsidR="00A1675C" w:rsidRDefault="00000000">
      <w:pPr>
        <w:ind w:firstLine="432"/>
      </w:pPr>
      <w:r>
        <w:rPr>
          <w:rFonts w:eastAsia="Georgia"/>
        </w:rPr>
        <w:t>11:17. The ordinary cucumber rolled slightly on the trolley. Then stopped.</w:t>
      </w:r>
    </w:p>
    <w:p w14:paraId="6156466D" w14:textId="77777777" w:rsidR="00A1675C" w:rsidRDefault="00000000">
      <w:pPr>
        <w:ind w:firstLine="432"/>
      </w:pPr>
      <w:r>
        <w:rPr>
          <w:rFonts w:eastAsia="Georgia"/>
        </w:rPr>
        <w:t>Derek quietly smiled.</w:t>
      </w:r>
    </w:p>
    <w:p w14:paraId="45D8B69D" w14:textId="77777777" w:rsidR="00A1675C" w:rsidRDefault="00000000">
      <w:pPr>
        <w:spacing w:before="40" w:after="120"/>
      </w:pPr>
      <w:r>
        <w:rPr>
          <w:rFonts w:eastAsia="Georgia"/>
        </w:rPr>
        <w:t>"The cucumber has found the reference frame."</w:t>
      </w:r>
    </w:p>
    <w:p w14:paraId="25E277E8" w14:textId="77777777" w:rsidR="00A1675C" w:rsidRDefault="00000000">
      <w:pPr>
        <w:ind w:firstLine="432"/>
      </w:pPr>
      <w:r>
        <w:rPr>
          <w:rFonts w:eastAsia="Georgia"/>
        </w:rPr>
        <w:t>Trevor stared.</w:t>
      </w:r>
    </w:p>
    <w:p w14:paraId="7C1ED512" w14:textId="77777777" w:rsidR="00A1675C" w:rsidRDefault="00000000">
      <w:pPr>
        <w:spacing w:before="40" w:after="120"/>
      </w:pPr>
      <w:r>
        <w:rPr>
          <w:rFonts w:eastAsia="Georgia"/>
        </w:rPr>
        <w:t>"That's not possible."</w:t>
      </w:r>
    </w:p>
    <w:p w14:paraId="45E112EB" w14:textId="77777777" w:rsidR="00A1675C" w:rsidRDefault="00000000">
      <w:pPr>
        <w:spacing w:before="40" w:after="120"/>
      </w:pPr>
      <w:r>
        <w:rPr>
          <w:rFonts w:eastAsia="Georgia"/>
        </w:rPr>
        <w:t>"No."</w:t>
      </w:r>
    </w:p>
    <w:p w14:paraId="669F931E" w14:textId="77777777" w:rsidR="00A1675C" w:rsidRDefault="00000000">
      <w:pPr>
        <w:spacing w:before="40" w:after="120"/>
      </w:pPr>
      <w:r>
        <w:rPr>
          <w:rFonts w:eastAsia="Georgia"/>
        </w:rPr>
        <w:t>"Then what?"</w:t>
      </w:r>
    </w:p>
    <w:p w14:paraId="12DBC642" w14:textId="77777777" w:rsidR="00A1675C" w:rsidRDefault="00000000">
      <w:pPr>
        <w:ind w:firstLine="432"/>
      </w:pPr>
      <w:r>
        <w:rPr>
          <w:rFonts w:eastAsia="Georgia"/>
        </w:rPr>
        <w:t>Derek looked down into the Underground entrance.</w:t>
      </w:r>
    </w:p>
    <w:p w14:paraId="14519C15" w14:textId="77777777" w:rsidR="00A1675C" w:rsidRDefault="00000000">
      <w:pPr>
        <w:spacing w:before="40" w:after="120"/>
      </w:pPr>
      <w:r>
        <w:rPr>
          <w:rFonts w:eastAsia="Georgia"/>
        </w:rPr>
        <w:t>"I think we're looking at the same event."</w:t>
      </w:r>
    </w:p>
    <w:p w14:paraId="19DD9DC2" w14:textId="067F777B" w:rsidR="00A1675C" w:rsidRDefault="003434B6">
      <w:pPr>
        <w:ind w:firstLine="432"/>
      </w:pPr>
      <w:r>
        <w:rPr>
          <w:rFonts w:eastAsia="Georgia"/>
        </w:rPr>
        <w:t>Penny nodded.</w:t>
      </w:r>
    </w:p>
    <w:p w14:paraId="65F9E3EE" w14:textId="77777777" w:rsidR="00A1675C" w:rsidRDefault="00000000">
      <w:pPr>
        <w:spacing w:before="40" w:after="120"/>
      </w:pPr>
      <w:r>
        <w:rPr>
          <w:rFonts w:eastAsia="Georgia"/>
        </w:rPr>
        <w:t>"11:17."</w:t>
      </w:r>
    </w:p>
    <w:p w14:paraId="3EAA141A" w14:textId="77777777" w:rsidR="00A1675C" w:rsidRDefault="00000000">
      <w:pPr>
        <w:spacing w:before="40" w:after="120"/>
      </w:pPr>
      <w:r>
        <w:rPr>
          <w:rFonts w:eastAsia="Georgia"/>
        </w:rPr>
        <w:t>"Yes."</w:t>
      </w:r>
    </w:p>
    <w:p w14:paraId="1DD1FFD7" w14:textId="77777777" w:rsidR="00A1675C" w:rsidRDefault="00000000">
      <w:pPr>
        <w:spacing w:before="40" w:after="120"/>
      </w:pPr>
      <w:r>
        <w:rPr>
          <w:rFonts w:eastAsia="Georgia"/>
        </w:rPr>
        <w:t>"The clocks stop."</w:t>
      </w:r>
    </w:p>
    <w:p w14:paraId="1C509F25" w14:textId="77777777" w:rsidR="00A1675C" w:rsidRDefault="00000000">
      <w:pPr>
        <w:spacing w:before="40" w:after="120"/>
      </w:pPr>
      <w:r>
        <w:rPr>
          <w:rFonts w:eastAsia="Georgia"/>
        </w:rPr>
        <w:t>"Yes."</w:t>
      </w:r>
    </w:p>
    <w:p w14:paraId="5BF5FF38" w14:textId="77777777" w:rsidR="00A1675C" w:rsidRDefault="00000000">
      <w:pPr>
        <w:spacing w:before="40" w:after="120"/>
      </w:pPr>
      <w:r>
        <w:rPr>
          <w:rFonts w:eastAsia="Georgia"/>
        </w:rPr>
        <w:t>"The rain behaves strangely."</w:t>
      </w:r>
    </w:p>
    <w:p w14:paraId="074CEAB4" w14:textId="77777777" w:rsidR="00A1675C" w:rsidRDefault="00000000">
      <w:pPr>
        <w:spacing w:before="40" w:after="120"/>
      </w:pPr>
      <w:r>
        <w:rPr>
          <w:rFonts w:eastAsia="Georgia"/>
        </w:rPr>
        <w:t>"Yes."</w:t>
      </w:r>
    </w:p>
    <w:p w14:paraId="2CD4A953" w14:textId="77777777" w:rsidR="00A1675C" w:rsidRDefault="00000000">
      <w:pPr>
        <w:spacing w:before="40" w:after="120"/>
      </w:pPr>
      <w:r>
        <w:rPr>
          <w:rFonts w:eastAsia="Georgia"/>
        </w:rPr>
        <w:t>"And now our test mass detects a discontinuity."</w:t>
      </w:r>
    </w:p>
    <w:p w14:paraId="757095E3" w14:textId="77777777" w:rsidR="00A1675C" w:rsidRDefault="00000000">
      <w:pPr>
        <w:spacing w:before="40" w:after="120"/>
      </w:pPr>
      <w:r>
        <w:rPr>
          <w:rFonts w:eastAsia="Georgia"/>
        </w:rPr>
        <w:t>"Yes."</w:t>
      </w:r>
    </w:p>
    <w:p w14:paraId="7B332344" w14:textId="77777777" w:rsidR="00A1675C" w:rsidRDefault="00000000">
      <w:pPr>
        <w:ind w:firstLine="432"/>
      </w:pPr>
      <w:r>
        <w:rPr>
          <w:rFonts w:eastAsia="Georgia"/>
        </w:rPr>
        <w:t>Trevor carefully examined the cucumber.</w:t>
      </w:r>
    </w:p>
    <w:p w14:paraId="73DCE701" w14:textId="77777777" w:rsidR="00A1675C" w:rsidRDefault="00000000">
      <w:pPr>
        <w:spacing w:before="40" w:after="120"/>
      </w:pPr>
      <w:r>
        <w:rPr>
          <w:rFonts w:eastAsia="Georgia"/>
        </w:rPr>
        <w:t>"So the cucumber isn't the cause."</w:t>
      </w:r>
    </w:p>
    <w:p w14:paraId="7C970294" w14:textId="77777777" w:rsidR="00A1675C" w:rsidRDefault="00000000">
      <w:pPr>
        <w:spacing w:before="40" w:after="120"/>
      </w:pPr>
      <w:r>
        <w:rPr>
          <w:rFonts w:eastAsia="Georgia"/>
        </w:rPr>
        <w:t>"No."</w:t>
      </w:r>
    </w:p>
    <w:p w14:paraId="484AD34A" w14:textId="77777777" w:rsidR="00A1675C" w:rsidRDefault="00000000">
      <w:pPr>
        <w:spacing w:before="40" w:after="120"/>
      </w:pPr>
      <w:r>
        <w:rPr>
          <w:rFonts w:eastAsia="Georgia"/>
        </w:rPr>
        <w:t>"It's a witness."</w:t>
      </w:r>
    </w:p>
    <w:p w14:paraId="79988A88" w14:textId="77777777" w:rsidR="00A1675C" w:rsidRDefault="00000000">
      <w:pPr>
        <w:ind w:firstLine="432"/>
      </w:pPr>
      <w:r>
        <w:rPr>
          <w:rFonts w:eastAsia="Georgia"/>
        </w:rPr>
        <w:t>Derek softly smiled.</w:t>
      </w:r>
    </w:p>
    <w:p w14:paraId="6C077CA3" w14:textId="77777777" w:rsidR="00A1675C" w:rsidRDefault="00000000">
      <w:pPr>
        <w:spacing w:before="40" w:after="120"/>
      </w:pPr>
      <w:r>
        <w:rPr>
          <w:rFonts w:eastAsia="Georgia"/>
        </w:rPr>
        <w:t>"Exactly."</w:t>
      </w:r>
    </w:p>
    <w:p w14:paraId="76457585" w14:textId="148B667B" w:rsidR="00A1675C" w:rsidRDefault="003434B6">
      <w:pPr>
        <w:ind w:firstLine="432"/>
      </w:pPr>
      <w:r>
        <w:rPr>
          <w:rFonts w:eastAsia="Georgia"/>
        </w:rPr>
        <w:t>Penny inspected the Underground entrance.</w:t>
      </w:r>
    </w:p>
    <w:p w14:paraId="61BA5657" w14:textId="77777777" w:rsidR="00A1675C" w:rsidRDefault="00000000">
      <w:pPr>
        <w:spacing w:before="40" w:after="120"/>
      </w:pPr>
      <w:r>
        <w:rPr>
          <w:rFonts w:eastAsia="Georgia"/>
        </w:rPr>
        <w:t>"Then perhaps we should go down."</w:t>
      </w:r>
    </w:p>
    <w:p w14:paraId="448F3E84" w14:textId="77777777" w:rsidR="00A1675C" w:rsidRDefault="00000000">
      <w:pPr>
        <w:ind w:firstLine="432"/>
      </w:pPr>
      <w:r>
        <w:rPr>
          <w:rFonts w:eastAsia="Georgia"/>
        </w:rPr>
        <w:t>Derek nodded.</w:t>
      </w:r>
    </w:p>
    <w:p w14:paraId="465E31E8" w14:textId="77777777" w:rsidR="00A1675C" w:rsidRDefault="00000000">
      <w:pPr>
        <w:spacing w:before="40" w:after="120"/>
      </w:pPr>
      <w:r>
        <w:rPr>
          <w:rFonts w:eastAsia="Georgia"/>
        </w:rPr>
        <w:t>Trevor wearily sighed.</w:t>
      </w:r>
    </w:p>
    <w:p w14:paraId="26AD76F6" w14:textId="77777777" w:rsidR="00A1675C" w:rsidRDefault="00000000">
      <w:pPr>
        <w:spacing w:before="40" w:after="120"/>
      </w:pPr>
      <w:r>
        <w:rPr>
          <w:rFonts w:eastAsia="Georgia"/>
        </w:rPr>
        <w:t>"Again?"</w:t>
      </w:r>
    </w:p>
    <w:p w14:paraId="67B9817F" w14:textId="77777777" w:rsidR="00A1675C" w:rsidRDefault="00000000">
      <w:pPr>
        <w:ind w:firstLine="432"/>
      </w:pPr>
      <w:r>
        <w:rPr>
          <w:rFonts w:eastAsia="Georgia"/>
        </w:rPr>
        <w:t>Derek carefully looked at him.</w:t>
      </w:r>
    </w:p>
    <w:p w14:paraId="52A9E5F0" w14:textId="77777777" w:rsidR="00A1675C" w:rsidRDefault="00000000">
      <w:pPr>
        <w:spacing w:before="40" w:after="120"/>
      </w:pPr>
      <w:r>
        <w:rPr>
          <w:rFonts w:eastAsia="Georgia"/>
        </w:rPr>
        <w:t>"Did you have another appointment?"</w:t>
      </w:r>
    </w:p>
    <w:p w14:paraId="5AE70B3E" w14:textId="77777777" w:rsidR="00A1675C" w:rsidRDefault="00000000">
      <w:pPr>
        <w:spacing w:before="40" w:after="120"/>
      </w:pPr>
      <w:r>
        <w:rPr>
          <w:rFonts w:eastAsia="Georgia"/>
        </w:rPr>
        <w:t>"No."</w:t>
      </w:r>
    </w:p>
    <w:p w14:paraId="6CA7284E" w14:textId="77777777" w:rsidR="00A1675C" w:rsidRDefault="00000000">
      <w:pPr>
        <w:spacing w:before="40" w:after="120"/>
      </w:pPr>
      <w:r>
        <w:rPr>
          <w:rFonts w:eastAsia="Georgia"/>
        </w:rPr>
        <w:t>"Good."</w:t>
      </w:r>
    </w:p>
    <w:p w14:paraId="63C22FEB" w14:textId="77777777" w:rsidR="00A1675C" w:rsidRDefault="00000000">
      <w:pPr>
        <w:ind w:firstLine="432"/>
      </w:pPr>
      <w:r>
        <w:rPr>
          <w:rFonts w:eastAsia="Georgia"/>
        </w:rPr>
        <w:t>They descended. The cold rain continued falling above them. The cucumber came too.</w:t>
      </w:r>
    </w:p>
    <w:p w14:paraId="2BB546AE" w14:textId="77777777" w:rsidR="00A1675C" w:rsidRDefault="00000000">
      <w:pPr>
        <w:ind w:firstLine="432"/>
      </w:pPr>
      <w:r>
        <w:rPr>
          <w:rFonts w:eastAsia="Georgia"/>
        </w:rPr>
        <w:t>And, somewhere deep beneath London, a empty empty train was approaching a station at exactly 11:17. Derek quietly glanced at the silent clock. It stopped.</w:t>
      </w:r>
    </w:p>
    <w:p w14:paraId="646541CC" w14:textId="77777777" w:rsidR="00A1675C" w:rsidRDefault="00000000">
      <w:pPr>
        <w:ind w:firstLine="432"/>
      </w:pPr>
      <w:r>
        <w:rPr>
          <w:rFonts w:eastAsia="Georgia"/>
        </w:rPr>
        <w:t>The train arrived. The doors opened. For one second, Derek could see through the carriage.</w:t>
      </w:r>
    </w:p>
    <w:p w14:paraId="1B9A1EFB" w14:textId="77777777" w:rsidR="00A1675C" w:rsidRDefault="00000000">
      <w:pPr>
        <w:ind w:firstLine="432"/>
      </w:pPr>
      <w:r>
        <w:rPr>
          <w:rFonts w:eastAsia="Georgia"/>
        </w:rPr>
        <w:t>There was nobody inside. Except, at the far end, sitting calmly by the window, was Derek Gent. Derek intensely stared at himself.</w:t>
      </w:r>
    </w:p>
    <w:p w14:paraId="02A33DEE" w14:textId="77777777" w:rsidR="00A1675C" w:rsidRDefault="00000000">
      <w:pPr>
        <w:ind w:firstLine="432"/>
      </w:pPr>
      <w:r>
        <w:rPr>
          <w:rFonts w:eastAsia="Georgia"/>
        </w:rPr>
        <w:t>The other Derek looked up. Their eyes met. The other Derek gently smiled.</w:t>
      </w:r>
    </w:p>
    <w:p w14:paraId="4B8B9685" w14:textId="5AC403CF" w:rsidR="00A1675C" w:rsidRDefault="00000000">
      <w:pPr>
        <w:ind w:firstLine="432"/>
      </w:pPr>
      <w:r>
        <w:rPr>
          <w:rFonts w:eastAsia="Georgia"/>
        </w:rPr>
        <w:t>Then he raised an ordinary cucumber. Derek stared at Penny. Penny gazed at Trevor.</w:t>
      </w:r>
    </w:p>
    <w:p w14:paraId="451A5BF6" w14:textId="37FB83DA" w:rsidR="00A1675C" w:rsidRDefault="00000000">
      <w:pPr>
        <w:ind w:firstLine="432"/>
      </w:pPr>
      <w:r>
        <w:rPr>
          <w:rFonts w:eastAsia="Georgia"/>
        </w:rPr>
        <w:t>Trevor peered at the ordinary cucumber in Penny's hand. Then back at the mysterious train.</w:t>
      </w:r>
    </w:p>
    <w:p w14:paraId="1F46CF93" w14:textId="77777777" w:rsidR="00A1675C" w:rsidRDefault="00000000">
      <w:pPr>
        <w:spacing w:before="40" w:after="120"/>
      </w:pPr>
      <w:r>
        <w:rPr>
          <w:rFonts w:eastAsia="Georgia"/>
        </w:rPr>
        <w:t>"Well," he pointed out.</w:t>
      </w:r>
    </w:p>
    <w:p w14:paraId="7A9600C2" w14:textId="77777777" w:rsidR="00A1675C" w:rsidRDefault="00000000">
      <w:pPr>
        <w:spacing w:before="40" w:after="120"/>
      </w:pPr>
      <w:r>
        <w:rPr>
          <w:rFonts w:eastAsia="Georgia"/>
        </w:rPr>
        <w:t>"That's rather settled."</w:t>
      </w:r>
    </w:p>
    <w:p w14:paraId="67A801D1" w14:textId="77777777" w:rsidR="00A1675C" w:rsidRDefault="00000000">
      <w:pPr>
        <w:ind w:firstLine="432"/>
      </w:pPr>
      <w:r>
        <w:rPr>
          <w:rFonts w:eastAsia="Georgia"/>
        </w:rPr>
        <w:t>Derek shook his head.</w:t>
      </w:r>
    </w:p>
    <w:p w14:paraId="335AAC22" w14:textId="77777777" w:rsidR="00A1675C" w:rsidRDefault="00000000">
      <w:pPr>
        <w:spacing w:before="40" w:after="120"/>
      </w:pPr>
      <w:r>
        <w:rPr>
          <w:rFonts w:eastAsia="Georgia"/>
        </w:rPr>
        <w:t>"No."</w:t>
      </w:r>
    </w:p>
    <w:p w14:paraId="388A5BD5" w14:textId="77777777" w:rsidR="00A1675C" w:rsidRDefault="00000000">
      <w:pPr>
        <w:ind w:firstLine="432"/>
      </w:pPr>
      <w:r>
        <w:rPr>
          <w:rFonts w:eastAsia="Georgia"/>
        </w:rPr>
        <w:t>He stepped toward the carriage.</w:t>
      </w:r>
    </w:p>
    <w:p w14:paraId="2EF1DF29" w14:textId="77777777" w:rsidR="00A1675C" w:rsidRDefault="00000000">
      <w:pPr>
        <w:spacing w:before="40" w:after="120"/>
      </w:pPr>
      <w:r>
        <w:rPr>
          <w:rFonts w:eastAsia="Georgia"/>
        </w:rPr>
        <w:t>"That isn't settled at all."</w:t>
      </w:r>
    </w:p>
    <w:p w14:paraId="100AE723" w14:textId="77777777" w:rsidR="00A1675C" w:rsidRDefault="00000000">
      <w:pPr>
        <w:spacing w:before="480" w:after="240"/>
        <w:jc w:val="center"/>
      </w:pPr>
      <w:r>
        <w:rPr>
          <w:rFonts w:eastAsia="Georgia"/>
          <w:b/>
          <w:sz w:val="32"/>
        </w:rPr>
        <w:t>Chapter 11</w:t>
      </w:r>
    </w:p>
    <w:p w14:paraId="0D51E8E2" w14:textId="77777777" w:rsidR="00A1675C" w:rsidRDefault="00000000">
      <w:pPr>
        <w:spacing w:before="200" w:after="120"/>
        <w:jc w:val="center"/>
      </w:pPr>
      <w:r>
        <w:rPr>
          <w:rFonts w:eastAsia="Georgia"/>
          <w:b/>
          <w:sz w:val="24"/>
        </w:rPr>
        <w:t>The Hologram Problem</w:t>
      </w:r>
    </w:p>
    <w:p w14:paraId="1A5FDE4D" w14:textId="77777777" w:rsidR="00A1675C" w:rsidRDefault="00000000">
      <w:pPr>
        <w:ind w:firstLine="432"/>
      </w:pPr>
      <w:r>
        <w:rPr>
          <w:rFonts w:eastAsia="Georgia"/>
        </w:rPr>
        <w:t>Derek was still staring at himself. The other Derek was still sitting on the mysterious train. The train was still sitting in the distant station.</w:t>
      </w:r>
    </w:p>
    <w:p w14:paraId="6ADFEC4A" w14:textId="1CEB1DED" w:rsidR="00A1675C" w:rsidRDefault="00000000">
      <w:pPr>
        <w:ind w:firstLine="432"/>
      </w:pPr>
      <w:r>
        <w:rPr>
          <w:rFonts w:eastAsia="Georgia"/>
        </w:rPr>
        <w:t>the empty station clock still read 11:17. The cucumber was still in Penny's hand. Trevor was still trying very hard not to say anything stupid.</w:t>
      </w:r>
    </w:p>
    <w:p w14:paraId="2B78B531" w14:textId="77777777" w:rsidR="00A1675C" w:rsidRDefault="00000000">
      <w:pPr>
        <w:ind w:firstLine="432"/>
      </w:pPr>
      <w:r>
        <w:rPr>
          <w:rFonts w:eastAsia="Georgia"/>
        </w:rPr>
        <w:t>This was proving difficult. The other Derek raised the ordinary cucumber again. Derek raised an eyebrow.</w:t>
      </w:r>
    </w:p>
    <w:p w14:paraId="50CBD844" w14:textId="77777777" w:rsidR="00A1675C" w:rsidRDefault="00000000">
      <w:pPr>
        <w:spacing w:before="40" w:after="120"/>
      </w:pPr>
      <w:r>
        <w:rPr>
          <w:rFonts w:eastAsia="Georgia"/>
        </w:rPr>
        <w:t>"Why has he got a cucumber?"</w:t>
      </w:r>
    </w:p>
    <w:p w14:paraId="37347CC6" w14:textId="145CE4D4" w:rsidR="00A1675C" w:rsidRDefault="003434B6">
      <w:pPr>
        <w:ind w:firstLine="432"/>
      </w:pPr>
      <w:r>
        <w:rPr>
          <w:rFonts w:eastAsia="Georgia"/>
        </w:rPr>
        <w:t>Penny carefully eyed him.</w:t>
      </w:r>
    </w:p>
    <w:p w14:paraId="73A38A20" w14:textId="77777777" w:rsidR="00A1675C" w:rsidRDefault="00000000">
      <w:pPr>
        <w:spacing w:before="40" w:after="120"/>
      </w:pPr>
      <w:r>
        <w:rPr>
          <w:rFonts w:eastAsia="Georgia"/>
        </w:rPr>
        <w:t>"Why have you got a cucumber?"</w:t>
      </w:r>
    </w:p>
    <w:p w14:paraId="63F6D16D" w14:textId="77777777" w:rsidR="00A1675C" w:rsidRDefault="00000000">
      <w:pPr>
        <w:spacing w:before="40" w:after="120"/>
      </w:pPr>
      <w:r>
        <w:rPr>
          <w:rFonts w:eastAsia="Georgia"/>
        </w:rPr>
        <w:t>"I haven't."</w:t>
      </w:r>
    </w:p>
    <w:p w14:paraId="0ECD40B5" w14:textId="77777777" w:rsidR="00A1675C" w:rsidRDefault="00000000">
      <w:pPr>
        <w:ind w:firstLine="432"/>
      </w:pPr>
      <w:r>
        <w:rPr>
          <w:rFonts w:eastAsia="Georgia"/>
        </w:rPr>
        <w:t>She held hers up.</w:t>
      </w:r>
    </w:p>
    <w:p w14:paraId="733807C3" w14:textId="77777777" w:rsidR="00A1675C" w:rsidRDefault="00000000">
      <w:pPr>
        <w:spacing w:before="40" w:after="120"/>
      </w:pPr>
      <w:r>
        <w:rPr>
          <w:rFonts w:eastAsia="Georgia"/>
        </w:rPr>
        <w:t>"No. You have."</w:t>
      </w:r>
    </w:p>
    <w:p w14:paraId="478EC3E4" w14:textId="77777777" w:rsidR="00A1675C" w:rsidRDefault="00000000">
      <w:pPr>
        <w:ind w:firstLine="432"/>
      </w:pPr>
      <w:r>
        <w:rPr>
          <w:rFonts w:eastAsia="Georgia"/>
        </w:rPr>
        <w:t>Derek looked down. He was holding a cucumber. He sharply intensely stared at it.</w:t>
      </w:r>
    </w:p>
    <w:p w14:paraId="4AFDEC00" w14:textId="44BE7F64" w:rsidR="00A1675C" w:rsidRDefault="00000000">
      <w:pPr>
        <w:ind w:firstLine="432"/>
      </w:pPr>
      <w:r>
        <w:rPr>
          <w:rFonts w:eastAsia="Georgia"/>
        </w:rPr>
        <w:t>Then at Penny. Then at the other Derek.</w:t>
      </w:r>
    </w:p>
    <w:p w14:paraId="0A53A49A" w14:textId="77777777" w:rsidR="00A1675C" w:rsidRDefault="00000000">
      <w:pPr>
        <w:spacing w:before="40" w:after="120"/>
      </w:pPr>
      <w:r>
        <w:rPr>
          <w:rFonts w:eastAsia="Georgia"/>
        </w:rPr>
        <w:t>"Ah."</w:t>
      </w:r>
    </w:p>
    <w:p w14:paraId="45DE714D" w14:textId="77777777" w:rsidR="00A1675C" w:rsidRDefault="00000000">
      <w:pPr>
        <w:spacing w:before="40" w:after="120"/>
      </w:pPr>
      <w:r>
        <w:rPr>
          <w:rFonts w:eastAsia="Georgia"/>
        </w:rPr>
        <w:t>Trevor sighed.</w:t>
      </w:r>
    </w:p>
    <w:p w14:paraId="01AD6A26" w14:textId="77777777" w:rsidR="00A1675C" w:rsidRDefault="00000000">
      <w:pPr>
        <w:spacing w:before="40" w:after="120"/>
      </w:pPr>
      <w:r>
        <w:rPr>
          <w:rFonts w:eastAsia="Georgia"/>
        </w:rPr>
        <w:t>"That clears everything up."</w:t>
      </w:r>
    </w:p>
    <w:p w14:paraId="74CDD8BE" w14:textId="77777777" w:rsidR="00A1675C" w:rsidRDefault="00000000">
      <w:pPr>
        <w:ind w:firstLine="432"/>
      </w:pPr>
      <w:r>
        <w:rPr>
          <w:rFonts w:eastAsia="Georgia"/>
        </w:rPr>
        <w:t>The other Derek smiled. Then the train doors closed. The train departed.</w:t>
      </w:r>
    </w:p>
    <w:p w14:paraId="1800DFEC" w14:textId="77777777" w:rsidR="00A1675C" w:rsidRDefault="00000000">
      <w:pPr>
        <w:ind w:firstLine="432"/>
      </w:pPr>
      <w:r>
        <w:rPr>
          <w:rFonts w:eastAsia="Georgia"/>
        </w:rPr>
        <w:t>Derek ran after it.</w:t>
      </w:r>
    </w:p>
    <w:p w14:paraId="749B24B1" w14:textId="77777777" w:rsidR="00A1675C" w:rsidRDefault="00000000">
      <w:pPr>
        <w:spacing w:before="40" w:after="120"/>
      </w:pPr>
      <w:r>
        <w:rPr>
          <w:rFonts w:eastAsia="Georgia"/>
        </w:rPr>
        <w:t>"Wait!"</w:t>
      </w:r>
    </w:p>
    <w:p w14:paraId="7EDB90D5" w14:textId="77777777" w:rsidR="00A1675C" w:rsidRDefault="00000000">
      <w:pPr>
        <w:ind w:firstLine="432"/>
      </w:pPr>
      <w:r>
        <w:rPr>
          <w:rFonts w:eastAsia="Georgia"/>
        </w:rPr>
        <w:t>The empty empty train disappeared into the deep deep tunnel. Derek stopped. He carefully watched the empty track.</w:t>
      </w:r>
    </w:p>
    <w:p w14:paraId="4850495E" w14:textId="77777777" w:rsidR="00A1675C" w:rsidRDefault="00000000">
      <w:pPr>
        <w:ind w:firstLine="432"/>
      </w:pPr>
      <w:r>
        <w:rPr>
          <w:rFonts w:eastAsia="Georgia"/>
        </w:rPr>
        <w:t>Then at the cucumber in his hand.</w:t>
      </w:r>
    </w:p>
    <w:p w14:paraId="4B1B7D14" w14:textId="77777777" w:rsidR="00A1675C" w:rsidRDefault="00000000">
      <w:pPr>
        <w:spacing w:before="40" w:after="120"/>
      </w:pPr>
      <w:r>
        <w:rPr>
          <w:rFonts w:eastAsia="Georgia"/>
        </w:rPr>
        <w:t>"Right."</w:t>
      </w:r>
    </w:p>
    <w:p w14:paraId="789A519D" w14:textId="7611C3BA" w:rsidR="00A1675C" w:rsidRDefault="003434B6">
      <w:pPr>
        <w:ind w:firstLine="432"/>
      </w:pPr>
      <w:r>
        <w:rPr>
          <w:rFonts w:eastAsia="Georgia"/>
        </w:rPr>
        <w:t>Penny quietly walked over.</w:t>
      </w:r>
    </w:p>
    <w:p w14:paraId="5339DCB6" w14:textId="77777777" w:rsidR="00A1675C" w:rsidRDefault="00000000">
      <w:pPr>
        <w:spacing w:before="40" w:after="120"/>
      </w:pPr>
      <w:r>
        <w:rPr>
          <w:rFonts w:eastAsia="Georgia"/>
        </w:rPr>
        <w:t>"You've got a cucumber."</w:t>
      </w:r>
    </w:p>
    <w:p w14:paraId="6DD50283" w14:textId="77777777" w:rsidR="00A1675C" w:rsidRDefault="00000000">
      <w:pPr>
        <w:spacing w:before="40" w:after="120"/>
      </w:pPr>
      <w:r>
        <w:rPr>
          <w:rFonts w:eastAsia="Georgia"/>
        </w:rPr>
        <w:t>"Apparently."</w:t>
      </w:r>
    </w:p>
    <w:p w14:paraId="1FCE57F9" w14:textId="77777777" w:rsidR="00A1675C" w:rsidRDefault="00000000">
      <w:pPr>
        <w:spacing w:before="40" w:after="120"/>
      </w:pPr>
      <w:r>
        <w:rPr>
          <w:rFonts w:eastAsia="Georgia"/>
        </w:rPr>
        <w:t>"Where did you get it?"</w:t>
      </w:r>
    </w:p>
    <w:p w14:paraId="4A11B303" w14:textId="77777777" w:rsidR="00A1675C" w:rsidRDefault="00000000">
      <w:pPr>
        <w:spacing w:before="40" w:after="120"/>
      </w:pPr>
      <w:r>
        <w:rPr>
          <w:rFonts w:eastAsia="Georgia"/>
        </w:rPr>
        <w:t>"I don't know."</w:t>
      </w:r>
    </w:p>
    <w:p w14:paraId="240D65D7" w14:textId="77777777" w:rsidR="00A1675C" w:rsidRDefault="00000000">
      <w:pPr>
        <w:spacing w:before="40" w:after="120"/>
      </w:pPr>
      <w:r>
        <w:rPr>
          <w:rFonts w:eastAsia="Georgia"/>
        </w:rPr>
        <w:t>"You were holding it."</w:t>
      </w:r>
    </w:p>
    <w:p w14:paraId="3108A43A" w14:textId="77777777" w:rsidR="00A1675C" w:rsidRDefault="00000000">
      <w:pPr>
        <w:spacing w:before="40" w:after="120"/>
      </w:pPr>
      <w:r>
        <w:rPr>
          <w:rFonts w:eastAsia="Georgia"/>
        </w:rPr>
        <w:t>"I know."</w:t>
      </w:r>
    </w:p>
    <w:p w14:paraId="3391049C" w14:textId="77777777" w:rsidR="00A1675C" w:rsidRDefault="00000000">
      <w:pPr>
        <w:spacing w:before="40" w:after="120"/>
      </w:pPr>
      <w:r>
        <w:rPr>
          <w:rFonts w:eastAsia="Georgia"/>
        </w:rPr>
        <w:t>"Then you got it somewhere."</w:t>
      </w:r>
    </w:p>
    <w:p w14:paraId="5D6AAFB5" w14:textId="77777777" w:rsidR="00A1675C" w:rsidRDefault="00000000">
      <w:pPr>
        <w:spacing w:before="40" w:after="120"/>
      </w:pPr>
      <w:r>
        <w:rPr>
          <w:rFonts w:eastAsia="Georgia"/>
        </w:rPr>
        <w:t>"That's annoyingly logical."</w:t>
      </w:r>
    </w:p>
    <w:p w14:paraId="60E3A731" w14:textId="77777777" w:rsidR="00A1675C" w:rsidRDefault="00000000">
      <w:pPr>
        <w:ind w:firstLine="432"/>
      </w:pPr>
      <w:r>
        <w:rPr>
          <w:rFonts w:eastAsia="Georgia"/>
        </w:rPr>
        <w:t>Trevor carefully surveyed the dark dark tunnel.</w:t>
      </w:r>
    </w:p>
    <w:p w14:paraId="1891E6FC" w14:textId="77777777" w:rsidR="00A1675C" w:rsidRDefault="00000000">
      <w:pPr>
        <w:spacing w:before="40" w:after="120"/>
      </w:pPr>
      <w:r>
        <w:rPr>
          <w:rFonts w:eastAsia="Georgia"/>
        </w:rPr>
        <w:t>"Perhaps we should ask whether the other Derek is real."</w:t>
      </w:r>
    </w:p>
    <w:p w14:paraId="3056FF67" w14:textId="77777777" w:rsidR="00A1675C" w:rsidRDefault="00000000">
      <w:pPr>
        <w:ind w:firstLine="432"/>
      </w:pPr>
      <w:r>
        <w:rPr>
          <w:rFonts w:eastAsia="Georgia"/>
        </w:rPr>
        <w:t>Derek carefully looked at him.</w:t>
      </w:r>
    </w:p>
    <w:p w14:paraId="1490F28E" w14:textId="77777777" w:rsidR="00A1675C" w:rsidRDefault="00000000">
      <w:pPr>
        <w:spacing w:before="40" w:after="120"/>
      </w:pPr>
      <w:r>
        <w:rPr>
          <w:rFonts w:eastAsia="Georgia"/>
        </w:rPr>
        <w:t>"Excellent question."</w:t>
      </w:r>
    </w:p>
    <w:p w14:paraId="17B5E6CA" w14:textId="577F81AE" w:rsidR="00A1675C" w:rsidRDefault="003434B6">
      <w:pPr>
        <w:ind w:firstLine="432"/>
      </w:pPr>
      <w:r>
        <w:rPr>
          <w:rFonts w:eastAsia="Georgia"/>
        </w:rPr>
        <w:t>Penny nodded.</w:t>
      </w:r>
    </w:p>
    <w:p w14:paraId="38638583" w14:textId="77777777" w:rsidR="00A1675C" w:rsidRDefault="00000000">
      <w:pPr>
        <w:spacing w:before="40" w:after="120"/>
      </w:pPr>
      <w:r>
        <w:rPr>
          <w:rFonts w:eastAsia="Georgia"/>
        </w:rPr>
        <w:t>"How would we know?"</w:t>
      </w:r>
    </w:p>
    <w:p w14:paraId="5D05B9EC" w14:textId="77777777" w:rsidR="00A1675C" w:rsidRDefault="00000000">
      <w:pPr>
        <w:ind w:firstLine="432"/>
      </w:pPr>
      <w:r>
        <w:rPr>
          <w:rFonts w:eastAsia="Georgia"/>
        </w:rPr>
        <w:t>Trevor thought.</w:t>
      </w:r>
    </w:p>
    <w:p w14:paraId="3FBA6994" w14:textId="77777777" w:rsidR="00A1675C" w:rsidRDefault="00000000">
      <w:pPr>
        <w:spacing w:before="40" w:after="120"/>
      </w:pPr>
      <w:r>
        <w:rPr>
          <w:rFonts w:eastAsia="Georgia"/>
        </w:rPr>
        <w:t>"If he can interact with things..."</w:t>
      </w:r>
    </w:p>
    <w:p w14:paraId="6D711A3F" w14:textId="77777777" w:rsidR="00A1675C" w:rsidRDefault="00000000">
      <w:pPr>
        <w:spacing w:before="40" w:after="120"/>
      </w:pPr>
      <w:r>
        <w:rPr>
          <w:rFonts w:eastAsia="Georgia"/>
        </w:rPr>
        <w:t>"He can."</w:t>
      </w:r>
    </w:p>
    <w:p w14:paraId="2708C7AB" w14:textId="77777777" w:rsidR="00A1675C" w:rsidRDefault="00000000">
      <w:pPr>
        <w:spacing w:before="40" w:after="120"/>
      </w:pPr>
      <w:r>
        <w:rPr>
          <w:rFonts w:eastAsia="Georgia"/>
        </w:rPr>
        <w:t>"If he has a worldline..."</w:t>
      </w:r>
    </w:p>
    <w:p w14:paraId="16E0AA70" w14:textId="77777777" w:rsidR="00A1675C" w:rsidRDefault="00000000">
      <w:pPr>
        <w:spacing w:before="40" w:after="120"/>
      </w:pPr>
      <w:r>
        <w:rPr>
          <w:rFonts w:eastAsia="Georgia"/>
        </w:rPr>
        <w:t>"Apparently."</w:t>
      </w:r>
    </w:p>
    <w:p w14:paraId="43F750D2" w14:textId="77777777" w:rsidR="00A1675C" w:rsidRDefault="00000000">
      <w:pPr>
        <w:spacing w:before="40" w:after="120"/>
      </w:pPr>
      <w:r>
        <w:rPr>
          <w:rFonts w:eastAsia="Georgia"/>
        </w:rPr>
        <w:t>"If he has proper time..."</w:t>
      </w:r>
    </w:p>
    <w:p w14:paraId="01E462BB" w14:textId="77777777" w:rsidR="00A1675C" w:rsidRDefault="00000000">
      <w:pPr>
        <w:spacing w:before="40" w:after="120"/>
      </w:pPr>
      <w:r>
        <w:rPr>
          <w:rFonts w:eastAsia="Georgia"/>
        </w:rPr>
        <w:t>"Unknown."</w:t>
      </w:r>
    </w:p>
    <w:p w14:paraId="31AC5CA0" w14:textId="77777777" w:rsidR="00A1675C" w:rsidRDefault="00000000">
      <w:pPr>
        <w:spacing w:before="40" w:after="120"/>
      </w:pPr>
      <w:r>
        <w:rPr>
          <w:rFonts w:eastAsia="Georgia"/>
        </w:rPr>
        <w:t>"If he can eat a cucumber..."</w:t>
      </w:r>
    </w:p>
    <w:p w14:paraId="3C6A44EA" w14:textId="77777777" w:rsidR="00A1675C" w:rsidRDefault="00000000">
      <w:pPr>
        <w:ind w:firstLine="432"/>
      </w:pPr>
      <w:r>
        <w:rPr>
          <w:rFonts w:eastAsia="Georgia"/>
        </w:rPr>
        <w:t>Derek regarded him.</w:t>
      </w:r>
    </w:p>
    <w:p w14:paraId="53E286DE" w14:textId="77777777" w:rsidR="00A1675C" w:rsidRDefault="00000000">
      <w:pPr>
        <w:spacing w:before="40" w:after="120"/>
      </w:pPr>
      <w:r>
        <w:rPr>
          <w:rFonts w:eastAsia="Georgia"/>
        </w:rPr>
        <w:t>"Why would that prove anything?"</w:t>
      </w:r>
    </w:p>
    <w:p w14:paraId="345CE5E4" w14:textId="77777777" w:rsidR="00A1675C" w:rsidRDefault="00000000">
      <w:pPr>
        <w:ind w:firstLine="432"/>
      </w:pPr>
      <w:r>
        <w:rPr>
          <w:rFonts w:eastAsia="Georgia"/>
        </w:rPr>
        <w:t>Trevor shrugged.</w:t>
      </w:r>
    </w:p>
    <w:p w14:paraId="6AEC1D3D" w14:textId="77777777" w:rsidR="00A1675C" w:rsidRDefault="00000000">
      <w:pPr>
        <w:spacing w:before="40" w:after="120"/>
      </w:pPr>
      <w:r>
        <w:rPr>
          <w:rFonts w:eastAsia="Georgia"/>
        </w:rPr>
        <w:t>"It would at least be satisfying."</w:t>
      </w:r>
    </w:p>
    <w:p w14:paraId="7F2A9CF3" w14:textId="53F0C3F0" w:rsidR="00A1675C" w:rsidRDefault="003434B6">
      <w:pPr>
        <w:ind w:firstLine="432"/>
      </w:pPr>
      <w:r>
        <w:rPr>
          <w:rFonts w:eastAsia="Georgia"/>
        </w:rPr>
        <w:t>Penny laughed. Derek carefully examined the cucumber. Then at the dark dark tunnel.</w:t>
      </w:r>
    </w:p>
    <w:p w14:paraId="20D416C8" w14:textId="77777777" w:rsidR="00A1675C" w:rsidRDefault="00000000">
      <w:pPr>
        <w:ind w:firstLine="432"/>
      </w:pPr>
      <w:r>
        <w:rPr>
          <w:rFonts w:eastAsia="Georgia"/>
        </w:rPr>
        <w:t>Then at the clock. 11:17. He suddenly smiled.</w:t>
      </w:r>
    </w:p>
    <w:p w14:paraId="037ABDEB" w14:textId="77777777" w:rsidR="00A1675C" w:rsidRDefault="00000000">
      <w:pPr>
        <w:spacing w:before="40" w:after="120"/>
      </w:pPr>
      <w:r>
        <w:rPr>
          <w:rFonts w:eastAsia="Georgia"/>
        </w:rPr>
        <w:t>"Maybe we've been asking the wrong question."</w:t>
      </w:r>
    </w:p>
    <w:p w14:paraId="16D489E2" w14:textId="5F8249B4" w:rsidR="00A1675C" w:rsidRDefault="003434B6">
      <w:pPr>
        <w:ind w:firstLine="432"/>
      </w:pPr>
      <w:r>
        <w:rPr>
          <w:rFonts w:eastAsia="Georgia"/>
        </w:rPr>
        <w:t>Penny nodded.</w:t>
      </w:r>
    </w:p>
    <w:p w14:paraId="72BA6EB4" w14:textId="77777777" w:rsidR="00A1675C" w:rsidRDefault="00000000">
      <w:pPr>
        <w:spacing w:before="40" w:after="120"/>
      </w:pPr>
      <w:r>
        <w:rPr>
          <w:rFonts w:eastAsia="Georgia"/>
        </w:rPr>
        <w:t>"Again?"</w:t>
      </w:r>
    </w:p>
    <w:p w14:paraId="7535D3CB" w14:textId="77777777" w:rsidR="00A1675C" w:rsidRDefault="00000000">
      <w:pPr>
        <w:spacing w:before="40" w:after="120"/>
      </w:pPr>
      <w:r>
        <w:rPr>
          <w:rFonts w:eastAsia="Georgia"/>
        </w:rPr>
        <w:t>"Yes."</w:t>
      </w:r>
    </w:p>
    <w:p w14:paraId="2D0AFBDF" w14:textId="77777777" w:rsidR="00A1675C" w:rsidRDefault="00000000">
      <w:pPr>
        <w:spacing w:before="40" w:after="120"/>
      </w:pPr>
      <w:r>
        <w:rPr>
          <w:rFonts w:eastAsia="Georgia"/>
        </w:rPr>
        <w:t>"What is it this time?"</w:t>
      </w:r>
    </w:p>
    <w:p w14:paraId="196D6DDC" w14:textId="77777777" w:rsidR="00A1675C" w:rsidRDefault="00000000">
      <w:pPr>
        <w:spacing w:before="40" w:after="120"/>
      </w:pPr>
      <w:r>
        <w:rPr>
          <w:rFonts w:eastAsia="Georgia"/>
        </w:rPr>
        <w:t>"Not whether the other Derek is real."</w:t>
      </w:r>
    </w:p>
    <w:p w14:paraId="161C4E37" w14:textId="77777777" w:rsidR="00A1675C" w:rsidRDefault="00000000">
      <w:pPr>
        <w:spacing w:before="40" w:after="120"/>
      </w:pPr>
      <w:r>
        <w:rPr>
          <w:rFonts w:eastAsia="Georgia"/>
        </w:rPr>
        <w:t>"Then?"</w:t>
      </w:r>
    </w:p>
    <w:p w14:paraId="56F15DC9" w14:textId="77777777" w:rsidR="00A1675C" w:rsidRDefault="00000000">
      <w:pPr>
        <w:spacing w:before="40" w:after="120"/>
      </w:pPr>
      <w:r>
        <w:rPr>
          <w:rFonts w:eastAsia="Georgia"/>
        </w:rPr>
        <w:t>"Whether reality itself is real in the way we think it is."</w:t>
      </w:r>
    </w:p>
    <w:p w14:paraId="04A7BEA4" w14:textId="77777777" w:rsidR="00A1675C" w:rsidRDefault="00000000">
      <w:pPr>
        <w:ind w:firstLine="432"/>
      </w:pPr>
      <w:r>
        <w:rPr>
          <w:rFonts w:eastAsia="Georgia"/>
        </w:rPr>
        <w:t>Trevor frowned.</w:t>
      </w:r>
    </w:p>
    <w:p w14:paraId="32494C28" w14:textId="77777777" w:rsidR="00A1675C" w:rsidRDefault="00000000">
      <w:pPr>
        <w:spacing w:before="40" w:after="120"/>
      </w:pPr>
      <w:r>
        <w:rPr>
          <w:rFonts w:eastAsia="Georgia"/>
        </w:rPr>
        <w:t>"That's rather broad."</w:t>
      </w:r>
    </w:p>
    <w:p w14:paraId="40FB654F" w14:textId="77777777" w:rsidR="00A1675C" w:rsidRDefault="00000000">
      <w:pPr>
        <w:spacing w:before="40" w:after="120"/>
      </w:pPr>
      <w:r>
        <w:rPr>
          <w:rFonts w:eastAsia="Georgia"/>
        </w:rPr>
        <w:t>"Yes."</w:t>
      </w:r>
    </w:p>
    <w:p w14:paraId="076A6C2F" w14:textId="77777777" w:rsidR="00A1675C" w:rsidRDefault="00000000">
      <w:pPr>
        <w:spacing w:before="40" w:after="120"/>
      </w:pPr>
      <w:r>
        <w:rPr>
          <w:rFonts w:eastAsia="Georgia"/>
        </w:rPr>
        <w:t>"How broad?"</w:t>
      </w:r>
    </w:p>
    <w:p w14:paraId="18C4EA71" w14:textId="77777777" w:rsidR="00A1675C" w:rsidRDefault="00000000">
      <w:pPr>
        <w:ind w:firstLine="432"/>
      </w:pPr>
      <w:r>
        <w:rPr>
          <w:rFonts w:eastAsia="Georgia"/>
        </w:rPr>
        <w:t>Derek carefully inspected the ceiling.</w:t>
      </w:r>
    </w:p>
    <w:p w14:paraId="5562C0B3" w14:textId="77777777" w:rsidR="00A1675C" w:rsidRDefault="00000000">
      <w:pPr>
        <w:spacing w:before="40" w:after="120"/>
      </w:pPr>
      <w:r>
        <w:rPr>
          <w:rFonts w:eastAsia="Georgia"/>
        </w:rPr>
        <w:t>"Potentially four-dimensional."</w:t>
      </w:r>
    </w:p>
    <w:p w14:paraId="48877017" w14:textId="0B2B8644" w:rsidR="00A1675C" w:rsidRDefault="003434B6">
      <w:pPr>
        <w:ind w:firstLine="432"/>
      </w:pPr>
      <w:r>
        <w:rPr>
          <w:rFonts w:eastAsia="Georgia"/>
        </w:rPr>
        <w:t>Penny smiled.</w:t>
      </w:r>
    </w:p>
    <w:p w14:paraId="0EE3ECC3" w14:textId="77777777" w:rsidR="00A1675C" w:rsidRDefault="00000000">
      <w:pPr>
        <w:spacing w:before="40" w:after="120"/>
      </w:pPr>
      <w:r>
        <w:rPr>
          <w:rFonts w:eastAsia="Georgia"/>
        </w:rPr>
        <w:t>"Or more."</w:t>
      </w:r>
    </w:p>
    <w:p w14:paraId="58FEB67A" w14:textId="77777777" w:rsidR="00A1675C" w:rsidRDefault="00000000">
      <w:pPr>
        <w:ind w:firstLine="432"/>
      </w:pPr>
      <w:r>
        <w:rPr>
          <w:rFonts w:eastAsia="Georgia"/>
        </w:rPr>
        <w:t>Derek slowly nodded.</w:t>
      </w:r>
    </w:p>
    <w:p w14:paraId="3EAB44A8" w14:textId="77777777" w:rsidR="00A1675C" w:rsidRDefault="00000000">
      <w:pPr>
        <w:spacing w:before="40" w:after="120"/>
      </w:pPr>
      <w:r>
        <w:rPr>
          <w:rFonts w:eastAsia="Georgia"/>
        </w:rPr>
        <w:t>"Or fewer."</w:t>
      </w:r>
    </w:p>
    <w:p w14:paraId="4B75AECE" w14:textId="77777777" w:rsidR="00A1675C" w:rsidRDefault="00000000">
      <w:pPr>
        <w:ind w:firstLine="432"/>
      </w:pPr>
      <w:r>
        <w:rPr>
          <w:rFonts w:eastAsia="Georgia"/>
        </w:rPr>
        <w:t>Trevor looked sharply concerned.</w:t>
      </w:r>
    </w:p>
    <w:p w14:paraId="7CC00380" w14:textId="77777777" w:rsidR="00A1675C" w:rsidRDefault="00000000">
      <w:pPr>
        <w:spacing w:before="40" w:after="120"/>
      </w:pPr>
      <w:r>
        <w:rPr>
          <w:rFonts w:eastAsia="Georgia"/>
        </w:rPr>
        <w:t>"Fewer?"</w:t>
      </w:r>
    </w:p>
    <w:p w14:paraId="6D535091" w14:textId="77777777" w:rsidR="00A1675C" w:rsidRDefault="00000000">
      <w:pPr>
        <w:spacing w:before="40" w:after="120"/>
      </w:pPr>
      <w:r>
        <w:rPr>
          <w:rFonts w:eastAsia="Georgia"/>
        </w:rPr>
        <w:t>"Don't worry."</w:t>
      </w:r>
    </w:p>
    <w:p w14:paraId="3046A950" w14:textId="77777777" w:rsidR="00A1675C" w:rsidRDefault="00000000">
      <w:pPr>
        <w:spacing w:before="40" w:after="120"/>
      </w:pPr>
      <w:r>
        <w:rPr>
          <w:rFonts w:eastAsia="Georgia"/>
        </w:rPr>
        <w:t>"That's not reassuring."</w:t>
      </w:r>
    </w:p>
    <w:p w14:paraId="21DA256D" w14:textId="77777777" w:rsidR="00A1675C" w:rsidRDefault="00000000">
      <w:pPr>
        <w:ind w:firstLine="432"/>
      </w:pPr>
      <w:r>
        <w:rPr>
          <w:rFonts w:eastAsia="Georgia"/>
        </w:rPr>
        <w:t>Derek began walking.</w:t>
      </w:r>
    </w:p>
    <w:p w14:paraId="48DA8563" w14:textId="77777777" w:rsidR="00A1675C" w:rsidRDefault="00000000">
      <w:pPr>
        <w:spacing w:before="40" w:after="120"/>
      </w:pPr>
      <w:r>
        <w:rPr>
          <w:rFonts w:eastAsia="Georgia"/>
        </w:rPr>
        <w:t>"Come on."</w:t>
      </w:r>
    </w:p>
    <w:p w14:paraId="023C090D" w14:textId="77777777" w:rsidR="00A1675C" w:rsidRDefault="00000000">
      <w:pPr>
        <w:spacing w:before="40" w:after="120"/>
      </w:pPr>
      <w:r>
        <w:rPr>
          <w:rFonts w:eastAsia="Georgia"/>
        </w:rPr>
        <w:t>"Where?"</w:t>
      </w:r>
    </w:p>
    <w:p w14:paraId="5433E248" w14:textId="77777777" w:rsidR="00A1675C" w:rsidRDefault="00000000">
      <w:pPr>
        <w:spacing w:before="40" w:after="120"/>
      </w:pPr>
      <w:r>
        <w:rPr>
          <w:rFonts w:eastAsia="Georgia"/>
        </w:rPr>
        <w:t>"Back to the Bureau."</w:t>
      </w:r>
    </w:p>
    <w:p w14:paraId="657CC497" w14:textId="77777777" w:rsidR="00A1675C" w:rsidRDefault="00000000">
      <w:pPr>
        <w:spacing w:before="40" w:after="120"/>
      </w:pPr>
      <w:r>
        <w:rPr>
          <w:rFonts w:eastAsia="Georgia"/>
        </w:rPr>
        <w:t>"Why?"</w:t>
      </w:r>
    </w:p>
    <w:p w14:paraId="7E8EBCED" w14:textId="77777777" w:rsidR="00A1675C" w:rsidRDefault="00000000">
      <w:pPr>
        <w:spacing w:before="40" w:after="120"/>
      </w:pPr>
      <w:r>
        <w:rPr>
          <w:rFonts w:eastAsia="Georgia"/>
        </w:rPr>
        <w:t>"Because I have an idea."</w:t>
      </w:r>
    </w:p>
    <w:p w14:paraId="44F2DBC4" w14:textId="173DE20F" w:rsidR="00A1675C" w:rsidRDefault="003434B6">
      <w:pPr>
        <w:ind w:firstLine="432"/>
      </w:pPr>
      <w:r>
        <w:rPr>
          <w:rFonts w:eastAsia="Georgia"/>
        </w:rPr>
        <w:t>Penny followed. Trevor followed Penny. The cucumber came too.</w:t>
      </w:r>
    </w:p>
    <w:p w14:paraId="33E5B7DC" w14:textId="77777777" w:rsidR="00A1675C" w:rsidRDefault="00000000">
      <w:pPr>
        <w:ind w:firstLine="432"/>
      </w:pPr>
      <w:r>
        <w:rPr>
          <w:rFonts w:eastAsia="Georgia"/>
        </w:rPr>
        <w:t>The idea was not Derek's.</w:t>
      </w:r>
    </w:p>
    <w:p w14:paraId="0ECB3B9B" w14:textId="31D3C622" w:rsidR="00A1675C" w:rsidRDefault="00000000">
      <w:pPr>
        <w:spacing w:before="40" w:after="120"/>
      </w:pPr>
      <w:r>
        <w:rPr>
          <w:rFonts w:eastAsia="Georgia"/>
        </w:rPr>
        <w:t>That was the first thing he admitted when they reached the Bureau.</w:t>
      </w:r>
    </w:p>
    <w:p w14:paraId="25BA6421" w14:textId="77777777" w:rsidR="00A1675C" w:rsidRDefault="00000000">
      <w:pPr>
        <w:spacing w:before="40" w:after="120"/>
      </w:pPr>
      <w:r>
        <w:rPr>
          <w:rFonts w:eastAsia="Georgia"/>
        </w:rPr>
        <w:t>"The holographic principle."</w:t>
      </w:r>
    </w:p>
    <w:p w14:paraId="7AA01004" w14:textId="77777777" w:rsidR="00A1675C" w:rsidRDefault="00000000">
      <w:pPr>
        <w:ind w:firstLine="432"/>
      </w:pPr>
      <w:r>
        <w:rPr>
          <w:rFonts w:eastAsia="Georgia"/>
        </w:rPr>
        <w:t>Trevor wearily sat down.</w:t>
      </w:r>
    </w:p>
    <w:p w14:paraId="699354F9" w14:textId="77777777" w:rsidR="00A1675C" w:rsidRDefault="00000000">
      <w:pPr>
        <w:spacing w:before="40" w:after="120"/>
      </w:pPr>
      <w:r>
        <w:rPr>
          <w:rFonts w:eastAsia="Georgia"/>
        </w:rPr>
        <w:t>"That's not your idea."</w:t>
      </w:r>
    </w:p>
    <w:p w14:paraId="542FC779" w14:textId="77777777" w:rsidR="00A1675C" w:rsidRDefault="00000000">
      <w:pPr>
        <w:spacing w:before="40" w:after="120"/>
      </w:pPr>
      <w:r>
        <w:rPr>
          <w:rFonts w:eastAsia="Georgia"/>
        </w:rPr>
        <w:t>"I know."</w:t>
      </w:r>
    </w:p>
    <w:p w14:paraId="48043FD4" w14:textId="77777777" w:rsidR="00A1675C" w:rsidRDefault="00000000">
      <w:pPr>
        <w:spacing w:before="40" w:after="120"/>
      </w:pPr>
      <w:r>
        <w:rPr>
          <w:rFonts w:eastAsia="Georgia"/>
        </w:rPr>
        <w:t>"Who proposed it?"</w:t>
      </w:r>
    </w:p>
    <w:p w14:paraId="66117DCE" w14:textId="77777777" w:rsidR="00A1675C" w:rsidRDefault="00000000">
      <w:pPr>
        <w:spacing w:before="40" w:after="120"/>
      </w:pPr>
      <w:r>
        <w:rPr>
          <w:rFonts w:eastAsia="Georgia"/>
        </w:rPr>
        <w:t>"Several people contributed to the development."</w:t>
      </w:r>
    </w:p>
    <w:p w14:paraId="48144737" w14:textId="77777777" w:rsidR="00A1675C" w:rsidRDefault="00000000">
      <w:pPr>
        <w:spacing w:before="40" w:after="120"/>
      </w:pPr>
      <w:r>
        <w:rPr>
          <w:rFonts w:eastAsia="Georgia"/>
        </w:rPr>
        <w:t>"Good."</w:t>
      </w:r>
    </w:p>
    <w:p w14:paraId="4CFCDABA" w14:textId="77777777" w:rsidR="00A1675C" w:rsidRDefault="00000000">
      <w:pPr>
        <w:spacing w:before="40" w:after="120"/>
      </w:pPr>
      <w:r>
        <w:rPr>
          <w:rFonts w:eastAsia="Georgia"/>
        </w:rPr>
        <w:t>"Gerard 't Hooft and Leonard Susskind are particularly important."</w:t>
      </w:r>
    </w:p>
    <w:p w14:paraId="1B5FF1EE" w14:textId="77777777" w:rsidR="00A1675C" w:rsidRDefault="00000000">
      <w:pPr>
        <w:ind w:firstLine="432"/>
      </w:pPr>
      <w:r>
        <w:rPr>
          <w:rFonts w:eastAsia="Georgia"/>
        </w:rPr>
        <w:t>Trevor nodded.</w:t>
      </w:r>
    </w:p>
    <w:p w14:paraId="4AD10191" w14:textId="77777777" w:rsidR="00A1675C" w:rsidRDefault="00000000">
      <w:pPr>
        <w:spacing w:before="40" w:after="120"/>
      </w:pPr>
      <w:r>
        <w:rPr>
          <w:rFonts w:eastAsia="Georgia"/>
        </w:rPr>
        <w:t>"And Witten?"</w:t>
      </w:r>
    </w:p>
    <w:p w14:paraId="4F35E3CD" w14:textId="77777777" w:rsidR="00A1675C" w:rsidRDefault="00000000">
      <w:pPr>
        <w:spacing w:before="40" w:after="120"/>
      </w:pPr>
      <w:r>
        <w:rPr>
          <w:rFonts w:eastAsia="Georgia"/>
        </w:rPr>
        <w:t>"Edward Witten is important to the later theoretical development connecting holography and string theory."</w:t>
      </w:r>
    </w:p>
    <w:p w14:paraId="61711E4A" w14:textId="3747F742" w:rsidR="00A1675C" w:rsidRDefault="003434B6">
      <w:pPr>
        <w:ind w:firstLine="432"/>
      </w:pPr>
      <w:r>
        <w:rPr>
          <w:rFonts w:eastAsia="Georgia"/>
        </w:rPr>
        <w:t>Penny considered Derek.</w:t>
      </w:r>
    </w:p>
    <w:p w14:paraId="4BA3EF86" w14:textId="77777777" w:rsidR="00A1675C" w:rsidRDefault="00000000">
      <w:pPr>
        <w:spacing w:before="40" w:after="120"/>
      </w:pPr>
      <w:r>
        <w:rPr>
          <w:rFonts w:eastAsia="Georgia"/>
        </w:rPr>
        <w:t>"You've been studying."</w:t>
      </w:r>
    </w:p>
    <w:p w14:paraId="6B28BE12" w14:textId="77777777" w:rsidR="00A1675C" w:rsidRDefault="00000000">
      <w:pPr>
        <w:spacing w:before="40" w:after="120"/>
      </w:pPr>
      <w:r>
        <w:rPr>
          <w:rFonts w:eastAsia="Georgia"/>
        </w:rPr>
        <w:t>"I have."</w:t>
      </w:r>
    </w:p>
    <w:p w14:paraId="1510A2F1" w14:textId="77777777" w:rsidR="00A1675C" w:rsidRDefault="00000000">
      <w:pPr>
        <w:spacing w:before="40" w:after="120"/>
      </w:pPr>
      <w:r>
        <w:rPr>
          <w:rFonts w:eastAsia="Georgia"/>
        </w:rPr>
        <w:t>"That's worrying."</w:t>
      </w:r>
    </w:p>
    <w:p w14:paraId="3A47A854" w14:textId="77777777" w:rsidR="00A1675C" w:rsidRDefault="00000000">
      <w:pPr>
        <w:ind w:firstLine="432"/>
      </w:pPr>
      <w:r>
        <w:rPr>
          <w:rFonts w:eastAsia="Georgia"/>
        </w:rPr>
        <w:t>Derek ignored her. He went to the whiteboard.</w:t>
      </w:r>
    </w:p>
    <w:p w14:paraId="6A1181DE" w14:textId="77777777" w:rsidR="00A1675C" w:rsidRDefault="00000000">
      <w:pPr>
        <w:spacing w:before="40" w:after="120"/>
      </w:pPr>
      <w:r>
        <w:rPr>
          <w:rFonts w:eastAsia="Georgia"/>
        </w:rPr>
        <w:t>"The basic idea is astonishing."</w:t>
      </w:r>
    </w:p>
    <w:p w14:paraId="3CB01C4E" w14:textId="77777777" w:rsidR="00A1675C" w:rsidRDefault="00000000">
      <w:pPr>
        <w:ind w:firstLine="432"/>
      </w:pPr>
      <w:r>
        <w:rPr>
          <w:rFonts w:eastAsia="Georgia"/>
        </w:rPr>
        <w:t>He drew a cube. Then a flat surface around it.</w:t>
      </w:r>
    </w:p>
    <w:p w14:paraId="4B3AC370" w14:textId="77777777" w:rsidR="00A1675C" w:rsidRDefault="00000000">
      <w:pPr>
        <w:spacing w:before="40" w:after="120"/>
      </w:pPr>
      <w:r>
        <w:rPr>
          <w:rFonts w:eastAsia="Georgia"/>
        </w:rPr>
        <w:t>"Imagine that all the information describing what happens inside a volume can, in principle, be encoded on the boundary."</w:t>
      </w:r>
    </w:p>
    <w:p w14:paraId="28687721" w14:textId="77777777" w:rsidR="00A1675C" w:rsidRDefault="00000000">
      <w:pPr>
        <w:ind w:firstLine="432"/>
      </w:pPr>
      <w:r>
        <w:rPr>
          <w:rFonts w:eastAsia="Georgia"/>
        </w:rPr>
        <w:t>Trevor slowly nodded.</w:t>
      </w:r>
    </w:p>
    <w:p w14:paraId="4AAF05DA" w14:textId="77777777" w:rsidR="00A1675C" w:rsidRDefault="00000000">
      <w:pPr>
        <w:spacing w:before="40" w:after="120"/>
      </w:pPr>
      <w:r>
        <w:rPr>
          <w:rFonts w:eastAsia="Georgia"/>
        </w:rPr>
        <w:t>"The number of degrees of freedom scales with area rather than volume."</w:t>
      </w:r>
    </w:p>
    <w:p w14:paraId="3780665F" w14:textId="77777777" w:rsidR="00A1675C" w:rsidRDefault="00000000">
      <w:pPr>
        <w:spacing w:before="40" w:after="120"/>
      </w:pPr>
      <w:r>
        <w:rPr>
          <w:rFonts w:eastAsia="Georgia"/>
        </w:rPr>
        <w:t>"Exactly."</w:t>
      </w:r>
    </w:p>
    <w:p w14:paraId="53E40CBF" w14:textId="77777777" w:rsidR="00A1675C" w:rsidRDefault="00000000">
      <w:pPr>
        <w:spacing w:before="40" w:after="120"/>
      </w:pPr>
      <w:r>
        <w:rPr>
          <w:rFonts w:eastAsia="Georgia"/>
        </w:rPr>
        <w:t>"Black-hole entropy is the clue."</w:t>
      </w:r>
    </w:p>
    <w:p w14:paraId="6EC9EB1A" w14:textId="77777777" w:rsidR="00A1675C" w:rsidRDefault="00000000">
      <w:pPr>
        <w:spacing w:before="40" w:after="120"/>
      </w:pPr>
      <w:r>
        <w:rPr>
          <w:rFonts w:eastAsia="Georgia"/>
        </w:rPr>
        <w:t>"Yes."</w:t>
      </w:r>
    </w:p>
    <w:p w14:paraId="534D3DFA" w14:textId="77777777" w:rsidR="00A1675C" w:rsidRDefault="00000000">
      <w:pPr>
        <w:ind w:firstLine="432"/>
      </w:pPr>
      <w:r>
        <w:rPr>
          <w:rFonts w:eastAsia="Georgia"/>
        </w:rPr>
        <w:t>Derek wrote:</w:t>
      </w:r>
    </w:p>
    <w:p w14:paraId="554F91A3" w14:textId="77777777" w:rsidR="00A1675C" w:rsidRDefault="00000000">
      <w:pPr>
        <w:spacing w:before="200" w:after="120"/>
        <w:jc w:val="center"/>
      </w:pPr>
      <w:r>
        <w:rPr>
          <w:rFonts w:eastAsia="Georgia"/>
          <w:b/>
          <w:sz w:val="24"/>
        </w:rPr>
        <w:t>S ∝ A</w:t>
      </w:r>
    </w:p>
    <w:p w14:paraId="6892F0AE" w14:textId="77777777" w:rsidR="00A1675C" w:rsidRDefault="00000000">
      <w:pPr>
        <w:ind w:firstLine="432"/>
      </w:pPr>
      <w:r>
        <w:rPr>
          <w:rFonts w:eastAsia="Georgia"/>
        </w:rPr>
        <w:t>Then:</w:t>
      </w:r>
    </w:p>
    <w:p w14:paraId="68283493" w14:textId="77777777" w:rsidR="00A1675C" w:rsidRDefault="00000000">
      <w:pPr>
        <w:spacing w:before="40" w:after="120"/>
      </w:pPr>
      <w:r>
        <w:rPr>
          <w:rFonts w:eastAsia="Georgia"/>
        </w:rPr>
        <w:t>"Not volume."</w:t>
      </w:r>
    </w:p>
    <w:p w14:paraId="6975E4C9" w14:textId="77777777" w:rsidR="00A1675C" w:rsidRDefault="00000000">
      <w:pPr>
        <w:ind w:firstLine="432"/>
      </w:pPr>
      <w:r>
        <w:rPr>
          <w:rFonts w:eastAsia="Georgia"/>
        </w:rPr>
        <w:t>Trevor nodded.</w:t>
      </w:r>
    </w:p>
    <w:p w14:paraId="6AD6D6BF" w14:textId="77777777" w:rsidR="00A1675C" w:rsidRDefault="00000000">
      <w:pPr>
        <w:spacing w:before="40" w:after="120"/>
      </w:pPr>
      <w:r>
        <w:rPr>
          <w:rFonts w:eastAsia="Georgia"/>
        </w:rPr>
        <w:t>"Interesting."</w:t>
      </w:r>
    </w:p>
    <w:p w14:paraId="4EF95486" w14:textId="2427DDCC" w:rsidR="00A1675C" w:rsidRDefault="003434B6">
      <w:pPr>
        <w:ind w:firstLine="432"/>
      </w:pPr>
      <w:r>
        <w:rPr>
          <w:rFonts w:eastAsia="Georgia"/>
        </w:rPr>
        <w:t>Penny glanced at the equation.</w:t>
      </w:r>
    </w:p>
    <w:p w14:paraId="4E2C6B53" w14:textId="77777777" w:rsidR="00A1675C" w:rsidRDefault="00000000">
      <w:pPr>
        <w:spacing w:before="40" w:after="120"/>
      </w:pPr>
      <w:r>
        <w:rPr>
          <w:rFonts w:eastAsia="Georgia"/>
        </w:rPr>
        <w:t>"So the universe could be described by information living on a boundary."</w:t>
      </w:r>
    </w:p>
    <w:p w14:paraId="191E3668" w14:textId="77777777" w:rsidR="00A1675C" w:rsidRDefault="00000000">
      <w:pPr>
        <w:spacing w:before="40" w:after="120"/>
      </w:pPr>
      <w:r>
        <w:rPr>
          <w:rFonts w:eastAsia="Georgia"/>
        </w:rPr>
        <w:t>"Possibly."</w:t>
      </w:r>
    </w:p>
    <w:p w14:paraId="3719F2CC" w14:textId="77777777" w:rsidR="00A1675C" w:rsidRDefault="00000000">
      <w:pPr>
        <w:spacing w:before="200" w:after="120"/>
        <w:jc w:val="center"/>
      </w:pPr>
      <w:r>
        <w:rPr>
          <w:rFonts w:eastAsia="Georgia"/>
          <w:b/>
          <w:sz w:val="24"/>
        </w:rPr>
        <w:t>"Like a hologram."</w:t>
      </w:r>
    </w:p>
    <w:p w14:paraId="79844CBB" w14:textId="77777777" w:rsidR="00A1675C" w:rsidRDefault="00000000">
      <w:pPr>
        <w:spacing w:before="40" w:after="120"/>
      </w:pPr>
      <w:r>
        <w:rPr>
          <w:rFonts w:eastAsia="Georgia"/>
        </w:rPr>
        <w:t>"That's the analogy."</w:t>
      </w:r>
    </w:p>
    <w:p w14:paraId="63808CDB" w14:textId="77777777" w:rsidR="00A1675C" w:rsidRDefault="00000000">
      <w:pPr>
        <w:ind w:firstLine="432"/>
      </w:pPr>
      <w:r>
        <w:rPr>
          <w:rFonts w:eastAsia="Georgia"/>
        </w:rPr>
        <w:t>Derek turned.</w:t>
      </w:r>
    </w:p>
    <w:p w14:paraId="55A88F30" w14:textId="77777777" w:rsidR="00A1675C" w:rsidRDefault="00000000">
      <w:pPr>
        <w:spacing w:before="40" w:after="120"/>
      </w:pPr>
      <w:r>
        <w:rPr>
          <w:rFonts w:eastAsia="Georgia"/>
        </w:rPr>
        <w:t>"But we need to be careful."</w:t>
      </w:r>
    </w:p>
    <w:p w14:paraId="3E8A1847" w14:textId="77777777" w:rsidR="00A1675C" w:rsidRDefault="00000000">
      <w:pPr>
        <w:spacing w:before="40" w:after="120"/>
      </w:pPr>
      <w:r>
        <w:rPr>
          <w:rFonts w:eastAsia="Georgia"/>
        </w:rPr>
        <w:t>"Why?"</w:t>
      </w:r>
    </w:p>
    <w:p w14:paraId="52D22E97" w14:textId="77777777" w:rsidR="00A1675C" w:rsidRDefault="00000000">
      <w:pPr>
        <w:spacing w:before="40" w:after="120"/>
      </w:pPr>
      <w:r>
        <w:rPr>
          <w:rFonts w:eastAsia="Georgia"/>
        </w:rPr>
        <w:t>"Because saying 'the universe is a hologram' is much stronger than saying that certain theories have holographic descriptions."</w:t>
      </w:r>
    </w:p>
    <w:p w14:paraId="645225AE" w14:textId="77777777" w:rsidR="00A1675C" w:rsidRDefault="00000000">
      <w:pPr>
        <w:ind w:firstLine="432"/>
      </w:pPr>
      <w:r>
        <w:rPr>
          <w:rFonts w:eastAsia="Georgia"/>
        </w:rPr>
        <w:t>Trevor nodded.</w:t>
      </w:r>
    </w:p>
    <w:p w14:paraId="3E7C6159" w14:textId="77777777" w:rsidR="00A1675C" w:rsidRDefault="00000000">
      <w:pPr>
        <w:spacing w:before="40" w:after="120"/>
      </w:pPr>
      <w:r>
        <w:rPr>
          <w:rFonts w:eastAsia="Georgia"/>
        </w:rPr>
        <w:t>"So we shouldn't actually claim we're living inside a giant cinema screen."</w:t>
      </w:r>
    </w:p>
    <w:p w14:paraId="44AF64B4" w14:textId="77777777" w:rsidR="00A1675C" w:rsidRDefault="00000000">
      <w:pPr>
        <w:spacing w:before="40" w:after="120"/>
      </w:pPr>
      <w:r>
        <w:rPr>
          <w:rFonts w:eastAsia="Georgia"/>
        </w:rPr>
        <w:t>"Correct."</w:t>
      </w:r>
    </w:p>
    <w:p w14:paraId="17B73146" w14:textId="1F3D8C3D" w:rsidR="00A1675C" w:rsidRDefault="003434B6">
      <w:pPr>
        <w:ind w:firstLine="432"/>
      </w:pPr>
      <w:r>
        <w:rPr>
          <w:rFonts w:eastAsia="Georgia"/>
        </w:rPr>
        <w:t>Penny looked disappointed.</w:t>
      </w:r>
    </w:p>
    <w:p w14:paraId="69EA02C6" w14:textId="77777777" w:rsidR="00A1675C" w:rsidRDefault="00000000">
      <w:pPr>
        <w:spacing w:before="40" w:after="120"/>
      </w:pPr>
      <w:r>
        <w:rPr>
          <w:rFonts w:eastAsia="Georgia"/>
        </w:rPr>
        <w:t>"That would have made the paperwork easier."</w:t>
      </w:r>
    </w:p>
    <w:p w14:paraId="5179568C" w14:textId="77777777" w:rsidR="00A1675C" w:rsidRDefault="00000000">
      <w:pPr>
        <w:ind w:firstLine="432"/>
      </w:pPr>
      <w:r>
        <w:rPr>
          <w:rFonts w:eastAsia="Georgia"/>
        </w:rPr>
        <w:t>Derek gently smiled.</w:t>
      </w:r>
    </w:p>
    <w:p w14:paraId="36FA12ED" w14:textId="77777777" w:rsidR="00A1675C" w:rsidRDefault="00000000">
      <w:pPr>
        <w:spacing w:before="40" w:after="120"/>
      </w:pPr>
      <w:r>
        <w:rPr>
          <w:rFonts w:eastAsia="Georgia"/>
        </w:rPr>
        <w:t>"And there are no strings attached."</w:t>
      </w:r>
    </w:p>
    <w:p w14:paraId="32B4CE50" w14:textId="77777777" w:rsidR="00A1675C" w:rsidRDefault="00000000">
      <w:pPr>
        <w:ind w:firstLine="432"/>
      </w:pPr>
      <w:r>
        <w:rPr>
          <w:rFonts w:eastAsia="Georgia"/>
        </w:rPr>
        <w:t>Trevor stared intently at him.</w:t>
      </w:r>
    </w:p>
    <w:p w14:paraId="5D5BA016" w14:textId="77777777" w:rsidR="00A1675C" w:rsidRDefault="00000000">
      <w:pPr>
        <w:spacing w:before="40" w:after="120"/>
      </w:pPr>
      <w:r>
        <w:rPr>
          <w:rFonts w:eastAsia="Georgia"/>
        </w:rPr>
        <w:t>"Really?"</w:t>
      </w:r>
    </w:p>
    <w:p w14:paraId="1F1961B5" w14:textId="77777777" w:rsidR="00A1675C" w:rsidRDefault="00000000">
      <w:pPr>
        <w:ind w:firstLine="432"/>
      </w:pPr>
      <w:r>
        <w:rPr>
          <w:rFonts w:eastAsia="Georgia"/>
        </w:rPr>
        <w:t>Derek gently smiled.</w:t>
      </w:r>
    </w:p>
    <w:p w14:paraId="2BC61DF1" w14:textId="77777777" w:rsidR="00A1675C" w:rsidRDefault="00000000">
      <w:pPr>
        <w:spacing w:before="40" w:after="120"/>
      </w:pPr>
      <w:r>
        <w:rPr>
          <w:rFonts w:eastAsia="Georgia"/>
        </w:rPr>
        <w:t>"No."</w:t>
      </w:r>
    </w:p>
    <w:p w14:paraId="6A778170" w14:textId="1CC9D916" w:rsidR="00A1675C" w:rsidRDefault="00000000">
      <w:pPr>
        <w:ind w:firstLine="432"/>
      </w:pPr>
      <w:r>
        <w:rPr>
          <w:rFonts w:eastAsia="Georgia"/>
        </w:rPr>
        <w:t>Trevor groaned. Penny laughed. Derek continued.</w:t>
      </w:r>
    </w:p>
    <w:p w14:paraId="05AD8C31" w14:textId="77777777" w:rsidR="00A1675C" w:rsidRDefault="00000000">
      <w:pPr>
        <w:spacing w:before="40" w:after="120"/>
      </w:pPr>
      <w:r>
        <w:rPr>
          <w:rFonts w:eastAsia="Georgia"/>
        </w:rPr>
        <w:t>"String theory is one route by which holographic duality becomes extraordinarily powerful. The famous example is the AdS/CFT correspondence."</w:t>
      </w:r>
    </w:p>
    <w:p w14:paraId="6DE7F9DB" w14:textId="77777777" w:rsidR="00A1675C" w:rsidRDefault="00000000">
      <w:pPr>
        <w:ind w:firstLine="432"/>
      </w:pPr>
      <w:r>
        <w:rPr>
          <w:rFonts w:eastAsia="Georgia"/>
        </w:rPr>
        <w:t>He wrote: AdS ↔ CFT</w:t>
      </w:r>
    </w:p>
    <w:p w14:paraId="77694064" w14:textId="77777777" w:rsidR="00A1675C" w:rsidRDefault="00000000">
      <w:pPr>
        <w:spacing w:before="40" w:after="120"/>
      </w:pPr>
      <w:r>
        <w:rPr>
          <w:rFonts w:eastAsia="Georgia"/>
        </w:rPr>
        <w:t>"A gravitational theory in a higher-dimensional spacetime can be equivalent to a non-gravitational quantum theory living on its lower-dimensional boundary."</w:t>
      </w:r>
    </w:p>
    <w:p w14:paraId="1BD823A8" w14:textId="77777777" w:rsidR="00A1675C" w:rsidRDefault="00000000">
      <w:pPr>
        <w:ind w:firstLine="432"/>
      </w:pPr>
      <w:r>
        <w:rPr>
          <w:rFonts w:eastAsia="Georgia"/>
        </w:rPr>
        <w:t>Trevor nodded.</w:t>
      </w:r>
    </w:p>
    <w:p w14:paraId="4DDCAA17" w14:textId="77777777" w:rsidR="00A1675C" w:rsidRDefault="00000000">
      <w:pPr>
        <w:spacing w:before="40" w:after="120"/>
      </w:pPr>
      <w:r>
        <w:rPr>
          <w:rFonts w:eastAsia="Georgia"/>
        </w:rPr>
        <w:t>"So gravity appears on one side but not the other."</w:t>
      </w:r>
    </w:p>
    <w:p w14:paraId="257607D4" w14:textId="77777777" w:rsidR="00A1675C" w:rsidRDefault="00000000">
      <w:pPr>
        <w:spacing w:before="40" w:after="120"/>
      </w:pPr>
      <w:r>
        <w:rPr>
          <w:rFonts w:eastAsia="Georgia"/>
        </w:rPr>
        <w:t>"Exactly."</w:t>
      </w:r>
    </w:p>
    <w:p w14:paraId="3C1710D4" w14:textId="77777777" w:rsidR="00A1675C" w:rsidRDefault="00000000">
      <w:pPr>
        <w:spacing w:before="40" w:after="120"/>
      </w:pPr>
      <w:r>
        <w:rPr>
          <w:rFonts w:eastAsia="Georgia"/>
        </w:rPr>
        <w:t>"That's extraordinary."</w:t>
      </w:r>
    </w:p>
    <w:p w14:paraId="5BED736D" w14:textId="77777777" w:rsidR="00A1675C" w:rsidRDefault="00000000">
      <w:pPr>
        <w:spacing w:before="40" w:after="120"/>
      </w:pPr>
      <w:r>
        <w:rPr>
          <w:rFonts w:eastAsia="Georgia"/>
        </w:rPr>
        <w:t>"Yes."</w:t>
      </w:r>
    </w:p>
    <w:p w14:paraId="3F71F158" w14:textId="77777777" w:rsidR="00A1675C" w:rsidRDefault="00000000">
      <w:pPr>
        <w:spacing w:before="40" w:after="120"/>
      </w:pPr>
      <w:r>
        <w:rPr>
          <w:rFonts w:eastAsia="Georgia"/>
        </w:rPr>
        <w:t>"And if that works..."</w:t>
      </w:r>
    </w:p>
    <w:p w14:paraId="11448128" w14:textId="77777777" w:rsidR="00A1675C" w:rsidRDefault="00000000">
      <w:pPr>
        <w:spacing w:before="40" w:after="120"/>
      </w:pPr>
      <w:r>
        <w:rPr>
          <w:rFonts w:eastAsia="Georgia"/>
        </w:rPr>
        <w:t>"Then perhaps spacetime itself is emergent."</w:t>
      </w:r>
    </w:p>
    <w:p w14:paraId="0C1B9A40" w14:textId="588119DB" w:rsidR="00A1675C" w:rsidRDefault="003434B6">
      <w:pPr>
        <w:ind w:firstLine="432"/>
      </w:pPr>
      <w:r>
        <w:rPr>
          <w:rFonts w:eastAsia="Georgia"/>
        </w:rPr>
        <w:t>Penny carefully stared at him.</w:t>
      </w:r>
    </w:p>
    <w:p w14:paraId="19F93E01" w14:textId="77777777" w:rsidR="00A1675C" w:rsidRDefault="00000000">
      <w:pPr>
        <w:spacing w:before="40" w:after="120"/>
      </w:pPr>
      <w:r>
        <w:rPr>
          <w:rFonts w:eastAsia="Georgia"/>
        </w:rPr>
        <w:t>"Emergent from what?"</w:t>
      </w:r>
    </w:p>
    <w:p w14:paraId="09CC5B0C" w14:textId="77777777" w:rsidR="00A1675C" w:rsidRDefault="00000000">
      <w:pPr>
        <w:spacing w:before="40" w:after="120"/>
      </w:pPr>
      <w:r>
        <w:rPr>
          <w:rFonts w:eastAsia="Georgia"/>
        </w:rPr>
        <w:t>"Information."</w:t>
      </w:r>
    </w:p>
    <w:p w14:paraId="7FCD950D" w14:textId="77777777" w:rsidR="00A1675C" w:rsidRDefault="00000000">
      <w:pPr>
        <w:spacing w:before="40" w:after="120"/>
      </w:pPr>
      <w:r>
        <w:rPr>
          <w:rFonts w:eastAsia="Georgia"/>
        </w:rPr>
        <w:t>"Quantum degrees of freedom."</w:t>
      </w:r>
    </w:p>
    <w:p w14:paraId="0CDC0EAF" w14:textId="77777777" w:rsidR="00A1675C" w:rsidRDefault="00000000">
      <w:pPr>
        <w:spacing w:before="40" w:after="120"/>
      </w:pPr>
      <w:r>
        <w:rPr>
          <w:rFonts w:eastAsia="Georgia"/>
        </w:rPr>
        <w:t>"Relationships."</w:t>
      </w:r>
    </w:p>
    <w:p w14:paraId="712C05E5" w14:textId="77777777" w:rsidR="00A1675C" w:rsidRDefault="00000000">
      <w:pPr>
        <w:spacing w:before="40" w:after="120"/>
      </w:pPr>
      <w:r>
        <w:rPr>
          <w:rFonts w:eastAsia="Georgia"/>
        </w:rPr>
        <w:t>"Entanglement."</w:t>
      </w:r>
    </w:p>
    <w:p w14:paraId="40EB167B" w14:textId="77777777" w:rsidR="00A1675C" w:rsidRDefault="00000000">
      <w:pPr>
        <w:spacing w:before="40" w:after="120"/>
      </w:pPr>
      <w:r>
        <w:rPr>
          <w:rFonts w:eastAsia="Georgia"/>
        </w:rPr>
        <w:t>"Possibly."</w:t>
      </w:r>
    </w:p>
    <w:p w14:paraId="15CA42EE" w14:textId="77777777" w:rsidR="00A1675C" w:rsidRDefault="00000000">
      <w:pPr>
        <w:ind w:firstLine="432"/>
      </w:pPr>
      <w:r>
        <w:rPr>
          <w:rFonts w:eastAsia="Georgia"/>
        </w:rPr>
        <w:t>Derek stepped back. The board was now covered. Spacetime.</w:t>
      </w:r>
    </w:p>
    <w:p w14:paraId="0B765A90" w14:textId="77777777" w:rsidR="00A1675C" w:rsidRDefault="00000000">
      <w:pPr>
        <w:ind w:firstLine="432"/>
      </w:pPr>
      <w:r>
        <w:rPr>
          <w:rFonts w:eastAsia="Georgia"/>
        </w:rPr>
        <w:t>Curvature. Worldlines. Information.</w:t>
      </w:r>
    </w:p>
    <w:p w14:paraId="567CFF55" w14:textId="77777777" w:rsidR="00A1675C" w:rsidRDefault="00000000">
      <w:pPr>
        <w:ind w:firstLine="432"/>
      </w:pPr>
      <w:r>
        <w:rPr>
          <w:rFonts w:eastAsia="Georgia"/>
        </w:rPr>
        <w:t>Entanglement. Holography. He carefully gazed at the ordinary cucumber.</w:t>
      </w:r>
    </w:p>
    <w:p w14:paraId="145C427D" w14:textId="77777777" w:rsidR="00A1675C" w:rsidRDefault="00000000">
      <w:pPr>
        <w:spacing w:before="40" w:after="120"/>
      </w:pPr>
      <w:r>
        <w:rPr>
          <w:rFonts w:eastAsia="Georgia"/>
        </w:rPr>
        <w:t>"And now we have a problem."</w:t>
      </w:r>
    </w:p>
    <w:p w14:paraId="326F6A63" w14:textId="77777777" w:rsidR="00A1675C" w:rsidRDefault="00000000">
      <w:pPr>
        <w:spacing w:before="40" w:after="120"/>
      </w:pPr>
      <w:r>
        <w:rPr>
          <w:rFonts w:eastAsia="Georgia"/>
        </w:rPr>
        <w:t>Trevor softly sighed.</w:t>
      </w:r>
    </w:p>
    <w:p w14:paraId="77511B8C" w14:textId="77777777" w:rsidR="00A1675C" w:rsidRDefault="00000000">
      <w:pPr>
        <w:spacing w:before="40" w:after="120"/>
      </w:pPr>
      <w:r>
        <w:rPr>
          <w:rFonts w:eastAsia="Georgia"/>
        </w:rPr>
        <w:t>"What?"</w:t>
      </w:r>
    </w:p>
    <w:p w14:paraId="7D9AC3EA" w14:textId="77777777" w:rsidR="00A1675C" w:rsidRDefault="00000000">
      <w:pPr>
        <w:spacing w:before="40" w:after="120"/>
      </w:pPr>
      <w:r>
        <w:rPr>
          <w:rFonts w:eastAsia="Georgia"/>
        </w:rPr>
        <w:t>"If spacetime is emergent..."</w:t>
      </w:r>
    </w:p>
    <w:p w14:paraId="355AE42A" w14:textId="77777777" w:rsidR="00A1675C" w:rsidRDefault="00000000">
      <w:pPr>
        <w:spacing w:before="40" w:after="120"/>
      </w:pPr>
      <w:r>
        <w:rPr>
          <w:rFonts w:eastAsia="Georgia"/>
        </w:rPr>
        <w:t>"Yes?"</w:t>
      </w:r>
    </w:p>
    <w:p w14:paraId="7AEFF858" w14:textId="77777777" w:rsidR="00A1675C" w:rsidRDefault="00000000">
      <w:pPr>
        <w:spacing w:before="40" w:after="120"/>
      </w:pPr>
      <w:r>
        <w:rPr>
          <w:rFonts w:eastAsia="Georgia"/>
        </w:rPr>
        <w:t>"Can Special Relativity still be true?"</w:t>
      </w:r>
    </w:p>
    <w:p w14:paraId="6317470C" w14:textId="77777777" w:rsidR="00A1675C" w:rsidRDefault="00000000">
      <w:pPr>
        <w:ind w:firstLine="432"/>
      </w:pPr>
      <w:r>
        <w:rPr>
          <w:rFonts w:eastAsia="Georgia"/>
        </w:rPr>
        <w:t>Trevor thought.</w:t>
      </w:r>
    </w:p>
    <w:p w14:paraId="0F0D7399" w14:textId="77777777" w:rsidR="00A1675C" w:rsidRDefault="00000000">
      <w:pPr>
        <w:spacing w:before="40" w:after="120"/>
      </w:pPr>
      <w:r>
        <w:rPr>
          <w:rFonts w:eastAsia="Georgia"/>
        </w:rPr>
        <w:t>"Why not?"</w:t>
      </w:r>
    </w:p>
    <w:p w14:paraId="12187F10" w14:textId="77777777" w:rsidR="00A1675C" w:rsidRDefault="00000000">
      <w:pPr>
        <w:spacing w:before="40" w:after="120"/>
      </w:pPr>
      <w:r>
        <w:rPr>
          <w:rFonts w:eastAsia="Georgia"/>
        </w:rPr>
        <w:t>"Can General Relativity?"</w:t>
      </w:r>
    </w:p>
    <w:p w14:paraId="50CF516B" w14:textId="77777777" w:rsidR="00A1675C" w:rsidRDefault="00000000">
      <w:pPr>
        <w:spacing w:before="40" w:after="120"/>
      </w:pPr>
      <w:r>
        <w:rPr>
          <w:rFonts w:eastAsia="Georgia"/>
        </w:rPr>
        <w:t>"Why not?"</w:t>
      </w:r>
    </w:p>
    <w:p w14:paraId="3C735016" w14:textId="77777777" w:rsidR="00A1675C" w:rsidRDefault="00000000">
      <w:pPr>
        <w:spacing w:before="40" w:after="120"/>
      </w:pPr>
      <w:r>
        <w:rPr>
          <w:rFonts w:eastAsia="Georgia"/>
        </w:rPr>
        <w:t>"Can both?"</w:t>
      </w:r>
    </w:p>
    <w:p w14:paraId="2ED42A25" w14:textId="77777777" w:rsidR="00A1675C" w:rsidRDefault="00000000">
      <w:pPr>
        <w:spacing w:before="40" w:after="120"/>
      </w:pPr>
      <w:r>
        <w:rPr>
          <w:rFonts w:eastAsia="Georgia"/>
        </w:rPr>
        <w:t>"Why not?"</w:t>
      </w:r>
    </w:p>
    <w:p w14:paraId="1C61923A" w14:textId="77777777" w:rsidR="00A1675C" w:rsidRDefault="00000000">
      <w:pPr>
        <w:ind w:firstLine="432"/>
      </w:pPr>
      <w:r>
        <w:rPr>
          <w:rFonts w:eastAsia="Georgia"/>
        </w:rPr>
        <w:t>Derek smiled.</w:t>
      </w:r>
    </w:p>
    <w:p w14:paraId="66338B2B" w14:textId="77777777" w:rsidR="00A1675C" w:rsidRDefault="00000000">
      <w:pPr>
        <w:spacing w:before="40" w:after="120"/>
      </w:pPr>
      <w:r>
        <w:rPr>
          <w:rFonts w:eastAsia="Georgia"/>
        </w:rPr>
        <w:t>"Exactly."</w:t>
      </w:r>
    </w:p>
    <w:p w14:paraId="626ED121" w14:textId="3908D6A5" w:rsidR="00A1675C" w:rsidRDefault="003434B6">
      <w:pPr>
        <w:ind w:firstLine="432"/>
      </w:pPr>
      <w:r>
        <w:rPr>
          <w:rFonts w:eastAsia="Georgia"/>
        </w:rPr>
        <w:t>Penny nodded.</w:t>
      </w:r>
    </w:p>
    <w:p w14:paraId="5059B707" w14:textId="77777777" w:rsidR="00A1675C" w:rsidRDefault="00000000">
      <w:pPr>
        <w:spacing w:before="40" w:after="120"/>
      </w:pPr>
      <w:r>
        <w:rPr>
          <w:rFonts w:eastAsia="Georgia"/>
        </w:rPr>
        <w:t>"The laws we observe don't necessarily have to disappear merely because there's a deeper description."</w:t>
      </w:r>
    </w:p>
    <w:p w14:paraId="1CCF71CB" w14:textId="77777777" w:rsidR="00A1675C" w:rsidRDefault="00000000">
      <w:pPr>
        <w:spacing w:before="40" w:after="120"/>
      </w:pPr>
      <w:r>
        <w:rPr>
          <w:rFonts w:eastAsia="Georgia"/>
        </w:rPr>
        <w:t>"Correct."</w:t>
      </w:r>
    </w:p>
    <w:p w14:paraId="5D4D41F3" w14:textId="77777777" w:rsidR="00A1675C" w:rsidRDefault="00000000">
      <w:pPr>
        <w:ind w:firstLine="432"/>
      </w:pPr>
      <w:r>
        <w:rPr>
          <w:rFonts w:eastAsia="Georgia"/>
        </w:rPr>
        <w:t>Trevor carefully looked at the board.</w:t>
      </w:r>
    </w:p>
    <w:p w14:paraId="77E7F2DF" w14:textId="77777777" w:rsidR="00A1675C" w:rsidRDefault="00000000">
      <w:pPr>
        <w:spacing w:before="40" w:after="120"/>
      </w:pPr>
      <w:r>
        <w:rPr>
          <w:rFonts w:eastAsia="Georgia"/>
        </w:rPr>
        <w:t>"The temperature of a gas is real even though it's emergent from microscopic motion."</w:t>
      </w:r>
    </w:p>
    <w:p w14:paraId="185D4EEC" w14:textId="77777777" w:rsidR="00A1675C" w:rsidRDefault="00000000">
      <w:pPr>
        <w:spacing w:before="40" w:after="120"/>
      </w:pPr>
      <w:r>
        <w:rPr>
          <w:rFonts w:eastAsia="Georgia"/>
        </w:rPr>
        <w:t>"Exactly."</w:t>
      </w:r>
    </w:p>
    <w:p w14:paraId="4EA97B97" w14:textId="77777777" w:rsidR="00A1675C" w:rsidRDefault="00000000">
      <w:pPr>
        <w:spacing w:before="40" w:after="120"/>
      </w:pPr>
      <w:r>
        <w:rPr>
          <w:rFonts w:eastAsia="Georgia"/>
        </w:rPr>
        <w:t>"Fluid pressure is real."</w:t>
      </w:r>
    </w:p>
    <w:p w14:paraId="56F7311C" w14:textId="77777777" w:rsidR="00A1675C" w:rsidRDefault="00000000">
      <w:pPr>
        <w:spacing w:before="40" w:after="120"/>
      </w:pPr>
      <w:r>
        <w:rPr>
          <w:rFonts w:eastAsia="Georgia"/>
        </w:rPr>
        <w:t>"Yes."</w:t>
      </w:r>
    </w:p>
    <w:p w14:paraId="6423F688" w14:textId="77777777" w:rsidR="00A1675C" w:rsidRDefault="00000000">
      <w:pPr>
        <w:spacing w:before="40" w:after="120"/>
      </w:pPr>
      <w:r>
        <w:rPr>
          <w:rFonts w:eastAsia="Georgia"/>
        </w:rPr>
        <w:t>"Sound waves are real."</w:t>
      </w:r>
    </w:p>
    <w:p w14:paraId="52B5A6CE" w14:textId="77777777" w:rsidR="00A1675C" w:rsidRDefault="00000000">
      <w:pPr>
        <w:spacing w:before="40" w:after="120"/>
      </w:pPr>
      <w:r>
        <w:rPr>
          <w:rFonts w:eastAsia="Georgia"/>
        </w:rPr>
        <w:t>"Yes."</w:t>
      </w:r>
    </w:p>
    <w:p w14:paraId="1DCD2027" w14:textId="77777777" w:rsidR="00A1675C" w:rsidRDefault="00000000">
      <w:pPr>
        <w:spacing w:before="40" w:after="120"/>
      </w:pPr>
      <w:r>
        <w:rPr>
          <w:rFonts w:eastAsia="Georgia"/>
        </w:rPr>
        <w:t>"Yet none of those are fundamental microscopic objects."</w:t>
      </w:r>
    </w:p>
    <w:p w14:paraId="6157408C" w14:textId="77777777" w:rsidR="00A1675C" w:rsidRDefault="00000000">
      <w:pPr>
        <w:spacing w:before="40" w:after="120"/>
      </w:pPr>
      <w:r>
        <w:rPr>
          <w:rFonts w:eastAsia="Georgia"/>
        </w:rPr>
        <w:t>"Correct."</w:t>
      </w:r>
    </w:p>
    <w:p w14:paraId="6B542687" w14:textId="77777777" w:rsidR="00A1675C" w:rsidRDefault="00000000">
      <w:pPr>
        <w:ind w:firstLine="432"/>
      </w:pPr>
      <w:r>
        <w:rPr>
          <w:rFonts w:eastAsia="Georgia"/>
        </w:rPr>
        <w:t>Derek pointed at the word SPACETIME.</w:t>
      </w:r>
    </w:p>
    <w:p w14:paraId="165709EC" w14:textId="77777777" w:rsidR="00A1675C" w:rsidRDefault="00000000">
      <w:pPr>
        <w:spacing w:before="40" w:after="120"/>
      </w:pPr>
      <w:r>
        <w:rPr>
          <w:rFonts w:eastAsia="Georgia"/>
        </w:rPr>
        <w:t>"So perhaps spacetime could be like that."</w:t>
      </w:r>
    </w:p>
    <w:p w14:paraId="24246666" w14:textId="03ADF60A" w:rsidR="00A1675C" w:rsidRDefault="003434B6">
      <w:pPr>
        <w:ind w:firstLine="432"/>
      </w:pPr>
      <w:r>
        <w:rPr>
          <w:rFonts w:eastAsia="Georgia"/>
        </w:rPr>
        <w:t>Penny quietly nodded.</w:t>
      </w:r>
    </w:p>
    <w:p w14:paraId="23790B5B" w14:textId="77777777" w:rsidR="00A1675C" w:rsidRDefault="00000000">
      <w:pPr>
        <w:spacing w:before="40" w:after="120"/>
      </w:pPr>
      <w:r>
        <w:rPr>
          <w:rFonts w:eastAsia="Georgia"/>
        </w:rPr>
        <w:t>"Real without being fundamental."</w:t>
      </w:r>
    </w:p>
    <w:p w14:paraId="75B573A7" w14:textId="77777777" w:rsidR="00A1675C" w:rsidRDefault="00000000">
      <w:pPr>
        <w:spacing w:before="40" w:after="120"/>
      </w:pPr>
      <w:r>
        <w:rPr>
          <w:rFonts w:eastAsia="Georgia"/>
        </w:rPr>
        <w:t>"Exactly."</w:t>
      </w:r>
    </w:p>
    <w:p w14:paraId="4D22C674" w14:textId="77777777" w:rsidR="00A1675C" w:rsidRDefault="00000000">
      <w:pPr>
        <w:ind w:firstLine="432"/>
      </w:pPr>
      <w:r>
        <w:rPr>
          <w:rFonts w:eastAsia="Georgia"/>
        </w:rPr>
        <w:t>Trevor looked thoughtful.</w:t>
      </w:r>
    </w:p>
    <w:p w14:paraId="4A24227D" w14:textId="77777777" w:rsidR="00A1675C" w:rsidRDefault="00000000">
      <w:pPr>
        <w:spacing w:before="40" w:after="120"/>
      </w:pPr>
      <w:r>
        <w:rPr>
          <w:rFonts w:eastAsia="Georgia"/>
        </w:rPr>
        <w:t>"Then SR could describe the local behaviour of the emergent spacetime."</w:t>
      </w:r>
    </w:p>
    <w:p w14:paraId="674BE0C9" w14:textId="77777777" w:rsidR="00A1675C" w:rsidRDefault="00000000">
      <w:pPr>
        <w:spacing w:before="40" w:after="120"/>
      </w:pPr>
      <w:r>
        <w:rPr>
          <w:rFonts w:eastAsia="Georgia"/>
        </w:rPr>
        <w:t>"Yes."</w:t>
      </w:r>
    </w:p>
    <w:p w14:paraId="64FB74E1" w14:textId="77777777" w:rsidR="00A1675C" w:rsidRDefault="00000000">
      <w:pPr>
        <w:spacing w:before="40" w:after="120"/>
      </w:pPr>
      <w:r>
        <w:rPr>
          <w:rFonts w:eastAsia="Georgia"/>
        </w:rPr>
        <w:t>"And GR could describe its large-scale geometry."</w:t>
      </w:r>
    </w:p>
    <w:p w14:paraId="1DBFD13A" w14:textId="77777777" w:rsidR="00A1675C" w:rsidRDefault="00000000">
      <w:pPr>
        <w:spacing w:before="40" w:after="120"/>
      </w:pPr>
      <w:r>
        <w:rPr>
          <w:rFonts w:eastAsia="Georgia"/>
        </w:rPr>
        <w:t>"Yes."</w:t>
      </w:r>
    </w:p>
    <w:p w14:paraId="62CA70B7" w14:textId="77777777" w:rsidR="00A1675C" w:rsidRDefault="00000000">
      <w:pPr>
        <w:spacing w:before="40" w:after="120"/>
      </w:pPr>
      <w:r>
        <w:rPr>
          <w:rFonts w:eastAsia="Georgia"/>
        </w:rPr>
        <w:t>"While the deeper holographic theory describes the underlying information."</w:t>
      </w:r>
    </w:p>
    <w:p w14:paraId="0B5303BC" w14:textId="77777777" w:rsidR="00A1675C" w:rsidRDefault="00000000">
      <w:pPr>
        <w:spacing w:before="40" w:after="120"/>
      </w:pPr>
      <w:r>
        <w:rPr>
          <w:rFonts w:eastAsia="Georgia"/>
        </w:rPr>
        <w:t>"Exactly."</w:t>
      </w:r>
    </w:p>
    <w:p w14:paraId="0AC30251" w14:textId="77777777" w:rsidR="00A1675C" w:rsidRDefault="00000000">
      <w:pPr>
        <w:ind w:firstLine="432"/>
      </w:pPr>
      <w:r>
        <w:rPr>
          <w:rFonts w:eastAsia="Georgia"/>
        </w:rPr>
        <w:t>Derek gently smiled.</w:t>
      </w:r>
    </w:p>
    <w:p w14:paraId="763C87AF" w14:textId="77777777" w:rsidR="00A1675C" w:rsidRDefault="00000000">
      <w:pPr>
        <w:spacing w:before="40" w:after="120"/>
      </w:pPr>
      <w:r>
        <w:rPr>
          <w:rFonts w:eastAsia="Georgia"/>
        </w:rPr>
        <w:t>"Well, that's settled."</w:t>
      </w:r>
    </w:p>
    <w:p w14:paraId="0B2E2F80" w14:textId="66813688" w:rsidR="00A1675C" w:rsidRDefault="003434B6">
      <w:pPr>
        <w:ind w:firstLine="432"/>
      </w:pPr>
      <w:r>
        <w:rPr>
          <w:rFonts w:eastAsia="Georgia"/>
        </w:rPr>
        <w:t>Penny carefully eyed him.</w:t>
      </w:r>
    </w:p>
    <w:p w14:paraId="05E0FCC6" w14:textId="77777777" w:rsidR="00A1675C" w:rsidRDefault="00000000">
      <w:pPr>
        <w:spacing w:before="40" w:after="120"/>
      </w:pPr>
      <w:r>
        <w:rPr>
          <w:rFonts w:eastAsia="Georgia"/>
        </w:rPr>
        <w:t>"Not quite."</w:t>
      </w:r>
    </w:p>
    <w:p w14:paraId="234DDF0B" w14:textId="77777777" w:rsidR="00A1675C" w:rsidRDefault="00000000">
      <w:pPr>
        <w:ind w:firstLine="432"/>
      </w:pPr>
      <w:r>
        <w:rPr>
          <w:rFonts w:eastAsia="Georgia"/>
        </w:rPr>
        <w:t>Derek paused.</w:t>
      </w:r>
    </w:p>
    <w:p w14:paraId="7D727BCA" w14:textId="77777777" w:rsidR="00A1675C" w:rsidRDefault="00000000">
      <w:pPr>
        <w:spacing w:before="40" w:after="120"/>
      </w:pPr>
      <w:r>
        <w:rPr>
          <w:rFonts w:eastAsia="Georgia"/>
        </w:rPr>
        <w:t>"Why?"</w:t>
      </w:r>
    </w:p>
    <w:p w14:paraId="2C03E992" w14:textId="77777777" w:rsidR="00A1675C" w:rsidRDefault="00000000">
      <w:pPr>
        <w:spacing w:before="40" w:after="120"/>
      </w:pPr>
      <w:r>
        <w:rPr>
          <w:rFonts w:eastAsia="Georgia"/>
        </w:rPr>
        <w:t>"Because we still have the cucumber."</w:t>
      </w:r>
    </w:p>
    <w:p w14:paraId="2D24632D" w14:textId="77777777" w:rsidR="00A1675C" w:rsidRDefault="00000000">
      <w:pPr>
        <w:ind w:firstLine="432"/>
      </w:pPr>
      <w:r>
        <w:rPr>
          <w:rFonts w:eastAsia="Georgia"/>
        </w:rPr>
        <w:t>He carefully looked down. The cucumber was sitting on the table. Derek stared at it.</w:t>
      </w:r>
    </w:p>
    <w:p w14:paraId="67FD86B8" w14:textId="77777777" w:rsidR="00A1675C" w:rsidRDefault="00000000">
      <w:pPr>
        <w:spacing w:before="40" w:after="120"/>
      </w:pPr>
      <w:r>
        <w:rPr>
          <w:rFonts w:eastAsia="Georgia"/>
        </w:rPr>
        <w:t>"Yes."</w:t>
      </w:r>
    </w:p>
    <w:p w14:paraId="042624BA" w14:textId="1358283A" w:rsidR="00A1675C" w:rsidRDefault="003434B6">
      <w:pPr>
        <w:ind w:firstLine="432"/>
      </w:pPr>
      <w:r>
        <w:rPr>
          <w:rFonts w:eastAsia="Georgia"/>
        </w:rPr>
        <w:t>Penny picked it up.</w:t>
      </w:r>
    </w:p>
    <w:p w14:paraId="465BABEB" w14:textId="77777777" w:rsidR="00A1675C" w:rsidRDefault="00000000">
      <w:pPr>
        <w:spacing w:before="40" w:after="120"/>
      </w:pPr>
      <w:r>
        <w:rPr>
          <w:rFonts w:eastAsia="Georgia"/>
        </w:rPr>
        <w:t>"If spacetime is emergent..."</w:t>
      </w:r>
    </w:p>
    <w:p w14:paraId="45DF20A0" w14:textId="77777777" w:rsidR="00A1675C" w:rsidRDefault="00000000">
      <w:pPr>
        <w:spacing w:before="40" w:after="120"/>
      </w:pPr>
      <w:r>
        <w:rPr>
          <w:rFonts w:eastAsia="Georgia"/>
        </w:rPr>
        <w:t>"Yes."</w:t>
      </w:r>
    </w:p>
    <w:p w14:paraId="1BF37431" w14:textId="77777777" w:rsidR="00A1675C" w:rsidRDefault="00000000">
      <w:pPr>
        <w:spacing w:before="40" w:after="120"/>
      </w:pPr>
      <w:r>
        <w:rPr>
          <w:rFonts w:eastAsia="Georgia"/>
        </w:rPr>
        <w:t>"And the cucumber is made of atoms..."</w:t>
      </w:r>
    </w:p>
    <w:p w14:paraId="65BD3C03" w14:textId="77777777" w:rsidR="00A1675C" w:rsidRDefault="00000000">
      <w:pPr>
        <w:spacing w:before="40" w:after="120"/>
      </w:pPr>
      <w:r>
        <w:rPr>
          <w:rFonts w:eastAsia="Georgia"/>
        </w:rPr>
        <w:t>"Yes."</w:t>
      </w:r>
    </w:p>
    <w:p w14:paraId="27B4327B" w14:textId="77777777" w:rsidR="00A1675C" w:rsidRDefault="00000000">
      <w:pPr>
        <w:spacing w:before="40" w:after="120"/>
      </w:pPr>
      <w:r>
        <w:rPr>
          <w:rFonts w:eastAsia="Georgia"/>
        </w:rPr>
        <w:t>"And the atoms are described quantum mechanically..."</w:t>
      </w:r>
    </w:p>
    <w:p w14:paraId="47016808" w14:textId="77777777" w:rsidR="00A1675C" w:rsidRDefault="00000000">
      <w:pPr>
        <w:spacing w:before="40" w:after="120"/>
      </w:pPr>
      <w:r>
        <w:rPr>
          <w:rFonts w:eastAsia="Georgia"/>
        </w:rPr>
        <w:t>"Yes."</w:t>
      </w:r>
    </w:p>
    <w:p w14:paraId="1C00E276" w14:textId="77777777" w:rsidR="00A1675C" w:rsidRDefault="00000000">
      <w:pPr>
        <w:spacing w:before="40" w:after="120"/>
      </w:pPr>
      <w:r>
        <w:rPr>
          <w:rFonts w:eastAsia="Georgia"/>
        </w:rPr>
        <w:t>"And the geometry in which those atoms exist might itself be emergent..."</w:t>
      </w:r>
    </w:p>
    <w:p w14:paraId="68FC7D64" w14:textId="77777777" w:rsidR="00A1675C" w:rsidRDefault="00000000">
      <w:pPr>
        <w:spacing w:before="40" w:after="120"/>
      </w:pPr>
      <w:r>
        <w:rPr>
          <w:rFonts w:eastAsia="Georgia"/>
        </w:rPr>
        <w:t>"Yes."</w:t>
      </w:r>
    </w:p>
    <w:p w14:paraId="39634BD5" w14:textId="77777777" w:rsidR="00A1675C" w:rsidRDefault="00000000">
      <w:pPr>
        <w:spacing w:before="40" w:after="120"/>
      </w:pPr>
      <w:r>
        <w:rPr>
          <w:rFonts w:eastAsia="Georgia"/>
        </w:rPr>
        <w:t>"Then the cucumber is an emergent object in an emergent spacetime."</w:t>
      </w:r>
    </w:p>
    <w:p w14:paraId="3160F070" w14:textId="77777777" w:rsidR="00A1675C" w:rsidRDefault="00000000">
      <w:pPr>
        <w:ind w:firstLine="432"/>
      </w:pPr>
      <w:r>
        <w:rPr>
          <w:rFonts w:eastAsia="Georgia"/>
        </w:rPr>
        <w:t>Derek smiled.</w:t>
      </w:r>
    </w:p>
    <w:p w14:paraId="6EF4CC28" w14:textId="77777777" w:rsidR="00A1675C" w:rsidRDefault="00000000">
      <w:pPr>
        <w:spacing w:before="40" w:after="120"/>
      </w:pPr>
      <w:r>
        <w:rPr>
          <w:rFonts w:eastAsia="Georgia"/>
        </w:rPr>
        <w:t>"That sounds unnecessarily complicated."</w:t>
      </w:r>
    </w:p>
    <w:p w14:paraId="404901B5" w14:textId="405B5C0B" w:rsidR="00A1675C" w:rsidRDefault="003434B6">
      <w:pPr>
        <w:ind w:firstLine="432"/>
      </w:pPr>
      <w:r>
        <w:rPr>
          <w:rFonts w:eastAsia="Georgia"/>
        </w:rPr>
        <w:t>Penny shrugged.</w:t>
      </w:r>
    </w:p>
    <w:p w14:paraId="4BD35B3D" w14:textId="77777777" w:rsidR="00A1675C" w:rsidRDefault="00000000">
      <w:pPr>
        <w:spacing w:before="40" w:after="120"/>
      </w:pPr>
      <w:r>
        <w:rPr>
          <w:rFonts w:eastAsia="Georgia"/>
        </w:rPr>
        <w:t>"It's a cucumber."</w:t>
      </w:r>
    </w:p>
    <w:p w14:paraId="06600EE0" w14:textId="77777777" w:rsidR="00A1675C" w:rsidRDefault="00000000">
      <w:pPr>
        <w:ind w:firstLine="432"/>
      </w:pPr>
      <w:r>
        <w:rPr>
          <w:rFonts w:eastAsia="Georgia"/>
        </w:rPr>
        <w:t>Trevor nodded.</w:t>
      </w:r>
    </w:p>
    <w:p w14:paraId="2E276771" w14:textId="77777777" w:rsidR="00A1675C" w:rsidRDefault="00000000">
      <w:pPr>
        <w:spacing w:before="40" w:after="120"/>
      </w:pPr>
      <w:r>
        <w:rPr>
          <w:rFonts w:eastAsia="Georgia"/>
        </w:rPr>
        <w:t>"That simplifies things."</w:t>
      </w:r>
    </w:p>
    <w:p w14:paraId="38B81924" w14:textId="77777777" w:rsidR="00A1675C" w:rsidRDefault="00000000">
      <w:pPr>
        <w:ind w:firstLine="432"/>
      </w:pPr>
      <w:r>
        <w:rPr>
          <w:rFonts w:eastAsia="Georgia"/>
        </w:rPr>
        <w:t>Derek laughed.</w:t>
      </w:r>
    </w:p>
    <w:p w14:paraId="09A951AC" w14:textId="77777777" w:rsidR="00A1675C" w:rsidRDefault="00000000">
      <w:pPr>
        <w:spacing w:before="40" w:after="120"/>
      </w:pPr>
      <w:r>
        <w:rPr>
          <w:rFonts w:eastAsia="Georgia"/>
        </w:rPr>
        <w:t>"Does it?"</w:t>
      </w:r>
    </w:p>
    <w:p w14:paraId="3FAEF3EC" w14:textId="77777777" w:rsidR="00A1675C" w:rsidRDefault="00000000">
      <w:pPr>
        <w:spacing w:before="40" w:after="120"/>
      </w:pPr>
      <w:r>
        <w:rPr>
          <w:rFonts w:eastAsia="Georgia"/>
        </w:rPr>
        <w:t>"Yes."</w:t>
      </w:r>
    </w:p>
    <w:p w14:paraId="35D086AB" w14:textId="77777777" w:rsidR="00A1675C" w:rsidRDefault="00000000">
      <w:pPr>
        <w:spacing w:before="40" w:after="120"/>
      </w:pPr>
      <w:r>
        <w:rPr>
          <w:rFonts w:eastAsia="Georgia"/>
        </w:rPr>
        <w:t>"How?"</w:t>
      </w:r>
    </w:p>
    <w:p w14:paraId="1BCB111C" w14:textId="77777777" w:rsidR="00A1675C" w:rsidRDefault="00000000">
      <w:pPr>
        <w:spacing w:before="40" w:after="120"/>
      </w:pPr>
      <w:r>
        <w:rPr>
          <w:rFonts w:eastAsia="Georgia"/>
        </w:rPr>
        <w:t>"We know it exists."</w:t>
      </w:r>
    </w:p>
    <w:p w14:paraId="585C217B" w14:textId="77777777" w:rsidR="00A1675C" w:rsidRDefault="00000000">
      <w:pPr>
        <w:ind w:firstLine="432"/>
      </w:pPr>
      <w:r>
        <w:rPr>
          <w:rFonts w:eastAsia="Georgia"/>
        </w:rPr>
        <w:t>Derek carefully watched him.</w:t>
      </w:r>
    </w:p>
    <w:p w14:paraId="617D625E" w14:textId="77777777" w:rsidR="00A1675C" w:rsidRDefault="00000000">
      <w:pPr>
        <w:spacing w:before="40" w:after="120"/>
      </w:pPr>
      <w:r>
        <w:rPr>
          <w:rFonts w:eastAsia="Georgia"/>
        </w:rPr>
        <w:t>"Do we?"</w:t>
      </w:r>
    </w:p>
    <w:p w14:paraId="2233A590" w14:textId="77777777" w:rsidR="00A1675C" w:rsidRDefault="00000000">
      <w:pPr>
        <w:ind w:firstLine="432"/>
      </w:pPr>
      <w:r>
        <w:rPr>
          <w:rFonts w:eastAsia="Georgia"/>
        </w:rPr>
        <w:t>Trevor held up the cucumber.</w:t>
      </w:r>
    </w:p>
    <w:p w14:paraId="326350FE" w14:textId="77777777" w:rsidR="00A1675C" w:rsidRDefault="00000000">
      <w:pPr>
        <w:spacing w:before="40" w:after="120"/>
      </w:pPr>
      <w:r>
        <w:rPr>
          <w:rFonts w:eastAsia="Georgia"/>
        </w:rPr>
        <w:t>"Yes."</w:t>
      </w:r>
    </w:p>
    <w:p w14:paraId="2726E549" w14:textId="77777777" w:rsidR="00A1675C" w:rsidRDefault="00000000">
      <w:pPr>
        <w:spacing w:before="40" w:after="120"/>
      </w:pPr>
      <w:r>
        <w:rPr>
          <w:rFonts w:eastAsia="Georgia"/>
        </w:rPr>
        <w:t>"How?"</w:t>
      </w:r>
    </w:p>
    <w:p w14:paraId="1A36E02A" w14:textId="77777777" w:rsidR="00A1675C" w:rsidRDefault="00000000">
      <w:pPr>
        <w:ind w:firstLine="432"/>
      </w:pPr>
      <w:r>
        <w:rPr>
          <w:rFonts w:eastAsia="Georgia"/>
        </w:rPr>
        <w:t>Trevor considered this.</w:t>
      </w:r>
    </w:p>
    <w:p w14:paraId="4642590A" w14:textId="77777777" w:rsidR="00A1675C" w:rsidRDefault="00000000">
      <w:pPr>
        <w:spacing w:before="40" w:after="120"/>
      </w:pPr>
      <w:r>
        <w:rPr>
          <w:rFonts w:eastAsia="Georgia"/>
        </w:rPr>
        <w:t>"It's here."</w:t>
      </w:r>
    </w:p>
    <w:p w14:paraId="7A5EADCB" w14:textId="77777777" w:rsidR="00A1675C" w:rsidRDefault="00000000">
      <w:pPr>
        <w:ind w:firstLine="432"/>
      </w:pPr>
      <w:r>
        <w:rPr>
          <w:rFonts w:eastAsia="Georgia"/>
        </w:rPr>
        <w:t>Derek gently smiled.</w:t>
      </w:r>
    </w:p>
    <w:p w14:paraId="1D3E4ACC" w14:textId="77777777" w:rsidR="00A1675C" w:rsidRDefault="00000000">
      <w:pPr>
        <w:spacing w:before="40" w:after="120"/>
      </w:pPr>
      <w:r>
        <w:rPr>
          <w:rFonts w:eastAsia="Georgia"/>
        </w:rPr>
        <w:t>"Excellent epistemology."</w:t>
      </w:r>
    </w:p>
    <w:p w14:paraId="79C825EF" w14:textId="35260016" w:rsidR="00A1675C" w:rsidRDefault="003434B6">
      <w:pPr>
        <w:ind w:firstLine="432"/>
      </w:pPr>
      <w:r>
        <w:rPr>
          <w:rFonts w:eastAsia="Georgia"/>
        </w:rPr>
        <w:t>Penny took the ordinary cucumber from him.</w:t>
      </w:r>
    </w:p>
    <w:p w14:paraId="0E643A03" w14:textId="77777777" w:rsidR="00A1675C" w:rsidRDefault="00000000">
      <w:pPr>
        <w:spacing w:before="40" w:after="120"/>
      </w:pPr>
      <w:r>
        <w:rPr>
          <w:rFonts w:eastAsia="Georgia"/>
        </w:rPr>
        <w:t>"Perhaps we should test it."</w:t>
      </w:r>
    </w:p>
    <w:p w14:paraId="3612460E" w14:textId="77777777" w:rsidR="00A1675C" w:rsidRDefault="00000000">
      <w:pPr>
        <w:ind w:firstLine="432"/>
      </w:pPr>
      <w:r>
        <w:rPr>
          <w:rFonts w:eastAsia="Georgia"/>
        </w:rPr>
        <w:t>Derek looked suspicious.</w:t>
      </w:r>
    </w:p>
    <w:p w14:paraId="76164D11" w14:textId="77777777" w:rsidR="00A1675C" w:rsidRDefault="00000000">
      <w:pPr>
        <w:spacing w:before="40" w:after="120"/>
      </w:pPr>
      <w:r>
        <w:rPr>
          <w:rFonts w:eastAsia="Georgia"/>
        </w:rPr>
        <w:t>"How?"</w:t>
      </w:r>
    </w:p>
    <w:p w14:paraId="5097780A" w14:textId="77777777" w:rsidR="00A1675C" w:rsidRDefault="00000000">
      <w:pPr>
        <w:spacing w:before="40" w:after="120"/>
      </w:pPr>
      <w:r>
        <w:rPr>
          <w:rFonts w:eastAsia="Georgia"/>
        </w:rPr>
        <w:t>"Measure it."</w:t>
      </w:r>
    </w:p>
    <w:p w14:paraId="5DE50301" w14:textId="77777777" w:rsidR="00A1675C" w:rsidRDefault="00000000">
      <w:pPr>
        <w:spacing w:before="40" w:after="120"/>
      </w:pPr>
      <w:r>
        <w:rPr>
          <w:rFonts w:eastAsia="Georgia"/>
        </w:rPr>
        <w:t>"With what?"</w:t>
      </w:r>
    </w:p>
    <w:p w14:paraId="35B1225E" w14:textId="77777777" w:rsidR="00A1675C" w:rsidRDefault="00000000">
      <w:pPr>
        <w:spacing w:before="40" w:after="120"/>
      </w:pPr>
      <w:r>
        <w:rPr>
          <w:rFonts w:eastAsia="Georgia"/>
        </w:rPr>
        <w:t>"A scale."</w:t>
      </w:r>
    </w:p>
    <w:p w14:paraId="6780444A" w14:textId="77777777" w:rsidR="00A1675C" w:rsidRDefault="00000000">
      <w:pPr>
        <w:spacing w:before="40" w:after="120"/>
      </w:pPr>
      <w:r>
        <w:rPr>
          <w:rFonts w:eastAsia="Georgia"/>
        </w:rPr>
        <w:t>"Fine."</w:t>
      </w:r>
    </w:p>
    <w:p w14:paraId="3EC8CA69" w14:textId="1EAEAA6F" w:rsidR="00A1675C" w:rsidRDefault="00000000">
      <w:pPr>
        <w:ind w:firstLine="432"/>
      </w:pPr>
      <w:r>
        <w:rPr>
          <w:rFonts w:eastAsia="Georgia"/>
        </w:rPr>
        <w:t>She weighed it. Trevor recorded the result. Penny measured its length.</w:t>
      </w:r>
    </w:p>
    <w:p w14:paraId="3809FDD4" w14:textId="77777777" w:rsidR="00A1675C" w:rsidRDefault="00000000">
      <w:pPr>
        <w:ind w:firstLine="432"/>
      </w:pPr>
      <w:r>
        <w:rPr>
          <w:rFonts w:eastAsia="Georgia"/>
        </w:rPr>
        <w:t>Then circumference. Then temperature. Then mass distribution.</w:t>
      </w:r>
    </w:p>
    <w:p w14:paraId="725B8621" w14:textId="77777777" w:rsidR="00A1675C" w:rsidRDefault="00000000">
      <w:pPr>
        <w:ind w:firstLine="432"/>
      </w:pPr>
      <w:r>
        <w:rPr>
          <w:rFonts w:eastAsia="Georgia"/>
        </w:rPr>
        <w:t>Derek intently watched.</w:t>
      </w:r>
    </w:p>
    <w:p w14:paraId="3C359135" w14:textId="77777777" w:rsidR="00A1675C" w:rsidRDefault="00000000">
      <w:pPr>
        <w:spacing w:before="40" w:after="120"/>
      </w:pPr>
      <w:r>
        <w:rPr>
          <w:rFonts w:eastAsia="Georgia"/>
        </w:rPr>
        <w:t>"What are we proving?"</w:t>
      </w:r>
    </w:p>
    <w:p w14:paraId="6E106369" w14:textId="77777777" w:rsidR="00A1675C" w:rsidRDefault="00000000">
      <w:pPr>
        <w:spacing w:before="40" w:after="120"/>
      </w:pPr>
      <w:r>
        <w:rPr>
          <w:rFonts w:eastAsia="Georgia"/>
        </w:rPr>
        <w:t>"Nothing."</w:t>
      </w:r>
    </w:p>
    <w:p w14:paraId="05C2A617" w14:textId="77777777" w:rsidR="00A1675C" w:rsidRDefault="00000000">
      <w:pPr>
        <w:spacing w:before="40" w:after="120"/>
      </w:pPr>
      <w:r>
        <w:rPr>
          <w:rFonts w:eastAsia="Georgia"/>
        </w:rPr>
        <w:t>"Good."</w:t>
      </w:r>
    </w:p>
    <w:p w14:paraId="176A660C" w14:textId="77777777" w:rsidR="00A1675C" w:rsidRDefault="00000000">
      <w:pPr>
        <w:spacing w:before="40" w:after="120"/>
      </w:pPr>
      <w:r>
        <w:rPr>
          <w:rFonts w:eastAsia="Georgia"/>
        </w:rPr>
        <w:t>"We're establishing that the cucumber has observable properties."</w:t>
      </w:r>
    </w:p>
    <w:p w14:paraId="67D99BD8" w14:textId="77777777" w:rsidR="00A1675C" w:rsidRDefault="00000000">
      <w:pPr>
        <w:spacing w:before="40" w:after="120"/>
      </w:pPr>
      <w:r>
        <w:rPr>
          <w:rFonts w:eastAsia="Georgia"/>
        </w:rPr>
        <w:t>"Yes."</w:t>
      </w:r>
    </w:p>
    <w:p w14:paraId="223CA43B" w14:textId="77777777" w:rsidR="00A1675C" w:rsidRDefault="00000000">
      <w:pPr>
        <w:spacing w:before="40" w:after="120"/>
      </w:pPr>
      <w:r>
        <w:rPr>
          <w:rFonts w:eastAsia="Georgia"/>
        </w:rPr>
        <w:t>"And if the holographic description is correct, those properties must ultimately be encoded in the underlying degrees of freedom."</w:t>
      </w:r>
    </w:p>
    <w:p w14:paraId="0B754174" w14:textId="77777777" w:rsidR="00A1675C" w:rsidRDefault="00000000">
      <w:pPr>
        <w:ind w:firstLine="432"/>
      </w:pPr>
      <w:r>
        <w:rPr>
          <w:rFonts w:eastAsia="Georgia"/>
        </w:rPr>
        <w:t>Derek nodded.</w:t>
      </w:r>
    </w:p>
    <w:p w14:paraId="2C5CC6B3" w14:textId="77777777" w:rsidR="00A1675C" w:rsidRDefault="00000000">
      <w:pPr>
        <w:spacing w:before="40" w:after="120"/>
      </w:pPr>
      <w:r>
        <w:rPr>
          <w:rFonts w:eastAsia="Georgia"/>
        </w:rPr>
        <w:t>"Yes."</w:t>
      </w:r>
    </w:p>
    <w:p w14:paraId="7E3F8668" w14:textId="77777777" w:rsidR="00A1675C" w:rsidRDefault="00000000">
      <w:pPr>
        <w:spacing w:before="40" w:after="120"/>
      </w:pPr>
      <w:r>
        <w:rPr>
          <w:rFonts w:eastAsia="Georgia"/>
        </w:rPr>
        <w:t>"So the cucumber can be described in more than one way."</w:t>
      </w:r>
    </w:p>
    <w:p w14:paraId="66144BA0" w14:textId="77777777" w:rsidR="00A1675C" w:rsidRDefault="00000000">
      <w:pPr>
        <w:spacing w:before="40" w:after="120"/>
      </w:pPr>
      <w:r>
        <w:rPr>
          <w:rFonts w:eastAsia="Georgia"/>
        </w:rPr>
        <w:t>"Like spacetime."</w:t>
      </w:r>
    </w:p>
    <w:p w14:paraId="33A61F1A" w14:textId="77777777" w:rsidR="00A1675C" w:rsidRDefault="00000000">
      <w:pPr>
        <w:spacing w:before="40" w:after="120"/>
      </w:pPr>
      <w:r>
        <w:rPr>
          <w:rFonts w:eastAsia="Georgia"/>
        </w:rPr>
        <w:t>"Exactly."</w:t>
      </w:r>
    </w:p>
    <w:p w14:paraId="07040A75" w14:textId="77777777" w:rsidR="00A1675C" w:rsidRDefault="00000000">
      <w:pPr>
        <w:ind w:firstLine="432"/>
      </w:pPr>
      <w:r>
        <w:rPr>
          <w:rFonts w:eastAsia="Georgia"/>
        </w:rPr>
        <w:t>Trevor looked thoughtful.</w:t>
      </w:r>
    </w:p>
    <w:p w14:paraId="4111CE18" w14:textId="77777777" w:rsidR="00A1675C" w:rsidRDefault="00000000">
      <w:pPr>
        <w:spacing w:before="40" w:after="120"/>
      </w:pPr>
      <w:r>
        <w:rPr>
          <w:rFonts w:eastAsia="Georgia"/>
        </w:rPr>
        <w:t>"Could the cucumber itself have a holographic description?"</w:t>
      </w:r>
    </w:p>
    <w:p w14:paraId="631C5345" w14:textId="77777777" w:rsidR="00A1675C" w:rsidRDefault="00000000">
      <w:pPr>
        <w:ind w:firstLine="432"/>
      </w:pPr>
      <w:r>
        <w:rPr>
          <w:rFonts w:eastAsia="Georgia"/>
        </w:rPr>
        <w:t>Derek gently smiled.</w:t>
      </w:r>
    </w:p>
    <w:p w14:paraId="50B37520" w14:textId="77777777" w:rsidR="00A1675C" w:rsidRDefault="00000000">
      <w:pPr>
        <w:spacing w:before="40" w:after="120"/>
      </w:pPr>
      <w:r>
        <w:rPr>
          <w:rFonts w:eastAsia="Georgia"/>
        </w:rPr>
        <w:t>"Of course."</w:t>
      </w:r>
    </w:p>
    <w:p w14:paraId="0FA13E85" w14:textId="77777777" w:rsidR="00A1675C" w:rsidRDefault="00000000">
      <w:pPr>
        <w:spacing w:before="40" w:after="120"/>
      </w:pPr>
      <w:r>
        <w:rPr>
          <w:rFonts w:eastAsia="Georgia"/>
        </w:rPr>
        <w:t>"Really?"</w:t>
      </w:r>
    </w:p>
    <w:p w14:paraId="37E82B64" w14:textId="77777777" w:rsidR="00A1675C" w:rsidRDefault="00000000">
      <w:pPr>
        <w:spacing w:before="40" w:after="120"/>
      </w:pPr>
      <w:r>
        <w:rPr>
          <w:rFonts w:eastAsia="Georgia"/>
        </w:rPr>
        <w:t>"In principle."</w:t>
      </w:r>
    </w:p>
    <w:p w14:paraId="60D56235" w14:textId="77777777" w:rsidR="00A1675C" w:rsidRDefault="00000000">
      <w:pPr>
        <w:ind w:firstLine="432"/>
      </w:pPr>
      <w:r>
        <w:rPr>
          <w:rFonts w:eastAsia="Georgia"/>
        </w:rPr>
        <w:t>Trevor surveyed it.</w:t>
      </w:r>
    </w:p>
    <w:p w14:paraId="75258502" w14:textId="77777777" w:rsidR="00A1675C" w:rsidRDefault="00000000">
      <w:pPr>
        <w:spacing w:before="40" w:after="120"/>
      </w:pPr>
      <w:r>
        <w:rPr>
          <w:rFonts w:eastAsia="Georgia"/>
        </w:rPr>
        <w:t>"That's extraordinary."</w:t>
      </w:r>
    </w:p>
    <w:p w14:paraId="3B6CA44C" w14:textId="77777777" w:rsidR="00A1675C" w:rsidRDefault="00000000">
      <w:pPr>
        <w:ind w:firstLine="432"/>
      </w:pPr>
      <w:r>
        <w:rPr>
          <w:rFonts w:eastAsia="Georgia"/>
        </w:rPr>
        <w:t>Derek nodded.</w:t>
      </w:r>
    </w:p>
    <w:p w14:paraId="51E7DA24" w14:textId="77777777" w:rsidR="00A1675C" w:rsidRDefault="00000000">
      <w:pPr>
        <w:spacing w:before="40" w:after="120"/>
      </w:pPr>
      <w:r>
        <w:rPr>
          <w:rFonts w:eastAsia="Georgia"/>
        </w:rPr>
        <w:t>"The information describing the physical system can have different representations."</w:t>
      </w:r>
    </w:p>
    <w:p w14:paraId="46A86B73" w14:textId="2FFA2670" w:rsidR="00A1675C" w:rsidRDefault="003434B6">
      <w:pPr>
        <w:ind w:firstLine="432"/>
      </w:pPr>
      <w:r>
        <w:rPr>
          <w:rFonts w:eastAsia="Georgia"/>
        </w:rPr>
        <w:t>Penny gently smiled.</w:t>
      </w:r>
    </w:p>
    <w:p w14:paraId="462EE27C" w14:textId="77777777" w:rsidR="00A1675C" w:rsidRDefault="00000000">
      <w:pPr>
        <w:spacing w:before="40" w:after="120"/>
      </w:pPr>
      <w:r>
        <w:rPr>
          <w:rFonts w:eastAsia="Georgia"/>
        </w:rPr>
        <w:t>"Just don't tell the cucumber."</w:t>
      </w:r>
    </w:p>
    <w:p w14:paraId="0FB3825F" w14:textId="77777777" w:rsidR="00A1675C" w:rsidRDefault="00000000">
      <w:pPr>
        <w:spacing w:before="40" w:after="120"/>
      </w:pPr>
      <w:r>
        <w:rPr>
          <w:rFonts w:eastAsia="Georgia"/>
        </w:rPr>
        <w:t>"Why?"</w:t>
      </w:r>
    </w:p>
    <w:p w14:paraId="749D2963" w14:textId="77777777" w:rsidR="00A1675C" w:rsidRDefault="00000000">
      <w:pPr>
        <w:spacing w:before="40" w:after="120"/>
      </w:pPr>
      <w:r>
        <w:rPr>
          <w:rFonts w:eastAsia="Georgia"/>
        </w:rPr>
        <w:t>"It may become arrogant."</w:t>
      </w:r>
    </w:p>
    <w:p w14:paraId="4C49A19E" w14:textId="77777777" w:rsidR="00A1675C" w:rsidRDefault="00000000">
      <w:pPr>
        <w:spacing w:before="200" w:after="120"/>
        <w:jc w:val="center"/>
      </w:pPr>
      <w:r>
        <w:rPr>
          <w:rFonts w:eastAsia="Georgia"/>
          <w:b/>
          <w:sz w:val="24"/>
        </w:rPr>
        <w:t>Everything Everywhere All at Once</w:t>
      </w:r>
    </w:p>
    <w:p w14:paraId="3FC9FE8B" w14:textId="0EC2B894" w:rsidR="00A1675C" w:rsidRDefault="003434B6">
      <w:pPr>
        <w:ind w:firstLine="432"/>
      </w:pPr>
      <w:r>
        <w:rPr>
          <w:rFonts w:eastAsia="Georgia"/>
        </w:rPr>
        <w:t>Penny had decided that Derek was becoming unbearable. Not because he was wrong. That would have been easier.</w:t>
      </w:r>
    </w:p>
    <w:p w14:paraId="4336F3A9" w14:textId="480CECBA"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spacing w:before="40" w:after="120"/>
      </w:pPr>
      <w:r>
        <w:rPr>
          <w:rFonts w:eastAsia="Georgia"/>
        </w:rPr>
        <w:t>"Yes."</w:t>
      </w:r>
    </w:p>
    <w:p w14:paraId="480E2962" w14:textId="32FEA2FE" w:rsidR="00A1675C" w:rsidRDefault="00000000">
      <w:pPr>
        <w:ind w:firstLine="432"/>
      </w:pPr>
      <w:r>
        <w:rPr>
          <w:rFonts w:eastAsia="Georgia"/>
        </w:rPr>
        <w:t>As though the universe had just been waiting for him to catch up. So Penny went to the cinema. Alone.</w:t>
      </w:r>
    </w:p>
    <w:p w14:paraId="62565F74" w14:textId="77777777" w:rsidR="00A1675C" w:rsidRDefault="00000000">
      <w:pPr>
        <w:ind w:firstLine="432"/>
      </w:pPr>
      <w:r>
        <w:rPr>
          <w:rFonts w:eastAsia="Georgia"/>
        </w:rPr>
        <w:t>This was not particularly unusual. What was unusual was the film she chose.</w:t>
      </w:r>
    </w:p>
    <w:p w14:paraId="2698D097" w14:textId="77777777" w:rsidR="00A1675C" w:rsidRDefault="00000000">
      <w:pPr>
        <w:spacing w:before="200" w:after="120"/>
        <w:jc w:val="center"/>
      </w:pPr>
      <w:r>
        <w:rPr>
          <w:rFonts w:eastAsia="Georgia"/>
          <w:b/>
          <w:sz w:val="24"/>
        </w:rPr>
        <w:t>Everything Everywhere All at Once.</w:t>
      </w:r>
    </w:p>
    <w:p w14:paraId="4F86F677" w14:textId="6F5DAF04" w:rsidR="00A1675C" w:rsidRDefault="00000000">
      <w:pPr>
        <w:ind w:firstLine="432"/>
      </w:pPr>
      <w:r>
        <w:rPr>
          <w:rFonts w:eastAsia="Georgia"/>
        </w:rPr>
        <w:t>She settled into her seat with popcorn and a drink and watched the opening credits. Then she saw her. Penny sat upright.</w:t>
      </w:r>
    </w:p>
    <w:p w14:paraId="07AA0342" w14:textId="77777777" w:rsidR="00A1675C" w:rsidRDefault="00000000">
      <w:pPr>
        <w:spacing w:before="40" w:after="120"/>
      </w:pPr>
      <w:r>
        <w:rPr>
          <w:rFonts w:eastAsia="Georgia"/>
        </w:rPr>
        <w:t>"Blimey."</w:t>
      </w:r>
    </w:p>
    <w:p w14:paraId="204BAE28"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ind w:firstLine="432"/>
      </w:pPr>
      <w:r>
        <w:rPr>
          <w:rFonts w:eastAsia="Georgia"/>
        </w:rPr>
        <w:t>Penny gently smiled.</w:t>
      </w:r>
    </w:p>
    <w:p w14:paraId="447E8264" w14:textId="77777777" w:rsidR="00A1675C" w:rsidRDefault="00000000">
      <w:pPr>
        <w:spacing w:before="40" w:after="120"/>
      </w:pPr>
      <w:r>
        <w:rPr>
          <w:rFonts w:eastAsia="Georgia"/>
        </w:rPr>
        <w:t>"Americans."</w:t>
      </w:r>
    </w:p>
    <w:p w14:paraId="445D030E" w14:textId="77777777" w:rsidR="00A1675C" w:rsidRDefault="00000000">
      <w:pPr>
        <w:ind w:firstLine="432"/>
      </w:pPr>
      <w:r>
        <w:rPr>
          <w:rFonts w:eastAsia="Georgia"/>
        </w:rPr>
        <w:t>She took a handful of popcorn. The film began. Within minutes there were universes.</w:t>
      </w:r>
    </w:p>
    <w:p w14:paraId="3F4B09ED"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3CC89AC5" w14:textId="1EFB1FC7" w:rsidR="00A1675C" w:rsidRDefault="003434B6">
      <w:pPr>
        <w:ind w:firstLine="432"/>
      </w:pPr>
      <w:r>
        <w:rPr>
          <w:rFonts w:eastAsia="Georgia"/>
        </w:rPr>
        <w:t>Penny watched. She became increasingly interested. Not because the film was physically accurate.</w:t>
      </w:r>
    </w:p>
    <w:p w14:paraId="76E650F4" w14:textId="77777777" w:rsidR="00A1675C" w:rsidRDefault="00000000">
      <w:pPr>
        <w:ind w:firstLine="432"/>
      </w:pPr>
      <w:r>
        <w:rPr>
          <w:rFonts w:eastAsia="Georgia"/>
        </w:rPr>
        <w:t>It wasn't. Nor was it trying to be. But the underlying idea was strangely familiar.</w:t>
      </w:r>
    </w:p>
    <w:p w14:paraId="7CBC953A" w14:textId="77777777" w:rsidR="00A1675C" w:rsidRDefault="00000000">
      <w:pPr>
        <w:ind w:firstLine="432"/>
      </w:pPr>
      <w:r>
        <w:rPr>
          <w:rFonts w:eastAsia="Georgia"/>
        </w:rPr>
        <w:t>Different possible realities. Different versions of people. Different histories.</w:t>
      </w:r>
    </w:p>
    <w:p w14:paraId="69B5C42F" w14:textId="77777777" w:rsidR="00A1675C" w:rsidRDefault="00000000">
      <w:pPr>
        <w:ind w:firstLine="432"/>
      </w:pPr>
      <w:r>
        <w:rPr>
          <w:rFonts w:eastAsia="Georgia"/>
        </w:rPr>
        <w:t>Different outcomes. Different choices. A universe in which one thing happened.</w:t>
      </w:r>
    </w:p>
    <w:p w14:paraId="7D34317C" w14:textId="27A78E5B" w:rsidR="00A1675C" w:rsidRDefault="00000000">
      <w:pPr>
        <w:ind w:firstLine="432"/>
      </w:pPr>
      <w:r>
        <w:rPr>
          <w:rFonts w:eastAsia="Georgia"/>
        </w:rPr>
        <w:t>Another in which it didn't. Penny thought about Derek. She thought about the Investigation Bureau.</w:t>
      </w:r>
    </w:p>
    <w:p w14:paraId="565B7042" w14:textId="77777777" w:rsidR="00A1675C" w:rsidRDefault="00000000">
      <w:pPr>
        <w:ind w:firstLine="432"/>
      </w:pPr>
      <w:r>
        <w:rPr>
          <w:rFonts w:eastAsia="Georgia"/>
        </w:rPr>
        <w:t>She thought about the strange clock. She thought about the train that apparently existed in one description of reality and didn't in another. She thought about Weinstein's question.</w:t>
      </w:r>
    </w:p>
    <w:p w14:paraId="0CEE8AE4" w14:textId="77777777" w:rsidR="00A1675C" w:rsidRDefault="00000000">
      <w:pPr>
        <w:ind w:firstLine="432"/>
      </w:pPr>
      <w:r>
        <w:rPr>
          <w:rFonts w:eastAsia="Georgia"/>
        </w:rPr>
        <w:t>If spacetime itself could be emergent, what exactly did it mean for there to be one universe? She leaned back. The film continued.</w:t>
      </w:r>
    </w:p>
    <w:p w14:paraId="36530A6C" w14:textId="270E7C18" w:rsidR="00A1675C" w:rsidRDefault="00000000">
      <w:pPr>
        <w:ind w:firstLine="432"/>
      </w:pPr>
      <w:r>
        <w:rPr>
          <w:rFonts w:eastAsia="Georgia"/>
        </w:rPr>
        <w:t>Michelle Yeoh's character moved through wildly different versions of reality. Penny gently smiled.</w:t>
      </w:r>
    </w:p>
    <w:p w14:paraId="2AC3908D" w14:textId="77777777" w:rsidR="00A1675C" w:rsidRDefault="00000000">
      <w:pPr>
        <w:spacing w:before="40" w:after="120"/>
      </w:pPr>
      <w:r>
        <w:rPr>
          <w:rFonts w:eastAsia="Georgia"/>
        </w:rPr>
        <w:t>"Right."</w:t>
      </w:r>
    </w:p>
    <w:p w14:paraId="2B8D375B" w14:textId="40914A05" w:rsidR="00A1675C" w:rsidRDefault="00000000">
      <w:pPr>
        <w:ind w:firstLine="432"/>
      </w:pPr>
      <w:r>
        <w:rPr>
          <w:rFonts w:eastAsia="Georgia"/>
        </w:rPr>
        <w:t>A woman sitting several seats away glanced at her. Penny lowered her voice.</w:t>
      </w:r>
    </w:p>
    <w:p w14:paraId="6391787F" w14:textId="77777777" w:rsidR="00A1675C" w:rsidRDefault="00000000">
      <w:pPr>
        <w:spacing w:before="40" w:after="120"/>
      </w:pPr>
      <w:r>
        <w:rPr>
          <w:rFonts w:eastAsia="Georgia"/>
        </w:rPr>
        <w:t>"This is actually rather relevant."</w:t>
      </w:r>
    </w:p>
    <w:p w14:paraId="5EC88331" w14:textId="1D70C580" w:rsidR="00A1675C" w:rsidRDefault="00000000">
      <w:pPr>
        <w:ind w:firstLine="432"/>
      </w:pPr>
      <w:r>
        <w:rPr>
          <w:rFonts w:eastAsia="Georgia"/>
        </w:rPr>
        <w:t>The woman looked away. Penny continued watching. The film's multiverse was not the same thing as the multiverse physicists sometimes discuss.</w:t>
      </w:r>
    </w:p>
    <w:p w14:paraId="4D5DCD96" w14:textId="77777777" w:rsidR="00A1675C" w:rsidRDefault="00000000">
      <w:pPr>
        <w:ind w:firstLine="432"/>
      </w:pPr>
      <w:r>
        <w:rPr>
          <w:rFonts w:eastAsia="Georgia"/>
        </w:rPr>
        <w:t>That distinction mattered. But it was useful as an intuition pump. Suppose reality could be described in many different ways.</w:t>
      </w:r>
    </w:p>
    <w:p w14:paraId="22A4C4B7"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261B766D" w14:textId="77777777" w:rsidR="00A1675C" w:rsidRDefault="00000000">
      <w:pPr>
        <w:ind w:firstLine="432"/>
      </w:pPr>
      <w:r>
        <w:rPr>
          <w:rFonts w:eastAsia="Georgia"/>
        </w:rPr>
        <w:t>What was fundamental? The particular history? The collection of histories?</w:t>
      </w:r>
    </w:p>
    <w:p w14:paraId="069AF431" w14:textId="0F7E4093" w:rsidR="00A1675C" w:rsidRDefault="00000000">
      <w:pPr>
        <w:ind w:firstLine="432"/>
      </w:pPr>
      <w:r>
        <w:rPr>
          <w:rFonts w:eastAsia="Georgia"/>
        </w:rPr>
        <w:t>The mathematical structure connecting them? Or something deeper still? Penny thought about holography.</w:t>
      </w:r>
    </w:p>
    <w:p w14:paraId="01969EF2" w14:textId="77777777" w:rsidR="00A1675C" w:rsidRDefault="00000000">
      <w:pPr>
        <w:ind w:firstLine="432"/>
      </w:pPr>
      <w:r>
        <w:rPr>
          <w:rFonts w:eastAsia="Georgia"/>
        </w:rPr>
        <w:t>If a higher-dimensional gravitational description could be equivalent to a lower-dimensional quantum description, then perhaps what quietly looked like an enormous four-dimensional reality from one perspective could be represented by something radically different from another. Not a movie. Not a projection in the everyday sense.</w:t>
      </w:r>
    </w:p>
    <w:p w14:paraId="0A5C64A9" w14:textId="77777777" w:rsidR="00A1675C" w:rsidRDefault="00000000">
      <w:pPr>
        <w:ind w:firstLine="432"/>
      </w:pPr>
      <w:r>
        <w:rPr>
          <w:rFonts w:eastAsia="Georgia"/>
        </w:rPr>
        <w:t>A mathematically equivalent description. Two apparently different descriptions. One underlying physics.</w:t>
      </w:r>
    </w:p>
    <w:p w14:paraId="158E6A76" w14:textId="77777777" w:rsidR="00A1675C" w:rsidRDefault="00000000">
      <w:pPr>
        <w:ind w:firstLine="432"/>
      </w:pPr>
      <w:r>
        <w:rPr>
          <w:rFonts w:eastAsia="Georgia"/>
        </w:rPr>
        <w:t>She quietly smiled.</w:t>
      </w:r>
    </w:p>
    <w:p w14:paraId="1396DF4A" w14:textId="77777777" w:rsidR="00A1675C" w:rsidRDefault="00000000">
      <w:pPr>
        <w:spacing w:before="40" w:after="120"/>
      </w:pPr>
      <w:r>
        <w:rPr>
          <w:rFonts w:eastAsia="Georgia"/>
        </w:rPr>
        <w:t>"Now we're getting somewhere."</w:t>
      </w:r>
    </w:p>
    <w:p w14:paraId="1E00CE5F" w14:textId="40CAB8C0" w:rsidR="00A1675C" w:rsidRDefault="00000000">
      <w:pPr>
        <w:ind w:firstLine="432"/>
      </w:pPr>
      <w:r>
        <w:rPr>
          <w:rFonts w:eastAsia="Georgia"/>
        </w:rPr>
        <w:t>On screen, the characters continued jumping between realities. Penny watched Jamie Lee Curtis.</w:t>
      </w:r>
    </w:p>
    <w:p w14:paraId="1FF9E25A" w14:textId="77777777" w:rsidR="00A1675C" w:rsidRDefault="00000000">
      <w:pPr>
        <w:spacing w:before="40" w:after="120"/>
      </w:pPr>
      <w:r>
        <w:rPr>
          <w:rFonts w:eastAsia="Georgia"/>
        </w:rPr>
        <w:t>"Still alive."</w:t>
      </w:r>
    </w:p>
    <w:p w14:paraId="506D4BA2" w14:textId="77777777" w:rsidR="00A1675C" w:rsidRDefault="00000000">
      <w:pPr>
        <w:ind w:firstLine="432"/>
      </w:pPr>
      <w:r>
        <w:rPr>
          <w:rFonts w:eastAsia="Georgia"/>
        </w:rPr>
        <w:t>She shook her head.</w:t>
      </w:r>
    </w:p>
    <w:p w14:paraId="0BFB5923" w14:textId="77777777" w:rsidR="00A1675C" w:rsidRDefault="00000000">
      <w:pPr>
        <w:spacing w:before="40" w:after="120"/>
      </w:pPr>
      <w:r>
        <w:rPr>
          <w:rFonts w:eastAsia="Georgia"/>
        </w:rPr>
        <w:t>"She really does have remarkable career longevity."</w:t>
      </w:r>
    </w:p>
    <w:p w14:paraId="44975640" w14:textId="7909A013" w:rsidR="00A1675C" w:rsidRDefault="00000000">
      <w:pPr>
        <w:ind w:firstLine="432"/>
      </w:pPr>
      <w:r>
        <w:rPr>
          <w:rFonts w:eastAsia="Georgia"/>
        </w:rPr>
        <w:t>Then another universe appeared. Penny frowned. Something about it bothered her.</w:t>
      </w:r>
    </w:p>
    <w:p w14:paraId="7CD4BA7A" w14:textId="77777777" w:rsidR="00A1675C" w:rsidRDefault="00000000">
      <w:pPr>
        <w:ind w:firstLine="432"/>
      </w:pPr>
      <w:r>
        <w:rPr>
          <w:rFonts w:eastAsia="Georgia"/>
        </w:rPr>
        <w:t>Not the physics. The logic. If every possible version of a person existed, what distinguished one version from another?</w:t>
      </w:r>
    </w:p>
    <w:p w14:paraId="0802C360" w14:textId="77777777" w:rsidR="00A1675C" w:rsidRDefault="00000000">
      <w:pPr>
        <w:ind w:firstLine="432"/>
      </w:pPr>
      <w:r>
        <w:rPr>
          <w:rFonts w:eastAsia="Georgia"/>
        </w:rPr>
        <w:t>Their history. Their state. Their relationships.</w:t>
      </w:r>
    </w:p>
    <w:p w14:paraId="6D0DE076" w14:textId="4CA91EB6" w:rsidR="00A1675C" w:rsidRDefault="00000000">
      <w:pPr>
        <w:ind w:firstLine="432"/>
      </w:pPr>
      <w:r>
        <w:rPr>
          <w:rFonts w:eastAsia="Georgia"/>
        </w:rPr>
        <w:t>Their information. Penny sat forward. Information.</w:t>
      </w:r>
    </w:p>
    <w:p w14:paraId="4868FD9C" w14:textId="77777777" w:rsidR="00A1675C" w:rsidRDefault="00000000">
      <w:pPr>
        <w:ind w:firstLine="432"/>
      </w:pPr>
      <w:r>
        <w:rPr>
          <w:rFonts w:eastAsia="Georgia"/>
        </w:rPr>
        <w:t>That was the word. Everything came back to information. A physical system could be described by its state.</w:t>
      </w:r>
    </w:p>
    <w:p w14:paraId="7ED6357D" w14:textId="77777777" w:rsidR="00A1675C" w:rsidRDefault="00000000">
      <w:pPr>
        <w:ind w:firstLine="432"/>
      </w:pPr>
      <w:r>
        <w:rPr>
          <w:rFonts w:eastAsia="Georgia"/>
        </w:rPr>
        <w:t>a strange silent clock had a state. A cucumber had a state. A person had a state.</w:t>
      </w:r>
    </w:p>
    <w:p w14:paraId="7ACF0B38" w14:textId="77777777" w:rsidR="00A1675C" w:rsidRDefault="00000000">
      <w:pPr>
        <w:ind w:firstLine="432"/>
      </w:pPr>
      <w:r>
        <w:rPr>
          <w:rFonts w:eastAsia="Georgia"/>
        </w:rPr>
        <w:t>a distant train had a state. A universe had a state. And perhaps the geometry of spacetime itself emerged from relationships between quantum states.</w:t>
      </w:r>
    </w:p>
    <w:p w14:paraId="73EE6BA3" w14:textId="77777777" w:rsidR="00A1675C" w:rsidRDefault="00000000">
      <w:pPr>
        <w:ind w:firstLine="432"/>
      </w:pPr>
      <w:r>
        <w:rPr>
          <w:rFonts w:eastAsia="Georgia"/>
        </w:rPr>
        <w:t>She took out her phone. She typed: Holography: information on boundary → bulk geometry?</w:t>
      </w:r>
    </w:p>
    <w:p w14:paraId="1CA435A4" w14:textId="77777777" w:rsidR="00A1675C" w:rsidRDefault="00000000">
      <w:pPr>
        <w:ind w:firstLine="432"/>
      </w:pPr>
      <w:r>
        <w:rPr>
          <w:rFonts w:eastAsia="Georgia"/>
        </w:rPr>
        <w:t>Then: Could different descriptions correspond to same physics? Then:</w:t>
      </w:r>
    </w:p>
    <w:p w14:paraId="62AA9DEE" w14:textId="77777777" w:rsidR="00A1675C" w:rsidRDefault="00000000">
      <w:pPr>
        <w:ind w:firstLine="432"/>
      </w:pPr>
      <w:r>
        <w:rPr>
          <w:rFonts w:eastAsia="Georgia"/>
        </w:rPr>
        <w:t>SR and GR survive because they are emergent descriptions? She paused.</w:t>
      </w:r>
    </w:p>
    <w:p w14:paraId="4679ACFF" w14:textId="77777777" w:rsidR="00A1675C" w:rsidRDefault="00000000">
      <w:pPr>
        <w:spacing w:before="40" w:after="120"/>
      </w:pPr>
      <w:r>
        <w:rPr>
          <w:rFonts w:eastAsia="Georgia"/>
        </w:rPr>
        <w:t>Then added:</w:t>
      </w:r>
    </w:p>
    <w:p w14:paraId="44EE7DF1" w14:textId="77777777" w:rsidR="00A1675C" w:rsidRDefault="00000000">
      <w:pPr>
        <w:ind w:firstLine="432"/>
      </w:pPr>
      <w:r>
        <w:rPr>
          <w:rFonts w:eastAsia="Georgia"/>
        </w:rPr>
        <w:t>Ask Alfred. She put the phone away. On screen, Jamie Lee Curtis was once again doing something completely unreasonable.</w:t>
      </w:r>
    </w:p>
    <w:p w14:paraId="0C624F16" w14:textId="5CD7336C" w:rsidR="00A1675C" w:rsidRDefault="003434B6">
      <w:pPr>
        <w:ind w:firstLine="432"/>
      </w:pPr>
      <w:r>
        <w:rPr>
          <w:rFonts w:eastAsia="Georgia"/>
        </w:rPr>
        <w:t>Penny smiled.</w:t>
      </w:r>
    </w:p>
    <w:p w14:paraId="3280ABE0" w14:textId="77777777" w:rsidR="00A1675C" w:rsidRDefault="00000000">
      <w:pPr>
        <w:spacing w:before="40" w:after="120"/>
      </w:pPr>
      <w:r>
        <w:rPr>
          <w:rFonts w:eastAsia="Georgia"/>
        </w:rPr>
        <w:t>"Americans."</w:t>
      </w:r>
    </w:p>
    <w:p w14:paraId="0D4E82A6" w14:textId="77777777" w:rsidR="00A1675C" w:rsidRDefault="00000000">
      <w:pPr>
        <w:ind w:firstLine="432"/>
      </w:pPr>
      <w:r>
        <w:rPr>
          <w:rFonts w:eastAsia="Georgia"/>
        </w:rPr>
        <w:t>A few minutes later she laughed. Then laughed again. Then stopped.</w:t>
      </w:r>
    </w:p>
    <w:p w14:paraId="17F6DEB8"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4CAE619" w14:textId="77777777" w:rsidR="00A1675C" w:rsidRDefault="00000000">
      <w:pPr>
        <w:ind w:firstLine="432"/>
      </w:pPr>
      <w:r>
        <w:rPr>
          <w:rFonts w:eastAsia="Georgia"/>
        </w:rPr>
        <w:t>The important thing was not that they moved from one physical universe to another. The important thing was that the information defining the character changed. Different memories.</w:t>
      </w:r>
    </w:p>
    <w:p w14:paraId="26EA4232" w14:textId="77777777" w:rsidR="00A1675C" w:rsidRDefault="00000000">
      <w:pPr>
        <w:ind w:firstLine="432"/>
      </w:pPr>
      <w:r>
        <w:rPr>
          <w:rFonts w:eastAsia="Georgia"/>
        </w:rPr>
        <w:t>Different relationships. Different physical histories. Different versions of the same person.</w:t>
      </w:r>
    </w:p>
    <w:p w14:paraId="03FA4E69" w14:textId="16EBF670"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349EC83E"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ind w:firstLine="432"/>
      </w:pPr>
      <w:r>
        <w:rPr>
          <w:rFonts w:eastAsia="Georgia"/>
        </w:rPr>
        <w:t>His apparent history was one way of describing that state and its correlations. Penny smiled.</w:t>
      </w:r>
    </w:p>
    <w:p w14:paraId="7EA593E2" w14:textId="77777777" w:rsidR="00A1675C" w:rsidRDefault="00000000">
      <w:pPr>
        <w:spacing w:before="40" w:after="120"/>
      </w:pPr>
      <w:r>
        <w:rPr>
          <w:rFonts w:eastAsia="Georgia"/>
        </w:rPr>
        <w:t>"That explains the other Derek."</w:t>
      </w:r>
    </w:p>
    <w:p w14:paraId="312746CE" w14:textId="77777777" w:rsidR="00A1675C" w:rsidRDefault="00000000">
      <w:pPr>
        <w:ind w:firstLine="432"/>
      </w:pPr>
      <w:r>
        <w:rPr>
          <w:rFonts w:eastAsia="Georgia"/>
        </w:rPr>
        <w:t>Then she sharply frowned.</w:t>
      </w:r>
    </w:p>
    <w:p w14:paraId="4AD4107F" w14:textId="77777777" w:rsidR="00A1675C" w:rsidRDefault="00000000">
      <w:pPr>
        <w:spacing w:before="40" w:after="120"/>
      </w:pPr>
      <w:r>
        <w:rPr>
          <w:rFonts w:eastAsia="Georgia"/>
        </w:rPr>
        <w:t>"No, it doesn't."</w:t>
      </w:r>
    </w:p>
    <w:p w14:paraId="4489B2CD" w14:textId="77777777" w:rsidR="00A1675C" w:rsidRDefault="00000000">
      <w:pPr>
        <w:ind w:firstLine="432"/>
      </w:pPr>
      <w:r>
        <w:rPr>
          <w:rFonts w:eastAsia="Georgia"/>
        </w:rPr>
        <w:t>The woman beside her looked over again.</w:t>
      </w:r>
    </w:p>
    <w:p w14:paraId="719D3411" w14:textId="3E0DA79A" w:rsidR="00A1675C" w:rsidRDefault="003434B6">
      <w:pPr>
        <w:spacing w:before="40" w:after="120"/>
      </w:pPr>
      <w:r>
        <w:rPr>
          <w:rFonts w:eastAsia="Georgia"/>
        </w:rPr>
        <w:t>Penny whispered:</w:t>
      </w:r>
    </w:p>
    <w:p w14:paraId="36E368F6" w14:textId="77777777" w:rsidR="00A1675C" w:rsidRDefault="00000000">
      <w:pPr>
        <w:spacing w:before="40" w:after="120"/>
      </w:pPr>
      <w:r>
        <w:rPr>
          <w:rFonts w:eastAsia="Georgia"/>
        </w:rPr>
        <w:t>"Sorry."</w:t>
      </w:r>
    </w:p>
    <w:p w14:paraId="4D3E77B7" w14:textId="30F37981" w:rsidR="00A1675C" w:rsidRDefault="00000000">
      <w:pPr>
        <w:ind w:firstLine="432"/>
      </w:pPr>
      <w:r>
        <w:rPr>
          <w:rFonts w:eastAsia="Georgia"/>
        </w:rPr>
        <w:t>The film continued. Penny watched. Suddenly the multiverse stopped being merely funny.</w:t>
      </w:r>
    </w:p>
    <w:p w14:paraId="708372DB" w14:textId="77777777" w:rsidR="00A1675C" w:rsidRDefault="00000000">
      <w:pPr>
        <w:ind w:firstLine="432"/>
      </w:pPr>
      <w:r>
        <w:rPr>
          <w:rFonts w:eastAsia="Georgia"/>
        </w:rPr>
        <w:t>It became useful. Not as physics. As a question.</w:t>
      </w:r>
    </w:p>
    <w:p w14:paraId="7DDA316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ind w:firstLine="432"/>
      </w:pPr>
      <w:r>
        <w:rPr>
          <w:rFonts w:eastAsia="Georgia"/>
        </w:rPr>
        <w:t>That was already familiar from relativity. Coordinates could change. Physics didn't.</w:t>
      </w:r>
    </w:p>
    <w:p w14:paraId="56FFCC30" w14:textId="77777777" w:rsidR="00A1675C" w:rsidRDefault="00000000">
      <w:pPr>
        <w:spacing w:before="200" w:after="120"/>
        <w:jc w:val="center"/>
      </w:pPr>
      <w:r>
        <w:rPr>
          <w:rFonts w:eastAsia="Georgia"/>
          <w:b/>
          <w:sz w:val="24"/>
        </w:rPr>
        <w:t>A Lorentz transformation changed the coordinates assigned to events.</w:t>
      </w:r>
    </w:p>
    <w:p w14:paraId="2E492F12" w14:textId="77777777" w:rsidR="00A1675C" w:rsidRDefault="00000000">
      <w:pPr>
        <w:ind w:firstLine="432"/>
      </w:pPr>
      <w:r>
        <w:rPr>
          <w:rFonts w:eastAsia="Georgia"/>
        </w:rPr>
        <w:t>It didn't change the invariant interval. A different coordinate system could make the mathematics look different. The physics remained.</w:t>
      </w:r>
    </w:p>
    <w:p w14:paraId="489F9304"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ind w:firstLine="432"/>
      </w:pPr>
      <w:r>
        <w:rPr>
          <w:rFonts w:eastAsia="Georgia"/>
        </w:rPr>
        <w:t>Yet they could encode the same physics. Penny sat back.</w:t>
      </w:r>
    </w:p>
    <w:p w14:paraId="6ED00D12" w14:textId="77777777" w:rsidR="00A1675C" w:rsidRDefault="00000000">
      <w:pPr>
        <w:spacing w:before="40" w:after="120"/>
      </w:pPr>
      <w:r>
        <w:rPr>
          <w:rFonts w:eastAsia="Georgia"/>
        </w:rPr>
        <w:t>"Bloody hell."</w:t>
      </w:r>
    </w:p>
    <w:p w14:paraId="3E926F0A" w14:textId="2DF40940" w:rsidR="00A1675C" w:rsidRDefault="00000000">
      <w:pPr>
        <w:ind w:firstLine="432"/>
      </w:pPr>
      <w:r>
        <w:rPr>
          <w:rFonts w:eastAsia="Georgia"/>
        </w:rPr>
        <w:t>The woman beside her looked again. Penny gently smiled.</w:t>
      </w:r>
    </w:p>
    <w:p w14:paraId="12BAA415" w14:textId="77777777" w:rsidR="00A1675C" w:rsidRDefault="00000000">
      <w:pPr>
        <w:spacing w:before="40" w:after="120"/>
      </w:pPr>
      <w:r>
        <w:rPr>
          <w:rFonts w:eastAsia="Georgia"/>
        </w:rPr>
        <w:t>"Physics."</w:t>
      </w:r>
    </w:p>
    <w:p w14:paraId="1D357E1E" w14:textId="3C4BECE4" w:rsidR="00A1675C" w:rsidRDefault="00000000">
      <w:pPr>
        <w:ind w:firstLine="432"/>
      </w:pPr>
      <w:r>
        <w:rPr>
          <w:rFonts w:eastAsia="Georgia"/>
        </w:rPr>
        <w:t>The woman nodded uncertainly. On screen, everything became even more absurd. Penny laughed.</w:t>
      </w:r>
    </w:p>
    <w:p w14:paraId="2833F920" w14:textId="1DF8C14E" w:rsidR="00A1675C" w:rsidRDefault="00000000">
      <w:pPr>
        <w:ind w:firstLine="432"/>
      </w:pPr>
      <w:r>
        <w:rPr>
          <w:rFonts w:eastAsia="Georgia"/>
        </w:rPr>
        <w:t>Then she suddenly remembered something. The cucumber. She had left it at the office.</w:t>
      </w:r>
    </w:p>
    <w:p w14:paraId="6CE90B40" w14:textId="77777777" w:rsidR="00A1675C" w:rsidRDefault="00000000">
      <w:pPr>
        <w:ind w:firstLine="432"/>
      </w:pPr>
      <w:r>
        <w:rPr>
          <w:rFonts w:eastAsia="Georgia"/>
        </w:rPr>
        <w:t>She carefully studied her phone. No messages. Then the screen lit up.</w:t>
      </w:r>
    </w:p>
    <w:p w14:paraId="43619328" w14:textId="77777777" w:rsidR="00A1675C" w:rsidRDefault="00000000">
      <w:pPr>
        <w:ind w:firstLine="432"/>
      </w:pPr>
      <w:r>
        <w:rPr>
          <w:rFonts w:eastAsia="Georgia"/>
        </w:rPr>
        <w:t>A sudden message from Derek.</w:t>
      </w:r>
    </w:p>
    <w:p w14:paraId="11573795" w14:textId="77777777" w:rsidR="00A1675C" w:rsidRDefault="00000000">
      <w:pPr>
        <w:spacing w:before="200" w:after="120"/>
        <w:jc w:val="center"/>
      </w:pPr>
      <w:r>
        <w:rPr>
          <w:rFonts w:eastAsia="Georgia"/>
          <w:b/>
          <w:sz w:val="24"/>
        </w:rPr>
        <w:t>WHERE ARE YOU?</w:t>
      </w:r>
    </w:p>
    <w:p w14:paraId="59FBFEA2" w14:textId="6EBC7104" w:rsidR="00A1675C" w:rsidRDefault="003434B6">
      <w:pPr>
        <w:ind w:firstLine="432"/>
      </w:pPr>
      <w:r>
        <w:rPr>
          <w:rFonts w:eastAsia="Georgia"/>
        </w:rPr>
        <w:t>Penny typed: Cinema. Three dots suddenly appeared.</w:t>
      </w:r>
    </w:p>
    <w:p w14:paraId="33646CD6" w14:textId="77777777" w:rsidR="00A1675C" w:rsidRDefault="00000000">
      <w:pPr>
        <w:spacing w:before="200" w:after="120"/>
        <w:jc w:val="center"/>
      </w:pPr>
      <w:r>
        <w:rPr>
          <w:rFonts w:eastAsia="Georgia"/>
          <w:b/>
          <w:sz w:val="24"/>
        </w:rPr>
        <w:t>WHAT ARE YOU WATCHING?</w:t>
      </w:r>
    </w:p>
    <w:p w14:paraId="2EB01B5F" w14:textId="77777777" w:rsidR="00A1675C" w:rsidRDefault="00000000">
      <w:pPr>
        <w:spacing w:before="40" w:after="120"/>
      </w:pPr>
      <w:r>
        <w:rPr>
          <w:rFonts w:eastAsia="Georgia"/>
        </w:rPr>
        <w:t>She replied:</w:t>
      </w:r>
    </w:p>
    <w:p w14:paraId="3516C5E2" w14:textId="77777777" w:rsidR="00A1675C" w:rsidRDefault="00000000">
      <w:pPr>
        <w:spacing w:before="200" w:after="120"/>
        <w:jc w:val="center"/>
      </w:pPr>
      <w:r>
        <w:rPr>
          <w:rFonts w:eastAsia="Georgia"/>
          <w:b/>
          <w:sz w:val="24"/>
        </w:rPr>
        <w:t>Everything Everywhere All at Once.</w:t>
      </w:r>
    </w:p>
    <w:p w14:paraId="45B235AF" w14:textId="77777777" w:rsidR="00A1675C" w:rsidRDefault="00000000">
      <w:pPr>
        <w:ind w:firstLine="432"/>
      </w:pPr>
      <w:r>
        <w:rPr>
          <w:rFonts w:eastAsia="Georgia"/>
        </w:rPr>
        <w:t>The reply came almost immediately.</w:t>
      </w:r>
    </w:p>
    <w:p w14:paraId="60C25875" w14:textId="77777777" w:rsidR="00A1675C" w:rsidRDefault="00000000">
      <w:pPr>
        <w:spacing w:before="200" w:after="120"/>
        <w:jc w:val="center"/>
      </w:pPr>
      <w:r>
        <w:rPr>
          <w:rFonts w:eastAsia="Georgia"/>
          <w:b/>
          <w:sz w:val="24"/>
        </w:rPr>
        <w:t>WHY?</w:t>
      </w:r>
    </w:p>
    <w:p w14:paraId="1AC87133" w14:textId="5068783B" w:rsidR="00A1675C" w:rsidRDefault="003434B6">
      <w:pPr>
        <w:ind w:firstLine="432"/>
      </w:pPr>
      <w:r>
        <w:rPr>
          <w:rFonts w:eastAsia="Georgia"/>
        </w:rPr>
        <w:t>Penny gently smiled. She typed: Because you keep talking about holography and I wanted to see what the Americans think it means.</w:t>
      </w:r>
    </w:p>
    <w:p w14:paraId="16AB6C33" w14:textId="77777777" w:rsidR="00A1675C" w:rsidRDefault="00000000">
      <w:pPr>
        <w:ind w:firstLine="432"/>
      </w:pPr>
      <w:r>
        <w:rPr>
          <w:rFonts w:eastAsia="Georgia"/>
        </w:rPr>
        <w:t>There was a pause. Then:</w:t>
      </w:r>
    </w:p>
    <w:p w14:paraId="49629C9F" w14:textId="77777777" w:rsidR="00A1675C" w:rsidRDefault="00000000">
      <w:pPr>
        <w:spacing w:before="200" w:after="120"/>
        <w:jc w:val="center"/>
      </w:pPr>
      <w:r>
        <w:rPr>
          <w:rFonts w:eastAsia="Georgia"/>
          <w:b/>
          <w:sz w:val="24"/>
        </w:rPr>
        <w:t>AND?</w:t>
      </w:r>
    </w:p>
    <w:p w14:paraId="671F4D29" w14:textId="7660E2A4" w:rsidR="00A1675C" w:rsidRDefault="003434B6">
      <w:pPr>
        <w:ind w:firstLine="432"/>
      </w:pPr>
      <w:r>
        <w:rPr>
          <w:rFonts w:eastAsia="Georgia"/>
        </w:rPr>
        <w:t>Penny regarded the screen. She typed: Jamie Lee Curtis survived Halloween.</w:t>
      </w:r>
    </w:p>
    <w:p w14:paraId="36E01016" w14:textId="77777777" w:rsidR="00A1675C" w:rsidRDefault="00000000">
      <w:pPr>
        <w:ind w:firstLine="432"/>
      </w:pPr>
      <w:r>
        <w:rPr>
          <w:rFonts w:eastAsia="Georgia"/>
        </w:rPr>
        <w:t>Another pause. Then:</w:t>
      </w:r>
    </w:p>
    <w:p w14:paraId="4CD5EEF0" w14:textId="77777777" w:rsidR="00A1675C" w:rsidRDefault="00000000">
      <w:pPr>
        <w:spacing w:before="200" w:after="120"/>
        <w:jc w:val="center"/>
      </w:pPr>
      <w:r>
        <w:rPr>
          <w:rFonts w:eastAsia="Georgia"/>
          <w:b/>
          <w:sz w:val="24"/>
        </w:rPr>
        <w:t>THAT'S YOUR PHYSICS CONCLUSION?</w:t>
      </w:r>
    </w:p>
    <w:p w14:paraId="463C49F3" w14:textId="1F9AA558" w:rsidR="00A1675C" w:rsidRDefault="003434B6">
      <w:pPr>
        <w:ind w:firstLine="432"/>
      </w:pPr>
      <w:r>
        <w:rPr>
          <w:rFonts w:eastAsia="Georgia"/>
        </w:rPr>
        <w:t>Penny gently smiled.</w:t>
      </w:r>
    </w:p>
    <w:p w14:paraId="11EDC42D" w14:textId="77777777" w:rsidR="00A1675C" w:rsidRDefault="00000000">
      <w:pPr>
        <w:spacing w:before="40" w:after="120"/>
      </w:pPr>
      <w:r>
        <w:rPr>
          <w:rFonts w:eastAsia="Georgia"/>
        </w:rPr>
        <w:t>No.</w:t>
      </w:r>
    </w:p>
    <w:p w14:paraId="698B9E1B" w14:textId="77777777" w:rsidR="00A1675C" w:rsidRDefault="00000000">
      <w:pPr>
        <w:ind w:firstLine="432"/>
      </w:pPr>
      <w:r>
        <w:rPr>
          <w:rFonts w:eastAsia="Georgia"/>
        </w:rPr>
        <w:t>She examined the screen. Then typed: My physics conclusion is that if different descriptions can encode the same underlying reality, SR and GR don't need to be fundamental to be true.</w:t>
      </w:r>
    </w:p>
    <w:p w14:paraId="2C3D4EA5" w14:textId="77777777" w:rsidR="00A1675C" w:rsidRDefault="00000000">
      <w:pPr>
        <w:spacing w:before="40" w:after="120"/>
      </w:pPr>
      <w:r>
        <w:rPr>
          <w:rFonts w:eastAsia="Georgia"/>
        </w:rPr>
        <w:t>Derek replied:</w:t>
      </w:r>
    </w:p>
    <w:p w14:paraId="46FEEBCE" w14:textId="77777777" w:rsidR="00A1675C" w:rsidRDefault="00000000">
      <w:pPr>
        <w:spacing w:before="40" w:after="120"/>
      </w:pPr>
      <w:r>
        <w:rPr>
          <w:rFonts w:eastAsia="Georgia"/>
        </w:rPr>
        <w:t>Correct.</w:t>
      </w:r>
    </w:p>
    <w:p w14:paraId="3CA90BD6" w14:textId="63D85B0C" w:rsidR="00A1675C" w:rsidRDefault="003434B6">
      <w:pPr>
        <w:ind w:firstLine="432"/>
      </w:pPr>
      <w:r>
        <w:rPr>
          <w:rFonts w:eastAsia="Georgia"/>
        </w:rPr>
        <w:t>Penny gently smiled. Then another message suddenly appeared.</w:t>
      </w:r>
    </w:p>
    <w:p w14:paraId="3C37EDF4" w14:textId="77777777" w:rsidR="00A1675C" w:rsidRDefault="00000000">
      <w:pPr>
        <w:spacing w:before="40" w:after="120"/>
      </w:pPr>
      <w:r>
        <w:rPr>
          <w:rFonts w:eastAsia="Georgia"/>
        </w:rPr>
        <w:t>ALSO, JAMIE LEE CURTIS DID NOT "SURVIVE HALLOWEEN" IN THE PHYSICS SENSE.</w:t>
      </w:r>
    </w:p>
    <w:p w14:paraId="48B081FB" w14:textId="24F04AF9" w:rsidR="00A1675C" w:rsidRDefault="003434B6">
      <w:pPr>
        <w:ind w:firstLine="432"/>
      </w:pPr>
      <w:r>
        <w:rPr>
          <w:rFonts w:eastAsia="Georgia"/>
        </w:rPr>
        <w:t>Penny deeply frowned. She typed: You know what I meant.</w:t>
      </w:r>
    </w:p>
    <w:p w14:paraId="367759F1" w14:textId="77777777" w:rsidR="00A1675C" w:rsidRDefault="00000000">
      <w:pPr>
        <w:ind w:firstLine="432"/>
      </w:pPr>
      <w:r>
        <w:rPr>
          <w:rFonts w:eastAsia="Georgia"/>
        </w:rPr>
        <w:t>I don't. Americans. A pause.</w:t>
      </w:r>
    </w:p>
    <w:p w14:paraId="1BC251A3" w14:textId="0789C2F2" w:rsidR="00A1675C" w:rsidRDefault="00000000">
      <w:pPr>
        <w:ind w:firstLine="432"/>
      </w:pPr>
      <w:r>
        <w:rPr>
          <w:rFonts w:eastAsia="Georgia"/>
        </w:rPr>
        <w:t>Then: That settles it. Penny laughed.</w:t>
      </w:r>
    </w:p>
    <w:p w14:paraId="08C2A0F3" w14:textId="77777777" w:rsidR="00A1675C" w:rsidRDefault="00000000">
      <w:pPr>
        <w:ind w:firstLine="432"/>
      </w:pPr>
      <w:r>
        <w:rPr>
          <w:rFonts w:eastAsia="Georgia"/>
        </w:rPr>
        <w:t>She put the phone away. Then she noticed something. On the screen, a character was holding an ordinary cucumber.</w:t>
      </w:r>
    </w:p>
    <w:p w14:paraId="2DA54FBD" w14:textId="1F518B39" w:rsidR="00A1675C" w:rsidRDefault="003434B6">
      <w:pPr>
        <w:ind w:firstLine="432"/>
      </w:pPr>
      <w:r>
        <w:rPr>
          <w:rFonts w:eastAsia="Georgia"/>
        </w:rPr>
        <w:t>Penny stared. Surely not. She leaned forward.</w:t>
      </w:r>
    </w:p>
    <w:p w14:paraId="39F0C7BF" w14:textId="77777777" w:rsidR="00A1675C" w:rsidRDefault="00000000">
      <w:pPr>
        <w:ind w:firstLine="432"/>
      </w:pPr>
      <w:r>
        <w:rPr>
          <w:rFonts w:eastAsia="Georgia"/>
        </w:rPr>
        <w:t>There it was. A cucumber. She laughed.</w:t>
      </w:r>
    </w:p>
    <w:p w14:paraId="652BCC2B" w14:textId="77777777" w:rsidR="00A1675C" w:rsidRDefault="00000000">
      <w:pPr>
        <w:spacing w:before="40" w:after="120"/>
      </w:pPr>
      <w:r>
        <w:rPr>
          <w:rFonts w:eastAsia="Georgia"/>
        </w:rPr>
        <w:t>"You're having a laugh."</w:t>
      </w:r>
    </w:p>
    <w:p w14:paraId="5C446908" w14:textId="77777777" w:rsidR="00A1675C" w:rsidRDefault="00000000">
      <w:pPr>
        <w:ind w:firstLine="432"/>
      </w:pPr>
      <w:r>
        <w:rPr>
          <w:rFonts w:eastAsia="Georgia"/>
        </w:rPr>
        <w:t>The woman beside her inspected the screen.</w:t>
      </w:r>
    </w:p>
    <w:p w14:paraId="477E48D3" w14:textId="77777777" w:rsidR="00A1675C" w:rsidRDefault="00000000">
      <w:pPr>
        <w:spacing w:before="40" w:after="120"/>
      </w:pPr>
      <w:r>
        <w:rPr>
          <w:rFonts w:eastAsia="Georgia"/>
        </w:rPr>
        <w:t>"What?"</w:t>
      </w:r>
    </w:p>
    <w:p w14:paraId="52BC963A" w14:textId="77777777" w:rsidR="00A1675C" w:rsidRDefault="00000000">
      <w:pPr>
        <w:spacing w:before="40" w:after="120"/>
      </w:pPr>
      <w:r>
        <w:rPr>
          <w:rFonts w:eastAsia="Georgia"/>
        </w:rPr>
        <w:t>"The cucumber."</w:t>
      </w:r>
    </w:p>
    <w:p w14:paraId="27DC052A" w14:textId="77777777" w:rsidR="00A1675C" w:rsidRDefault="00000000">
      <w:pPr>
        <w:spacing w:before="40" w:after="120"/>
      </w:pPr>
      <w:r>
        <w:rPr>
          <w:rFonts w:eastAsia="Georgia"/>
        </w:rPr>
        <w:t>"What about it?"</w:t>
      </w:r>
    </w:p>
    <w:p w14:paraId="3EBEEAC8" w14:textId="1DB7CB4B" w:rsidR="00A1675C" w:rsidRDefault="003434B6">
      <w:pPr>
        <w:ind w:firstLine="432"/>
      </w:pPr>
      <w:r>
        <w:rPr>
          <w:rFonts w:eastAsia="Georgia"/>
        </w:rPr>
        <w:t>Penny stared intently.</w:t>
      </w:r>
    </w:p>
    <w:p w14:paraId="3D41E248" w14:textId="77777777" w:rsidR="00A1675C" w:rsidRDefault="00000000">
      <w:pPr>
        <w:spacing w:before="40" w:after="120"/>
      </w:pPr>
      <w:r>
        <w:rPr>
          <w:rFonts w:eastAsia="Georgia"/>
        </w:rPr>
        <w:t>"Nothing."</w:t>
      </w:r>
    </w:p>
    <w:p w14:paraId="2392C604" w14:textId="77777777" w:rsidR="00A1675C" w:rsidRDefault="00000000">
      <w:pPr>
        <w:ind w:firstLine="432"/>
      </w:pPr>
      <w:r>
        <w:rPr>
          <w:rFonts w:eastAsia="Georgia"/>
        </w:rPr>
        <w:t>She reached into her handbag. Her own cucumber was still there. She slowly looked from the ordinary cucumber in her bag to the cucumber on the screen.</w:t>
      </w:r>
    </w:p>
    <w:p w14:paraId="50C34378" w14:textId="77777777" w:rsidR="00A1675C" w:rsidRDefault="00000000">
      <w:pPr>
        <w:ind w:firstLine="432"/>
      </w:pPr>
      <w:r>
        <w:rPr>
          <w:rFonts w:eastAsia="Georgia"/>
        </w:rPr>
        <w:t>Then back again. She sharply frowned. The one on the screen was not identical.</w:t>
      </w:r>
    </w:p>
    <w:p w14:paraId="6E003F63" w14:textId="77777777" w:rsidR="00A1675C" w:rsidRDefault="00000000">
      <w:pPr>
        <w:ind w:firstLine="432"/>
      </w:pPr>
      <w:r>
        <w:rPr>
          <w:rFonts w:eastAsia="Georgia"/>
        </w:rPr>
        <w:t>Of course it wasn't. That would have been ridiculous. Still...</w:t>
      </w:r>
    </w:p>
    <w:p w14:paraId="1A8CAF47" w14:textId="7E26412A" w:rsidR="00A1675C" w:rsidRDefault="003434B6">
      <w:pPr>
        <w:ind w:firstLine="432"/>
      </w:pPr>
      <w:r>
        <w:rPr>
          <w:rFonts w:eastAsia="Georgia"/>
        </w:rPr>
        <w:t>Penny took a photograph of the screen. She sent it to Derek.</w:t>
      </w:r>
    </w:p>
    <w:p w14:paraId="222D0971" w14:textId="77777777" w:rsidR="00A1675C" w:rsidRDefault="00000000">
      <w:pPr>
        <w:spacing w:before="200" w:after="120"/>
        <w:jc w:val="center"/>
      </w:pPr>
      <w:r>
        <w:rPr>
          <w:rFonts w:eastAsia="Georgia"/>
          <w:b/>
          <w:sz w:val="24"/>
        </w:rPr>
        <w:t>LOOK.</w:t>
      </w:r>
    </w:p>
    <w:p w14:paraId="34CFF4F1" w14:textId="77777777" w:rsidR="00A1675C" w:rsidRDefault="00000000">
      <w:pPr>
        <w:ind w:firstLine="432"/>
      </w:pPr>
      <w:r>
        <w:rPr>
          <w:rFonts w:eastAsia="Georgia"/>
        </w:rPr>
        <w:t>His reply came almost immediately.</w:t>
      </w:r>
    </w:p>
    <w:p w14:paraId="28F48091" w14:textId="77777777" w:rsidR="00A1675C" w:rsidRDefault="00000000">
      <w:pPr>
        <w:spacing w:before="200" w:after="120"/>
        <w:jc w:val="center"/>
      </w:pPr>
      <w:r>
        <w:rPr>
          <w:rFonts w:eastAsia="Georgia"/>
          <w:b/>
          <w:sz w:val="24"/>
        </w:rPr>
        <w:t>I'M LOOKING.</w:t>
      </w:r>
    </w:p>
    <w:p w14:paraId="46F50B4C" w14:textId="77777777" w:rsidR="00A1675C" w:rsidRDefault="00000000">
      <w:pPr>
        <w:ind w:firstLine="432"/>
      </w:pPr>
      <w:r>
        <w:rPr>
          <w:rFonts w:eastAsia="Georgia"/>
        </w:rPr>
        <w:t>Then:</w:t>
      </w:r>
    </w:p>
    <w:p w14:paraId="41BF4D88" w14:textId="77777777" w:rsidR="00A1675C" w:rsidRDefault="00000000">
      <w:pPr>
        <w:spacing w:before="200" w:after="120"/>
        <w:jc w:val="center"/>
      </w:pPr>
      <w:r>
        <w:rPr>
          <w:rFonts w:eastAsia="Georgia"/>
          <w:b/>
          <w:sz w:val="24"/>
        </w:rPr>
        <w:t>THAT'S A CUCUMBER.</w:t>
      </w:r>
    </w:p>
    <w:p w14:paraId="630E3BF6" w14:textId="1817BF4E" w:rsidR="00A1675C" w:rsidRDefault="003434B6">
      <w:pPr>
        <w:ind w:firstLine="432"/>
      </w:pPr>
      <w:r>
        <w:rPr>
          <w:rFonts w:eastAsia="Georgia"/>
        </w:rPr>
        <w:t>Penny smiled.</w:t>
      </w:r>
    </w:p>
    <w:p w14:paraId="341F393D" w14:textId="77777777" w:rsidR="00A1675C" w:rsidRDefault="00000000">
      <w:pPr>
        <w:spacing w:before="40" w:after="120"/>
      </w:pPr>
      <w:r>
        <w:rPr>
          <w:rFonts w:eastAsia="Georgia"/>
        </w:rPr>
        <w:t>Yes.</w:t>
      </w:r>
    </w:p>
    <w:p w14:paraId="2CE3B014" w14:textId="77777777" w:rsidR="00A1675C" w:rsidRDefault="00000000">
      <w:pPr>
        <w:ind w:firstLine="432"/>
      </w:pPr>
      <w:r>
        <w:rPr>
          <w:rFonts w:eastAsia="Georgia"/>
        </w:rPr>
        <w:t>So? She typed: Nothing.</w:t>
      </w:r>
    </w:p>
    <w:p w14:paraId="35E6BDB7" w14:textId="77777777" w:rsidR="00A1675C" w:rsidRDefault="00000000">
      <w:pPr>
        <w:ind w:firstLine="432"/>
      </w:pPr>
      <w:r>
        <w:rPr>
          <w:rFonts w:eastAsia="Georgia"/>
        </w:rPr>
        <w:t>She paused. Then: Yet.</w:t>
      </w:r>
    </w:p>
    <w:p w14:paraId="7008F623" w14:textId="07E2EE66" w:rsidR="00A1675C" w:rsidRDefault="00000000">
      <w:pPr>
        <w:ind w:firstLine="432"/>
      </w:pPr>
      <w:r>
        <w:rPr>
          <w:rFonts w:eastAsia="Georgia"/>
        </w:rPr>
        <w:t>She put the phone away. The film continued. Penny watched the characters collide with one absurd reality after another.</w:t>
      </w:r>
    </w:p>
    <w:p w14:paraId="22D782B2" w14:textId="6B1C9BEF" w:rsidR="00A1675C" w:rsidRDefault="00000000">
      <w:pPr>
        <w:ind w:firstLine="432"/>
      </w:pPr>
      <w:r>
        <w:rPr>
          <w:rFonts w:eastAsia="Georgia"/>
        </w:rPr>
        <w:t>Then she thought about the Bureau. About Derek. About Weinstein.</w:t>
      </w:r>
    </w:p>
    <w:p w14:paraId="40BDA262" w14:textId="77777777" w:rsidR="00A1675C" w:rsidRDefault="00000000">
      <w:pPr>
        <w:ind w:firstLine="432"/>
      </w:pPr>
      <w:r>
        <w:rPr>
          <w:rFonts w:eastAsia="Georgia"/>
        </w:rPr>
        <w:t>About Barbarian. About the clocks. About the cold rain.</w:t>
      </w:r>
    </w:p>
    <w:p w14:paraId="460B5A86" w14:textId="77777777" w:rsidR="00A1675C" w:rsidRDefault="00000000">
      <w:pPr>
        <w:ind w:firstLine="432"/>
      </w:pPr>
      <w:r>
        <w:rPr>
          <w:rFonts w:eastAsia="Georgia"/>
        </w:rPr>
        <w:t>About the strange train. About the other Derek. Perhaps the Bureau had been approaching the problem backwards.</w:t>
      </w:r>
    </w:p>
    <w:p w14:paraId="3C9CA71D"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ind w:firstLine="432"/>
      </w:pPr>
      <w:r>
        <w:rPr>
          <w:rFonts w:eastAsia="Georgia"/>
        </w:rPr>
        <w:t>What if they belonged to different descriptions? What if the distant train wasn't travelling through a strange geometry? What if the train was the strange geometry?</w:t>
      </w:r>
    </w:p>
    <w:p w14:paraId="53C02CAD" w14:textId="68C77AE1" w:rsidR="00A1675C" w:rsidRDefault="003434B6">
      <w:pPr>
        <w:ind w:firstLine="432"/>
      </w:pPr>
      <w:r>
        <w:rPr>
          <w:rFonts w:eastAsia="Georgia"/>
        </w:rPr>
        <w:t>Penny quietly sat very still. Then she smiled. She took out her phone.</w:t>
      </w:r>
    </w:p>
    <w:p w14:paraId="0E7ED80B" w14:textId="77777777" w:rsidR="00A1675C" w:rsidRDefault="00000000">
      <w:pPr>
        <w:ind w:firstLine="432"/>
      </w:pPr>
      <w:r>
        <w:rPr>
          <w:rFonts w:eastAsia="Georgia"/>
        </w:rPr>
        <w:t>She wrote one final message to Derek. Don't investigate the clocks. His reply came:</w:t>
      </w:r>
    </w:p>
    <w:p w14:paraId="3332E6C1" w14:textId="77777777" w:rsidR="00A1675C" w:rsidRDefault="00000000">
      <w:pPr>
        <w:ind w:firstLine="432"/>
      </w:pPr>
      <w:r>
        <w:rPr>
          <w:rFonts w:eastAsia="Georgia"/>
        </w:rPr>
        <w:t>Why? She typed: Investigate the descriptions.</w:t>
      </w:r>
    </w:p>
    <w:p w14:paraId="42CB3BE7" w14:textId="77777777" w:rsidR="00A1675C" w:rsidRDefault="00000000">
      <w:pPr>
        <w:ind w:firstLine="432"/>
      </w:pPr>
      <w:r>
        <w:rPr>
          <w:rFonts w:eastAsia="Georgia"/>
        </w:rPr>
        <w:t>A pause. Then: Explain.</w:t>
      </w:r>
    </w:p>
    <w:p w14:paraId="09C5D2D4" w14:textId="75330BB3" w:rsidR="00A1675C" w:rsidRDefault="003434B6">
      <w:pPr>
        <w:ind w:firstLine="432"/>
      </w:pPr>
      <w:r>
        <w:rPr>
          <w:rFonts w:eastAsia="Georgia"/>
        </w:rPr>
        <w:t>Penny carefully looked at the film. Then at the cucumber. Then at the cold rain running down the cinema window.</w:t>
      </w:r>
    </w:p>
    <w:p w14:paraId="0535D48E" w14:textId="77777777" w:rsidR="00A1675C" w:rsidRDefault="00000000">
      <w:pPr>
        <w:ind w:firstLine="432"/>
      </w:pPr>
      <w:r>
        <w:rPr>
          <w:rFonts w:eastAsia="Georgia"/>
        </w:rPr>
        <w:t>She wrote: Maybe the universe doesn't have one story. She thought for a moment.</w:t>
      </w:r>
    </w:p>
    <w:p w14:paraId="7D27EE46" w14:textId="77777777" w:rsidR="00A1675C" w:rsidRDefault="00000000">
      <w:pPr>
        <w:spacing w:before="40" w:after="120"/>
      </w:pPr>
      <w:r>
        <w:rPr>
          <w:rFonts w:eastAsia="Georgia"/>
        </w:rPr>
        <w:t>Then added:</w:t>
      </w:r>
    </w:p>
    <w:p w14:paraId="7FECF773" w14:textId="77777777" w:rsidR="00A1675C" w:rsidRDefault="00000000">
      <w:pPr>
        <w:ind w:firstLine="432"/>
      </w:pPr>
      <w:r>
        <w:rPr>
          <w:rFonts w:eastAsia="Georgia"/>
        </w:rPr>
        <w:t>Maybe it has several descriptions that all have to agree on what can actually happen.</w:t>
      </w:r>
    </w:p>
    <w:p w14:paraId="40DDF914" w14:textId="77777777" w:rsidR="00A1675C" w:rsidRDefault="00000000">
      <w:pPr>
        <w:spacing w:before="40" w:after="120"/>
      </w:pPr>
      <w:r>
        <w:rPr>
          <w:rFonts w:eastAsia="Georgia"/>
        </w:rPr>
        <w:t>Derek replied:</w:t>
      </w:r>
    </w:p>
    <w:p w14:paraId="1EA94950" w14:textId="4B7C4E52" w:rsidR="00A1675C" w:rsidRDefault="00000000">
      <w:pPr>
        <w:ind w:firstLine="432"/>
      </w:pPr>
      <w:r>
        <w:rPr>
          <w:rFonts w:eastAsia="Georgia"/>
        </w:rPr>
        <w:t>Now you're talking. Penny smiled. She put the phone away.</w:t>
      </w:r>
    </w:p>
    <w:p w14:paraId="5F6E3BC1" w14:textId="6ABC0641" w:rsidR="00A1675C" w:rsidRDefault="00000000">
      <w:pPr>
        <w:ind w:firstLine="432"/>
      </w:pPr>
      <w:r>
        <w:rPr>
          <w:rFonts w:eastAsia="Georgia"/>
        </w:rPr>
        <w:t>On the screen, everything was happening everywhere all at once. Penny watched for another minute.</w:t>
      </w:r>
    </w:p>
    <w:p w14:paraId="22F75613" w14:textId="77777777" w:rsidR="00A1675C" w:rsidRDefault="00000000">
      <w:pPr>
        <w:spacing w:before="40" w:after="120"/>
      </w:pPr>
      <w:r>
        <w:rPr>
          <w:rFonts w:eastAsia="Georgia"/>
        </w:rPr>
        <w:t>Then quietly clarified:</w:t>
      </w:r>
    </w:p>
    <w:p w14:paraId="05ADCD28" w14:textId="77777777" w:rsidR="00A1675C" w:rsidRDefault="00000000">
      <w:pPr>
        <w:spacing w:before="40" w:after="120"/>
      </w:pPr>
      <w:r>
        <w:rPr>
          <w:rFonts w:eastAsia="Georgia"/>
        </w:rPr>
        <w:t>"Americans."</w:t>
      </w:r>
    </w:p>
    <w:p w14:paraId="77A4181F" w14:textId="77777777" w:rsidR="00A1675C" w:rsidRDefault="00000000">
      <w:pPr>
        <w:ind w:firstLine="432"/>
      </w:pPr>
      <w:r>
        <w:rPr>
          <w:rFonts w:eastAsia="Georgia"/>
        </w:rPr>
        <w:t>She ate another piece of popcorn.</w:t>
      </w:r>
    </w:p>
    <w:p w14:paraId="6D3E5DFC" w14:textId="77777777" w:rsidR="00A1675C" w:rsidRDefault="00000000">
      <w:pPr>
        <w:spacing w:before="40" w:after="120"/>
      </w:pPr>
      <w:r>
        <w:rPr>
          <w:rFonts w:eastAsia="Georgia"/>
        </w:rPr>
        <w:t>"That settles it."</w:t>
      </w:r>
    </w:p>
    <w:p w14:paraId="0CA88F26" w14:textId="77777777" w:rsidR="00A1675C" w:rsidRDefault="00000000">
      <w:pPr>
        <w:ind w:firstLine="432"/>
      </w:pPr>
      <w:r>
        <w:rPr>
          <w:rFonts w:eastAsia="Georgia"/>
        </w:rPr>
        <w:t>And somewhere in London, a strange clock stopped at 11:17. Again. The laboratory door opened.</w:t>
      </w:r>
    </w:p>
    <w:p w14:paraId="39886F5C" w14:textId="77777777" w:rsidR="00A1675C" w:rsidRDefault="00000000">
      <w:pPr>
        <w:ind w:firstLine="432"/>
      </w:pPr>
      <w:r>
        <w:rPr>
          <w:rFonts w:eastAsia="Georgia"/>
        </w:rPr>
        <w:t>Weinstein walked in. Everyone turned. He carefully glanced at the whiteboard.</w:t>
      </w:r>
    </w:p>
    <w:p w14:paraId="4224EBFF" w14:textId="662A7508" w:rsidR="00A1675C" w:rsidRDefault="00000000">
      <w:pPr>
        <w:ind w:firstLine="432"/>
      </w:pPr>
      <w:r>
        <w:rPr>
          <w:rFonts w:eastAsia="Georgia"/>
        </w:rPr>
        <w:t>Then at Derek. Then at Penny. Then at the cucumber.</w:t>
      </w:r>
    </w:p>
    <w:p w14:paraId="1D7E6BBB" w14:textId="77777777" w:rsidR="00A1675C" w:rsidRDefault="00000000">
      <w:pPr>
        <w:spacing w:before="40" w:after="120"/>
      </w:pPr>
      <w:r>
        <w:rPr>
          <w:rFonts w:eastAsia="Georgia"/>
        </w:rPr>
        <w:t>"Why is there a cucumber?"</w:t>
      </w:r>
    </w:p>
    <w:p w14:paraId="15F7B376" w14:textId="64D5EF9A" w:rsidR="00A1675C" w:rsidRDefault="003434B6">
      <w:pPr>
        <w:ind w:firstLine="432"/>
      </w:pPr>
      <w:r>
        <w:rPr>
          <w:rFonts w:eastAsia="Georgia"/>
        </w:rPr>
        <w:t>Penny gently smiled.</w:t>
      </w:r>
    </w:p>
    <w:p w14:paraId="5AAC7721" w14:textId="77777777" w:rsidR="00A1675C" w:rsidRDefault="00000000">
      <w:pPr>
        <w:spacing w:before="40" w:after="120"/>
      </w:pPr>
      <w:r>
        <w:rPr>
          <w:rFonts w:eastAsia="Georgia"/>
        </w:rPr>
        <w:t>"Long story."</w:t>
      </w:r>
    </w:p>
    <w:p w14:paraId="25630ED9" w14:textId="77777777" w:rsidR="00A1675C" w:rsidRDefault="00000000">
      <w:pPr>
        <w:ind w:firstLine="432"/>
      </w:pPr>
      <w:r>
        <w:rPr>
          <w:rFonts w:eastAsia="Georgia"/>
        </w:rPr>
        <w:t>Weinstein nodded.</w:t>
      </w:r>
    </w:p>
    <w:p w14:paraId="643D56D9" w14:textId="77777777" w:rsidR="00A1675C" w:rsidRDefault="00000000">
      <w:pPr>
        <w:spacing w:before="40" w:after="120"/>
      </w:pPr>
      <w:r>
        <w:rPr>
          <w:rFonts w:eastAsia="Georgia"/>
        </w:rPr>
        <w:t>"Fine."</w:t>
      </w:r>
    </w:p>
    <w:p w14:paraId="2039AFA1" w14:textId="77777777" w:rsidR="00A1675C" w:rsidRDefault="00000000">
      <w:pPr>
        <w:ind w:firstLine="432"/>
      </w:pPr>
      <w:r>
        <w:rPr>
          <w:rFonts w:eastAsia="Georgia"/>
        </w:rPr>
        <w:t>He stared at the board.</w:t>
      </w:r>
    </w:p>
    <w:p w14:paraId="6013836F" w14:textId="77777777" w:rsidR="00A1675C" w:rsidRDefault="00000000">
      <w:pPr>
        <w:spacing w:before="40" w:after="120"/>
      </w:pPr>
      <w:r>
        <w:rPr>
          <w:rFonts w:eastAsia="Georgia"/>
        </w:rPr>
        <w:t>"Holography."</w:t>
      </w:r>
    </w:p>
    <w:p w14:paraId="67A63242" w14:textId="77777777" w:rsidR="00A1675C" w:rsidRDefault="00000000">
      <w:pPr>
        <w:ind w:firstLine="432"/>
      </w:pPr>
      <w:r>
        <w:rPr>
          <w:rFonts w:eastAsia="Georgia"/>
        </w:rPr>
        <w:t>Derek nodded.</w:t>
      </w:r>
    </w:p>
    <w:p w14:paraId="6DE2EE42" w14:textId="77777777" w:rsidR="00A1675C" w:rsidRDefault="00000000">
      <w:pPr>
        <w:spacing w:before="40" w:after="120"/>
      </w:pPr>
      <w:r>
        <w:rPr>
          <w:rFonts w:eastAsia="Georgia"/>
        </w:rPr>
        <w:t>"Yes."</w:t>
      </w:r>
    </w:p>
    <w:p w14:paraId="35DB437A" w14:textId="77777777" w:rsidR="00A1675C" w:rsidRDefault="00000000">
      <w:pPr>
        <w:ind w:firstLine="432"/>
      </w:pPr>
      <w:r>
        <w:rPr>
          <w:rFonts w:eastAsia="Georgia"/>
        </w:rPr>
        <w:t>Weinstein took off his coat.</w:t>
      </w:r>
    </w:p>
    <w:p w14:paraId="37B86F92" w14:textId="77777777" w:rsidR="00A1675C" w:rsidRDefault="00000000">
      <w:pPr>
        <w:spacing w:before="40" w:after="120"/>
      </w:pPr>
      <w:r>
        <w:rPr>
          <w:rFonts w:eastAsia="Georgia"/>
        </w:rPr>
        <w:t>"Interesting."</w:t>
      </w:r>
    </w:p>
    <w:p w14:paraId="399CFC1F" w14:textId="77777777" w:rsidR="00A1675C" w:rsidRDefault="00000000">
      <w:pPr>
        <w:ind w:firstLine="432"/>
      </w:pPr>
      <w:r>
        <w:rPr>
          <w:rFonts w:eastAsia="Georgia"/>
        </w:rPr>
        <w:t>Trevor looked surprised.</w:t>
      </w:r>
    </w:p>
    <w:p w14:paraId="5681010F" w14:textId="77777777" w:rsidR="00A1675C" w:rsidRDefault="00000000">
      <w:pPr>
        <w:spacing w:before="40" w:after="120"/>
      </w:pPr>
      <w:r>
        <w:rPr>
          <w:rFonts w:eastAsia="Georgia"/>
        </w:rPr>
        <w:t>"You believe in it?"</w:t>
      </w:r>
    </w:p>
    <w:p w14:paraId="2E128773" w14:textId="77777777" w:rsidR="00A1675C" w:rsidRDefault="00000000">
      <w:pPr>
        <w:ind w:firstLine="432"/>
      </w:pPr>
      <w:r>
        <w:rPr>
          <w:rFonts w:eastAsia="Georgia"/>
        </w:rPr>
        <w:t>Weinstein smiled.</w:t>
      </w:r>
    </w:p>
    <w:p w14:paraId="17E308F1" w14:textId="77777777" w:rsidR="00A1675C" w:rsidRDefault="00000000">
      <w:pPr>
        <w:spacing w:before="40" w:after="120"/>
      </w:pPr>
      <w:r>
        <w:rPr>
          <w:rFonts w:eastAsia="Georgia"/>
        </w:rPr>
        <w:t>"That's not how theoretical physics works."</w:t>
      </w:r>
    </w:p>
    <w:p w14:paraId="7BDAC7EF" w14:textId="77777777" w:rsidR="00A1675C" w:rsidRDefault="00000000">
      <w:pPr>
        <w:spacing w:before="40" w:after="120"/>
      </w:pPr>
      <w:r>
        <w:rPr>
          <w:rFonts w:eastAsia="Georgia"/>
        </w:rPr>
        <w:t>"How does it work?"</w:t>
      </w:r>
    </w:p>
    <w:p w14:paraId="1335197B" w14:textId="77777777" w:rsidR="00A1675C" w:rsidRDefault="00000000">
      <w:pPr>
        <w:spacing w:before="40" w:after="120"/>
      </w:pPr>
      <w:r>
        <w:rPr>
          <w:rFonts w:eastAsia="Georgia"/>
        </w:rPr>
        <w:t>"We investigate whether the mathematics describes reality."</w:t>
      </w:r>
    </w:p>
    <w:p w14:paraId="771F4EAF" w14:textId="77777777" w:rsidR="00A1675C" w:rsidRDefault="00000000">
      <w:pPr>
        <w:spacing w:before="40" w:after="120"/>
      </w:pPr>
      <w:r>
        <w:rPr>
          <w:rFonts w:eastAsia="Georgia"/>
        </w:rPr>
        <w:t>"Fair."</w:t>
      </w:r>
    </w:p>
    <w:p w14:paraId="071A88F6" w14:textId="77777777" w:rsidR="00A1675C" w:rsidRDefault="00000000">
      <w:pPr>
        <w:ind w:firstLine="432"/>
      </w:pPr>
      <w:r>
        <w:rPr>
          <w:rFonts w:eastAsia="Georgia"/>
        </w:rPr>
        <w:t>Weinstein quietly walked toward the board.</w:t>
      </w:r>
    </w:p>
    <w:p w14:paraId="200502BC" w14:textId="77777777" w:rsidR="00A1675C" w:rsidRDefault="00000000">
      <w:pPr>
        <w:spacing w:before="40" w:after="120"/>
      </w:pPr>
      <w:r>
        <w:rPr>
          <w:rFonts w:eastAsia="Georgia"/>
        </w:rPr>
        <w:t>"You've been asking whether SR and GR can both survive if spacetime is emergent."</w:t>
      </w:r>
    </w:p>
    <w:p w14:paraId="7B46B711" w14:textId="77777777" w:rsidR="00A1675C" w:rsidRDefault="00000000">
      <w:pPr>
        <w:spacing w:before="40" w:after="120"/>
      </w:pPr>
      <w:r>
        <w:rPr>
          <w:rFonts w:eastAsia="Georgia"/>
        </w:rPr>
        <w:t>"Yes."</w:t>
      </w:r>
    </w:p>
    <w:p w14:paraId="62EA0009" w14:textId="77777777" w:rsidR="00A1675C" w:rsidRDefault="00000000">
      <w:pPr>
        <w:spacing w:before="40" w:after="120"/>
      </w:pPr>
      <w:r>
        <w:rPr>
          <w:rFonts w:eastAsia="Georgia"/>
        </w:rPr>
        <w:t>"They can."</w:t>
      </w:r>
    </w:p>
    <w:p w14:paraId="461032A9" w14:textId="77777777" w:rsidR="00A1675C" w:rsidRDefault="00000000">
      <w:pPr>
        <w:ind w:firstLine="432"/>
      </w:pPr>
      <w:r>
        <w:rPr>
          <w:rFonts w:eastAsia="Georgia"/>
        </w:rPr>
        <w:t>Derek nodded.</w:t>
      </w:r>
    </w:p>
    <w:p w14:paraId="76744B9E" w14:textId="77777777" w:rsidR="00A1675C" w:rsidRDefault="00000000">
      <w:pPr>
        <w:spacing w:before="40" w:after="120"/>
      </w:pPr>
      <w:r>
        <w:rPr>
          <w:rFonts w:eastAsia="Georgia"/>
        </w:rPr>
        <w:t>"That was my conclusion."</w:t>
      </w:r>
    </w:p>
    <w:p w14:paraId="6685DE83" w14:textId="77777777" w:rsidR="00A1675C" w:rsidRDefault="00000000">
      <w:pPr>
        <w:spacing w:before="40" w:after="120"/>
      </w:pPr>
      <w:r>
        <w:rPr>
          <w:rFonts w:eastAsia="Georgia"/>
        </w:rPr>
        <w:t>"Good."</w:t>
      </w:r>
    </w:p>
    <w:p w14:paraId="38B63A02" w14:textId="77777777" w:rsidR="00A1675C" w:rsidRDefault="00000000">
      <w:pPr>
        <w:spacing w:before="40" w:after="120"/>
      </w:pPr>
      <w:r>
        <w:rPr>
          <w:rFonts w:eastAsia="Georgia"/>
        </w:rPr>
        <w:t>"Unless..."</w:t>
      </w:r>
    </w:p>
    <w:p w14:paraId="41DC2037" w14:textId="77777777" w:rsidR="00A1675C" w:rsidRDefault="00000000">
      <w:pPr>
        <w:ind w:firstLine="432"/>
      </w:pPr>
      <w:r>
        <w:rPr>
          <w:rFonts w:eastAsia="Georgia"/>
        </w:rPr>
        <w:t>Weinstein smiled.</w:t>
      </w:r>
    </w:p>
    <w:p w14:paraId="34CCAE61" w14:textId="77777777" w:rsidR="00A1675C" w:rsidRDefault="00000000">
      <w:pPr>
        <w:spacing w:before="40" w:after="120"/>
      </w:pPr>
      <w:r>
        <w:rPr>
          <w:rFonts w:eastAsia="Georgia"/>
        </w:rPr>
        <w:t>"There's always an unless."</w:t>
      </w:r>
    </w:p>
    <w:p w14:paraId="2B4A9542" w14:textId="77777777" w:rsidR="00A1675C" w:rsidRDefault="00000000">
      <w:pPr>
        <w:ind w:firstLine="432"/>
      </w:pPr>
      <w:r>
        <w:rPr>
          <w:rFonts w:eastAsia="Georgia"/>
        </w:rPr>
        <w:t>He pointed at the equation.</w:t>
      </w:r>
    </w:p>
    <w:p w14:paraId="674CCC88" w14:textId="77777777" w:rsidR="00A1675C" w:rsidRDefault="00000000">
      <w:pPr>
        <w:spacing w:before="40" w:after="120"/>
      </w:pPr>
      <w:r>
        <w:rPr>
          <w:rFonts w:eastAsia="Georgia"/>
        </w:rPr>
        <w:t>"The important thing is that holography does not mean that the lower-dimensional description is a fake version of the higher-dimensional one."</w:t>
      </w:r>
    </w:p>
    <w:p w14:paraId="084F6928" w14:textId="77777777" w:rsidR="00A1675C" w:rsidRDefault="00000000">
      <w:pPr>
        <w:ind w:firstLine="432"/>
      </w:pPr>
      <w:r>
        <w:rPr>
          <w:rFonts w:eastAsia="Georgia"/>
        </w:rPr>
        <w:t>Derek nodded.</w:t>
      </w:r>
    </w:p>
    <w:p w14:paraId="6981DEA6" w14:textId="77777777" w:rsidR="00A1675C" w:rsidRDefault="00000000">
      <w:pPr>
        <w:spacing w:before="40" w:after="120"/>
      </w:pPr>
      <w:r>
        <w:rPr>
          <w:rFonts w:eastAsia="Georgia"/>
        </w:rPr>
        <w:t>"Duality."</w:t>
      </w:r>
    </w:p>
    <w:p w14:paraId="36476C35" w14:textId="77777777" w:rsidR="00A1675C" w:rsidRDefault="00000000">
      <w:pPr>
        <w:spacing w:before="40" w:after="120"/>
      </w:pPr>
      <w:r>
        <w:rPr>
          <w:rFonts w:eastAsia="Georgia"/>
        </w:rPr>
        <w:t>"Exactly."</w:t>
      </w:r>
    </w:p>
    <w:p w14:paraId="6D0F084A" w14:textId="77777777" w:rsidR="00A1675C" w:rsidRDefault="00000000">
      <w:pPr>
        <w:spacing w:before="40" w:after="120"/>
      </w:pPr>
      <w:r>
        <w:rPr>
          <w:rFonts w:eastAsia="Georgia"/>
        </w:rPr>
        <w:t>"Two descriptions of the same physics."</w:t>
      </w:r>
    </w:p>
    <w:p w14:paraId="74BDF352" w14:textId="77777777" w:rsidR="00A1675C" w:rsidRDefault="00000000">
      <w:pPr>
        <w:spacing w:before="40" w:after="120"/>
      </w:pPr>
      <w:r>
        <w:rPr>
          <w:rFonts w:eastAsia="Georgia"/>
        </w:rPr>
        <w:t>"Yes."</w:t>
      </w:r>
    </w:p>
    <w:p w14:paraId="362C751E" w14:textId="77777777" w:rsidR="00A1675C" w:rsidRDefault="00000000">
      <w:pPr>
        <w:spacing w:before="40" w:after="120"/>
      </w:pPr>
      <w:r>
        <w:rPr>
          <w:rFonts w:eastAsia="Georgia"/>
        </w:rPr>
        <w:t>"Then the geometry could be encoded in something that doesn't look geometric at all."</w:t>
      </w:r>
    </w:p>
    <w:p w14:paraId="6295E221" w14:textId="77777777" w:rsidR="00A1675C" w:rsidRDefault="00000000">
      <w:pPr>
        <w:spacing w:before="40" w:after="120"/>
      </w:pPr>
      <w:r>
        <w:rPr>
          <w:rFonts w:eastAsia="Georgia"/>
        </w:rPr>
        <w:t>"Yes."</w:t>
      </w:r>
    </w:p>
    <w:p w14:paraId="2B10EAD9" w14:textId="77777777" w:rsidR="00A1675C" w:rsidRDefault="00000000">
      <w:pPr>
        <w:ind w:firstLine="432"/>
      </w:pPr>
      <w:r>
        <w:rPr>
          <w:rFonts w:eastAsia="Georgia"/>
        </w:rPr>
        <w:t>Trevor's eyes widened.</w:t>
      </w:r>
    </w:p>
    <w:p w14:paraId="430E5F06" w14:textId="77777777" w:rsidR="00A1675C" w:rsidRDefault="00000000">
      <w:pPr>
        <w:spacing w:before="40" w:after="120"/>
      </w:pPr>
      <w:r>
        <w:rPr>
          <w:rFonts w:eastAsia="Georgia"/>
        </w:rPr>
        <w:t>"So curvature could emerge from information."</w:t>
      </w:r>
    </w:p>
    <w:p w14:paraId="19603B01" w14:textId="77777777" w:rsidR="00A1675C" w:rsidRDefault="00000000">
      <w:pPr>
        <w:spacing w:before="40" w:after="120"/>
      </w:pPr>
      <w:r>
        <w:rPr>
          <w:rFonts w:eastAsia="Georgia"/>
        </w:rPr>
        <w:t>"Possibly."</w:t>
      </w:r>
    </w:p>
    <w:p w14:paraId="1BC45654" w14:textId="77777777" w:rsidR="00A1675C" w:rsidRDefault="00000000">
      <w:pPr>
        <w:spacing w:before="40" w:after="120"/>
      </w:pPr>
      <w:r>
        <w:rPr>
          <w:rFonts w:eastAsia="Georgia"/>
        </w:rPr>
        <w:t>"Gravity too?"</w:t>
      </w:r>
    </w:p>
    <w:p w14:paraId="56309A7F" w14:textId="77777777" w:rsidR="00A1675C" w:rsidRDefault="00000000">
      <w:pPr>
        <w:spacing w:before="40" w:after="120"/>
      </w:pPr>
      <w:r>
        <w:rPr>
          <w:rFonts w:eastAsia="Georgia"/>
        </w:rPr>
        <w:t>"Possibly."</w:t>
      </w:r>
    </w:p>
    <w:p w14:paraId="21A3ED01" w14:textId="77777777" w:rsidR="00A1675C" w:rsidRDefault="00000000">
      <w:pPr>
        <w:spacing w:before="40" w:after="120"/>
      </w:pPr>
      <w:r>
        <w:rPr>
          <w:rFonts w:eastAsia="Georgia"/>
        </w:rPr>
        <w:t>"Spacetime?"</w:t>
      </w:r>
    </w:p>
    <w:p w14:paraId="28C8044D" w14:textId="77777777" w:rsidR="00A1675C" w:rsidRDefault="00000000">
      <w:pPr>
        <w:spacing w:before="40" w:after="120"/>
      </w:pPr>
      <w:r>
        <w:rPr>
          <w:rFonts w:eastAsia="Georgia"/>
        </w:rPr>
        <w:t>"Possibly."</w:t>
      </w:r>
    </w:p>
    <w:p w14:paraId="1C59B5A6" w14:textId="77777777" w:rsidR="00A1675C" w:rsidRDefault="00000000">
      <w:pPr>
        <w:spacing w:before="40" w:after="120"/>
      </w:pPr>
      <w:r>
        <w:rPr>
          <w:rFonts w:eastAsia="Georgia"/>
        </w:rPr>
        <w:t>"Time?"</w:t>
      </w:r>
    </w:p>
    <w:p w14:paraId="389A5335" w14:textId="77777777" w:rsidR="00A1675C" w:rsidRDefault="00000000">
      <w:pPr>
        <w:ind w:firstLine="432"/>
      </w:pPr>
      <w:r>
        <w:rPr>
          <w:rFonts w:eastAsia="Georgia"/>
        </w:rPr>
        <w:t>Weinstein stopped. The room became quiet. He carefully gazed at the word.</w:t>
      </w:r>
    </w:p>
    <w:p w14:paraId="1376F10C" w14:textId="77777777" w:rsidR="00A1675C" w:rsidRDefault="00000000">
      <w:pPr>
        <w:spacing w:before="200" w:after="120"/>
        <w:jc w:val="center"/>
      </w:pPr>
      <w:r>
        <w:rPr>
          <w:rFonts w:eastAsia="Georgia"/>
          <w:b/>
          <w:sz w:val="24"/>
        </w:rPr>
        <w:t>TIME.</w:t>
      </w:r>
    </w:p>
    <w:p w14:paraId="550A1633" w14:textId="77777777" w:rsidR="00A1675C" w:rsidRDefault="00000000">
      <w:pPr>
        <w:ind w:firstLine="432"/>
      </w:pPr>
      <w:r>
        <w:rPr>
          <w:rFonts w:eastAsia="Georgia"/>
        </w:rPr>
        <w:t>Then erased it.</w:t>
      </w:r>
    </w:p>
    <w:p w14:paraId="7F028F3F" w14:textId="77777777" w:rsidR="00A1675C" w:rsidRDefault="00000000">
      <w:pPr>
        <w:spacing w:before="40" w:after="120"/>
      </w:pPr>
      <w:r>
        <w:rPr>
          <w:rFonts w:eastAsia="Georgia"/>
        </w:rPr>
        <w:t>"Especially time."</w:t>
      </w:r>
    </w:p>
    <w:p w14:paraId="203E533C" w14:textId="77777777" w:rsidR="00A1675C" w:rsidRDefault="00000000">
      <w:pPr>
        <w:ind w:firstLine="432"/>
      </w:pPr>
      <w:r>
        <w:rPr>
          <w:rFonts w:eastAsia="Georgia"/>
        </w:rPr>
        <w:t>Derek stared.</w:t>
      </w:r>
    </w:p>
    <w:p w14:paraId="120BD547" w14:textId="77777777" w:rsidR="00A1675C" w:rsidRDefault="00000000">
      <w:pPr>
        <w:spacing w:before="40" w:after="120"/>
      </w:pPr>
      <w:r>
        <w:rPr>
          <w:rFonts w:eastAsia="Georgia"/>
        </w:rPr>
        <w:t>"You're thinking the same thing."</w:t>
      </w:r>
    </w:p>
    <w:p w14:paraId="6B01CC46" w14:textId="77777777" w:rsidR="00A1675C" w:rsidRDefault="00000000">
      <w:pPr>
        <w:spacing w:before="40" w:after="120"/>
      </w:pPr>
      <w:r>
        <w:rPr>
          <w:rFonts w:eastAsia="Georgia"/>
        </w:rPr>
        <w:t>"I am."</w:t>
      </w:r>
    </w:p>
    <w:p w14:paraId="3F067E35" w14:textId="3D4FD3FB" w:rsidR="00A1675C" w:rsidRDefault="003434B6">
      <w:pPr>
        <w:ind w:firstLine="432"/>
      </w:pPr>
      <w:r>
        <w:rPr>
          <w:rFonts w:eastAsia="Georgia"/>
        </w:rPr>
        <w:t>Penny sat down.</w:t>
      </w:r>
    </w:p>
    <w:p w14:paraId="77249CEE" w14:textId="77777777" w:rsidR="00A1675C" w:rsidRDefault="00000000">
      <w:pPr>
        <w:spacing w:before="40" w:after="120"/>
      </w:pPr>
      <w:r>
        <w:rPr>
          <w:rFonts w:eastAsia="Georgia"/>
        </w:rPr>
        <w:t>"Explain."</w:t>
      </w:r>
    </w:p>
    <w:p w14:paraId="52A542F5" w14:textId="77777777" w:rsidR="00A1675C" w:rsidRDefault="00000000">
      <w:pPr>
        <w:ind w:firstLine="432"/>
      </w:pPr>
      <w:r>
        <w:rPr>
          <w:rFonts w:eastAsia="Georgia"/>
        </w:rPr>
        <w:t>Weinstein took the marker.</w:t>
      </w:r>
    </w:p>
    <w:p w14:paraId="29068B72" w14:textId="77777777" w:rsidR="00A1675C" w:rsidRDefault="00000000">
      <w:pPr>
        <w:spacing w:before="40" w:after="120"/>
      </w:pPr>
      <w:r>
        <w:rPr>
          <w:rFonts w:eastAsia="Georgia"/>
        </w:rPr>
        <w:t>"Suppose the fundamental description does not contain spacetime in the form we experience it."</w:t>
      </w:r>
    </w:p>
    <w:p w14:paraId="7B20511A" w14:textId="77777777" w:rsidR="00A1675C" w:rsidRDefault="00000000">
      <w:pPr>
        <w:spacing w:before="40" w:after="120"/>
      </w:pPr>
      <w:r>
        <w:rPr>
          <w:rFonts w:eastAsia="Georgia"/>
        </w:rPr>
        <w:t>"Yes."</w:t>
      </w:r>
    </w:p>
    <w:p w14:paraId="21D45798" w14:textId="77777777" w:rsidR="00A1675C" w:rsidRDefault="00000000">
      <w:pPr>
        <w:spacing w:before="40" w:after="120"/>
      </w:pPr>
      <w:r>
        <w:rPr>
          <w:rFonts w:eastAsia="Georgia"/>
        </w:rPr>
        <w:t>"Suppose what we call distance and time emerge from deeper relationships."</w:t>
      </w:r>
    </w:p>
    <w:p w14:paraId="6A313384" w14:textId="77777777" w:rsidR="00A1675C" w:rsidRDefault="00000000">
      <w:pPr>
        <w:spacing w:before="40" w:after="120"/>
      </w:pPr>
      <w:r>
        <w:rPr>
          <w:rFonts w:eastAsia="Georgia"/>
        </w:rPr>
        <w:t>"Yes."</w:t>
      </w:r>
    </w:p>
    <w:p w14:paraId="7C922BDC" w14:textId="77777777" w:rsidR="00A1675C" w:rsidRDefault="00000000">
      <w:pPr>
        <w:spacing w:before="40" w:after="120"/>
      </w:pPr>
      <w:r>
        <w:rPr>
          <w:rFonts w:eastAsia="Georgia"/>
        </w:rPr>
        <w:t>"Then the fact that we experience a temporal ordering doesn't necessarily mean that a fundamental clock is ticking beneath everything."</w:t>
      </w:r>
    </w:p>
    <w:p w14:paraId="0EA9A01E" w14:textId="77777777" w:rsidR="00A1675C" w:rsidRDefault="00000000">
      <w:pPr>
        <w:ind w:firstLine="432"/>
      </w:pPr>
      <w:r>
        <w:rPr>
          <w:rFonts w:eastAsia="Georgia"/>
        </w:rPr>
        <w:t>Derek nodded.</w:t>
      </w:r>
    </w:p>
    <w:p w14:paraId="1C7068DB" w14:textId="77777777" w:rsidR="00A1675C" w:rsidRDefault="00000000">
      <w:pPr>
        <w:spacing w:before="40" w:after="120"/>
      </w:pPr>
      <w:r>
        <w:rPr>
          <w:rFonts w:eastAsia="Georgia"/>
        </w:rPr>
        <w:t>"Barbarian."</w:t>
      </w:r>
    </w:p>
    <w:p w14:paraId="1F7357C0" w14:textId="77777777" w:rsidR="00A1675C" w:rsidRDefault="00000000">
      <w:pPr>
        <w:spacing w:before="40" w:after="120"/>
      </w:pPr>
      <w:r>
        <w:rPr>
          <w:rFonts w:eastAsia="Georgia"/>
        </w:rPr>
        <w:t>"Perhaps."</w:t>
      </w:r>
    </w:p>
    <w:p w14:paraId="26FA3173" w14:textId="77777777" w:rsidR="00A1675C" w:rsidRDefault="00000000">
      <w:pPr>
        <w:ind w:firstLine="432"/>
      </w:pPr>
      <w:r>
        <w:rPr>
          <w:rFonts w:eastAsia="Georgia"/>
        </w:rPr>
        <w:t>Weinstein continued.</w:t>
      </w:r>
    </w:p>
    <w:p w14:paraId="6747D44E" w14:textId="77777777" w:rsidR="00A1675C" w:rsidRDefault="00000000">
      <w:pPr>
        <w:spacing w:before="40" w:after="120"/>
      </w:pPr>
      <w:r>
        <w:rPr>
          <w:rFonts w:eastAsia="Georgia"/>
        </w:rPr>
        <w:t>"Time could emerge together with geometry."</w:t>
      </w:r>
    </w:p>
    <w:p w14:paraId="49A891C5" w14:textId="77777777" w:rsidR="00A1675C" w:rsidRDefault="00000000">
      <w:pPr>
        <w:ind w:firstLine="432"/>
      </w:pPr>
      <w:r>
        <w:rPr>
          <w:rFonts w:eastAsia="Georgia"/>
        </w:rPr>
        <w:t>Trevor deeply frowned.</w:t>
      </w:r>
    </w:p>
    <w:p w14:paraId="62ED1FCF" w14:textId="77777777" w:rsidR="00A1675C" w:rsidRDefault="00000000">
      <w:pPr>
        <w:spacing w:before="40" w:after="120"/>
      </w:pPr>
      <w:r>
        <w:rPr>
          <w:rFonts w:eastAsia="Georgia"/>
        </w:rPr>
        <w:t>"Then why does it feel so real?"</w:t>
      </w:r>
    </w:p>
    <w:p w14:paraId="3DEA41F5" w14:textId="77777777" w:rsidR="00A1675C" w:rsidRDefault="00000000">
      <w:pPr>
        <w:ind w:firstLine="432"/>
      </w:pPr>
      <w:r>
        <w:rPr>
          <w:rFonts w:eastAsia="Georgia"/>
        </w:rPr>
        <w:t>Weinstein carefully peered at him.</w:t>
      </w:r>
    </w:p>
    <w:p w14:paraId="5EF13436" w14:textId="77777777" w:rsidR="00A1675C" w:rsidRDefault="00000000">
      <w:pPr>
        <w:spacing w:before="40" w:after="120"/>
      </w:pPr>
      <w:r>
        <w:rPr>
          <w:rFonts w:eastAsia="Georgia"/>
        </w:rPr>
        <w:t>"Why does temperature feel real?"</w:t>
      </w:r>
    </w:p>
    <w:p w14:paraId="666CDE25" w14:textId="77777777" w:rsidR="00A1675C" w:rsidRDefault="00000000">
      <w:pPr>
        <w:spacing w:before="40" w:after="120"/>
      </w:pPr>
      <w:r>
        <w:rPr>
          <w:rFonts w:eastAsia="Georgia"/>
        </w:rPr>
        <w:t>"Because it is."</w:t>
      </w:r>
    </w:p>
    <w:p w14:paraId="79932C2C" w14:textId="77777777" w:rsidR="00A1675C" w:rsidRDefault="00000000">
      <w:pPr>
        <w:spacing w:before="40" w:after="120"/>
      </w:pPr>
      <w:r>
        <w:rPr>
          <w:rFonts w:eastAsia="Georgia"/>
        </w:rPr>
        <w:t>"Exactly."</w:t>
      </w:r>
    </w:p>
    <w:p w14:paraId="1E12820E" w14:textId="77777777" w:rsidR="00A1675C" w:rsidRDefault="00000000">
      <w:pPr>
        <w:ind w:firstLine="432"/>
      </w:pPr>
      <w:r>
        <w:rPr>
          <w:rFonts w:eastAsia="Georgia"/>
        </w:rPr>
        <w:t>Trevor nodded.</w:t>
      </w:r>
    </w:p>
    <w:p w14:paraId="4714267B" w14:textId="77777777" w:rsidR="00A1675C" w:rsidRDefault="00000000">
      <w:pPr>
        <w:spacing w:before="40" w:after="120"/>
      </w:pPr>
      <w:r>
        <w:rPr>
          <w:rFonts w:eastAsia="Georgia"/>
        </w:rPr>
        <w:t>"But temperature is statistical."</w:t>
      </w:r>
    </w:p>
    <w:p w14:paraId="6B151CE4" w14:textId="77777777" w:rsidR="00A1675C" w:rsidRDefault="00000000">
      <w:pPr>
        <w:spacing w:before="40" w:after="120"/>
      </w:pPr>
      <w:r>
        <w:rPr>
          <w:rFonts w:eastAsia="Georgia"/>
        </w:rPr>
        <w:t>"Yes."</w:t>
      </w:r>
    </w:p>
    <w:p w14:paraId="2402395C" w14:textId="77777777" w:rsidR="00A1675C" w:rsidRDefault="00000000">
      <w:pPr>
        <w:spacing w:before="40" w:after="120"/>
      </w:pPr>
      <w:r>
        <w:rPr>
          <w:rFonts w:eastAsia="Georgia"/>
        </w:rPr>
        <w:t>"And time?"</w:t>
      </w:r>
    </w:p>
    <w:p w14:paraId="045F52DF" w14:textId="77777777" w:rsidR="00A1675C" w:rsidRDefault="00000000">
      <w:pPr>
        <w:spacing w:before="40" w:after="120"/>
      </w:pPr>
      <w:r>
        <w:rPr>
          <w:rFonts w:eastAsia="Georgia"/>
        </w:rPr>
        <w:t>"We don't yet know."</w:t>
      </w:r>
    </w:p>
    <w:p w14:paraId="57FADD52" w14:textId="77777777" w:rsidR="00A1675C" w:rsidRDefault="00000000">
      <w:pPr>
        <w:ind w:firstLine="432"/>
      </w:pPr>
      <w:r>
        <w:rPr>
          <w:rFonts w:eastAsia="Georgia"/>
        </w:rPr>
        <w:t>Derek smiled.</w:t>
      </w:r>
    </w:p>
    <w:p w14:paraId="4E09885A" w14:textId="77777777" w:rsidR="00A1675C" w:rsidRDefault="00000000">
      <w:pPr>
        <w:spacing w:before="40" w:after="120"/>
      </w:pPr>
      <w:r>
        <w:rPr>
          <w:rFonts w:eastAsia="Georgia"/>
        </w:rPr>
        <w:t>"Well, that's settled."</w:t>
      </w:r>
    </w:p>
    <w:p w14:paraId="5EC0BE4F" w14:textId="77777777" w:rsidR="00A1675C" w:rsidRDefault="00000000">
      <w:pPr>
        <w:ind w:firstLine="432"/>
      </w:pPr>
      <w:r>
        <w:rPr>
          <w:rFonts w:eastAsia="Georgia"/>
        </w:rPr>
        <w:t>Weinstein laughed.</w:t>
      </w:r>
    </w:p>
    <w:p w14:paraId="2351BFD5" w14:textId="77777777" w:rsidR="00A1675C" w:rsidRDefault="00000000">
      <w:pPr>
        <w:spacing w:before="40" w:after="120"/>
      </w:pPr>
      <w:r>
        <w:rPr>
          <w:rFonts w:eastAsia="Georgia"/>
        </w:rPr>
        <w:t>"No."</w:t>
      </w:r>
    </w:p>
    <w:p w14:paraId="12390DC5" w14:textId="77777777" w:rsidR="00A1675C" w:rsidRDefault="00000000">
      <w:pPr>
        <w:ind w:firstLine="432"/>
      </w:pPr>
      <w:r>
        <w:rPr>
          <w:rFonts w:eastAsia="Georgia"/>
        </w:rPr>
        <w:t>He pointed at the cucumber.</w:t>
      </w:r>
    </w:p>
    <w:p w14:paraId="31D20BAB" w14:textId="77777777" w:rsidR="00A1675C" w:rsidRDefault="00000000">
      <w:pPr>
        <w:spacing w:before="40" w:after="120"/>
      </w:pPr>
      <w:r>
        <w:rPr>
          <w:rFonts w:eastAsia="Georgia"/>
        </w:rPr>
        <w:t>"But the cucumber is useful."</w:t>
      </w:r>
    </w:p>
    <w:p w14:paraId="12A42D1F" w14:textId="0507236B" w:rsidR="00A1675C" w:rsidRDefault="00C918D2">
      <w:pPr>
        <w:spacing w:before="40" w:after="120"/>
      </w:pPr>
      <w:r>
        <w:t xml:space="preserve">Penny glanced at him. </w:t>
      </w:r>
      <w:r>
        <w:rPr>
          <w:rFonts w:eastAsia="Georgia"/>
        </w:rPr>
        <w:t>"You too?"</w:t>
      </w:r>
    </w:p>
    <w:p w14:paraId="3F63B329" w14:textId="77777777" w:rsidR="00A1675C" w:rsidRDefault="00000000">
      <w:pPr>
        <w:spacing w:before="40" w:after="120"/>
      </w:pPr>
      <w:r>
        <w:rPr>
          <w:rFonts w:eastAsia="Georgia"/>
        </w:rPr>
        <w:t>"Why not?"</w:t>
      </w:r>
    </w:p>
    <w:p w14:paraId="6EDD0EDF" w14:textId="77777777" w:rsidR="00A1675C" w:rsidRDefault="00000000">
      <w:pPr>
        <w:spacing w:before="40" w:after="120"/>
      </w:pPr>
      <w:r>
        <w:rPr>
          <w:rFonts w:eastAsia="Georgia"/>
        </w:rPr>
        <w:t>"Everyone is obsessed with it."</w:t>
      </w:r>
    </w:p>
    <w:p w14:paraId="31907F31" w14:textId="77777777" w:rsidR="00A1675C" w:rsidRDefault="00000000">
      <w:pPr>
        <w:spacing w:before="40" w:after="120"/>
      </w:pPr>
      <w:r>
        <w:rPr>
          <w:rFonts w:eastAsia="Georgia"/>
        </w:rPr>
        <w:t>"It's an excellent test object."</w:t>
      </w:r>
    </w:p>
    <w:p w14:paraId="0F6C5026" w14:textId="77777777" w:rsidR="00A1675C" w:rsidRDefault="00000000">
      <w:pPr>
        <w:spacing w:before="40" w:after="120"/>
      </w:pPr>
      <w:r>
        <w:rPr>
          <w:rFonts w:eastAsia="Georgia"/>
        </w:rPr>
        <w:t>"Why?"</w:t>
      </w:r>
    </w:p>
    <w:p w14:paraId="494B7102" w14:textId="77777777" w:rsidR="00A1675C" w:rsidRDefault="00000000">
      <w:pPr>
        <w:spacing w:before="40" w:after="120"/>
      </w:pPr>
      <w:r>
        <w:rPr>
          <w:rFonts w:eastAsia="Georgia"/>
        </w:rPr>
        <w:t>"Because it is ordinary."</w:t>
      </w:r>
    </w:p>
    <w:p w14:paraId="6E3B4432" w14:textId="77777777" w:rsidR="00A1675C" w:rsidRDefault="00000000">
      <w:pPr>
        <w:ind w:firstLine="432"/>
      </w:pPr>
      <w:r>
        <w:rPr>
          <w:rFonts w:eastAsia="Georgia"/>
        </w:rPr>
        <w:t>Derek nodded.</w:t>
      </w:r>
    </w:p>
    <w:p w14:paraId="72B436A2" w14:textId="77777777" w:rsidR="00A1675C" w:rsidRDefault="00000000">
      <w:pPr>
        <w:spacing w:before="40" w:after="120"/>
      </w:pPr>
      <w:r>
        <w:rPr>
          <w:rFonts w:eastAsia="Georgia"/>
        </w:rPr>
        <w:t>"That's precisely why."</w:t>
      </w:r>
    </w:p>
    <w:p w14:paraId="06A0EA74" w14:textId="77777777" w:rsidR="00A1675C" w:rsidRDefault="00000000">
      <w:pPr>
        <w:ind w:firstLine="432"/>
      </w:pPr>
      <w:r>
        <w:rPr>
          <w:rFonts w:eastAsia="Georgia"/>
        </w:rPr>
        <w:t>Weinstein picked it up. He examined it.</w:t>
      </w:r>
    </w:p>
    <w:p w14:paraId="664F1285" w14:textId="77777777" w:rsidR="00A1675C" w:rsidRDefault="00000000">
      <w:pPr>
        <w:spacing w:before="40" w:after="120"/>
      </w:pPr>
      <w:r>
        <w:rPr>
          <w:rFonts w:eastAsia="Georgia"/>
        </w:rPr>
        <w:t>"An ordinary object should obey ordinary physics."</w:t>
      </w:r>
    </w:p>
    <w:p w14:paraId="028662DE" w14:textId="77777777" w:rsidR="00A1675C" w:rsidRDefault="00000000">
      <w:pPr>
        <w:spacing w:before="40" w:after="120"/>
      </w:pPr>
      <w:r>
        <w:rPr>
          <w:rFonts w:eastAsia="Georgia"/>
        </w:rPr>
        <w:t>"Yes."</w:t>
      </w:r>
    </w:p>
    <w:p w14:paraId="788B9D5C" w14:textId="77777777" w:rsidR="00A1675C" w:rsidRDefault="00000000">
      <w:pPr>
        <w:spacing w:before="200" w:after="120"/>
        <w:jc w:val="center"/>
      </w:pPr>
      <w:r>
        <w:rPr>
          <w:rFonts w:eastAsia="Georgia"/>
          <w:b/>
          <w:sz w:val="24"/>
        </w:rPr>
        <w:t>"SR."</w:t>
      </w:r>
    </w:p>
    <w:p w14:paraId="1F20D3E7" w14:textId="77777777" w:rsidR="00A1675C" w:rsidRDefault="00000000">
      <w:pPr>
        <w:spacing w:before="40" w:after="120"/>
      </w:pPr>
      <w:r>
        <w:rPr>
          <w:rFonts w:eastAsia="Georgia"/>
        </w:rPr>
        <w:t>"Yes."</w:t>
      </w:r>
    </w:p>
    <w:p w14:paraId="496E0AAD" w14:textId="77777777" w:rsidR="00A1675C" w:rsidRDefault="00000000">
      <w:pPr>
        <w:spacing w:before="200" w:after="120"/>
        <w:jc w:val="center"/>
      </w:pPr>
      <w:r>
        <w:rPr>
          <w:rFonts w:eastAsia="Georgia"/>
          <w:b/>
          <w:sz w:val="24"/>
        </w:rPr>
        <w:t>"GR."</w:t>
      </w:r>
    </w:p>
    <w:p w14:paraId="1D9C6CCF" w14:textId="77777777" w:rsidR="00A1675C" w:rsidRDefault="00000000">
      <w:pPr>
        <w:spacing w:before="40" w:after="120"/>
      </w:pPr>
      <w:r>
        <w:rPr>
          <w:rFonts w:eastAsia="Georgia"/>
        </w:rPr>
        <w:t>"Yes."</w:t>
      </w:r>
    </w:p>
    <w:p w14:paraId="15071280" w14:textId="77777777" w:rsidR="00A1675C" w:rsidRDefault="00000000">
      <w:pPr>
        <w:spacing w:before="40" w:after="120"/>
      </w:pPr>
      <w:r>
        <w:rPr>
          <w:rFonts w:eastAsia="Georgia"/>
        </w:rPr>
        <w:t>"Quantum mechanics."</w:t>
      </w:r>
    </w:p>
    <w:p w14:paraId="4B5D6F0C" w14:textId="77777777" w:rsidR="00A1675C" w:rsidRDefault="00000000">
      <w:pPr>
        <w:spacing w:before="40" w:after="120"/>
      </w:pPr>
      <w:r>
        <w:rPr>
          <w:rFonts w:eastAsia="Georgia"/>
        </w:rPr>
        <w:t>"Yes."</w:t>
      </w:r>
    </w:p>
    <w:p w14:paraId="5A7A0230" w14:textId="77777777" w:rsidR="00A1675C" w:rsidRDefault="00000000">
      <w:pPr>
        <w:spacing w:before="40" w:after="120"/>
      </w:pPr>
      <w:r>
        <w:rPr>
          <w:rFonts w:eastAsia="Georgia"/>
        </w:rPr>
        <w:t>"Whatever deeper theory may underlie them."</w:t>
      </w:r>
    </w:p>
    <w:p w14:paraId="15B2DBAF" w14:textId="77777777" w:rsidR="00A1675C" w:rsidRDefault="00000000">
      <w:pPr>
        <w:spacing w:before="40" w:after="120"/>
      </w:pPr>
      <w:r>
        <w:rPr>
          <w:rFonts w:eastAsia="Georgia"/>
        </w:rPr>
        <w:t>"Yes."</w:t>
      </w:r>
    </w:p>
    <w:p w14:paraId="09A27FCD" w14:textId="77777777" w:rsidR="00A1675C" w:rsidRDefault="00000000">
      <w:pPr>
        <w:ind w:firstLine="432"/>
      </w:pPr>
      <w:r>
        <w:rPr>
          <w:rFonts w:eastAsia="Georgia"/>
        </w:rPr>
        <w:t>He put the cucumber down.</w:t>
      </w:r>
    </w:p>
    <w:p w14:paraId="3A0D89EE" w14:textId="77777777" w:rsidR="00A1675C" w:rsidRDefault="00000000">
      <w:pPr>
        <w:spacing w:before="40" w:after="120"/>
      </w:pPr>
      <w:r>
        <w:rPr>
          <w:rFonts w:eastAsia="Georgia"/>
        </w:rPr>
        <w:t>"So if we discover something impossible about the cucumber..."</w:t>
      </w:r>
    </w:p>
    <w:p w14:paraId="34713A9D" w14:textId="77777777" w:rsidR="00A1675C" w:rsidRDefault="00000000">
      <w:pPr>
        <w:ind w:firstLine="432"/>
      </w:pPr>
      <w:r>
        <w:rPr>
          <w:rFonts w:eastAsia="Georgia"/>
        </w:rPr>
        <w:t>Derek gently smiled.</w:t>
      </w:r>
    </w:p>
    <w:p w14:paraId="76E279FD" w14:textId="77777777" w:rsidR="00A1675C" w:rsidRDefault="00000000">
      <w:pPr>
        <w:spacing w:before="40" w:after="120"/>
      </w:pPr>
      <w:r>
        <w:rPr>
          <w:rFonts w:eastAsia="Georgia"/>
        </w:rPr>
        <w:t>"We've found something wrong with our description of reality."</w:t>
      </w:r>
    </w:p>
    <w:p w14:paraId="696EE0C2" w14:textId="77777777" w:rsidR="00A1675C" w:rsidRDefault="00000000">
      <w:pPr>
        <w:spacing w:before="40" w:after="120"/>
      </w:pPr>
      <w:r>
        <w:rPr>
          <w:rFonts w:eastAsia="Georgia"/>
        </w:rPr>
        <w:t>"Or with the cucumber."</w:t>
      </w:r>
    </w:p>
    <w:p w14:paraId="5DB16A6F" w14:textId="269F1065" w:rsidR="00A1675C" w:rsidRDefault="003434B6">
      <w:pPr>
        <w:ind w:firstLine="432"/>
      </w:pPr>
      <w:r>
        <w:rPr>
          <w:rFonts w:eastAsia="Georgia"/>
        </w:rPr>
        <w:t>Penny laughed. Trevor eyed the cucumber.</w:t>
      </w:r>
    </w:p>
    <w:p w14:paraId="7A4D1D1B" w14:textId="77777777" w:rsidR="00A1675C" w:rsidRDefault="00000000">
      <w:pPr>
        <w:spacing w:before="40" w:after="120"/>
      </w:pPr>
      <w:r>
        <w:rPr>
          <w:rFonts w:eastAsia="Georgia"/>
        </w:rPr>
        <w:t>"I don't think it can be trusted."</w:t>
      </w:r>
    </w:p>
    <w:p w14:paraId="7B628D84" w14:textId="77777777" w:rsidR="00A1675C" w:rsidRDefault="00000000">
      <w:pPr>
        <w:ind w:firstLine="432"/>
      </w:pPr>
      <w:r>
        <w:rPr>
          <w:rFonts w:eastAsia="Georgia"/>
        </w:rPr>
        <w:t>Nobody disagreed. Weinstein turned back to the board.</w:t>
      </w:r>
    </w:p>
    <w:p w14:paraId="0EDBF2C6" w14:textId="77777777" w:rsidR="00A1675C" w:rsidRDefault="00000000">
      <w:pPr>
        <w:spacing w:before="40" w:after="120"/>
      </w:pPr>
      <w:r>
        <w:rPr>
          <w:rFonts w:eastAsia="Georgia"/>
        </w:rPr>
        <w:t>"There is another problem."</w:t>
      </w:r>
    </w:p>
    <w:p w14:paraId="26FD461C" w14:textId="77777777" w:rsidR="00A1675C" w:rsidRDefault="00000000">
      <w:pPr>
        <w:ind w:firstLine="432"/>
      </w:pPr>
      <w:r>
        <w:rPr>
          <w:rFonts w:eastAsia="Georgia"/>
        </w:rPr>
        <w:t>Derek waited.</w:t>
      </w:r>
    </w:p>
    <w:p w14:paraId="5D777224" w14:textId="77777777" w:rsidR="00A1675C" w:rsidRDefault="00000000">
      <w:pPr>
        <w:spacing w:before="40" w:after="120"/>
      </w:pPr>
      <w:r>
        <w:rPr>
          <w:rFonts w:eastAsia="Georgia"/>
        </w:rPr>
        <w:t>"If spacetime is emergent, what determines the geometry?"</w:t>
      </w:r>
    </w:p>
    <w:p w14:paraId="4A62C457" w14:textId="77777777" w:rsidR="00A1675C" w:rsidRDefault="00000000">
      <w:pPr>
        <w:spacing w:before="40" w:after="120"/>
      </w:pPr>
      <w:r>
        <w:rPr>
          <w:rFonts w:eastAsia="Georgia"/>
        </w:rPr>
        <w:t>"Information."</w:t>
      </w:r>
    </w:p>
    <w:p w14:paraId="4A1321B6" w14:textId="77777777" w:rsidR="00A1675C" w:rsidRDefault="00000000">
      <w:pPr>
        <w:spacing w:before="40" w:after="120"/>
      </w:pPr>
      <w:r>
        <w:rPr>
          <w:rFonts w:eastAsia="Georgia"/>
        </w:rPr>
        <w:t>"Yes."</w:t>
      </w:r>
    </w:p>
    <w:p w14:paraId="5B01105E" w14:textId="77777777" w:rsidR="00A1675C" w:rsidRDefault="00000000">
      <w:pPr>
        <w:spacing w:before="40" w:after="120"/>
      </w:pPr>
      <w:r>
        <w:rPr>
          <w:rFonts w:eastAsia="Georgia"/>
        </w:rPr>
        <w:t>"Entanglement."</w:t>
      </w:r>
    </w:p>
    <w:p w14:paraId="52DDCA67" w14:textId="77777777" w:rsidR="00A1675C" w:rsidRDefault="00000000">
      <w:pPr>
        <w:spacing w:before="40" w:after="120"/>
      </w:pPr>
      <w:r>
        <w:rPr>
          <w:rFonts w:eastAsia="Georgia"/>
        </w:rPr>
        <w:t>"Possibly."</w:t>
      </w:r>
    </w:p>
    <w:p w14:paraId="21AAAC9C" w14:textId="77777777" w:rsidR="00A1675C" w:rsidRDefault="00000000">
      <w:pPr>
        <w:spacing w:before="40" w:after="120"/>
      </w:pPr>
      <w:r>
        <w:rPr>
          <w:rFonts w:eastAsia="Georgia"/>
        </w:rPr>
        <w:t>"And what determines the information?"</w:t>
      </w:r>
    </w:p>
    <w:p w14:paraId="2BAC9252" w14:textId="77777777" w:rsidR="00A1675C" w:rsidRDefault="00000000">
      <w:pPr>
        <w:ind w:firstLine="432"/>
      </w:pPr>
      <w:r>
        <w:rPr>
          <w:rFonts w:eastAsia="Georgia"/>
        </w:rPr>
        <w:t>Weinstein gently smiled.</w:t>
      </w:r>
    </w:p>
    <w:p w14:paraId="16762FBB" w14:textId="77777777" w:rsidR="00A1675C" w:rsidRDefault="00000000">
      <w:pPr>
        <w:spacing w:before="40" w:after="120"/>
      </w:pPr>
      <w:r>
        <w:rPr>
          <w:rFonts w:eastAsia="Georgia"/>
        </w:rPr>
        <w:t>"That is where the physics gets interesting."</w:t>
      </w:r>
    </w:p>
    <w:p w14:paraId="4F11C78A" w14:textId="77777777" w:rsidR="00A1675C" w:rsidRDefault="00000000">
      <w:pPr>
        <w:ind w:firstLine="432"/>
      </w:pPr>
      <w:r>
        <w:rPr>
          <w:rFonts w:eastAsia="Georgia"/>
        </w:rPr>
        <w:t>He drew two circles. A. B.</w:t>
      </w:r>
    </w:p>
    <w:p w14:paraId="7820D238" w14:textId="77777777" w:rsidR="00A1675C" w:rsidRDefault="00000000">
      <w:pPr>
        <w:ind w:firstLine="432"/>
      </w:pPr>
      <w:r>
        <w:rPr>
          <w:rFonts w:eastAsia="Georgia"/>
        </w:rPr>
        <w:t>Then a line between them.</w:t>
      </w:r>
    </w:p>
    <w:p w14:paraId="1E2DAD6D" w14:textId="77777777" w:rsidR="00A1675C" w:rsidRDefault="00000000">
      <w:pPr>
        <w:spacing w:before="40" w:after="120"/>
      </w:pPr>
      <w:r>
        <w:rPr>
          <w:rFonts w:eastAsia="Georgia"/>
        </w:rPr>
        <w:t>"Suppose two quantum systems are entangled."</w:t>
      </w:r>
    </w:p>
    <w:p w14:paraId="5962E478" w14:textId="77777777" w:rsidR="00A1675C" w:rsidRDefault="00000000">
      <w:pPr>
        <w:spacing w:before="40" w:after="120"/>
      </w:pPr>
      <w:r>
        <w:rPr>
          <w:rFonts w:eastAsia="Georgia"/>
        </w:rPr>
        <w:t>"Yes."</w:t>
      </w:r>
    </w:p>
    <w:p w14:paraId="41E3C070" w14:textId="77777777" w:rsidR="00A1675C" w:rsidRDefault="00000000">
      <w:pPr>
        <w:spacing w:before="40" w:after="120"/>
      </w:pPr>
      <w:r>
        <w:rPr>
          <w:rFonts w:eastAsia="Georgia"/>
        </w:rPr>
        <w:t>"The correlations between them can contain information."</w:t>
      </w:r>
    </w:p>
    <w:p w14:paraId="595A514B" w14:textId="77777777" w:rsidR="00A1675C" w:rsidRDefault="00000000">
      <w:pPr>
        <w:spacing w:before="40" w:after="120"/>
      </w:pPr>
      <w:r>
        <w:rPr>
          <w:rFonts w:eastAsia="Georgia"/>
        </w:rPr>
        <w:t>"Yes."</w:t>
      </w:r>
    </w:p>
    <w:p w14:paraId="78ED8475" w14:textId="77777777" w:rsidR="00A1675C" w:rsidRDefault="00000000">
      <w:pPr>
        <w:spacing w:before="40" w:after="120"/>
      </w:pPr>
      <w:r>
        <w:rPr>
          <w:rFonts w:eastAsia="Georgia"/>
        </w:rPr>
        <w:t>"Now imagine a huge number of such relationships."</w:t>
      </w:r>
    </w:p>
    <w:p w14:paraId="4AFF7104" w14:textId="77777777" w:rsidR="00A1675C" w:rsidRDefault="00000000">
      <w:pPr>
        <w:ind w:firstLine="432"/>
      </w:pPr>
      <w:r>
        <w:rPr>
          <w:rFonts w:eastAsia="Georgia"/>
        </w:rPr>
        <w:t>He drew many more lines.</w:t>
      </w:r>
    </w:p>
    <w:p w14:paraId="449F91AD" w14:textId="77777777" w:rsidR="00A1675C" w:rsidRDefault="00000000">
      <w:pPr>
        <w:spacing w:before="40" w:after="120"/>
      </w:pPr>
      <w:r>
        <w:rPr>
          <w:rFonts w:eastAsia="Georgia"/>
        </w:rPr>
        <w:t>"Could the pattern of entanglement determine which systems are close and which are far apart?"</w:t>
      </w:r>
    </w:p>
    <w:p w14:paraId="38A470EA" w14:textId="77777777" w:rsidR="00A1675C" w:rsidRDefault="00000000">
      <w:pPr>
        <w:ind w:firstLine="432"/>
      </w:pPr>
      <w:r>
        <w:rPr>
          <w:rFonts w:eastAsia="Georgia"/>
        </w:rPr>
        <w:t>Trevor nodded.</w:t>
      </w:r>
    </w:p>
    <w:p w14:paraId="178C9D66" w14:textId="77777777" w:rsidR="00A1675C" w:rsidRDefault="00000000">
      <w:pPr>
        <w:spacing w:before="40" w:after="120"/>
      </w:pPr>
      <w:r>
        <w:rPr>
          <w:rFonts w:eastAsia="Georgia"/>
        </w:rPr>
        <w:t>"Like a network."</w:t>
      </w:r>
    </w:p>
    <w:p w14:paraId="087F041C" w14:textId="77777777" w:rsidR="00A1675C" w:rsidRDefault="00000000">
      <w:pPr>
        <w:spacing w:before="40" w:after="120"/>
      </w:pPr>
      <w:r>
        <w:rPr>
          <w:rFonts w:eastAsia="Georgia"/>
        </w:rPr>
        <w:t>"Exactly."</w:t>
      </w:r>
    </w:p>
    <w:p w14:paraId="0BCD668A" w14:textId="77777777" w:rsidR="00A1675C" w:rsidRDefault="00000000">
      <w:pPr>
        <w:spacing w:before="40" w:after="120"/>
      </w:pPr>
      <w:r>
        <w:rPr>
          <w:rFonts w:eastAsia="Georgia"/>
        </w:rPr>
        <w:t>"And geometry could emerge from the network."</w:t>
      </w:r>
    </w:p>
    <w:p w14:paraId="61E370BB" w14:textId="77777777" w:rsidR="00A1675C" w:rsidRDefault="00000000">
      <w:pPr>
        <w:spacing w:before="40" w:after="120"/>
      </w:pPr>
      <w:r>
        <w:rPr>
          <w:rFonts w:eastAsia="Georgia"/>
        </w:rPr>
        <w:t>"Yes."</w:t>
      </w:r>
    </w:p>
    <w:p w14:paraId="6D68A367" w14:textId="77777777" w:rsidR="00A1675C" w:rsidRDefault="00000000">
      <w:pPr>
        <w:ind w:firstLine="432"/>
      </w:pPr>
      <w:r>
        <w:rPr>
          <w:rFonts w:eastAsia="Georgia"/>
        </w:rPr>
        <w:t>Derek stared at the board.</w:t>
      </w:r>
    </w:p>
    <w:p w14:paraId="62518EB7" w14:textId="77777777" w:rsidR="00A1675C" w:rsidRDefault="00000000">
      <w:pPr>
        <w:spacing w:before="40" w:after="120"/>
      </w:pPr>
      <w:r>
        <w:rPr>
          <w:rFonts w:eastAsia="Georgia"/>
        </w:rPr>
        <w:t>"So distance could be a measure of connectivity."</w:t>
      </w:r>
    </w:p>
    <w:p w14:paraId="6DDCFCB0" w14:textId="77777777" w:rsidR="00A1675C" w:rsidRDefault="00000000">
      <w:pPr>
        <w:spacing w:before="40" w:after="120"/>
      </w:pPr>
      <w:r>
        <w:rPr>
          <w:rFonts w:eastAsia="Georgia"/>
        </w:rPr>
        <w:t>"Potentially."</w:t>
      </w:r>
    </w:p>
    <w:p w14:paraId="51D6CF97" w14:textId="77777777" w:rsidR="00A1675C" w:rsidRDefault="00000000">
      <w:pPr>
        <w:spacing w:before="40" w:after="120"/>
      </w:pPr>
      <w:r>
        <w:rPr>
          <w:rFonts w:eastAsia="Georgia"/>
        </w:rPr>
        <w:t>"And curvature would correspond to changes in that connectivity."</w:t>
      </w:r>
    </w:p>
    <w:p w14:paraId="38E6C42C" w14:textId="77777777" w:rsidR="00A1675C" w:rsidRDefault="00000000">
      <w:pPr>
        <w:spacing w:before="40" w:after="120"/>
      </w:pPr>
      <w:r>
        <w:rPr>
          <w:rFonts w:eastAsia="Georgia"/>
        </w:rPr>
        <w:t>"Potentially."</w:t>
      </w:r>
    </w:p>
    <w:p w14:paraId="0800B08B" w14:textId="77777777" w:rsidR="00A1675C" w:rsidRDefault="00000000">
      <w:pPr>
        <w:spacing w:before="40" w:after="120"/>
      </w:pPr>
      <w:r>
        <w:rPr>
          <w:rFonts w:eastAsia="Georgia"/>
        </w:rPr>
        <w:t>"And gravity would emerge from the structure."</w:t>
      </w:r>
    </w:p>
    <w:p w14:paraId="1D816ED5" w14:textId="77777777" w:rsidR="00A1675C" w:rsidRDefault="00000000">
      <w:pPr>
        <w:spacing w:before="40" w:after="120"/>
      </w:pPr>
      <w:r>
        <w:rPr>
          <w:rFonts w:eastAsia="Georgia"/>
        </w:rPr>
        <w:t>"Potentially."</w:t>
      </w:r>
    </w:p>
    <w:p w14:paraId="0985ACE9" w14:textId="77777777" w:rsidR="00A1675C" w:rsidRDefault="00000000">
      <w:pPr>
        <w:ind w:firstLine="432"/>
      </w:pPr>
      <w:r>
        <w:rPr>
          <w:rFonts w:eastAsia="Georgia"/>
        </w:rPr>
        <w:t>Derek softly smiled.</w:t>
      </w:r>
    </w:p>
    <w:p w14:paraId="68471DB7" w14:textId="77777777" w:rsidR="00A1675C" w:rsidRDefault="00000000">
      <w:pPr>
        <w:spacing w:before="40" w:after="120"/>
      </w:pPr>
      <w:r>
        <w:rPr>
          <w:rFonts w:eastAsia="Georgia"/>
        </w:rPr>
        <w:t>"That's rather beautiful."</w:t>
      </w:r>
    </w:p>
    <w:p w14:paraId="0B4BE2BB" w14:textId="48D563B7" w:rsidR="00A1675C" w:rsidRDefault="003434B6">
      <w:pPr>
        <w:ind w:firstLine="432"/>
      </w:pPr>
      <w:r>
        <w:rPr>
          <w:rFonts w:eastAsia="Georgia"/>
        </w:rPr>
        <w:t>Penny nodded.</w:t>
      </w:r>
    </w:p>
    <w:p w14:paraId="7945CCF6" w14:textId="77777777" w:rsidR="00A1675C" w:rsidRDefault="00000000">
      <w:pPr>
        <w:spacing w:before="40" w:after="120"/>
      </w:pPr>
      <w:r>
        <w:rPr>
          <w:rFonts w:eastAsia="Georgia"/>
        </w:rPr>
        <w:t>"Very."</w:t>
      </w:r>
    </w:p>
    <w:p w14:paraId="05D4FFF1" w14:textId="77777777" w:rsidR="00A1675C" w:rsidRDefault="00000000">
      <w:pPr>
        <w:ind w:firstLine="432"/>
      </w:pPr>
      <w:r>
        <w:rPr>
          <w:rFonts w:eastAsia="Georgia"/>
        </w:rPr>
        <w:t>Trevor carefully watched the cucumber.</w:t>
      </w:r>
    </w:p>
    <w:p w14:paraId="576B7CB8" w14:textId="77777777" w:rsidR="00A1675C" w:rsidRDefault="00000000">
      <w:pPr>
        <w:spacing w:before="40" w:after="120"/>
      </w:pPr>
      <w:r>
        <w:rPr>
          <w:rFonts w:eastAsia="Georgia"/>
        </w:rPr>
        <w:t>"And somewhere in that network..."</w:t>
      </w:r>
    </w:p>
    <w:p w14:paraId="519C7336" w14:textId="77777777" w:rsidR="00A1675C" w:rsidRDefault="00000000">
      <w:pPr>
        <w:ind w:firstLine="432"/>
      </w:pPr>
      <w:r>
        <w:rPr>
          <w:rFonts w:eastAsia="Georgia"/>
        </w:rPr>
        <w:t>He held it up.</w:t>
      </w:r>
    </w:p>
    <w:p w14:paraId="79FCCCAF" w14:textId="77777777" w:rsidR="00A1675C" w:rsidRDefault="00000000">
      <w:pPr>
        <w:spacing w:before="40" w:after="120"/>
      </w:pPr>
      <w:r>
        <w:rPr>
          <w:rFonts w:eastAsia="Georgia"/>
        </w:rPr>
        <w:t>"...there's this."</w:t>
      </w:r>
    </w:p>
    <w:p w14:paraId="72454F41" w14:textId="77777777" w:rsidR="00A1675C" w:rsidRDefault="00000000">
      <w:pPr>
        <w:ind w:firstLine="432"/>
      </w:pPr>
      <w:r>
        <w:rPr>
          <w:rFonts w:eastAsia="Georgia"/>
        </w:rPr>
        <w:t>Weinstein laughed.</w:t>
      </w:r>
    </w:p>
    <w:p w14:paraId="67FE7037" w14:textId="77777777" w:rsidR="00A1675C" w:rsidRDefault="00000000">
      <w:pPr>
        <w:spacing w:before="40" w:after="120"/>
      </w:pPr>
      <w:r>
        <w:rPr>
          <w:rFonts w:eastAsia="Georgia"/>
        </w:rPr>
        <w:t>"Presumably."</w:t>
      </w:r>
    </w:p>
    <w:p w14:paraId="2723D4B6" w14:textId="77777777" w:rsidR="00A1675C" w:rsidRDefault="00000000">
      <w:pPr>
        <w:ind w:firstLine="432"/>
      </w:pPr>
      <w:r>
        <w:rPr>
          <w:rFonts w:eastAsia="Georgia"/>
        </w:rPr>
        <w:t>Derek nodded.</w:t>
      </w:r>
    </w:p>
    <w:p w14:paraId="24A3FEB8" w14:textId="77777777" w:rsidR="00A1675C" w:rsidRDefault="00000000">
      <w:pPr>
        <w:spacing w:before="40" w:after="120"/>
      </w:pPr>
      <w:r>
        <w:rPr>
          <w:rFonts w:eastAsia="Georgia"/>
        </w:rPr>
        <w:t>"Then why not?"</w:t>
      </w:r>
    </w:p>
    <w:p w14:paraId="426F9FF3" w14:textId="0813F7BC" w:rsidR="00A1675C" w:rsidRDefault="003434B6">
      <w:pPr>
        <w:ind w:firstLine="432"/>
      </w:pPr>
      <w:r>
        <w:rPr>
          <w:rFonts w:eastAsia="Georgia"/>
        </w:rPr>
        <w:t>Penny gently smiled.</w:t>
      </w:r>
    </w:p>
    <w:p w14:paraId="4F581594" w14:textId="77777777" w:rsidR="00A1675C" w:rsidRDefault="00000000">
      <w:pPr>
        <w:spacing w:before="40" w:after="120"/>
      </w:pPr>
      <w:r>
        <w:rPr>
          <w:rFonts w:eastAsia="Georgia"/>
        </w:rPr>
        <w:t>"We do."</w:t>
      </w:r>
    </w:p>
    <w:p w14:paraId="0140A29D" w14:textId="77777777" w:rsidR="00A1675C" w:rsidRDefault="00000000">
      <w:pPr>
        <w:ind w:firstLine="432"/>
      </w:pPr>
      <w:r>
        <w:rPr>
          <w:rFonts w:eastAsia="Georgia"/>
        </w:rPr>
        <w:t>Trevor nodded.</w:t>
      </w:r>
    </w:p>
    <w:p w14:paraId="27AB1E54" w14:textId="77777777" w:rsidR="00A1675C" w:rsidRDefault="00000000">
      <w:pPr>
        <w:spacing w:before="40" w:after="120"/>
      </w:pPr>
      <w:r>
        <w:rPr>
          <w:rFonts w:eastAsia="Georgia"/>
        </w:rPr>
        <w:t>"Cucumbers do."</w:t>
      </w:r>
    </w:p>
    <w:p w14:paraId="6AB74652" w14:textId="77777777" w:rsidR="00A1675C" w:rsidRDefault="00000000">
      <w:pPr>
        <w:spacing w:before="40" w:after="120"/>
      </w:pPr>
      <w:r>
        <w:rPr>
          <w:rFonts w:eastAsia="Georgia"/>
        </w:rPr>
        <w:t>Derek added:</w:t>
      </w:r>
    </w:p>
    <w:p w14:paraId="141199E9" w14:textId="77777777" w:rsidR="00A1675C" w:rsidRDefault="00000000">
      <w:pPr>
        <w:spacing w:before="40" w:after="120"/>
      </w:pPr>
      <w:r>
        <w:rPr>
          <w:rFonts w:eastAsia="Georgia"/>
        </w:rPr>
        <w:t>"SR does."</w:t>
      </w:r>
    </w:p>
    <w:p w14:paraId="024A40D6" w14:textId="681CCFFD" w:rsidR="00A1675C" w:rsidRDefault="003434B6">
      <w:pPr>
        <w:ind w:firstLine="432"/>
      </w:pPr>
      <w:r>
        <w:rPr>
          <w:rFonts w:eastAsia="Georgia"/>
        </w:rPr>
        <w:t>Penny:</w:t>
      </w:r>
    </w:p>
    <w:p w14:paraId="75A60644" w14:textId="77777777" w:rsidR="00A1675C" w:rsidRDefault="00000000">
      <w:pPr>
        <w:spacing w:before="40" w:after="120"/>
      </w:pPr>
      <w:r>
        <w:rPr>
          <w:rFonts w:eastAsia="Georgia"/>
        </w:rPr>
        <w:t>"GR does."</w:t>
      </w:r>
    </w:p>
    <w:p w14:paraId="7D4B4534" w14:textId="77777777" w:rsidR="00A1675C" w:rsidRDefault="00000000">
      <w:pPr>
        <w:ind w:firstLine="432"/>
      </w:pPr>
      <w:r>
        <w:rPr>
          <w:rFonts w:eastAsia="Georgia"/>
        </w:rPr>
        <w:t>Trevor:</w:t>
      </w:r>
    </w:p>
    <w:p w14:paraId="4BAADF64" w14:textId="77777777" w:rsidR="00A1675C" w:rsidRDefault="00000000">
      <w:pPr>
        <w:spacing w:before="40" w:after="120"/>
      </w:pPr>
      <w:r>
        <w:rPr>
          <w:rFonts w:eastAsia="Georgia"/>
        </w:rPr>
        <w:t>"Rain does."</w:t>
      </w:r>
    </w:p>
    <w:p w14:paraId="7548D0C6" w14:textId="77777777" w:rsidR="00A1675C" w:rsidRDefault="00000000">
      <w:pPr>
        <w:ind w:firstLine="432"/>
      </w:pPr>
      <w:r>
        <w:rPr>
          <w:rFonts w:eastAsia="Georgia"/>
        </w:rPr>
        <w:t>Derek:</w:t>
      </w:r>
    </w:p>
    <w:p w14:paraId="057E26C8" w14:textId="77777777" w:rsidR="00A1675C" w:rsidRDefault="00000000">
      <w:pPr>
        <w:spacing w:before="40" w:after="120"/>
      </w:pPr>
      <w:r>
        <w:rPr>
          <w:rFonts w:eastAsia="Georgia"/>
        </w:rPr>
        <w:t>"Poetry does."</w:t>
      </w:r>
    </w:p>
    <w:p w14:paraId="1B56BA79" w14:textId="2CD23E7C" w:rsidR="00A1675C" w:rsidRDefault="00C918D2">
      <w:pPr>
        <w:spacing w:before="40" w:after="120"/>
      </w:pPr>
      <w:r>
        <w:rPr>
          <w:rFonts w:eastAsia="Georgia"/>
        </w:rPr>
        <w:t>Penny turned to him. "Does it?"</w:t>
      </w:r>
    </w:p>
    <w:p w14:paraId="693C8241" w14:textId="77777777" w:rsidR="00A1675C" w:rsidRDefault="00000000">
      <w:pPr>
        <w:ind w:firstLine="432"/>
      </w:pPr>
      <w:r>
        <w:rPr>
          <w:rFonts w:eastAsia="Georgia"/>
        </w:rPr>
        <w:t>Derek considered.</w:t>
      </w:r>
    </w:p>
    <w:p w14:paraId="515DF0B2" w14:textId="77777777" w:rsidR="00A1675C" w:rsidRDefault="00000000">
      <w:pPr>
        <w:spacing w:before="40" w:after="120"/>
      </w:pPr>
      <w:r>
        <w:rPr>
          <w:rFonts w:eastAsia="Georgia"/>
        </w:rPr>
        <w:t>"Most of the time."</w:t>
      </w:r>
    </w:p>
    <w:p w14:paraId="1BE7CAE3" w14:textId="77777777" w:rsidR="00A1675C" w:rsidRDefault="00000000">
      <w:pPr>
        <w:ind w:firstLine="432"/>
      </w:pPr>
      <w:r>
        <w:rPr>
          <w:rFonts w:eastAsia="Georgia"/>
        </w:rPr>
        <w:t>Trevor grinned.</w:t>
      </w:r>
    </w:p>
    <w:p w14:paraId="265F215C" w14:textId="77777777" w:rsidR="00A1675C" w:rsidRDefault="00000000">
      <w:pPr>
        <w:spacing w:before="40" w:after="120"/>
      </w:pPr>
      <w:r>
        <w:rPr>
          <w:rFonts w:eastAsia="Georgia"/>
        </w:rPr>
        <w:t>"And apparently shafting and bonking do."</w:t>
      </w:r>
    </w:p>
    <w:p w14:paraId="2A8F976C" w14:textId="49A226F0" w:rsidR="00A1675C" w:rsidRDefault="003434B6">
      <w:pPr>
        <w:ind w:firstLine="432"/>
      </w:pPr>
      <w:r>
        <w:rPr>
          <w:rFonts w:eastAsia="Georgia"/>
        </w:rPr>
        <w:t>Penny slowly turned toward him. Trevor immediately realised his mistake.</w:t>
      </w:r>
    </w:p>
    <w:p w14:paraId="61B0CB45" w14:textId="77777777" w:rsidR="00A1675C" w:rsidRDefault="00000000">
      <w:pPr>
        <w:spacing w:before="40" w:after="120"/>
      </w:pPr>
      <w:r>
        <w:rPr>
          <w:rFonts w:eastAsia="Georgia"/>
        </w:rPr>
        <w:t>"I mean..."</w:t>
      </w:r>
    </w:p>
    <w:p w14:paraId="56730961" w14:textId="1987143A" w:rsidR="00A1675C" w:rsidRDefault="003434B6">
      <w:pPr>
        <w:ind w:firstLine="432"/>
      </w:pPr>
      <w:r>
        <w:rPr>
          <w:rFonts w:eastAsia="Georgia"/>
        </w:rPr>
        <w:t>Penny raised an eyebrow.</w:t>
      </w:r>
    </w:p>
    <w:p w14:paraId="163BBCFC" w14:textId="77777777" w:rsidR="00A1675C" w:rsidRDefault="00000000">
      <w:pPr>
        <w:spacing w:before="40" w:after="120"/>
      </w:pPr>
      <w:r>
        <w:rPr>
          <w:rFonts w:eastAsia="Georgia"/>
        </w:rPr>
        <w:t>"Go on."</w:t>
      </w:r>
    </w:p>
    <w:p w14:paraId="0CCDD4DC" w14:textId="77777777" w:rsidR="00A1675C" w:rsidRDefault="00000000">
      <w:pPr>
        <w:ind w:firstLine="432"/>
      </w:pPr>
      <w:r>
        <w:rPr>
          <w:rFonts w:eastAsia="Georgia"/>
        </w:rPr>
        <w:t>Trevor surveyed Derek. Derek looked at Weinstein. Weinstein regarded the cucumber.</w:t>
      </w:r>
    </w:p>
    <w:p w14:paraId="4F6BB012" w14:textId="540FA0CD" w:rsidR="00A1675C" w:rsidRDefault="00000000">
      <w:pPr>
        <w:ind w:firstLine="432"/>
      </w:pPr>
      <w:r>
        <w:rPr>
          <w:rFonts w:eastAsia="Georgia"/>
        </w:rPr>
        <w:t>Nobody spoke. Finally Penny gently smiled.</w:t>
      </w:r>
    </w:p>
    <w:p w14:paraId="714E8C8F" w14:textId="77777777" w:rsidR="00A1675C" w:rsidRDefault="00000000">
      <w:pPr>
        <w:spacing w:before="40" w:after="120"/>
      </w:pPr>
      <w:r>
        <w:rPr>
          <w:rFonts w:eastAsia="Georgia"/>
        </w:rPr>
        <w:t>"Well."</w:t>
      </w:r>
    </w:p>
    <w:p w14:paraId="6D734AF9" w14:textId="77777777" w:rsidR="00A1675C" w:rsidRDefault="00000000">
      <w:pPr>
        <w:ind w:firstLine="432"/>
      </w:pPr>
      <w:r>
        <w:rPr>
          <w:rFonts w:eastAsia="Georgia"/>
        </w:rPr>
        <w:t>She put the ordinary cucumber back on the table.</w:t>
      </w:r>
    </w:p>
    <w:p w14:paraId="7B102A90" w14:textId="77777777" w:rsidR="00A1675C" w:rsidRDefault="00000000">
      <w:pPr>
        <w:spacing w:before="40" w:after="120"/>
      </w:pPr>
      <w:r>
        <w:rPr>
          <w:rFonts w:eastAsia="Georgia"/>
        </w:rPr>
        <w:t>"If the universe can accommodate curved spacetime, quantum entanglement, holographic duality and Trevor..."</w:t>
      </w:r>
    </w:p>
    <w:p w14:paraId="363DDD1C" w14:textId="77777777" w:rsidR="00A1675C" w:rsidRDefault="00000000">
      <w:pPr>
        <w:spacing w:before="40" w:after="120"/>
      </w:pPr>
      <w:r>
        <w:rPr>
          <w:rFonts w:eastAsia="Georgia"/>
        </w:rPr>
        <w:t>Trevor wearily sighed.</w:t>
      </w:r>
    </w:p>
    <w:p w14:paraId="7E584C51" w14:textId="77777777" w:rsidR="00A1675C" w:rsidRDefault="00000000">
      <w:pPr>
        <w:spacing w:before="40" w:after="120"/>
      </w:pPr>
      <w:r>
        <w:rPr>
          <w:rFonts w:eastAsia="Georgia"/>
        </w:rPr>
        <w:t>"...then I suppose there's room for everything else."</w:t>
      </w:r>
    </w:p>
    <w:p w14:paraId="1C74B4C4" w14:textId="77777777" w:rsidR="00A1675C" w:rsidRDefault="00000000">
      <w:pPr>
        <w:ind w:firstLine="432"/>
      </w:pPr>
      <w:r>
        <w:rPr>
          <w:rFonts w:eastAsia="Georgia"/>
        </w:rPr>
        <w:t>Derek nodded.</w:t>
      </w:r>
    </w:p>
    <w:p w14:paraId="44478810" w14:textId="77777777" w:rsidR="00A1675C" w:rsidRDefault="00000000">
      <w:pPr>
        <w:spacing w:before="40" w:after="120"/>
      </w:pPr>
      <w:r>
        <w:rPr>
          <w:rFonts w:eastAsia="Georgia"/>
        </w:rPr>
        <w:t>"Exactly."</w:t>
      </w:r>
    </w:p>
    <w:p w14:paraId="073BA4E2" w14:textId="77777777" w:rsidR="00A1675C" w:rsidRDefault="00000000">
      <w:pPr>
        <w:ind w:firstLine="432"/>
      </w:pPr>
      <w:r>
        <w:rPr>
          <w:rFonts w:eastAsia="Georgia"/>
        </w:rPr>
        <w:t>Weinstein gently softly smiled.</w:t>
      </w:r>
    </w:p>
    <w:p w14:paraId="16312821" w14:textId="77777777" w:rsidR="00A1675C" w:rsidRDefault="00000000">
      <w:pPr>
        <w:spacing w:before="40" w:after="120"/>
      </w:pPr>
      <w:r>
        <w:rPr>
          <w:rFonts w:eastAsia="Georgia"/>
        </w:rPr>
        <w:t>"But remember."</w:t>
      </w:r>
    </w:p>
    <w:p w14:paraId="40DBC0CA" w14:textId="77777777" w:rsidR="00C918D2" w:rsidRDefault="00C918D2">
      <w:pPr>
        <w:spacing w:before="40" w:after="120"/>
      </w:pPr>
      <w:r>
        <w:t xml:space="preserve">They all kept their eyes on him. </w:t>
      </w:r>
    </w:p>
    <w:p w14:paraId="1DEF625D" w14:textId="7BE5FB04" w:rsidR="00A1675C" w:rsidRDefault="00000000">
      <w:pPr>
        <w:spacing w:before="40" w:after="120"/>
      </w:pPr>
      <w:r>
        <w:rPr>
          <w:rFonts w:eastAsia="Georgia"/>
        </w:rPr>
        <w:t>"The holographic principle is a serious physical idea."</w:t>
      </w:r>
    </w:p>
    <w:p w14:paraId="039D3E77" w14:textId="77777777" w:rsidR="00A1675C" w:rsidRDefault="00000000">
      <w:pPr>
        <w:spacing w:before="40" w:after="120"/>
      </w:pPr>
      <w:r>
        <w:rPr>
          <w:rFonts w:eastAsia="Georgia"/>
        </w:rPr>
        <w:t>"Yes."</w:t>
      </w:r>
    </w:p>
    <w:p w14:paraId="427202F1" w14:textId="77777777" w:rsidR="00A1675C" w:rsidRDefault="00000000">
      <w:pPr>
        <w:spacing w:before="200" w:after="120"/>
        <w:jc w:val="center"/>
      </w:pPr>
      <w:r>
        <w:rPr>
          <w:rFonts w:eastAsia="Georgia"/>
          <w:b/>
          <w:sz w:val="24"/>
        </w:rPr>
        <w:t>"It is not established that our actual universe is literally a hologram."</w:t>
      </w:r>
    </w:p>
    <w:p w14:paraId="2AE7BBBB" w14:textId="77777777" w:rsidR="00A1675C" w:rsidRDefault="00000000">
      <w:pPr>
        <w:spacing w:before="40" w:after="120"/>
      </w:pPr>
      <w:r>
        <w:rPr>
          <w:rFonts w:eastAsia="Georgia"/>
        </w:rPr>
        <w:t>"Yes."</w:t>
      </w:r>
    </w:p>
    <w:p w14:paraId="1719C928" w14:textId="77777777" w:rsidR="00A1675C" w:rsidRDefault="00000000">
      <w:pPr>
        <w:spacing w:before="40" w:after="120"/>
      </w:pPr>
      <w:r>
        <w:rPr>
          <w:rFonts w:eastAsia="Georgia"/>
        </w:rPr>
        <w:t>"And even where holographic dualities are well understood, they are mathematical equivalences between particular theories, not proof that reality is secretly a two-dimensional cinema."</w:t>
      </w:r>
    </w:p>
    <w:p w14:paraId="5346BD4D" w14:textId="77777777" w:rsidR="00A1675C" w:rsidRDefault="00000000">
      <w:pPr>
        <w:ind w:firstLine="432"/>
      </w:pPr>
      <w:r>
        <w:rPr>
          <w:rFonts w:eastAsia="Georgia"/>
        </w:rPr>
        <w:t>Derek nodded.</w:t>
      </w:r>
    </w:p>
    <w:p w14:paraId="5BD90E89" w14:textId="77777777" w:rsidR="00A1675C" w:rsidRDefault="00000000">
      <w:pPr>
        <w:spacing w:before="40" w:after="120"/>
      </w:pPr>
      <w:r>
        <w:rPr>
          <w:rFonts w:eastAsia="Georgia"/>
        </w:rPr>
        <w:t>"Understood."</w:t>
      </w:r>
    </w:p>
    <w:p w14:paraId="310F7643" w14:textId="5B1FF72E" w:rsidR="00A1675C" w:rsidRDefault="003434B6">
      <w:pPr>
        <w:ind w:firstLine="432"/>
      </w:pPr>
      <w:r>
        <w:rPr>
          <w:rFonts w:eastAsia="Georgia"/>
        </w:rPr>
        <w:t>Penny nodded.</w:t>
      </w:r>
    </w:p>
    <w:p w14:paraId="3938AFAC" w14:textId="77777777" w:rsidR="00A1675C" w:rsidRDefault="00000000">
      <w:pPr>
        <w:spacing w:before="40" w:after="120"/>
      </w:pPr>
      <w:r>
        <w:rPr>
          <w:rFonts w:eastAsia="Georgia"/>
        </w:rPr>
        <w:t>"Yes."</w:t>
      </w:r>
    </w:p>
    <w:p w14:paraId="4EB83053" w14:textId="77777777" w:rsidR="00A1675C" w:rsidRDefault="00000000">
      <w:pPr>
        <w:ind w:firstLine="432"/>
      </w:pPr>
      <w:r>
        <w:rPr>
          <w:rFonts w:eastAsia="Georgia"/>
        </w:rPr>
        <w:t>Trevor nodded.</w:t>
      </w:r>
    </w:p>
    <w:p w14:paraId="0B22CE00" w14:textId="77777777" w:rsidR="00A1675C" w:rsidRDefault="00000000">
      <w:pPr>
        <w:spacing w:before="40" w:after="120"/>
      </w:pPr>
      <w:r>
        <w:rPr>
          <w:rFonts w:eastAsia="Georgia"/>
        </w:rPr>
        <w:t>"Fine."</w:t>
      </w:r>
    </w:p>
    <w:p w14:paraId="5145946A" w14:textId="77777777" w:rsidR="00A1675C" w:rsidRDefault="00000000">
      <w:pPr>
        <w:ind w:firstLine="432"/>
      </w:pPr>
      <w:r>
        <w:rPr>
          <w:rFonts w:eastAsia="Georgia"/>
        </w:rPr>
        <w:t>Weinstein examined the ordinary cucumber.</w:t>
      </w:r>
    </w:p>
    <w:p w14:paraId="755B8C1C" w14:textId="77777777" w:rsidR="00A1675C" w:rsidRDefault="00000000">
      <w:pPr>
        <w:spacing w:before="40" w:after="120"/>
      </w:pPr>
      <w:r>
        <w:rPr>
          <w:rFonts w:eastAsia="Georgia"/>
        </w:rPr>
        <w:t>"And that is why we must not confuse a useful description with the thing being described."</w:t>
      </w:r>
    </w:p>
    <w:p w14:paraId="541AF3B3" w14:textId="77777777" w:rsidR="00A1675C" w:rsidRDefault="00000000">
      <w:pPr>
        <w:ind w:firstLine="432"/>
      </w:pPr>
      <w:r>
        <w:rPr>
          <w:rFonts w:eastAsia="Georgia"/>
        </w:rPr>
        <w:t>Derek gently smiled.</w:t>
      </w:r>
    </w:p>
    <w:p w14:paraId="2903F8AA" w14:textId="77777777" w:rsidR="00A1675C" w:rsidRDefault="00000000">
      <w:pPr>
        <w:spacing w:before="40" w:after="120"/>
      </w:pPr>
      <w:r>
        <w:rPr>
          <w:rFonts w:eastAsia="Georgia"/>
        </w:rPr>
        <w:t>"Well, that's settled."</w:t>
      </w:r>
    </w:p>
    <w:p w14:paraId="1867550C" w14:textId="77777777" w:rsidR="00A1675C" w:rsidRDefault="00000000">
      <w:pPr>
        <w:ind w:firstLine="432"/>
      </w:pPr>
      <w:r>
        <w:rPr>
          <w:rFonts w:eastAsia="Georgia"/>
        </w:rPr>
        <w:t>Weinstein smiled back.</w:t>
      </w:r>
    </w:p>
    <w:p w14:paraId="4F36652E" w14:textId="77777777" w:rsidR="00A1675C" w:rsidRDefault="00000000">
      <w:pPr>
        <w:spacing w:before="40" w:after="120"/>
      </w:pPr>
      <w:r>
        <w:rPr>
          <w:rFonts w:eastAsia="Georgia"/>
        </w:rPr>
        <w:t>"For now."</w:t>
      </w:r>
    </w:p>
    <w:p w14:paraId="74D47BE9" w14:textId="77777777" w:rsidR="00A1675C" w:rsidRDefault="00000000">
      <w:pPr>
        <w:ind w:firstLine="432"/>
      </w:pPr>
      <w:r>
        <w:rPr>
          <w:rFonts w:eastAsia="Georgia"/>
        </w:rPr>
        <w:t>The laboratory lights flickered. The clocks stopped. 11:17.</w:t>
      </w:r>
    </w:p>
    <w:p w14:paraId="16A2908F" w14:textId="45191CEC" w:rsidR="00A1675C" w:rsidRDefault="00000000">
      <w:pPr>
        <w:ind w:firstLine="432"/>
      </w:pPr>
      <w:r>
        <w:rPr>
          <w:rFonts w:eastAsia="Georgia"/>
        </w:rPr>
        <w:t>Nobody moved. Penny inspected the cucumber. It had changed.</w:t>
      </w:r>
    </w:p>
    <w:p w14:paraId="75907B9D" w14:textId="77777777" w:rsidR="00A1675C" w:rsidRDefault="00000000">
      <w:pPr>
        <w:ind w:firstLine="432"/>
      </w:pPr>
      <w:r>
        <w:rPr>
          <w:rFonts w:eastAsia="Georgia"/>
        </w:rPr>
        <w:t>Not visibly. Not physically. But there was something different about it.</w:t>
      </w:r>
    </w:p>
    <w:p w14:paraId="42E322AE" w14:textId="77777777" w:rsidR="00A1675C" w:rsidRDefault="00000000">
      <w:pPr>
        <w:ind w:firstLine="432"/>
      </w:pPr>
      <w:r>
        <w:rPr>
          <w:rFonts w:eastAsia="Georgia"/>
        </w:rPr>
        <w:t>Derek approached.</w:t>
      </w:r>
    </w:p>
    <w:p w14:paraId="1EB655BD" w14:textId="77777777" w:rsidR="00A1675C" w:rsidRDefault="00000000">
      <w:pPr>
        <w:spacing w:before="40" w:after="120"/>
      </w:pPr>
      <w:r>
        <w:rPr>
          <w:rFonts w:eastAsia="Georgia"/>
        </w:rPr>
        <w:t>"What happened?"</w:t>
      </w:r>
    </w:p>
    <w:p w14:paraId="5403F60C" w14:textId="39754C18" w:rsidR="00A1675C" w:rsidRDefault="003434B6">
      <w:pPr>
        <w:ind w:firstLine="432"/>
      </w:pPr>
      <w:r>
        <w:rPr>
          <w:rFonts w:eastAsia="Georgia"/>
        </w:rPr>
        <w:t>Penny picked it up. The weight was the same. The temperature was the same.</w:t>
      </w:r>
    </w:p>
    <w:p w14:paraId="370301A7" w14:textId="77777777" w:rsidR="00A1675C" w:rsidRDefault="00000000">
      <w:pPr>
        <w:ind w:firstLine="432"/>
      </w:pPr>
      <w:r>
        <w:rPr>
          <w:rFonts w:eastAsia="Georgia"/>
        </w:rPr>
        <w:t>The shape was the same. Everything measurable suddenly appeared identical. Then Trevor noticed something.</w:t>
      </w:r>
    </w:p>
    <w:p w14:paraId="09632E9A" w14:textId="77777777" w:rsidR="00A1675C" w:rsidRDefault="00000000">
      <w:pPr>
        <w:spacing w:before="40" w:after="120"/>
      </w:pPr>
      <w:r>
        <w:rPr>
          <w:rFonts w:eastAsia="Georgia"/>
        </w:rPr>
        <w:t>"There."</w:t>
      </w:r>
    </w:p>
    <w:p w14:paraId="3CFF6FA2" w14:textId="77777777" w:rsidR="00A1675C" w:rsidRDefault="00000000">
      <w:pPr>
        <w:ind w:firstLine="432"/>
      </w:pPr>
      <w:r>
        <w:rPr>
          <w:rFonts w:eastAsia="Georgia"/>
        </w:rPr>
        <w:t>He pointed to the end of the cucumber. A tiny pattern had suddenly appeared in the skin. Not a letter.</w:t>
      </w:r>
    </w:p>
    <w:p w14:paraId="2E6A81B4" w14:textId="77777777" w:rsidR="00A1675C" w:rsidRDefault="00000000">
      <w:pPr>
        <w:ind w:firstLine="432"/>
      </w:pPr>
      <w:r>
        <w:rPr>
          <w:rFonts w:eastAsia="Georgia"/>
        </w:rPr>
        <w:t>Not a number. A geometric figure. A circle inside a square.</w:t>
      </w:r>
    </w:p>
    <w:p w14:paraId="46FEA6CA" w14:textId="77777777" w:rsidR="00A1675C" w:rsidRDefault="00000000">
      <w:pPr>
        <w:ind w:firstLine="432"/>
      </w:pPr>
      <w:r>
        <w:rPr>
          <w:rFonts w:eastAsia="Georgia"/>
        </w:rPr>
        <w:t>And inside the circle, three lines. Derek intensely stared intently. Weinstein leaned closer.</w:t>
      </w:r>
    </w:p>
    <w:p w14:paraId="32516967" w14:textId="77777777" w:rsidR="00A1675C" w:rsidRDefault="00000000">
      <w:pPr>
        <w:spacing w:before="40" w:after="120"/>
      </w:pPr>
      <w:r>
        <w:rPr>
          <w:rFonts w:eastAsia="Georgia"/>
        </w:rPr>
        <w:t>"It's a projection."</w:t>
      </w:r>
    </w:p>
    <w:p w14:paraId="78455BF9" w14:textId="77777777" w:rsidR="00A1675C" w:rsidRDefault="00000000">
      <w:pPr>
        <w:spacing w:before="40" w:after="120"/>
      </w:pPr>
      <w:r>
        <w:rPr>
          <w:rFonts w:eastAsia="Georgia"/>
        </w:rPr>
        <w:t>"Of what?"</w:t>
      </w:r>
    </w:p>
    <w:p w14:paraId="17E64B35" w14:textId="4FED0450" w:rsidR="00A1675C" w:rsidRDefault="00000000">
      <w:pPr>
        <w:ind w:firstLine="432"/>
      </w:pPr>
      <w:r>
        <w:rPr>
          <w:rFonts w:eastAsia="Georgia"/>
        </w:rPr>
        <w:t>Weinstein carefully analyzed the pattern.</w:t>
      </w:r>
    </w:p>
    <w:p w14:paraId="78DFEB85" w14:textId="77777777" w:rsidR="00A1675C" w:rsidRDefault="00000000">
      <w:pPr>
        <w:spacing w:before="40" w:after="120"/>
      </w:pPr>
      <w:r>
        <w:rPr>
          <w:rFonts w:eastAsia="Georgia"/>
        </w:rPr>
        <w:t>"I don't know."</w:t>
      </w:r>
    </w:p>
    <w:p w14:paraId="415B4128" w14:textId="77777777" w:rsidR="00A1675C" w:rsidRDefault="00000000">
      <w:pPr>
        <w:ind w:firstLine="432"/>
      </w:pPr>
      <w:r>
        <w:rPr>
          <w:rFonts w:eastAsia="Georgia"/>
        </w:rPr>
        <w:t>Derek smiled.</w:t>
      </w:r>
    </w:p>
    <w:p w14:paraId="64DF6E7A" w14:textId="77777777" w:rsidR="00A1675C" w:rsidRDefault="00000000">
      <w:pPr>
        <w:spacing w:before="40" w:after="120"/>
      </w:pPr>
      <w:r>
        <w:rPr>
          <w:rFonts w:eastAsia="Georgia"/>
        </w:rPr>
        <w:t>"Well, that's settled."</w:t>
      </w:r>
    </w:p>
    <w:p w14:paraId="6A9E1B14" w14:textId="479ECABA" w:rsidR="00A1675C" w:rsidRDefault="003434B6">
      <w:pPr>
        <w:ind w:firstLine="432"/>
      </w:pPr>
      <w:r>
        <w:rPr>
          <w:rFonts w:eastAsia="Georgia"/>
        </w:rPr>
        <w:t>Penny shook her head.</w:t>
      </w:r>
    </w:p>
    <w:p w14:paraId="4E81C986" w14:textId="77777777" w:rsidR="00A1675C" w:rsidRDefault="00000000">
      <w:pPr>
        <w:spacing w:before="40" w:after="120"/>
      </w:pPr>
      <w:r>
        <w:rPr>
          <w:rFonts w:eastAsia="Georgia"/>
        </w:rPr>
        <w:t>"No."</w:t>
      </w:r>
    </w:p>
    <w:p w14:paraId="641CEBCD" w14:textId="77777777" w:rsidR="00A1675C" w:rsidRDefault="00000000">
      <w:pPr>
        <w:spacing w:before="40" w:after="120"/>
      </w:pPr>
      <w:r>
        <w:rPr>
          <w:rFonts w:eastAsia="Georgia"/>
        </w:rPr>
        <w:t>"What?"</w:t>
      </w:r>
    </w:p>
    <w:p w14:paraId="448EF44F" w14:textId="77777777" w:rsidR="00A1675C" w:rsidRDefault="00000000">
      <w:pPr>
        <w:ind w:firstLine="432"/>
      </w:pPr>
      <w:r>
        <w:rPr>
          <w:rFonts w:eastAsia="Georgia"/>
        </w:rPr>
        <w:t>She suddenly turned the cucumber over. The pattern was also visible on the other side. Exactly the same.</w:t>
      </w:r>
    </w:p>
    <w:p w14:paraId="3B3F5690" w14:textId="77777777" w:rsidR="00A1675C" w:rsidRDefault="00000000">
      <w:pPr>
        <w:ind w:firstLine="432"/>
      </w:pPr>
      <w:r>
        <w:rPr>
          <w:rFonts w:eastAsia="Georgia"/>
        </w:rPr>
        <w:t>Trevor carefully inspected it.</w:t>
      </w:r>
    </w:p>
    <w:p w14:paraId="07E8A051" w14:textId="77777777" w:rsidR="00A1675C" w:rsidRDefault="00000000">
      <w:pPr>
        <w:spacing w:before="40" w:after="120"/>
      </w:pPr>
      <w:r>
        <w:rPr>
          <w:rFonts w:eastAsia="Georgia"/>
        </w:rPr>
        <w:t>"That's impossible."</w:t>
      </w:r>
    </w:p>
    <w:p w14:paraId="025AFA47" w14:textId="77777777" w:rsidR="00A1675C" w:rsidRDefault="00000000">
      <w:pPr>
        <w:ind w:firstLine="432"/>
      </w:pPr>
      <w:r>
        <w:rPr>
          <w:rFonts w:eastAsia="Georgia"/>
        </w:rPr>
        <w:t>Derek smiled.</w:t>
      </w:r>
    </w:p>
    <w:p w14:paraId="774027C4" w14:textId="77777777" w:rsidR="00A1675C" w:rsidRDefault="00000000">
      <w:pPr>
        <w:spacing w:before="40" w:after="120"/>
      </w:pPr>
      <w:r>
        <w:rPr>
          <w:rFonts w:eastAsia="Georgia"/>
        </w:rPr>
        <w:t>"Don't say it."</w:t>
      </w:r>
    </w:p>
    <w:p w14:paraId="73429053" w14:textId="77777777" w:rsidR="00A1675C" w:rsidRDefault="00000000">
      <w:pPr>
        <w:ind w:firstLine="432"/>
      </w:pPr>
      <w:r>
        <w:rPr>
          <w:rFonts w:eastAsia="Georgia"/>
        </w:rPr>
        <w:t>Trevor nodded.</w:t>
      </w:r>
    </w:p>
    <w:p w14:paraId="5BA7B650" w14:textId="77777777" w:rsidR="00A1675C" w:rsidRDefault="00000000">
      <w:pPr>
        <w:spacing w:before="40" w:after="120"/>
      </w:pPr>
      <w:r>
        <w:rPr>
          <w:rFonts w:eastAsia="Georgia"/>
        </w:rPr>
        <w:t>"Right."</w:t>
      </w:r>
    </w:p>
    <w:p w14:paraId="4C0A0622" w14:textId="4113A5C3" w:rsidR="00A1675C" w:rsidRDefault="00000000">
      <w:pPr>
        <w:ind w:firstLine="432"/>
      </w:pPr>
      <w:r>
        <w:rPr>
          <w:rFonts w:eastAsia="Georgia"/>
        </w:rPr>
        <w:t>Weinstein took the ordinary cucumber. He studied  the pattern. Then at the strange clock.</w:t>
      </w:r>
    </w:p>
    <w:p w14:paraId="379A35D8" w14:textId="77777777" w:rsidR="00A1675C" w:rsidRDefault="00000000">
      <w:pPr>
        <w:ind w:firstLine="432"/>
      </w:pPr>
      <w:r>
        <w:rPr>
          <w:rFonts w:eastAsia="Georgia"/>
        </w:rPr>
        <w:t>11:17. Then at the whiteboard. At the words:</w:t>
      </w:r>
    </w:p>
    <w:p w14:paraId="32108419" w14:textId="77777777" w:rsidR="00A1675C" w:rsidRDefault="00000000">
      <w:pPr>
        <w:spacing w:before="200" w:after="120"/>
        <w:jc w:val="center"/>
      </w:pPr>
      <w:r>
        <w:rPr>
          <w:rFonts w:eastAsia="Georgia"/>
          <w:b/>
          <w:sz w:val="24"/>
        </w:rPr>
        <w:t>SPACETIME</w:t>
      </w:r>
    </w:p>
    <w:p w14:paraId="3EA88AC0" w14:textId="77777777" w:rsidR="00A1675C" w:rsidRDefault="00000000">
      <w:pPr>
        <w:spacing w:before="200" w:after="120"/>
        <w:jc w:val="center"/>
      </w:pPr>
      <w:r>
        <w:rPr>
          <w:rFonts w:eastAsia="Georgia"/>
          <w:b/>
          <w:sz w:val="24"/>
        </w:rPr>
        <w:t>HOLOGRAPHY</w:t>
      </w:r>
    </w:p>
    <w:p w14:paraId="62DFAF28" w14:textId="77777777" w:rsidR="00A1675C" w:rsidRDefault="00000000">
      <w:pPr>
        <w:spacing w:before="200" w:after="120"/>
        <w:jc w:val="center"/>
      </w:pPr>
      <w:r>
        <w:rPr>
          <w:rFonts w:eastAsia="Georgia"/>
          <w:b/>
          <w:sz w:val="24"/>
        </w:rPr>
        <w:t>INFORMATION</w:t>
      </w:r>
    </w:p>
    <w:p w14:paraId="3A4F6F58" w14:textId="77777777" w:rsidR="00A1675C" w:rsidRDefault="00000000">
      <w:pPr>
        <w:ind w:firstLine="432"/>
      </w:pPr>
      <w:r>
        <w:rPr>
          <w:rFonts w:eastAsia="Georgia"/>
        </w:rPr>
        <w:t>He slowly turned the cucumber around. The pattern was still there. And then he saw what it represented.</w:t>
      </w:r>
    </w:p>
    <w:p w14:paraId="146F4655" w14:textId="77777777" w:rsidR="00A1675C" w:rsidRDefault="00000000">
      <w:pPr>
        <w:ind w:firstLine="432"/>
      </w:pPr>
      <w:r>
        <w:rPr>
          <w:rFonts w:eastAsia="Georgia"/>
        </w:rPr>
        <w:t>Not a map. Not a coordinate system. A boundary.</w:t>
      </w:r>
    </w:p>
    <w:p w14:paraId="0BE9E9AC" w14:textId="161D7243" w:rsidR="00A1675C" w:rsidRDefault="00000000">
      <w:pPr>
        <w:ind w:firstLine="432"/>
      </w:pPr>
      <w:r>
        <w:rPr>
          <w:rFonts w:eastAsia="Georgia"/>
        </w:rPr>
        <w:t>Weinstein turned to Derek.</w:t>
      </w:r>
    </w:p>
    <w:p w14:paraId="27B62734" w14:textId="77777777" w:rsidR="00A1675C" w:rsidRDefault="00000000">
      <w:pPr>
        <w:spacing w:before="40" w:after="120"/>
      </w:pPr>
      <w:r>
        <w:rPr>
          <w:rFonts w:eastAsia="Georgia"/>
        </w:rPr>
        <w:t>"Derek."</w:t>
      </w:r>
    </w:p>
    <w:p w14:paraId="120AC6D1" w14:textId="77777777" w:rsidR="00A1675C" w:rsidRDefault="00000000">
      <w:pPr>
        <w:spacing w:before="40" w:after="120"/>
      </w:pPr>
      <w:r>
        <w:rPr>
          <w:rFonts w:eastAsia="Georgia"/>
        </w:rPr>
        <w:t>"Yes?"</w:t>
      </w:r>
    </w:p>
    <w:p w14:paraId="4279F9FF" w14:textId="77777777" w:rsidR="00A1675C" w:rsidRDefault="00000000">
      <w:pPr>
        <w:spacing w:before="40" w:after="120"/>
      </w:pPr>
      <w:r>
        <w:rPr>
          <w:rFonts w:eastAsia="Georgia"/>
        </w:rPr>
        <w:t>"I think we've just found the surface."</w:t>
      </w:r>
    </w:p>
    <w:p w14:paraId="5C787CB5" w14:textId="77777777" w:rsidR="00A1675C" w:rsidRDefault="00000000">
      <w:pPr>
        <w:ind w:firstLine="432"/>
      </w:pPr>
      <w:r>
        <w:rPr>
          <w:rFonts w:eastAsia="Georgia"/>
        </w:rPr>
        <w:t>Derek sharply stared at the ordinary cucumber.</w:t>
      </w:r>
    </w:p>
    <w:p w14:paraId="15551A20" w14:textId="77777777" w:rsidR="00A1675C" w:rsidRDefault="00000000">
      <w:pPr>
        <w:spacing w:before="40" w:after="120"/>
      </w:pPr>
      <w:r>
        <w:rPr>
          <w:rFonts w:eastAsia="Georgia"/>
        </w:rPr>
        <w:t>"The boundary?"</w:t>
      </w:r>
    </w:p>
    <w:p w14:paraId="7CD80674" w14:textId="77777777" w:rsidR="00A1675C" w:rsidRDefault="00000000">
      <w:pPr>
        <w:ind w:firstLine="432"/>
      </w:pPr>
      <w:r>
        <w:rPr>
          <w:rFonts w:eastAsia="Georgia"/>
        </w:rPr>
        <w:t>Weinstein nodded.</w:t>
      </w:r>
    </w:p>
    <w:p w14:paraId="067C7F43" w14:textId="77777777" w:rsidR="00A1675C" w:rsidRDefault="00000000">
      <w:pPr>
        <w:spacing w:before="40" w:after="120"/>
      </w:pPr>
      <w:r>
        <w:rPr>
          <w:rFonts w:eastAsia="Georgia"/>
        </w:rPr>
        <w:t>"Yes."</w:t>
      </w:r>
    </w:p>
    <w:p w14:paraId="712AEF33" w14:textId="334BA460" w:rsidR="00A1675C" w:rsidRDefault="003434B6">
      <w:pPr>
        <w:ind w:firstLine="432"/>
      </w:pPr>
      <w:r>
        <w:rPr>
          <w:rFonts w:eastAsia="Georgia"/>
        </w:rPr>
        <w:t>Penny gently smiled. Trevor carefully looked horrified.</w:t>
      </w:r>
    </w:p>
    <w:p w14:paraId="17276AC5" w14:textId="77777777" w:rsidR="00A1675C" w:rsidRDefault="00000000">
      <w:pPr>
        <w:spacing w:before="40" w:after="120"/>
      </w:pPr>
      <w:r>
        <w:rPr>
          <w:rFonts w:eastAsia="Georgia"/>
        </w:rPr>
        <w:t>"You're telling me the cucumber is the universe?"</w:t>
      </w:r>
    </w:p>
    <w:p w14:paraId="5E37C921" w14:textId="77777777" w:rsidR="00A1675C" w:rsidRDefault="00000000">
      <w:pPr>
        <w:ind w:firstLine="432"/>
      </w:pPr>
      <w:r>
        <w:rPr>
          <w:rFonts w:eastAsia="Georgia"/>
        </w:rPr>
        <w:t>Weinstein considered it.</w:t>
      </w:r>
    </w:p>
    <w:p w14:paraId="1D2BCE5B" w14:textId="77777777" w:rsidR="00A1675C" w:rsidRDefault="00000000">
      <w:pPr>
        <w:spacing w:before="40" w:after="120"/>
      </w:pPr>
      <w:r>
        <w:rPr>
          <w:rFonts w:eastAsia="Georgia"/>
        </w:rPr>
        <w:t>"No."</w:t>
      </w:r>
    </w:p>
    <w:p w14:paraId="34984AF5" w14:textId="77777777" w:rsidR="00A1675C" w:rsidRDefault="00000000">
      <w:pPr>
        <w:ind w:firstLine="432"/>
      </w:pPr>
      <w:r>
        <w:rPr>
          <w:rFonts w:eastAsia="Georgia"/>
        </w:rPr>
        <w:t>He paused.</w:t>
      </w:r>
    </w:p>
    <w:p w14:paraId="518060EF" w14:textId="77777777" w:rsidR="00A1675C" w:rsidRDefault="00000000">
      <w:pPr>
        <w:spacing w:before="40" w:after="120"/>
      </w:pPr>
      <w:r>
        <w:rPr>
          <w:rFonts w:eastAsia="Georgia"/>
        </w:rPr>
        <w:t>"That would be ridiculous."</w:t>
      </w:r>
    </w:p>
    <w:p w14:paraId="4513990D" w14:textId="77777777" w:rsidR="00A1675C" w:rsidRDefault="00000000">
      <w:pPr>
        <w:ind w:firstLine="432"/>
      </w:pPr>
      <w:r>
        <w:rPr>
          <w:rFonts w:eastAsia="Georgia"/>
        </w:rPr>
        <w:t>The cucumber made a tiny ticking sound. Everyone froze. Derek considered it.</w:t>
      </w:r>
    </w:p>
    <w:p w14:paraId="1BE3549A" w14:textId="77777777" w:rsidR="00A1675C" w:rsidRDefault="00000000">
      <w:pPr>
        <w:spacing w:before="40" w:after="120"/>
      </w:pPr>
      <w:r>
        <w:rPr>
          <w:rFonts w:eastAsia="Georgia"/>
        </w:rPr>
        <w:t>"Did anyone else hear that?"</w:t>
      </w:r>
    </w:p>
    <w:p w14:paraId="7B31595B" w14:textId="779E02F9" w:rsidR="00A1675C" w:rsidRDefault="003434B6">
      <w:pPr>
        <w:ind w:firstLine="432"/>
      </w:pPr>
      <w:r>
        <w:rPr>
          <w:rFonts w:eastAsia="Georgia"/>
        </w:rPr>
        <w:t>Penny calmly nodded. Trevor nodded. Weinstein sharply stared at the cucumber.</w:t>
      </w:r>
    </w:p>
    <w:p w14:paraId="2F3DE7DA" w14:textId="77777777" w:rsidR="00A1675C" w:rsidRDefault="00000000">
      <w:pPr>
        <w:ind w:firstLine="432"/>
      </w:pPr>
      <w:r>
        <w:rPr>
          <w:rFonts w:eastAsia="Georgia"/>
        </w:rPr>
        <w:t>Then it ticked again. 11:17. And somewhere beneath London, a train began moving.</w:t>
      </w:r>
    </w:p>
    <w:p w14:paraId="74F47055" w14:textId="77777777" w:rsidR="00A1675C" w:rsidRDefault="00000000">
      <w:pPr>
        <w:ind w:firstLine="432"/>
      </w:pPr>
      <w:r>
        <w:rPr>
          <w:rFonts w:eastAsia="Georgia"/>
        </w:rPr>
        <w:t>Without a driver. Without passengers. And, according to every timetable in existence, it had never been built.</w:t>
      </w:r>
    </w:p>
    <w:p w14:paraId="60865A6C" w14:textId="77777777" w:rsidR="00A1675C" w:rsidRDefault="00000000">
      <w:pPr>
        <w:spacing w:before="480" w:after="240"/>
        <w:jc w:val="center"/>
      </w:pPr>
      <w:r>
        <w:rPr>
          <w:rFonts w:eastAsia="Georgia"/>
          <w:b/>
          <w:sz w:val="32"/>
        </w:rPr>
        <w:t>Chapter 12</w:t>
      </w:r>
    </w:p>
    <w:p w14:paraId="1D47D0A8" w14:textId="77777777" w:rsidR="00A1675C" w:rsidRDefault="00000000">
      <w:pPr>
        <w:spacing w:before="200" w:after="120"/>
        <w:jc w:val="center"/>
      </w:pPr>
      <w:r>
        <w:rPr>
          <w:rFonts w:eastAsia="Georgia"/>
          <w:b/>
          <w:sz w:val="24"/>
        </w:rPr>
        <w:t>Everything Everywhere All at Once</w:t>
      </w:r>
    </w:p>
    <w:p w14:paraId="671C7454" w14:textId="00BAB67B" w:rsidR="00A1675C" w:rsidRDefault="003434B6">
      <w:pPr>
        <w:ind w:firstLine="432"/>
      </w:pPr>
      <w:r>
        <w:rPr>
          <w:rFonts w:eastAsia="Georgia"/>
        </w:rPr>
        <w:t>Penny had decided that Derek was becoming unbearable. Not because he was wrong. That would have been easier.</w:t>
      </w:r>
    </w:p>
    <w:p w14:paraId="49A7964D" w14:textId="46713895"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spacing w:before="40" w:after="120"/>
      </w:pPr>
      <w:r>
        <w:rPr>
          <w:rFonts w:eastAsia="Georgia"/>
        </w:rPr>
        <w:t>"Yes."</w:t>
      </w:r>
    </w:p>
    <w:p w14:paraId="0CFAF87C" w14:textId="5A3F5B2F" w:rsidR="00A1675C" w:rsidRDefault="00000000">
      <w:pPr>
        <w:ind w:firstLine="432"/>
      </w:pPr>
      <w:r>
        <w:rPr>
          <w:rFonts w:eastAsia="Georgia"/>
        </w:rPr>
        <w:t>As though the universe had just been waiting for him to catch up. So Penny went to the cinema. Alone.</w:t>
      </w:r>
    </w:p>
    <w:p w14:paraId="131B5EA7" w14:textId="77777777" w:rsidR="00A1675C" w:rsidRDefault="00000000">
      <w:pPr>
        <w:ind w:firstLine="432"/>
      </w:pPr>
      <w:r>
        <w:rPr>
          <w:rFonts w:eastAsia="Georgia"/>
        </w:rPr>
        <w:t>This was not particularly unusual. What was unusual was the film she chose.</w:t>
      </w:r>
    </w:p>
    <w:p w14:paraId="1C0AE996" w14:textId="77777777" w:rsidR="00A1675C" w:rsidRDefault="00000000">
      <w:pPr>
        <w:spacing w:before="200" w:after="120"/>
        <w:jc w:val="center"/>
      </w:pPr>
      <w:r>
        <w:rPr>
          <w:rFonts w:eastAsia="Georgia"/>
          <w:b/>
          <w:sz w:val="24"/>
        </w:rPr>
        <w:t>Everything Everywhere All at Once.</w:t>
      </w:r>
    </w:p>
    <w:p w14:paraId="69AFECD1" w14:textId="6D4EA835" w:rsidR="00A1675C" w:rsidRDefault="00000000">
      <w:pPr>
        <w:ind w:firstLine="432"/>
      </w:pPr>
      <w:r>
        <w:rPr>
          <w:rFonts w:eastAsia="Georgia"/>
        </w:rPr>
        <w:t>She settled into her seat with popcorn and a drink and watched the opening credits. Then she saw her. Penny quietly sat upright.</w:t>
      </w:r>
    </w:p>
    <w:p w14:paraId="1D1CF927" w14:textId="77777777" w:rsidR="00A1675C" w:rsidRDefault="00000000">
      <w:pPr>
        <w:spacing w:before="40" w:after="120"/>
      </w:pPr>
      <w:r>
        <w:rPr>
          <w:rFonts w:eastAsia="Georgia"/>
        </w:rPr>
        <w:t>"Blimey."</w:t>
      </w:r>
    </w:p>
    <w:p w14:paraId="7B8EFDDE"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ind w:firstLine="432"/>
      </w:pPr>
      <w:r>
        <w:rPr>
          <w:rFonts w:eastAsia="Georgia"/>
        </w:rPr>
        <w:t>Penny gently smiled.</w:t>
      </w:r>
    </w:p>
    <w:p w14:paraId="3083918C" w14:textId="77777777" w:rsidR="00A1675C" w:rsidRDefault="00000000">
      <w:pPr>
        <w:spacing w:before="40" w:after="120"/>
      </w:pPr>
      <w:r>
        <w:rPr>
          <w:rFonts w:eastAsia="Georgia"/>
        </w:rPr>
        <w:t>"Americans."</w:t>
      </w:r>
    </w:p>
    <w:p w14:paraId="42736F31" w14:textId="77777777" w:rsidR="00A1675C" w:rsidRDefault="00000000">
      <w:pPr>
        <w:ind w:firstLine="432"/>
      </w:pPr>
      <w:r>
        <w:rPr>
          <w:rFonts w:eastAsia="Georgia"/>
        </w:rPr>
        <w:t>She took a handful of popcorn. The film began. Within minutes there were universes.</w:t>
      </w:r>
    </w:p>
    <w:p w14:paraId="617D81A4"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26E35E6D" w14:textId="37B12A64" w:rsidR="00A1675C" w:rsidRDefault="003434B6">
      <w:pPr>
        <w:ind w:firstLine="432"/>
      </w:pPr>
      <w:r>
        <w:rPr>
          <w:rFonts w:eastAsia="Georgia"/>
        </w:rPr>
        <w:t>Penny watched. She became increasingly interested. Not because the film was physically accurate.</w:t>
      </w:r>
    </w:p>
    <w:p w14:paraId="7BAA3A02" w14:textId="77777777" w:rsidR="00A1675C" w:rsidRDefault="00000000">
      <w:pPr>
        <w:ind w:firstLine="432"/>
      </w:pPr>
      <w:r>
        <w:rPr>
          <w:rFonts w:eastAsia="Georgia"/>
        </w:rPr>
        <w:t>It wasn't. Nor was it trying to be. But the underlying idea was strangely familiar.</w:t>
      </w:r>
    </w:p>
    <w:p w14:paraId="4C806AB1" w14:textId="77777777" w:rsidR="00A1675C" w:rsidRDefault="00000000">
      <w:pPr>
        <w:ind w:firstLine="432"/>
      </w:pPr>
      <w:r>
        <w:rPr>
          <w:rFonts w:eastAsia="Georgia"/>
        </w:rPr>
        <w:t>Different possible realities. Different versions of people. Different histories.</w:t>
      </w:r>
    </w:p>
    <w:p w14:paraId="7589EDD3" w14:textId="77777777" w:rsidR="00A1675C" w:rsidRDefault="00000000">
      <w:pPr>
        <w:ind w:firstLine="432"/>
      </w:pPr>
      <w:r>
        <w:rPr>
          <w:rFonts w:eastAsia="Georgia"/>
        </w:rPr>
        <w:t>Different outcomes. Different choices. A universe in which one thing happened.</w:t>
      </w:r>
    </w:p>
    <w:p w14:paraId="0AD0363D" w14:textId="004B924F" w:rsidR="00A1675C" w:rsidRDefault="00000000" w:rsidP="00C86E0C">
      <w:pPr>
        <w:ind w:firstLine="432"/>
      </w:pPr>
      <w:r>
        <w:rPr>
          <w:rFonts w:eastAsia="Georgia"/>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ind w:firstLine="432"/>
      </w:pPr>
      <w:r>
        <w:rPr>
          <w:rFonts w:eastAsia="Georgia"/>
        </w:rPr>
        <w:t>If spacetime itself could be emergent, what exactly did it mean for there to be one universe? She leaned back. The film continued.</w:t>
      </w:r>
    </w:p>
    <w:p w14:paraId="2CF27B6F" w14:textId="70EAC87B" w:rsidR="00A1675C" w:rsidRDefault="00000000">
      <w:pPr>
        <w:ind w:firstLine="432"/>
      </w:pPr>
      <w:r>
        <w:rPr>
          <w:rFonts w:eastAsia="Georgia"/>
        </w:rPr>
        <w:t>Michelle Yeoh's character quietly moved through wildly different versions of reality. Penny gently smiled.</w:t>
      </w:r>
    </w:p>
    <w:p w14:paraId="6D762637" w14:textId="77777777" w:rsidR="00A1675C" w:rsidRDefault="00000000">
      <w:pPr>
        <w:spacing w:before="40" w:after="120"/>
      </w:pPr>
      <w:r>
        <w:rPr>
          <w:rFonts w:eastAsia="Georgia"/>
        </w:rPr>
        <w:t>"Right."</w:t>
      </w:r>
    </w:p>
    <w:p w14:paraId="68A50477" w14:textId="559C57D5" w:rsidR="00A1675C" w:rsidRDefault="00000000">
      <w:pPr>
        <w:ind w:firstLine="432"/>
      </w:pPr>
      <w:r>
        <w:rPr>
          <w:rFonts w:eastAsia="Georgia"/>
        </w:rPr>
        <w:t>A woman sitting several seats away glanced at her. Penny lowered her strange voice.</w:t>
      </w:r>
    </w:p>
    <w:p w14:paraId="1DA92612" w14:textId="77777777" w:rsidR="00A1675C" w:rsidRDefault="00000000">
      <w:pPr>
        <w:spacing w:before="40" w:after="120"/>
      </w:pPr>
      <w:r>
        <w:rPr>
          <w:rFonts w:eastAsia="Georgia"/>
        </w:rPr>
        <w:t>"This is actually rather relevant."</w:t>
      </w:r>
    </w:p>
    <w:p w14:paraId="7D263609" w14:textId="2D9A8A1E" w:rsidR="00A1675C" w:rsidRDefault="00000000">
      <w:pPr>
        <w:ind w:firstLine="432"/>
      </w:pPr>
      <w:r>
        <w:rPr>
          <w:rFonts w:eastAsia="Georgia"/>
        </w:rPr>
        <w:t>The woman looked away. Penny continued watching. The film's multiverse was not the same thing as the multiverse physicists sometimes discuss.</w:t>
      </w:r>
    </w:p>
    <w:p w14:paraId="3DF3EBA2" w14:textId="77777777" w:rsidR="00A1675C" w:rsidRDefault="00000000">
      <w:pPr>
        <w:ind w:firstLine="432"/>
      </w:pPr>
      <w:r>
        <w:rPr>
          <w:rFonts w:eastAsia="Georgia"/>
        </w:rPr>
        <w:t>That distinction mattered. But it was useful as an intuition pump. Suppose reality could be described in many different ways.</w:t>
      </w:r>
    </w:p>
    <w:p w14:paraId="51A38323"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08EAB507" w14:textId="77777777" w:rsidR="00A1675C" w:rsidRDefault="00000000">
      <w:pPr>
        <w:ind w:firstLine="432"/>
      </w:pPr>
      <w:r>
        <w:rPr>
          <w:rFonts w:eastAsia="Georgia"/>
        </w:rPr>
        <w:t>What was fundamental? The particular history? The collection of histories?</w:t>
      </w:r>
    </w:p>
    <w:p w14:paraId="2F2F82D1" w14:textId="6059AF59" w:rsidR="00A1675C" w:rsidRDefault="00000000">
      <w:pPr>
        <w:ind w:firstLine="432"/>
      </w:pPr>
      <w:r>
        <w:rPr>
          <w:rFonts w:eastAsia="Georgia"/>
        </w:rPr>
        <w:t>The mathematical structure connecting them? Or something deeper still? Penny thought about holography.</w:t>
      </w:r>
    </w:p>
    <w:p w14:paraId="4CBA6B62" w14:textId="77777777" w:rsidR="00A1675C" w:rsidRDefault="00000000">
      <w:pPr>
        <w:ind w:firstLine="432"/>
      </w:pPr>
      <w:r>
        <w:rPr>
          <w:rFonts w:eastAsia="Georgia"/>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ind w:firstLine="432"/>
      </w:pPr>
      <w:r>
        <w:rPr>
          <w:rFonts w:eastAsia="Georgia"/>
        </w:rPr>
        <w:t>A mathematically equivalent description. Two apparently different descriptions. One underlying physics.</w:t>
      </w:r>
    </w:p>
    <w:p w14:paraId="412D2D90" w14:textId="77777777" w:rsidR="00A1675C" w:rsidRDefault="00000000">
      <w:pPr>
        <w:ind w:firstLine="432"/>
      </w:pPr>
      <w:r>
        <w:rPr>
          <w:rFonts w:eastAsia="Georgia"/>
        </w:rPr>
        <w:t>She gently smiled.</w:t>
      </w:r>
    </w:p>
    <w:p w14:paraId="7D39D7A2" w14:textId="77777777" w:rsidR="00A1675C" w:rsidRDefault="00000000">
      <w:pPr>
        <w:spacing w:before="40" w:after="120"/>
      </w:pPr>
      <w:r>
        <w:rPr>
          <w:rFonts w:eastAsia="Georgia"/>
        </w:rPr>
        <w:t>"Now we're getting somewhere."</w:t>
      </w:r>
    </w:p>
    <w:p w14:paraId="2F125864" w14:textId="4568343E" w:rsidR="00A1675C" w:rsidRDefault="00000000">
      <w:pPr>
        <w:ind w:firstLine="432"/>
      </w:pPr>
      <w:r>
        <w:rPr>
          <w:rFonts w:eastAsia="Georgia"/>
        </w:rPr>
        <w:t>On screen, the characters continued jumping between realities. Penny watched Jamie Lee Curtis.</w:t>
      </w:r>
    </w:p>
    <w:p w14:paraId="6DD5B597" w14:textId="77777777" w:rsidR="00A1675C" w:rsidRDefault="00000000">
      <w:pPr>
        <w:spacing w:before="40" w:after="120"/>
      </w:pPr>
      <w:r>
        <w:rPr>
          <w:rFonts w:eastAsia="Georgia"/>
        </w:rPr>
        <w:t>"Still alive."</w:t>
      </w:r>
    </w:p>
    <w:p w14:paraId="3AA443B6" w14:textId="77777777" w:rsidR="00A1675C" w:rsidRDefault="00000000">
      <w:pPr>
        <w:ind w:firstLine="432"/>
      </w:pPr>
      <w:r>
        <w:rPr>
          <w:rFonts w:eastAsia="Georgia"/>
        </w:rPr>
        <w:t>She shook her head.</w:t>
      </w:r>
    </w:p>
    <w:p w14:paraId="4AC67FA6" w14:textId="77777777" w:rsidR="00A1675C" w:rsidRDefault="00000000">
      <w:pPr>
        <w:spacing w:before="40" w:after="120"/>
      </w:pPr>
      <w:r>
        <w:rPr>
          <w:rFonts w:eastAsia="Georgia"/>
        </w:rPr>
        <w:t>"She really does have remarkable career longevity."</w:t>
      </w:r>
    </w:p>
    <w:p w14:paraId="3C1BD7AD" w14:textId="72DB3EAA" w:rsidR="00A1675C" w:rsidRDefault="00000000">
      <w:pPr>
        <w:ind w:firstLine="432"/>
      </w:pPr>
      <w:r>
        <w:rPr>
          <w:rFonts w:eastAsia="Georgia"/>
        </w:rPr>
        <w:t>Then another universe suddenly mysteriously appeared. Penny deeply frowned. Something about it bothered her.</w:t>
      </w:r>
    </w:p>
    <w:p w14:paraId="132DCF8F" w14:textId="77777777" w:rsidR="00A1675C" w:rsidRDefault="00000000">
      <w:pPr>
        <w:ind w:firstLine="432"/>
      </w:pPr>
      <w:r>
        <w:rPr>
          <w:rFonts w:eastAsia="Georgia"/>
        </w:rPr>
        <w:t>Not the physics. The logic. If every possible version of a person existed, what distinguished one version from another?</w:t>
      </w:r>
    </w:p>
    <w:p w14:paraId="5F804DE8" w14:textId="77777777" w:rsidR="00A1675C" w:rsidRDefault="00000000">
      <w:pPr>
        <w:ind w:firstLine="432"/>
      </w:pPr>
      <w:r>
        <w:rPr>
          <w:rFonts w:eastAsia="Georgia"/>
        </w:rPr>
        <w:t>Their history. Their state. Their relationships.</w:t>
      </w:r>
    </w:p>
    <w:p w14:paraId="58399685" w14:textId="78C6AC3C" w:rsidR="00A1675C" w:rsidRDefault="00000000">
      <w:pPr>
        <w:ind w:firstLine="432"/>
      </w:pPr>
      <w:r>
        <w:rPr>
          <w:rFonts w:eastAsia="Georgia"/>
        </w:rPr>
        <w:t>Their information. Penny sat forward. Information.</w:t>
      </w:r>
    </w:p>
    <w:p w14:paraId="345052F8" w14:textId="77777777" w:rsidR="00A1675C" w:rsidRDefault="00000000">
      <w:pPr>
        <w:ind w:firstLine="432"/>
      </w:pPr>
      <w:r>
        <w:rPr>
          <w:rFonts w:eastAsia="Georgia"/>
        </w:rPr>
        <w:t>That was the word. Everything came back to information. A physical system could be described by its state.</w:t>
      </w:r>
    </w:p>
    <w:p w14:paraId="088BC818" w14:textId="77777777" w:rsidR="00A1675C" w:rsidRDefault="00000000">
      <w:pPr>
        <w:ind w:firstLine="432"/>
      </w:pPr>
      <w:r>
        <w:rPr>
          <w:rFonts w:eastAsia="Georgia"/>
        </w:rPr>
        <w:t>A clock had a state. An ordinary cucumber had a state. A person had a state.</w:t>
      </w:r>
    </w:p>
    <w:p w14:paraId="7587E595" w14:textId="77777777" w:rsidR="00A1675C" w:rsidRDefault="00000000">
      <w:pPr>
        <w:ind w:firstLine="432"/>
      </w:pPr>
      <w:r>
        <w:rPr>
          <w:rFonts w:eastAsia="Georgia"/>
        </w:rPr>
        <w:t>A train had a state. A universe had a state. And perhaps the geometry of spacetime itself emerged from relationships between quantum states.</w:t>
      </w:r>
    </w:p>
    <w:p w14:paraId="797F6D0D" w14:textId="77777777" w:rsidR="00A1675C" w:rsidRDefault="00000000">
      <w:pPr>
        <w:ind w:firstLine="432"/>
      </w:pPr>
      <w:r>
        <w:rPr>
          <w:rFonts w:eastAsia="Georgia"/>
        </w:rPr>
        <w:t>She took out her phone. She typed: Holography: information on boundary → bulk geometry?</w:t>
      </w:r>
    </w:p>
    <w:p w14:paraId="28878987" w14:textId="77777777" w:rsidR="00A1675C" w:rsidRDefault="00000000">
      <w:pPr>
        <w:ind w:firstLine="432"/>
      </w:pPr>
      <w:r>
        <w:rPr>
          <w:rFonts w:eastAsia="Georgia"/>
        </w:rPr>
        <w:t>Then: Could different descriptions correspond to same physics? Then:</w:t>
      </w:r>
    </w:p>
    <w:p w14:paraId="72B3D8FB" w14:textId="77777777" w:rsidR="00A1675C" w:rsidRDefault="00000000">
      <w:pPr>
        <w:ind w:firstLine="432"/>
      </w:pPr>
      <w:r>
        <w:rPr>
          <w:rFonts w:eastAsia="Georgia"/>
        </w:rPr>
        <w:t>SR and GR survive because they are emergent descriptions? She paused.</w:t>
      </w:r>
    </w:p>
    <w:p w14:paraId="78980652" w14:textId="77777777" w:rsidR="00A1675C" w:rsidRDefault="00000000">
      <w:pPr>
        <w:spacing w:before="40" w:after="120"/>
      </w:pPr>
      <w:r>
        <w:rPr>
          <w:rFonts w:eastAsia="Georgia"/>
        </w:rPr>
        <w:t>Then added:</w:t>
      </w:r>
    </w:p>
    <w:p w14:paraId="7B3782C7" w14:textId="77777777" w:rsidR="00A1675C" w:rsidRDefault="00000000">
      <w:pPr>
        <w:ind w:firstLine="432"/>
      </w:pPr>
      <w:r>
        <w:rPr>
          <w:rFonts w:eastAsia="Georgia"/>
        </w:rPr>
        <w:t>Ask Alfred. She put the phone away. On screen, Jamie Lee Curtis was once again doing something completely unreasonable.</w:t>
      </w:r>
    </w:p>
    <w:p w14:paraId="1BA10A66" w14:textId="09F68C57" w:rsidR="00A1675C" w:rsidRDefault="003434B6">
      <w:pPr>
        <w:ind w:firstLine="432"/>
      </w:pPr>
      <w:r>
        <w:rPr>
          <w:rFonts w:eastAsia="Georgia"/>
        </w:rPr>
        <w:t>Penny gently smiled.</w:t>
      </w:r>
    </w:p>
    <w:p w14:paraId="0C18B982" w14:textId="77777777" w:rsidR="00A1675C" w:rsidRDefault="00000000">
      <w:pPr>
        <w:spacing w:before="40" w:after="120"/>
      </w:pPr>
      <w:r>
        <w:rPr>
          <w:rFonts w:eastAsia="Georgia"/>
        </w:rPr>
        <w:t>"Americans."</w:t>
      </w:r>
    </w:p>
    <w:p w14:paraId="2B916A86" w14:textId="77777777" w:rsidR="00A1675C" w:rsidRDefault="00000000">
      <w:pPr>
        <w:ind w:firstLine="432"/>
      </w:pPr>
      <w:r>
        <w:rPr>
          <w:rFonts w:eastAsia="Georgia"/>
        </w:rPr>
        <w:t>A few minutes later she laughed. Then laughed again. Then stopped.</w:t>
      </w:r>
    </w:p>
    <w:p w14:paraId="04B0564C"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BEB5D40" w14:textId="77777777" w:rsidR="00A1675C" w:rsidRDefault="00000000">
      <w:pPr>
        <w:ind w:firstLine="432"/>
      </w:pPr>
      <w:r>
        <w:rPr>
          <w:rFonts w:eastAsia="Georgia"/>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ind w:firstLine="432"/>
      </w:pPr>
      <w:r>
        <w:rPr>
          <w:rFonts w:eastAsia="Georgia"/>
        </w:rPr>
        <w:t>Different relationships. Different physical histories. Different versions of the same person.</w:t>
      </w:r>
    </w:p>
    <w:p w14:paraId="3CD0AF4E" w14:textId="127B7FE3"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2CE21B01"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ind w:firstLine="432"/>
      </w:pPr>
      <w:r>
        <w:rPr>
          <w:rFonts w:eastAsia="Georgia"/>
        </w:rPr>
        <w:t>His apparent history was one way of describing that state and its correlations. Penny gently smiled.</w:t>
      </w:r>
    </w:p>
    <w:p w14:paraId="2A80AF61" w14:textId="77777777" w:rsidR="00A1675C" w:rsidRDefault="00000000">
      <w:pPr>
        <w:spacing w:before="40" w:after="120"/>
      </w:pPr>
      <w:r>
        <w:rPr>
          <w:rFonts w:eastAsia="Georgia"/>
        </w:rPr>
        <w:t>"That explains the other Derek."</w:t>
      </w:r>
    </w:p>
    <w:p w14:paraId="25D4DF9A" w14:textId="77777777" w:rsidR="00A1675C" w:rsidRDefault="00000000">
      <w:pPr>
        <w:ind w:firstLine="432"/>
      </w:pPr>
      <w:r>
        <w:rPr>
          <w:rFonts w:eastAsia="Georgia"/>
        </w:rPr>
        <w:t>Then she deeply frowned.</w:t>
      </w:r>
    </w:p>
    <w:p w14:paraId="7292D5BC" w14:textId="77777777" w:rsidR="00A1675C" w:rsidRDefault="00000000">
      <w:pPr>
        <w:spacing w:before="40" w:after="120"/>
      </w:pPr>
      <w:r>
        <w:rPr>
          <w:rFonts w:eastAsia="Georgia"/>
        </w:rPr>
        <w:t>"No, it doesn't."</w:t>
      </w:r>
    </w:p>
    <w:p w14:paraId="061E6F62" w14:textId="77777777" w:rsidR="00A1675C" w:rsidRDefault="00000000">
      <w:pPr>
        <w:ind w:firstLine="432"/>
      </w:pPr>
      <w:r>
        <w:rPr>
          <w:rFonts w:eastAsia="Georgia"/>
        </w:rPr>
        <w:t>The woman beside her looked over again.</w:t>
      </w:r>
    </w:p>
    <w:p w14:paraId="58A3AD3C" w14:textId="617E3076" w:rsidR="00A1675C" w:rsidRDefault="003434B6">
      <w:pPr>
        <w:spacing w:before="40" w:after="120"/>
      </w:pPr>
      <w:r>
        <w:rPr>
          <w:rFonts w:eastAsia="Georgia"/>
        </w:rPr>
        <w:t>Penny whispered:</w:t>
      </w:r>
    </w:p>
    <w:p w14:paraId="1A39BE33" w14:textId="77777777" w:rsidR="00A1675C" w:rsidRDefault="00000000">
      <w:pPr>
        <w:spacing w:before="40" w:after="120"/>
      </w:pPr>
      <w:r>
        <w:rPr>
          <w:rFonts w:eastAsia="Georgia"/>
        </w:rPr>
        <w:t>"Sorry."</w:t>
      </w:r>
    </w:p>
    <w:p w14:paraId="3442777B" w14:textId="07F50FC0" w:rsidR="00A1675C" w:rsidRDefault="00000000">
      <w:pPr>
        <w:ind w:firstLine="432"/>
      </w:pPr>
      <w:r>
        <w:rPr>
          <w:rFonts w:eastAsia="Georgia"/>
        </w:rPr>
        <w:t>The film continued. Penny watched. Suddenly the multiverse stopped being merely funny.</w:t>
      </w:r>
    </w:p>
    <w:p w14:paraId="74EE7210" w14:textId="77777777" w:rsidR="00A1675C" w:rsidRDefault="00000000">
      <w:pPr>
        <w:ind w:firstLine="432"/>
      </w:pPr>
      <w:r>
        <w:rPr>
          <w:rFonts w:eastAsia="Georgia"/>
        </w:rPr>
        <w:t>It became useful. Not as physics. As a question.</w:t>
      </w:r>
    </w:p>
    <w:p w14:paraId="7A9ABB7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ind w:firstLine="432"/>
      </w:pPr>
      <w:r>
        <w:rPr>
          <w:rFonts w:eastAsia="Georgia"/>
        </w:rPr>
        <w:t>That was already familiar from relativity. Coordinates could change. Physics didn't.</w:t>
      </w:r>
    </w:p>
    <w:p w14:paraId="379DDDE2" w14:textId="77777777" w:rsidR="00A1675C" w:rsidRDefault="00000000">
      <w:pPr>
        <w:spacing w:before="200" w:after="120"/>
        <w:jc w:val="center"/>
      </w:pPr>
      <w:r>
        <w:rPr>
          <w:rFonts w:eastAsia="Georgia"/>
          <w:b/>
          <w:sz w:val="24"/>
        </w:rPr>
        <w:t>A Lorentz transformation changed the coordinates assigned to events.</w:t>
      </w:r>
    </w:p>
    <w:p w14:paraId="3E55F4F4" w14:textId="77777777" w:rsidR="00A1675C" w:rsidRDefault="00000000">
      <w:pPr>
        <w:ind w:firstLine="432"/>
      </w:pPr>
      <w:r>
        <w:rPr>
          <w:rFonts w:eastAsia="Georgia"/>
        </w:rPr>
        <w:t>It didn't change the invariant interval. A different coordinate system could make the mathematics look different. The physics remained.</w:t>
      </w:r>
    </w:p>
    <w:p w14:paraId="02A303EB"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ind w:firstLine="432"/>
      </w:pPr>
      <w:r>
        <w:rPr>
          <w:rFonts w:eastAsia="Georgia"/>
        </w:rPr>
        <w:t>Yet they could encode the same physics. Penny sat back.</w:t>
      </w:r>
    </w:p>
    <w:p w14:paraId="418867DE" w14:textId="77777777" w:rsidR="00A1675C" w:rsidRDefault="00000000">
      <w:pPr>
        <w:spacing w:before="40" w:after="120"/>
      </w:pPr>
      <w:r>
        <w:rPr>
          <w:rFonts w:eastAsia="Georgia"/>
        </w:rPr>
        <w:t>"Bloody hell."</w:t>
      </w:r>
    </w:p>
    <w:p w14:paraId="2905866B" w14:textId="6386B0EB" w:rsidR="00A1675C" w:rsidRDefault="00000000">
      <w:pPr>
        <w:ind w:firstLine="432"/>
      </w:pPr>
      <w:r>
        <w:rPr>
          <w:rFonts w:eastAsia="Georgia"/>
        </w:rPr>
        <w:t>The woman beside her looked again. Penny quietly smiled.</w:t>
      </w:r>
    </w:p>
    <w:p w14:paraId="54027762" w14:textId="77777777" w:rsidR="00A1675C" w:rsidRDefault="00000000">
      <w:pPr>
        <w:spacing w:before="40" w:after="120"/>
      </w:pPr>
      <w:r>
        <w:rPr>
          <w:rFonts w:eastAsia="Georgia"/>
        </w:rPr>
        <w:t>"Physics."</w:t>
      </w:r>
    </w:p>
    <w:p w14:paraId="7DAAD37F" w14:textId="03931CDA" w:rsidR="00A1675C" w:rsidRDefault="00000000">
      <w:pPr>
        <w:ind w:firstLine="432"/>
      </w:pPr>
      <w:r>
        <w:rPr>
          <w:rFonts w:eastAsia="Georgia"/>
        </w:rPr>
        <w:t>The woman nodded uncertainly. On screen, everything became even more absurd. Penny laughed.</w:t>
      </w:r>
    </w:p>
    <w:p w14:paraId="1D80BABB" w14:textId="0D094378" w:rsidR="00A1675C" w:rsidRDefault="00000000">
      <w:pPr>
        <w:ind w:firstLine="432"/>
      </w:pPr>
      <w:r>
        <w:rPr>
          <w:rFonts w:eastAsia="Georgia"/>
        </w:rPr>
        <w:t>Then she suddenly remembered something. The cucumber. She had left it at the office.</w:t>
      </w:r>
    </w:p>
    <w:p w14:paraId="6E885AB1" w14:textId="77777777" w:rsidR="00A1675C" w:rsidRDefault="00000000">
      <w:pPr>
        <w:ind w:firstLine="432"/>
      </w:pPr>
      <w:r>
        <w:rPr>
          <w:rFonts w:eastAsia="Georgia"/>
        </w:rPr>
        <w:t>She carefully glanced at her phone. No messages. Then the screen lit up.</w:t>
      </w:r>
    </w:p>
    <w:p w14:paraId="000C3270" w14:textId="77777777" w:rsidR="00A1675C" w:rsidRDefault="00000000">
      <w:pPr>
        <w:ind w:firstLine="432"/>
      </w:pPr>
      <w:r>
        <w:rPr>
          <w:rFonts w:eastAsia="Georgia"/>
        </w:rPr>
        <w:t>A mysterious message from Derek.</w:t>
      </w:r>
    </w:p>
    <w:p w14:paraId="6EF7A928" w14:textId="77777777" w:rsidR="00A1675C" w:rsidRDefault="00000000">
      <w:pPr>
        <w:spacing w:before="200" w:after="120"/>
        <w:jc w:val="center"/>
      </w:pPr>
      <w:r>
        <w:rPr>
          <w:rFonts w:eastAsia="Georgia"/>
          <w:b/>
          <w:sz w:val="24"/>
        </w:rPr>
        <w:t>WHERE ARE YOU?</w:t>
      </w:r>
    </w:p>
    <w:p w14:paraId="2E2165C2" w14:textId="059A5076" w:rsidR="00A1675C" w:rsidRDefault="003434B6">
      <w:pPr>
        <w:ind w:firstLine="432"/>
      </w:pPr>
      <w:r>
        <w:rPr>
          <w:rFonts w:eastAsia="Georgia"/>
        </w:rPr>
        <w:t>Penny typed: Cinema. Three dots appeared.</w:t>
      </w:r>
    </w:p>
    <w:p w14:paraId="52499F43" w14:textId="77777777" w:rsidR="00A1675C" w:rsidRDefault="00000000">
      <w:pPr>
        <w:spacing w:before="200" w:after="120"/>
        <w:jc w:val="center"/>
      </w:pPr>
      <w:r>
        <w:rPr>
          <w:rFonts w:eastAsia="Georgia"/>
          <w:b/>
          <w:sz w:val="24"/>
        </w:rPr>
        <w:t>WHAT ARE YOU WATCHING?</w:t>
      </w:r>
    </w:p>
    <w:p w14:paraId="6D6FBABC" w14:textId="77777777" w:rsidR="00A1675C" w:rsidRDefault="00000000">
      <w:pPr>
        <w:spacing w:before="40" w:after="120"/>
      </w:pPr>
      <w:r>
        <w:rPr>
          <w:rFonts w:eastAsia="Georgia"/>
        </w:rPr>
        <w:t>She replied:</w:t>
      </w:r>
    </w:p>
    <w:p w14:paraId="725B9FA0" w14:textId="77777777" w:rsidR="00A1675C" w:rsidRDefault="00000000">
      <w:pPr>
        <w:spacing w:before="200" w:after="120"/>
        <w:jc w:val="center"/>
      </w:pPr>
      <w:r>
        <w:rPr>
          <w:rFonts w:eastAsia="Georgia"/>
          <w:b/>
          <w:sz w:val="24"/>
        </w:rPr>
        <w:t>Everything Everywhere All at Once.</w:t>
      </w:r>
    </w:p>
    <w:p w14:paraId="4007BB88" w14:textId="77777777" w:rsidR="00A1675C" w:rsidRDefault="00000000">
      <w:pPr>
        <w:ind w:firstLine="432"/>
      </w:pPr>
      <w:r>
        <w:rPr>
          <w:rFonts w:eastAsia="Georgia"/>
        </w:rPr>
        <w:t>The reply came almost immediately.</w:t>
      </w:r>
    </w:p>
    <w:p w14:paraId="03B2145F" w14:textId="77777777" w:rsidR="00A1675C" w:rsidRDefault="00000000">
      <w:pPr>
        <w:spacing w:before="200" w:after="120"/>
        <w:jc w:val="center"/>
      </w:pPr>
      <w:r>
        <w:rPr>
          <w:rFonts w:eastAsia="Georgia"/>
          <w:b/>
          <w:sz w:val="24"/>
        </w:rPr>
        <w:t>WHY?</w:t>
      </w:r>
    </w:p>
    <w:p w14:paraId="61C42A52" w14:textId="7A83D02A" w:rsidR="00A1675C" w:rsidRDefault="003434B6">
      <w:pPr>
        <w:ind w:firstLine="432"/>
      </w:pPr>
      <w:r>
        <w:rPr>
          <w:rFonts w:eastAsia="Georgia"/>
        </w:rPr>
        <w:t>Penny gently smiled. She typed: Because you keep talking about holography and I wanted to see what the Americans think it means.</w:t>
      </w:r>
    </w:p>
    <w:p w14:paraId="3D987344" w14:textId="77777777" w:rsidR="00A1675C" w:rsidRDefault="00000000">
      <w:pPr>
        <w:ind w:firstLine="432"/>
      </w:pPr>
      <w:r>
        <w:rPr>
          <w:rFonts w:eastAsia="Georgia"/>
        </w:rPr>
        <w:t>There was a pause. Then:</w:t>
      </w:r>
    </w:p>
    <w:p w14:paraId="1C8ACBA0" w14:textId="77777777" w:rsidR="00A1675C" w:rsidRDefault="00000000">
      <w:pPr>
        <w:spacing w:before="200" w:after="120"/>
        <w:jc w:val="center"/>
      </w:pPr>
      <w:r>
        <w:rPr>
          <w:rFonts w:eastAsia="Georgia"/>
          <w:b/>
          <w:sz w:val="24"/>
        </w:rPr>
        <w:t>AND?</w:t>
      </w:r>
    </w:p>
    <w:p w14:paraId="13B27D63" w14:textId="7EDE405E" w:rsidR="00A1675C" w:rsidRDefault="003434B6">
      <w:pPr>
        <w:ind w:firstLine="432"/>
      </w:pPr>
      <w:r>
        <w:rPr>
          <w:rFonts w:eastAsia="Georgia"/>
        </w:rPr>
        <w:t>Penny carefully stared at the screen. She typed: Jamie Lee Curtis survived Halloween.</w:t>
      </w:r>
    </w:p>
    <w:p w14:paraId="418104A6" w14:textId="77777777" w:rsidR="00A1675C" w:rsidRDefault="00000000">
      <w:pPr>
        <w:ind w:firstLine="432"/>
      </w:pPr>
      <w:r>
        <w:rPr>
          <w:rFonts w:eastAsia="Georgia"/>
        </w:rPr>
        <w:t>Another pause. Then:</w:t>
      </w:r>
    </w:p>
    <w:p w14:paraId="0D9C2B4D" w14:textId="77777777" w:rsidR="00A1675C" w:rsidRDefault="00000000">
      <w:pPr>
        <w:spacing w:before="200" w:after="120"/>
        <w:jc w:val="center"/>
      </w:pPr>
      <w:r>
        <w:rPr>
          <w:rFonts w:eastAsia="Georgia"/>
          <w:b/>
          <w:sz w:val="24"/>
        </w:rPr>
        <w:t>THAT'S YOUR PHYSICS CONCLUSION?</w:t>
      </w:r>
    </w:p>
    <w:p w14:paraId="3B35D807" w14:textId="6C291EAD" w:rsidR="00A1675C" w:rsidRDefault="003434B6">
      <w:pPr>
        <w:ind w:firstLine="432"/>
      </w:pPr>
      <w:r>
        <w:rPr>
          <w:rFonts w:eastAsia="Georgia"/>
        </w:rPr>
        <w:t>Penny smiled.</w:t>
      </w:r>
    </w:p>
    <w:p w14:paraId="1BAD6115" w14:textId="77777777" w:rsidR="00A1675C" w:rsidRDefault="00000000">
      <w:pPr>
        <w:spacing w:before="40" w:after="120"/>
      </w:pPr>
      <w:r>
        <w:rPr>
          <w:rFonts w:eastAsia="Georgia"/>
        </w:rPr>
        <w:t>No.</w:t>
      </w:r>
    </w:p>
    <w:p w14:paraId="6572229E" w14:textId="77777777" w:rsidR="00A1675C" w:rsidRDefault="00000000">
      <w:pPr>
        <w:ind w:firstLine="432"/>
      </w:pPr>
      <w:r>
        <w:rPr>
          <w:rFonts w:eastAsia="Georgia"/>
        </w:rPr>
        <w:t>She carefully gazed at the screen. Then typed: My physics conclusion is that if different descriptions can encode the same underlying reality, SR and GR don't need to be fundamental to be true.</w:t>
      </w:r>
    </w:p>
    <w:p w14:paraId="66A6E5E2" w14:textId="77777777" w:rsidR="00A1675C" w:rsidRDefault="00000000">
      <w:pPr>
        <w:spacing w:before="40" w:after="120"/>
      </w:pPr>
      <w:r>
        <w:rPr>
          <w:rFonts w:eastAsia="Georgia"/>
        </w:rPr>
        <w:t>Derek replied:</w:t>
      </w:r>
    </w:p>
    <w:p w14:paraId="2BCDEAD1" w14:textId="77777777" w:rsidR="00A1675C" w:rsidRDefault="00000000">
      <w:pPr>
        <w:spacing w:before="40" w:after="120"/>
      </w:pPr>
      <w:r>
        <w:rPr>
          <w:rFonts w:eastAsia="Georgia"/>
        </w:rPr>
        <w:t>Correct.</w:t>
      </w:r>
    </w:p>
    <w:p w14:paraId="15B613FE" w14:textId="67FD94FC" w:rsidR="00A1675C" w:rsidRDefault="003434B6">
      <w:pPr>
        <w:ind w:firstLine="432"/>
      </w:pPr>
      <w:r>
        <w:rPr>
          <w:rFonts w:eastAsia="Georgia"/>
        </w:rPr>
        <w:t>Penny smiled. Then another sudden message mysteriously appeared.</w:t>
      </w:r>
    </w:p>
    <w:p w14:paraId="0529B65E" w14:textId="77777777" w:rsidR="00A1675C" w:rsidRDefault="00000000">
      <w:pPr>
        <w:spacing w:before="40" w:after="120"/>
      </w:pPr>
      <w:r>
        <w:rPr>
          <w:rFonts w:eastAsia="Georgia"/>
        </w:rPr>
        <w:t>ALSO, JAMIE LEE CURTIS DID NOT "SURVIVE HALLOWEEN" IN THE PHYSICS SENSE.</w:t>
      </w:r>
    </w:p>
    <w:p w14:paraId="2C45E561" w14:textId="4946834C" w:rsidR="00A1675C" w:rsidRDefault="003434B6">
      <w:pPr>
        <w:ind w:firstLine="432"/>
      </w:pPr>
      <w:r>
        <w:rPr>
          <w:rFonts w:eastAsia="Georgia"/>
        </w:rPr>
        <w:t>Penny deeply frowned. She typed: You know what I meant.</w:t>
      </w:r>
    </w:p>
    <w:p w14:paraId="107D7AAE" w14:textId="77777777" w:rsidR="00A1675C" w:rsidRDefault="00000000">
      <w:pPr>
        <w:ind w:firstLine="432"/>
      </w:pPr>
      <w:r>
        <w:rPr>
          <w:rFonts w:eastAsia="Georgia"/>
        </w:rPr>
        <w:t>I don't. Americans. A pause.</w:t>
      </w:r>
    </w:p>
    <w:p w14:paraId="38D820C8" w14:textId="60E2C7E1" w:rsidR="00A1675C" w:rsidRDefault="00000000">
      <w:pPr>
        <w:ind w:firstLine="432"/>
      </w:pPr>
      <w:r>
        <w:rPr>
          <w:rFonts w:eastAsia="Georgia"/>
        </w:rPr>
        <w:t>Then: That settles it. Penny laughed.</w:t>
      </w:r>
    </w:p>
    <w:p w14:paraId="566E5BA4" w14:textId="77777777" w:rsidR="00A1675C" w:rsidRDefault="00000000">
      <w:pPr>
        <w:ind w:firstLine="432"/>
      </w:pPr>
      <w:r>
        <w:rPr>
          <w:rFonts w:eastAsia="Georgia"/>
        </w:rPr>
        <w:t>She put the phone away. Then she noticed something. On the screen, a character was holding a cucumber.</w:t>
      </w:r>
    </w:p>
    <w:p w14:paraId="62BE8B40" w14:textId="5CC668D9" w:rsidR="00A1675C" w:rsidRDefault="003434B6">
      <w:pPr>
        <w:ind w:firstLine="432"/>
      </w:pPr>
      <w:r>
        <w:rPr>
          <w:rFonts w:eastAsia="Georgia"/>
        </w:rPr>
        <w:t>Penny silently stared. Surely not. She leaned forward.</w:t>
      </w:r>
    </w:p>
    <w:p w14:paraId="42F10CF0" w14:textId="77777777" w:rsidR="00A1675C" w:rsidRDefault="00000000">
      <w:pPr>
        <w:ind w:firstLine="432"/>
      </w:pPr>
      <w:r>
        <w:rPr>
          <w:rFonts w:eastAsia="Georgia"/>
        </w:rPr>
        <w:t>There it was. A cucumber. She laughed.</w:t>
      </w:r>
    </w:p>
    <w:p w14:paraId="348A223D" w14:textId="77777777" w:rsidR="00A1675C" w:rsidRDefault="00000000">
      <w:pPr>
        <w:spacing w:before="40" w:after="120"/>
      </w:pPr>
      <w:r>
        <w:rPr>
          <w:rFonts w:eastAsia="Georgia"/>
        </w:rPr>
        <w:t>"You're having a laugh."</w:t>
      </w:r>
    </w:p>
    <w:p w14:paraId="325049D7" w14:textId="77777777" w:rsidR="00A1675C" w:rsidRDefault="00000000">
      <w:pPr>
        <w:ind w:firstLine="432"/>
      </w:pPr>
      <w:r>
        <w:rPr>
          <w:rFonts w:eastAsia="Georgia"/>
        </w:rPr>
        <w:t>The woman beside her quietly looked at the screen.</w:t>
      </w:r>
    </w:p>
    <w:p w14:paraId="4D2D821D" w14:textId="77777777" w:rsidR="00A1675C" w:rsidRDefault="00000000">
      <w:pPr>
        <w:spacing w:before="40" w:after="120"/>
      </w:pPr>
      <w:r>
        <w:rPr>
          <w:rFonts w:eastAsia="Georgia"/>
        </w:rPr>
        <w:t>"What?"</w:t>
      </w:r>
    </w:p>
    <w:p w14:paraId="65E57789" w14:textId="77777777" w:rsidR="00A1675C" w:rsidRDefault="00000000">
      <w:pPr>
        <w:spacing w:before="40" w:after="120"/>
      </w:pPr>
      <w:r>
        <w:rPr>
          <w:rFonts w:eastAsia="Georgia"/>
        </w:rPr>
        <w:t>"The cucumber."</w:t>
      </w:r>
    </w:p>
    <w:p w14:paraId="2F27BD47" w14:textId="77777777" w:rsidR="00A1675C" w:rsidRDefault="00000000">
      <w:pPr>
        <w:spacing w:before="40" w:after="120"/>
      </w:pPr>
      <w:r>
        <w:rPr>
          <w:rFonts w:eastAsia="Georgia"/>
        </w:rPr>
        <w:t>"What about it?"</w:t>
      </w:r>
    </w:p>
    <w:p w14:paraId="229525F6" w14:textId="25FF2E4A" w:rsidR="00A1675C" w:rsidRDefault="003434B6">
      <w:pPr>
        <w:ind w:firstLine="432"/>
      </w:pPr>
      <w:r>
        <w:rPr>
          <w:rFonts w:eastAsia="Georgia"/>
        </w:rPr>
        <w:t>Penny stared intently.</w:t>
      </w:r>
    </w:p>
    <w:p w14:paraId="4EDE07B0" w14:textId="77777777" w:rsidR="00A1675C" w:rsidRDefault="00000000">
      <w:pPr>
        <w:spacing w:before="40" w:after="120"/>
      </w:pPr>
      <w:r>
        <w:rPr>
          <w:rFonts w:eastAsia="Georgia"/>
        </w:rPr>
        <w:t>"Nothing."</w:t>
      </w:r>
    </w:p>
    <w:p w14:paraId="36D9C30E" w14:textId="77777777" w:rsidR="00A1675C" w:rsidRDefault="00000000">
      <w:pPr>
        <w:ind w:firstLine="432"/>
      </w:pPr>
      <w:r>
        <w:rPr>
          <w:rFonts w:eastAsia="Georgia"/>
        </w:rPr>
        <w:t>She reached into her handbag. Her own cucumber was still there. She looked from the ordinary cucumber in her bag to the cucumber on the screen.</w:t>
      </w:r>
    </w:p>
    <w:p w14:paraId="5B1CBAF0" w14:textId="77777777" w:rsidR="00A1675C" w:rsidRDefault="00000000">
      <w:pPr>
        <w:ind w:firstLine="432"/>
      </w:pPr>
      <w:r>
        <w:rPr>
          <w:rFonts w:eastAsia="Georgia"/>
        </w:rPr>
        <w:t>Then back again. She deeply frowned. The one on the screen was not identical.</w:t>
      </w:r>
    </w:p>
    <w:p w14:paraId="783C74A2" w14:textId="77777777" w:rsidR="00A1675C" w:rsidRDefault="00000000">
      <w:pPr>
        <w:ind w:firstLine="432"/>
      </w:pPr>
      <w:r>
        <w:rPr>
          <w:rFonts w:eastAsia="Georgia"/>
        </w:rPr>
        <w:t>Of course it wasn't. That would have been ridiculous. Still...</w:t>
      </w:r>
    </w:p>
    <w:p w14:paraId="425356D3" w14:textId="0A64B48F" w:rsidR="00A1675C" w:rsidRDefault="003434B6">
      <w:pPr>
        <w:ind w:firstLine="432"/>
      </w:pPr>
      <w:r>
        <w:rPr>
          <w:rFonts w:eastAsia="Georgia"/>
        </w:rPr>
        <w:t>Penny took a vivid photograph of the screen. She sent it to Derek.</w:t>
      </w:r>
    </w:p>
    <w:p w14:paraId="1236ACC1" w14:textId="77777777" w:rsidR="00A1675C" w:rsidRDefault="00000000">
      <w:pPr>
        <w:spacing w:before="200" w:after="120"/>
        <w:jc w:val="center"/>
      </w:pPr>
      <w:r>
        <w:rPr>
          <w:rFonts w:eastAsia="Georgia"/>
          <w:b/>
          <w:sz w:val="24"/>
        </w:rPr>
        <w:t>LOOK.</w:t>
      </w:r>
    </w:p>
    <w:p w14:paraId="568E2242" w14:textId="77777777" w:rsidR="00A1675C" w:rsidRDefault="00000000">
      <w:pPr>
        <w:ind w:firstLine="432"/>
      </w:pPr>
      <w:r>
        <w:rPr>
          <w:rFonts w:eastAsia="Georgia"/>
        </w:rPr>
        <w:t>His reply came almost immediately.</w:t>
      </w:r>
    </w:p>
    <w:p w14:paraId="25C51605" w14:textId="77777777" w:rsidR="00A1675C" w:rsidRDefault="00000000">
      <w:pPr>
        <w:spacing w:before="200" w:after="120"/>
        <w:jc w:val="center"/>
      </w:pPr>
      <w:r>
        <w:rPr>
          <w:rFonts w:eastAsia="Georgia"/>
          <w:b/>
          <w:sz w:val="24"/>
        </w:rPr>
        <w:t>I'M LOOKING.</w:t>
      </w:r>
    </w:p>
    <w:p w14:paraId="14EA81B4" w14:textId="77777777" w:rsidR="00A1675C" w:rsidRDefault="00000000">
      <w:pPr>
        <w:ind w:firstLine="432"/>
      </w:pPr>
      <w:r>
        <w:rPr>
          <w:rFonts w:eastAsia="Georgia"/>
        </w:rPr>
        <w:t>Then:</w:t>
      </w:r>
    </w:p>
    <w:p w14:paraId="037E9F99" w14:textId="77777777" w:rsidR="00A1675C" w:rsidRDefault="00000000">
      <w:pPr>
        <w:spacing w:before="200" w:after="120"/>
        <w:jc w:val="center"/>
      </w:pPr>
      <w:r>
        <w:rPr>
          <w:rFonts w:eastAsia="Georgia"/>
          <w:b/>
          <w:sz w:val="24"/>
        </w:rPr>
        <w:t>THAT'S A CUCUMBER.</w:t>
      </w:r>
    </w:p>
    <w:p w14:paraId="2BBD75D1" w14:textId="553BF9D2" w:rsidR="00A1675C" w:rsidRDefault="003434B6">
      <w:pPr>
        <w:ind w:firstLine="432"/>
      </w:pPr>
      <w:r>
        <w:rPr>
          <w:rFonts w:eastAsia="Georgia"/>
        </w:rPr>
        <w:t>Penny smiled.</w:t>
      </w:r>
    </w:p>
    <w:p w14:paraId="1E5DA679" w14:textId="77777777" w:rsidR="00A1675C" w:rsidRDefault="00000000">
      <w:pPr>
        <w:spacing w:before="40" w:after="120"/>
      </w:pPr>
      <w:r>
        <w:rPr>
          <w:rFonts w:eastAsia="Georgia"/>
        </w:rPr>
        <w:t>Yes.</w:t>
      </w:r>
    </w:p>
    <w:p w14:paraId="09C837BE" w14:textId="77777777" w:rsidR="00A1675C" w:rsidRDefault="00000000">
      <w:pPr>
        <w:ind w:firstLine="432"/>
      </w:pPr>
      <w:r>
        <w:rPr>
          <w:rFonts w:eastAsia="Georgia"/>
        </w:rPr>
        <w:t>So? She typed: Nothing.</w:t>
      </w:r>
    </w:p>
    <w:p w14:paraId="610F27F2" w14:textId="77777777" w:rsidR="00A1675C" w:rsidRDefault="00000000">
      <w:pPr>
        <w:ind w:firstLine="432"/>
      </w:pPr>
      <w:r>
        <w:rPr>
          <w:rFonts w:eastAsia="Georgia"/>
        </w:rPr>
        <w:t>She paused. Then: Yet.</w:t>
      </w:r>
    </w:p>
    <w:p w14:paraId="1D7C6A66" w14:textId="09DB3C4D" w:rsidR="00A1675C" w:rsidRDefault="00000000">
      <w:pPr>
        <w:ind w:firstLine="432"/>
      </w:pPr>
      <w:r>
        <w:rPr>
          <w:rFonts w:eastAsia="Georgia"/>
        </w:rPr>
        <w:t>She put the phone away. The film continued. Penny watched the characters collide with one absurd reality after another.</w:t>
      </w:r>
    </w:p>
    <w:p w14:paraId="490A8BB8" w14:textId="77777777" w:rsidR="00A1675C" w:rsidRDefault="00000000">
      <w:pPr>
        <w:ind w:firstLine="432"/>
      </w:pPr>
      <w:r>
        <w:rPr>
          <w:rFonts w:eastAsia="Georgia"/>
        </w:rPr>
        <w:t>Then she thought about the Bureau. About Derek. About Weinstein.</w:t>
      </w:r>
    </w:p>
    <w:p w14:paraId="349EE251" w14:textId="77777777" w:rsidR="00A1675C" w:rsidRDefault="00000000">
      <w:pPr>
        <w:ind w:firstLine="432"/>
      </w:pPr>
      <w:r>
        <w:rPr>
          <w:rFonts w:eastAsia="Georgia"/>
        </w:rPr>
        <w:t>About Barbarian. About the clocks. About the cold rain.</w:t>
      </w:r>
    </w:p>
    <w:p w14:paraId="4E5D1A69" w14:textId="07103F1C" w:rsidR="00A1675C" w:rsidRDefault="00000000">
      <w:pPr>
        <w:ind w:firstLine="432"/>
      </w:pPr>
      <w:r>
        <w:rPr>
          <w:rFonts w:eastAsia="Georgia"/>
        </w:rPr>
        <w:t>About the strange train. About the other Derek. Perhaps the Relativistic Investigation Bureau had been approaching the problem backwards.</w:t>
      </w:r>
    </w:p>
    <w:p w14:paraId="64CB17F1"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ind w:firstLine="432"/>
      </w:pPr>
      <w:r>
        <w:rPr>
          <w:rFonts w:eastAsia="Georgia"/>
        </w:rPr>
        <w:t>What if they belonged to different descriptions? What if the mysterious train wasn't travelling through a strange geometry? What if the train was the strange geometry?</w:t>
      </w:r>
    </w:p>
    <w:p w14:paraId="7FBCF871" w14:textId="66E16409" w:rsidR="00A1675C" w:rsidRDefault="003434B6">
      <w:pPr>
        <w:ind w:firstLine="432"/>
      </w:pPr>
      <w:r>
        <w:rPr>
          <w:rFonts w:eastAsia="Georgia"/>
        </w:rPr>
        <w:t>Penny wearily sat very still. Then she gently smiled. She took out her phone.</w:t>
      </w:r>
    </w:p>
    <w:p w14:paraId="0F93FEB7" w14:textId="77777777" w:rsidR="00A1675C" w:rsidRDefault="00000000">
      <w:pPr>
        <w:ind w:firstLine="432"/>
      </w:pPr>
      <w:r>
        <w:rPr>
          <w:rFonts w:eastAsia="Georgia"/>
        </w:rPr>
        <w:t>She wrote one final sudden message to Derek. Don't investigate the clocks. His reply came:</w:t>
      </w:r>
    </w:p>
    <w:p w14:paraId="3B9F691B" w14:textId="77777777" w:rsidR="00A1675C" w:rsidRDefault="00000000">
      <w:pPr>
        <w:ind w:firstLine="432"/>
      </w:pPr>
      <w:r>
        <w:rPr>
          <w:rFonts w:eastAsia="Georgia"/>
        </w:rPr>
        <w:t>Why? She typed: Investigate the descriptions.</w:t>
      </w:r>
    </w:p>
    <w:p w14:paraId="6D8FF43E" w14:textId="77777777" w:rsidR="00A1675C" w:rsidRDefault="00000000">
      <w:pPr>
        <w:ind w:firstLine="432"/>
      </w:pPr>
      <w:r>
        <w:rPr>
          <w:rFonts w:eastAsia="Georgia"/>
        </w:rPr>
        <w:t>A pause. Then: Explain.</w:t>
      </w:r>
    </w:p>
    <w:p w14:paraId="4699DAA5" w14:textId="7128F546" w:rsidR="00A1675C" w:rsidRDefault="003434B6">
      <w:pPr>
        <w:ind w:firstLine="432"/>
      </w:pPr>
      <w:r>
        <w:rPr>
          <w:rFonts w:eastAsia="Georgia"/>
        </w:rPr>
        <w:t>Penny carefully examined the film. Then at the ordinary cucumber. Then at the rain running down the cinema window.</w:t>
      </w:r>
    </w:p>
    <w:p w14:paraId="1765C9FB" w14:textId="77777777" w:rsidR="00A1675C" w:rsidRDefault="00000000">
      <w:pPr>
        <w:ind w:firstLine="432"/>
      </w:pPr>
      <w:r>
        <w:rPr>
          <w:rFonts w:eastAsia="Georgia"/>
        </w:rPr>
        <w:t>She wrote: Maybe the universe doesn't have one story. She thought for a moment.</w:t>
      </w:r>
    </w:p>
    <w:p w14:paraId="37025416" w14:textId="77777777" w:rsidR="00A1675C" w:rsidRDefault="00000000">
      <w:pPr>
        <w:spacing w:before="40" w:after="120"/>
      </w:pPr>
      <w:r>
        <w:rPr>
          <w:rFonts w:eastAsia="Georgia"/>
        </w:rPr>
        <w:t>Then added:</w:t>
      </w:r>
    </w:p>
    <w:p w14:paraId="6F60A8C8" w14:textId="77777777" w:rsidR="00A1675C" w:rsidRDefault="00000000">
      <w:pPr>
        <w:ind w:firstLine="432"/>
      </w:pPr>
      <w:r>
        <w:rPr>
          <w:rFonts w:eastAsia="Georgia"/>
        </w:rPr>
        <w:t>Maybe it has several descriptions that all have to agree on what can actually happen.</w:t>
      </w:r>
    </w:p>
    <w:p w14:paraId="6A37E3DC" w14:textId="77777777" w:rsidR="00A1675C" w:rsidRDefault="00000000">
      <w:pPr>
        <w:spacing w:before="40" w:after="120"/>
      </w:pPr>
      <w:r>
        <w:rPr>
          <w:rFonts w:eastAsia="Georgia"/>
        </w:rPr>
        <w:t>Derek replied:</w:t>
      </w:r>
    </w:p>
    <w:p w14:paraId="7D2D5BA4" w14:textId="03EC9D33" w:rsidR="00A1675C" w:rsidRDefault="00000000">
      <w:pPr>
        <w:ind w:firstLine="432"/>
      </w:pPr>
      <w:r>
        <w:rPr>
          <w:rFonts w:eastAsia="Georgia"/>
        </w:rPr>
        <w:t>Now you're talking. Penny smiled. She put the phone away.</w:t>
      </w:r>
    </w:p>
    <w:p w14:paraId="502191EC" w14:textId="5B90934C" w:rsidR="00A1675C" w:rsidRDefault="00000000">
      <w:pPr>
        <w:ind w:firstLine="432"/>
      </w:pPr>
      <w:r>
        <w:rPr>
          <w:rFonts w:eastAsia="Georgia"/>
        </w:rPr>
        <w:t>On the screen, everything was happening everywhere all at once. Penny watched for another minute.</w:t>
      </w:r>
    </w:p>
    <w:p w14:paraId="32E7E194" w14:textId="77777777" w:rsidR="00A1675C" w:rsidRDefault="00000000">
      <w:pPr>
        <w:spacing w:before="40" w:after="120"/>
      </w:pPr>
      <w:r>
        <w:rPr>
          <w:rFonts w:eastAsia="Georgia"/>
        </w:rPr>
        <w:t>Then quietly mentioned:</w:t>
      </w:r>
    </w:p>
    <w:p w14:paraId="04C5B240" w14:textId="77777777" w:rsidR="00A1675C" w:rsidRDefault="00000000">
      <w:pPr>
        <w:spacing w:before="40" w:after="120"/>
      </w:pPr>
      <w:r>
        <w:rPr>
          <w:rFonts w:eastAsia="Georgia"/>
        </w:rPr>
        <w:t>"Americans."</w:t>
      </w:r>
    </w:p>
    <w:p w14:paraId="2F53FFAB" w14:textId="77777777" w:rsidR="00A1675C" w:rsidRDefault="00000000">
      <w:pPr>
        <w:ind w:firstLine="432"/>
      </w:pPr>
      <w:r>
        <w:rPr>
          <w:rFonts w:eastAsia="Georgia"/>
        </w:rPr>
        <w:t>She ate another piece of popcorn.</w:t>
      </w:r>
    </w:p>
    <w:p w14:paraId="4484025C" w14:textId="77777777" w:rsidR="00A1675C" w:rsidRDefault="00000000">
      <w:pPr>
        <w:spacing w:before="40" w:after="120"/>
      </w:pPr>
      <w:r>
        <w:rPr>
          <w:rFonts w:eastAsia="Georgia"/>
        </w:rPr>
        <w:t>"That settles it."</w:t>
      </w:r>
    </w:p>
    <w:p w14:paraId="175B68F4" w14:textId="77777777" w:rsidR="00A1675C" w:rsidRDefault="00000000">
      <w:pPr>
        <w:ind w:firstLine="432"/>
      </w:pPr>
      <w:r>
        <w:rPr>
          <w:rFonts w:eastAsia="Georgia"/>
        </w:rPr>
        <w:t>And somewhere in London, a clock stopped at 11:17. Again.</w:t>
      </w:r>
    </w:p>
    <w:p w14:paraId="28D610D7" w14:textId="77777777" w:rsidR="00A1675C" w:rsidRDefault="00000000">
      <w:pPr>
        <w:spacing w:before="480" w:after="240"/>
        <w:jc w:val="center"/>
      </w:pPr>
      <w:r>
        <w:rPr>
          <w:rFonts w:eastAsia="Georgia"/>
          <w:b/>
          <w:sz w:val="32"/>
        </w:rPr>
        <w:t>Chapter 13</w:t>
      </w:r>
    </w:p>
    <w:p w14:paraId="3750C46C" w14:textId="77777777" w:rsidR="00A1675C" w:rsidRDefault="00000000">
      <w:pPr>
        <w:spacing w:before="200" w:after="120"/>
        <w:jc w:val="center"/>
      </w:pPr>
      <w:r>
        <w:rPr>
          <w:rFonts w:eastAsia="Georgia"/>
          <w:b/>
          <w:sz w:val="24"/>
        </w:rPr>
        <w:t>The Station That Wasn't Quite There</w:t>
      </w:r>
    </w:p>
    <w:p w14:paraId="308C458B" w14:textId="77777777" w:rsidR="00A1675C" w:rsidRDefault="00000000">
      <w:pPr>
        <w:ind w:firstLine="432"/>
      </w:pPr>
      <w:r>
        <w:rPr>
          <w:rFonts w:eastAsia="Georgia"/>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spacing w:before="40" w:after="120"/>
      </w:pPr>
      <w:r>
        <w:rPr>
          <w:rFonts w:eastAsia="Georgia"/>
        </w:rPr>
        <w:t>"How many?"</w:t>
      </w:r>
    </w:p>
    <w:p w14:paraId="1A494570" w14:textId="77777777" w:rsidR="00A1675C" w:rsidRDefault="00000000">
      <w:pPr>
        <w:spacing w:before="40" w:after="120"/>
      </w:pPr>
      <w:r>
        <w:rPr>
          <w:rFonts w:eastAsia="Georgia"/>
        </w:rPr>
        <w:t>"Twelve."</w:t>
      </w:r>
    </w:p>
    <w:p w14:paraId="07F9ABE3" w14:textId="77777777" w:rsidR="00A1675C" w:rsidRDefault="00000000">
      <w:pPr>
        <w:ind w:firstLine="432"/>
      </w:pPr>
      <w:r>
        <w:rPr>
          <w:rFonts w:eastAsia="Georgia"/>
        </w:rPr>
        <w:t>Derek pointed.</w:t>
      </w:r>
    </w:p>
    <w:p w14:paraId="1043E0E9" w14:textId="77777777" w:rsidR="00A1675C" w:rsidRDefault="00000000">
      <w:pPr>
        <w:spacing w:before="40" w:after="120"/>
      </w:pPr>
      <w:r>
        <w:rPr>
          <w:rFonts w:eastAsia="Georgia"/>
        </w:rPr>
        <w:t>"Thirteen."</w:t>
      </w:r>
    </w:p>
    <w:p w14:paraId="1717FC06" w14:textId="77777777" w:rsidR="00A1675C" w:rsidRDefault="00000000">
      <w:pPr>
        <w:ind w:firstLine="432"/>
      </w:pPr>
      <w:r>
        <w:rPr>
          <w:rFonts w:eastAsia="Georgia"/>
        </w:rPr>
        <w:t>Trevor counted again.</w:t>
      </w:r>
    </w:p>
    <w:p w14:paraId="0E2C408F" w14:textId="77777777" w:rsidR="00A1675C" w:rsidRDefault="00000000">
      <w:pPr>
        <w:spacing w:before="40" w:after="120"/>
      </w:pPr>
      <w:r>
        <w:rPr>
          <w:rFonts w:eastAsia="Georgia"/>
        </w:rPr>
        <w:t>"Twelve."</w:t>
      </w:r>
    </w:p>
    <w:p w14:paraId="52B56146" w14:textId="5ABC992C" w:rsidR="00A1675C" w:rsidRDefault="003434B6">
      <w:pPr>
        <w:ind w:firstLine="432"/>
      </w:pPr>
      <w:r>
        <w:rPr>
          <w:rFonts w:eastAsia="Georgia"/>
        </w:rPr>
        <w:t>Penny looked.</w:t>
      </w:r>
    </w:p>
    <w:p w14:paraId="1361A488" w14:textId="77777777" w:rsidR="00A1675C" w:rsidRDefault="00000000">
      <w:pPr>
        <w:spacing w:before="40" w:after="120"/>
      </w:pPr>
      <w:r>
        <w:rPr>
          <w:rFonts w:eastAsia="Georgia"/>
        </w:rPr>
        <w:t>"Thirteen."</w:t>
      </w:r>
    </w:p>
    <w:p w14:paraId="23F1B0AD" w14:textId="77777777" w:rsidR="00A1675C" w:rsidRDefault="00000000">
      <w:pPr>
        <w:ind w:firstLine="432"/>
      </w:pPr>
      <w:r>
        <w:rPr>
          <w:rFonts w:eastAsia="Georgia"/>
        </w:rPr>
        <w:t>Trevor quietly looked again.</w:t>
      </w:r>
    </w:p>
    <w:p w14:paraId="0A13AA54" w14:textId="77777777" w:rsidR="00A1675C" w:rsidRDefault="00000000">
      <w:pPr>
        <w:spacing w:before="40" w:after="120"/>
      </w:pPr>
      <w:r>
        <w:rPr>
          <w:rFonts w:eastAsia="Georgia"/>
        </w:rPr>
        <w:t>"Twelve."</w:t>
      </w:r>
    </w:p>
    <w:p w14:paraId="2F7A04F3" w14:textId="77777777" w:rsidR="00A1675C" w:rsidRDefault="00000000">
      <w:pPr>
        <w:ind w:firstLine="432"/>
      </w:pPr>
      <w:r>
        <w:rPr>
          <w:rFonts w:eastAsia="Georgia"/>
        </w:rPr>
        <w:t>Derek nodded.</w:t>
      </w:r>
    </w:p>
    <w:p w14:paraId="771CAD19" w14:textId="77777777" w:rsidR="00A1675C" w:rsidRDefault="00000000">
      <w:pPr>
        <w:spacing w:before="40" w:after="120"/>
      </w:pPr>
      <w:r>
        <w:rPr>
          <w:rFonts w:eastAsia="Georgia"/>
        </w:rPr>
        <w:t>"Good."</w:t>
      </w:r>
    </w:p>
    <w:p w14:paraId="22299B95" w14:textId="77777777" w:rsidR="00A1675C" w:rsidRDefault="00000000">
      <w:pPr>
        <w:ind w:firstLine="432"/>
      </w:pPr>
      <w:r>
        <w:rPr>
          <w:rFonts w:eastAsia="Georgia"/>
        </w:rPr>
        <w:t>Trevor sharply frowned.</w:t>
      </w:r>
    </w:p>
    <w:p w14:paraId="31427494" w14:textId="77777777" w:rsidR="00A1675C" w:rsidRDefault="00000000">
      <w:pPr>
        <w:spacing w:before="40" w:after="120"/>
      </w:pPr>
      <w:r>
        <w:rPr>
          <w:rFonts w:eastAsia="Georgia"/>
        </w:rPr>
        <w:t>"Good?"</w:t>
      </w:r>
    </w:p>
    <w:p w14:paraId="5D7F1640" w14:textId="77777777" w:rsidR="00A1675C" w:rsidRDefault="00000000">
      <w:pPr>
        <w:spacing w:before="40" w:after="120"/>
      </w:pPr>
      <w:r>
        <w:rPr>
          <w:rFonts w:eastAsia="Georgia"/>
        </w:rPr>
        <w:t>"At least we're all seeing the same disagreement."</w:t>
      </w:r>
    </w:p>
    <w:p w14:paraId="6F856FD6" w14:textId="77777777" w:rsidR="00A1675C" w:rsidRDefault="00000000">
      <w:pPr>
        <w:ind w:firstLine="432"/>
      </w:pPr>
      <w:r>
        <w:rPr>
          <w:rFonts w:eastAsia="Georgia"/>
        </w:rPr>
        <w:t>They were standing in a strange corridor beneath London. It looked like an ordinary Underground corridor. This was, naturally, suspicious.</w:t>
      </w:r>
    </w:p>
    <w:p w14:paraId="6D2055BB" w14:textId="77777777" w:rsidR="00A1675C" w:rsidRDefault="00000000">
      <w:pPr>
        <w:ind w:firstLine="432"/>
      </w:pPr>
      <w:r>
        <w:rPr>
          <w:rFonts w:eastAsia="Georgia"/>
        </w:rPr>
        <w:t>The tiles were ordinary. The fluorescent lights were ordinary. The smell was ordinary.</w:t>
      </w:r>
    </w:p>
    <w:p w14:paraId="0C85E3D8" w14:textId="77777777" w:rsidR="00A1675C" w:rsidRDefault="00000000">
      <w:pPr>
        <w:ind w:firstLine="432"/>
      </w:pPr>
      <w:r>
        <w:rPr>
          <w:rFonts w:eastAsia="Georgia"/>
        </w:rPr>
        <w:t>Even the damp patch on the wall was reassuringly ordinary. But the narrow corridor was wrong. Not dramatically wrong.</w:t>
      </w:r>
    </w:p>
    <w:p w14:paraId="07828128" w14:textId="77777777" w:rsidR="00A1675C" w:rsidRDefault="00000000">
      <w:pPr>
        <w:ind w:firstLine="432"/>
      </w:pPr>
      <w:r>
        <w:rPr>
          <w:rFonts w:eastAsia="Georgia"/>
        </w:rPr>
        <w:t>That would have been easier. Dramatically wrong things announce themselves. They have the decency to be obvious.</w:t>
      </w:r>
    </w:p>
    <w:p w14:paraId="34A18B09" w14:textId="77777777" w:rsidR="00A1675C" w:rsidRDefault="00000000">
      <w:pPr>
        <w:ind w:firstLine="432"/>
      </w:pPr>
      <w:r>
        <w:rPr>
          <w:rFonts w:eastAsia="Georgia"/>
        </w:rPr>
        <w:t>This narrow corridor was merely wrong enough to make a sensible person uncomfortable. Derek quietly walked back to the entrance and eyed the sign. There was no station name.</w:t>
      </w:r>
    </w:p>
    <w:p w14:paraId="345FB841" w14:textId="77777777" w:rsidR="00A1675C" w:rsidRDefault="00000000">
      <w:pPr>
        <w:ind w:firstLine="432"/>
      </w:pPr>
      <w:r>
        <w:rPr>
          <w:rFonts w:eastAsia="Georgia"/>
        </w:rPr>
        <w:t>Only:</w:t>
      </w:r>
    </w:p>
    <w:p w14:paraId="572C633D" w14:textId="77777777" w:rsidR="00A1675C" w:rsidRDefault="00000000">
      <w:pPr>
        <w:spacing w:before="200" w:after="120"/>
        <w:jc w:val="center"/>
      </w:pPr>
      <w:r>
        <w:rPr>
          <w:rFonts w:eastAsia="Georgia"/>
          <w:b/>
          <w:sz w:val="24"/>
        </w:rPr>
        <w:t>PLATFORM 7</w:t>
      </w:r>
    </w:p>
    <w:p w14:paraId="5CE7FBE4" w14:textId="76B256D2" w:rsidR="00A1675C" w:rsidRDefault="003434B6">
      <w:pPr>
        <w:ind w:firstLine="432"/>
      </w:pPr>
      <w:r>
        <w:rPr>
          <w:rFonts w:eastAsia="Georgia"/>
        </w:rPr>
        <w:t>Penny watched it.</w:t>
      </w:r>
    </w:p>
    <w:p w14:paraId="4AB746C6" w14:textId="77777777" w:rsidR="00A1675C" w:rsidRDefault="00000000">
      <w:pPr>
        <w:spacing w:before="40" w:after="120"/>
      </w:pPr>
      <w:r>
        <w:rPr>
          <w:rFonts w:eastAsia="Georgia"/>
        </w:rPr>
        <w:t>"We're already on Platform Seven."</w:t>
      </w:r>
    </w:p>
    <w:p w14:paraId="7422F7D0" w14:textId="77777777" w:rsidR="00A1675C" w:rsidRDefault="00000000">
      <w:pPr>
        <w:ind w:firstLine="432"/>
      </w:pPr>
      <w:r>
        <w:rPr>
          <w:rFonts w:eastAsia="Georgia"/>
        </w:rPr>
        <w:t>Derek nodded.</w:t>
      </w:r>
    </w:p>
    <w:p w14:paraId="7C89D740" w14:textId="77777777" w:rsidR="00A1675C" w:rsidRDefault="00000000">
      <w:pPr>
        <w:spacing w:before="40" w:after="120"/>
      </w:pPr>
      <w:r>
        <w:rPr>
          <w:rFonts w:eastAsia="Georgia"/>
        </w:rPr>
        <w:t>"Apparently."</w:t>
      </w:r>
    </w:p>
    <w:p w14:paraId="4F13B9A5" w14:textId="77777777" w:rsidR="00A1675C" w:rsidRDefault="00000000">
      <w:pPr>
        <w:ind w:firstLine="432"/>
      </w:pPr>
      <w:r>
        <w:rPr>
          <w:rFonts w:eastAsia="Georgia"/>
        </w:rPr>
        <w:t>Trevor looked behind them. There was no Platform Seven. There was only the narrow corridor.</w:t>
      </w:r>
    </w:p>
    <w:p w14:paraId="42C5D179" w14:textId="77777777" w:rsidR="00A1675C" w:rsidRDefault="00000000">
      <w:pPr>
        <w:spacing w:before="40" w:after="120"/>
      </w:pPr>
      <w:r>
        <w:rPr>
          <w:rFonts w:eastAsia="Georgia"/>
        </w:rPr>
        <w:t>"Perhaps it's a service corridor."</w:t>
      </w:r>
    </w:p>
    <w:p w14:paraId="3A01E354" w14:textId="77777777" w:rsidR="00A1675C" w:rsidRDefault="00000000">
      <w:pPr>
        <w:ind w:firstLine="432"/>
      </w:pPr>
      <w:r>
        <w:rPr>
          <w:rFonts w:eastAsia="Georgia"/>
        </w:rPr>
        <w:t>Derek considered this.</w:t>
      </w:r>
    </w:p>
    <w:p w14:paraId="757AD538" w14:textId="77777777" w:rsidR="00A1675C" w:rsidRDefault="00000000">
      <w:pPr>
        <w:spacing w:before="40" w:after="120"/>
      </w:pPr>
      <w:r>
        <w:rPr>
          <w:rFonts w:eastAsia="Georgia"/>
        </w:rPr>
        <w:t>"Then why does it have a platform number?"</w:t>
      </w:r>
    </w:p>
    <w:p w14:paraId="0452BF08" w14:textId="77777777" w:rsidR="00A1675C" w:rsidRDefault="00000000">
      <w:pPr>
        <w:ind w:firstLine="432"/>
      </w:pPr>
      <w:r>
        <w:rPr>
          <w:rFonts w:eastAsia="Georgia"/>
        </w:rPr>
        <w:t>Trevor shrugged.</w:t>
      </w:r>
    </w:p>
    <w:p w14:paraId="757748C8" w14:textId="77777777" w:rsidR="00A1675C" w:rsidRDefault="00000000">
      <w:pPr>
        <w:spacing w:before="40" w:after="120"/>
      </w:pPr>
      <w:r>
        <w:rPr>
          <w:rFonts w:eastAsia="Georgia"/>
        </w:rPr>
        <w:t>"British Rail?"</w:t>
      </w:r>
    </w:p>
    <w:p w14:paraId="7C30074E" w14:textId="77777777" w:rsidR="00A1675C" w:rsidRDefault="00000000">
      <w:pPr>
        <w:spacing w:before="40" w:after="120"/>
      </w:pPr>
      <w:r>
        <w:rPr>
          <w:rFonts w:eastAsia="Georgia"/>
        </w:rPr>
        <w:t>"It's the Underground."</w:t>
      </w:r>
    </w:p>
    <w:p w14:paraId="599535D8" w14:textId="77777777" w:rsidR="00A1675C" w:rsidRDefault="00000000">
      <w:pPr>
        <w:spacing w:before="40" w:after="120"/>
      </w:pPr>
      <w:r>
        <w:rPr>
          <w:rFonts w:eastAsia="Georgia"/>
        </w:rPr>
        <w:t>"Even worse."</w:t>
      </w:r>
    </w:p>
    <w:p w14:paraId="4C3F78B5" w14:textId="1836618F" w:rsidR="00A1675C" w:rsidRDefault="003434B6">
      <w:pPr>
        <w:ind w:firstLine="432"/>
      </w:pPr>
      <w:r>
        <w:rPr>
          <w:rFonts w:eastAsia="Georgia"/>
        </w:rPr>
        <w:t>Penny smiled.</w:t>
      </w:r>
    </w:p>
    <w:p w14:paraId="3A069E68" w14:textId="77777777" w:rsidR="00A1675C" w:rsidRDefault="00000000">
      <w:pPr>
        <w:spacing w:before="40" w:after="120"/>
      </w:pPr>
      <w:r>
        <w:rPr>
          <w:rFonts w:eastAsia="Georgia"/>
        </w:rPr>
        <w:t>"Well, that's settled."</w:t>
      </w:r>
    </w:p>
    <w:p w14:paraId="2AF7CFC7" w14:textId="77777777" w:rsidR="00A1675C" w:rsidRDefault="00000000">
      <w:pPr>
        <w:ind w:firstLine="432"/>
      </w:pPr>
      <w:r>
        <w:rPr>
          <w:rFonts w:eastAsia="Georgia"/>
        </w:rPr>
        <w:t>Derek ignored them. He took a tape measure from his coat. Trevor carefully surveyed him.</w:t>
      </w:r>
    </w:p>
    <w:p w14:paraId="7FEAD084" w14:textId="77777777" w:rsidR="00A1675C" w:rsidRDefault="00000000">
      <w:pPr>
        <w:spacing w:before="40" w:after="120"/>
      </w:pPr>
      <w:r>
        <w:rPr>
          <w:rFonts w:eastAsia="Georgia"/>
        </w:rPr>
        <w:t>"You carry a tape measure?"</w:t>
      </w:r>
    </w:p>
    <w:p w14:paraId="6E4E663D" w14:textId="77777777" w:rsidR="00A1675C" w:rsidRDefault="00000000">
      <w:pPr>
        <w:spacing w:before="40" w:after="120"/>
      </w:pPr>
      <w:r>
        <w:rPr>
          <w:rFonts w:eastAsia="Georgia"/>
        </w:rPr>
        <w:t>"I investigate things."</w:t>
      </w:r>
    </w:p>
    <w:p w14:paraId="50B52FF7" w14:textId="77777777" w:rsidR="00A1675C" w:rsidRDefault="00000000">
      <w:pPr>
        <w:spacing w:before="40" w:after="120"/>
      </w:pPr>
      <w:r>
        <w:rPr>
          <w:rFonts w:eastAsia="Georgia"/>
        </w:rPr>
        <w:t>"You carry one everywhere?"</w:t>
      </w:r>
    </w:p>
    <w:p w14:paraId="51FDEFAB" w14:textId="77777777" w:rsidR="00A1675C" w:rsidRDefault="00000000">
      <w:pPr>
        <w:spacing w:before="40" w:after="120"/>
      </w:pPr>
      <w:r>
        <w:rPr>
          <w:rFonts w:eastAsia="Georgia"/>
        </w:rPr>
        <w:t>"Not everywhere."</w:t>
      </w:r>
    </w:p>
    <w:p w14:paraId="15E06444" w14:textId="77777777" w:rsidR="00A1675C" w:rsidRDefault="00000000">
      <w:pPr>
        <w:spacing w:before="40" w:after="120"/>
      </w:pPr>
      <w:r>
        <w:rPr>
          <w:rFonts w:eastAsia="Georgia"/>
        </w:rPr>
        <w:t>"Where don't you carry it?"</w:t>
      </w:r>
    </w:p>
    <w:p w14:paraId="5C7342D1" w14:textId="77777777" w:rsidR="00A1675C" w:rsidRDefault="00000000">
      <w:pPr>
        <w:ind w:firstLine="432"/>
      </w:pPr>
      <w:r>
        <w:rPr>
          <w:rFonts w:eastAsia="Georgia"/>
        </w:rPr>
        <w:t>Derek thought.</w:t>
      </w:r>
    </w:p>
    <w:p w14:paraId="4CD73C05" w14:textId="77777777" w:rsidR="00A1675C" w:rsidRDefault="00000000">
      <w:pPr>
        <w:spacing w:before="40" w:after="120"/>
      </w:pPr>
      <w:r>
        <w:rPr>
          <w:rFonts w:eastAsia="Georgia"/>
        </w:rPr>
        <w:t>"The shower."</w:t>
      </w:r>
    </w:p>
    <w:p w14:paraId="78265B76" w14:textId="1189CCD0" w:rsidR="00A1675C" w:rsidRDefault="003434B6">
      <w:pPr>
        <w:ind w:firstLine="432"/>
      </w:pPr>
      <w:r>
        <w:rPr>
          <w:rFonts w:eastAsia="Georgia"/>
        </w:rPr>
        <w:t>Penny studied him.</w:t>
      </w:r>
    </w:p>
    <w:p w14:paraId="728FC14A" w14:textId="77777777" w:rsidR="00A1675C" w:rsidRDefault="00000000">
      <w:pPr>
        <w:spacing w:before="40" w:after="120"/>
      </w:pPr>
      <w:r>
        <w:rPr>
          <w:rFonts w:eastAsia="Georgia"/>
        </w:rPr>
        <w:t>"Why not?"</w:t>
      </w:r>
    </w:p>
    <w:p w14:paraId="0FF724CE" w14:textId="77777777" w:rsidR="00A1675C" w:rsidRDefault="00000000">
      <w:pPr>
        <w:ind w:firstLine="432"/>
      </w:pPr>
      <w:r>
        <w:rPr>
          <w:rFonts w:eastAsia="Georgia"/>
        </w:rPr>
        <w:t>Derek stared.</w:t>
      </w:r>
    </w:p>
    <w:p w14:paraId="174B9C20" w14:textId="77777777" w:rsidR="00A1675C" w:rsidRDefault="00000000">
      <w:pPr>
        <w:spacing w:before="40" w:after="120"/>
      </w:pPr>
      <w:r>
        <w:rPr>
          <w:rFonts w:eastAsia="Georgia"/>
        </w:rPr>
        <w:t>"Because I have limits."</w:t>
      </w:r>
    </w:p>
    <w:p w14:paraId="4AB12E53" w14:textId="77777777" w:rsidR="00A1675C" w:rsidRDefault="00000000">
      <w:pPr>
        <w:ind w:firstLine="432"/>
      </w:pPr>
      <w:r>
        <w:rPr>
          <w:rFonts w:eastAsia="Georgia"/>
        </w:rPr>
        <w:t>They measured the strange corridor. Forty-seven metres.</w:t>
      </w:r>
    </w:p>
    <w:p w14:paraId="0A4AF08F" w14:textId="77777777" w:rsidR="00A1675C" w:rsidRDefault="00000000">
      <w:pPr>
        <w:spacing w:before="40" w:after="120"/>
      </w:pPr>
      <w:r>
        <w:rPr>
          <w:rFonts w:eastAsia="Georgia"/>
        </w:rPr>
        <w:t>Exactly.</w:t>
      </w:r>
    </w:p>
    <w:p w14:paraId="77FB5F95" w14:textId="77777777" w:rsidR="00A1675C" w:rsidRDefault="00000000">
      <w:pPr>
        <w:ind w:firstLine="432"/>
      </w:pPr>
      <w:r>
        <w:rPr>
          <w:rFonts w:eastAsia="Georgia"/>
        </w:rPr>
        <w:t>Derek wrote it down. Then he quietly walked from one end to the other. Forty-seven metres.</w:t>
      </w:r>
    </w:p>
    <w:p w14:paraId="018EDBD5" w14:textId="320DBE7F" w:rsidR="00A1675C" w:rsidRDefault="00000000">
      <w:pPr>
        <w:ind w:firstLine="432"/>
      </w:pPr>
      <w:r>
        <w:rPr>
          <w:rFonts w:eastAsia="Georgia"/>
        </w:rPr>
        <w:t>He quietly walked back. Forty-seven metres. Penny did the same.</w:t>
      </w:r>
    </w:p>
    <w:p w14:paraId="609421DD" w14:textId="77777777" w:rsidR="00A1675C" w:rsidRDefault="00000000">
      <w:pPr>
        <w:ind w:firstLine="432"/>
      </w:pPr>
      <w:r>
        <w:rPr>
          <w:rFonts w:eastAsia="Georgia"/>
        </w:rPr>
        <w:t>Forty-seven metres. Trevor did the same. Forty-seven metres.</w:t>
      </w:r>
    </w:p>
    <w:p w14:paraId="2DE410ED" w14:textId="77777777" w:rsidR="00A1675C" w:rsidRDefault="00000000">
      <w:pPr>
        <w:ind w:firstLine="432"/>
      </w:pPr>
      <w:r>
        <w:rPr>
          <w:rFonts w:eastAsia="Georgia"/>
        </w:rPr>
        <w:t>Derek slowly nodded.</w:t>
      </w:r>
    </w:p>
    <w:p w14:paraId="216A19C8" w14:textId="77777777" w:rsidR="00A1675C" w:rsidRDefault="00000000">
      <w:pPr>
        <w:spacing w:before="40" w:after="120"/>
      </w:pPr>
      <w:r>
        <w:rPr>
          <w:rFonts w:eastAsia="Georgia"/>
        </w:rPr>
        <w:t>"Good."</w:t>
      </w:r>
    </w:p>
    <w:p w14:paraId="7E6BE4A5" w14:textId="77777777" w:rsidR="00A1675C" w:rsidRDefault="00000000">
      <w:pPr>
        <w:ind w:firstLine="432"/>
      </w:pPr>
      <w:r>
        <w:rPr>
          <w:rFonts w:eastAsia="Georgia"/>
        </w:rPr>
        <w:t>Trevor regarded him.</w:t>
      </w:r>
    </w:p>
    <w:p w14:paraId="0C2F89BA" w14:textId="77777777" w:rsidR="00A1675C" w:rsidRDefault="00000000">
      <w:pPr>
        <w:spacing w:before="40" w:after="120"/>
      </w:pPr>
      <w:r>
        <w:rPr>
          <w:rFonts w:eastAsia="Georgia"/>
        </w:rPr>
        <w:t>"What's good about forty-seven metres?"</w:t>
      </w:r>
    </w:p>
    <w:p w14:paraId="16C35ABF" w14:textId="77777777" w:rsidR="00A1675C" w:rsidRDefault="00000000">
      <w:pPr>
        <w:spacing w:before="40" w:after="120"/>
      </w:pPr>
      <w:r>
        <w:rPr>
          <w:rFonts w:eastAsia="Georgia"/>
        </w:rPr>
        <w:t>"Nothing."</w:t>
      </w:r>
    </w:p>
    <w:p w14:paraId="5F7D1160" w14:textId="77777777" w:rsidR="00A1675C" w:rsidRDefault="00000000">
      <w:pPr>
        <w:spacing w:before="40" w:after="120"/>
      </w:pPr>
      <w:r>
        <w:rPr>
          <w:rFonts w:eastAsia="Georgia"/>
        </w:rPr>
        <w:t>"Then why—"</w:t>
      </w:r>
    </w:p>
    <w:p w14:paraId="5C106E5C" w14:textId="77777777" w:rsidR="00A1675C" w:rsidRDefault="00000000">
      <w:pPr>
        <w:spacing w:before="40" w:after="120"/>
      </w:pPr>
      <w:r>
        <w:rPr>
          <w:rFonts w:eastAsia="Georgia"/>
        </w:rPr>
        <w:t>"Because it's the same."</w:t>
      </w:r>
    </w:p>
    <w:p w14:paraId="7D669B21" w14:textId="77777777" w:rsidR="00A1675C" w:rsidRDefault="00000000">
      <w:pPr>
        <w:spacing w:before="40" w:after="120"/>
      </w:pPr>
      <w:r>
        <w:rPr>
          <w:rFonts w:eastAsia="Georgia"/>
        </w:rPr>
        <w:t>Trevor wearily sighed.</w:t>
      </w:r>
    </w:p>
    <w:p w14:paraId="645A4DC7" w14:textId="77777777" w:rsidR="00A1675C" w:rsidRDefault="00000000">
      <w:pPr>
        <w:spacing w:before="40" w:after="120"/>
      </w:pPr>
      <w:r>
        <w:rPr>
          <w:rFonts w:eastAsia="Georgia"/>
        </w:rPr>
        <w:t>"Right."</w:t>
      </w:r>
    </w:p>
    <w:p w14:paraId="7766B0D1" w14:textId="77777777" w:rsidR="00A1675C" w:rsidRDefault="00000000">
      <w:pPr>
        <w:ind w:firstLine="432"/>
      </w:pPr>
      <w:r>
        <w:rPr>
          <w:rFonts w:eastAsia="Georgia"/>
        </w:rPr>
        <w:t>Derek carefully examined the doors.</w:t>
      </w:r>
    </w:p>
    <w:p w14:paraId="399A46D9" w14:textId="77777777" w:rsidR="00A1675C" w:rsidRDefault="00000000">
      <w:pPr>
        <w:spacing w:before="40" w:after="120"/>
      </w:pPr>
      <w:r>
        <w:rPr>
          <w:rFonts w:eastAsia="Georgia"/>
        </w:rPr>
        <w:t>"Now let's count them again."</w:t>
      </w:r>
    </w:p>
    <w:p w14:paraId="6E9CD5A9" w14:textId="77777777" w:rsidR="00A1675C" w:rsidRDefault="00000000">
      <w:pPr>
        <w:ind w:firstLine="432"/>
      </w:pPr>
      <w:r>
        <w:rPr>
          <w:rFonts w:eastAsia="Georgia"/>
        </w:rPr>
        <w:t>They did. Twelve. Then thirteen.</w:t>
      </w:r>
    </w:p>
    <w:p w14:paraId="11BDA4A4" w14:textId="624655A2" w:rsidR="00A1675C" w:rsidRDefault="00000000">
      <w:pPr>
        <w:ind w:firstLine="432"/>
      </w:pPr>
      <w:r>
        <w:rPr>
          <w:rFonts w:eastAsia="Georgia"/>
        </w:rPr>
        <w:t>Then twelve. Then thirteen. Penny folded her arms.</w:t>
      </w:r>
    </w:p>
    <w:p w14:paraId="3361DEF4" w14:textId="77777777" w:rsidR="00A1675C" w:rsidRDefault="00000000">
      <w:pPr>
        <w:spacing w:before="40" w:after="120"/>
      </w:pPr>
      <w:r>
        <w:rPr>
          <w:rFonts w:eastAsia="Georgia"/>
        </w:rPr>
        <w:t>"Perhaps we're counting different things."</w:t>
      </w:r>
    </w:p>
    <w:p w14:paraId="4CB2F308" w14:textId="77777777" w:rsidR="00A1675C" w:rsidRDefault="00000000">
      <w:pPr>
        <w:ind w:firstLine="432"/>
      </w:pPr>
      <w:r>
        <w:rPr>
          <w:rFonts w:eastAsia="Georgia"/>
        </w:rPr>
        <w:t>Derek gently smiled.</w:t>
      </w:r>
    </w:p>
    <w:p w14:paraId="0822632F" w14:textId="77777777" w:rsidR="00A1675C" w:rsidRDefault="00000000">
      <w:pPr>
        <w:spacing w:before="40" w:after="120"/>
      </w:pPr>
      <w:r>
        <w:rPr>
          <w:rFonts w:eastAsia="Georgia"/>
        </w:rPr>
        <w:t>"Excellent."</w:t>
      </w:r>
    </w:p>
    <w:p w14:paraId="2A43BD6B" w14:textId="77777777" w:rsidR="00A1675C" w:rsidRDefault="00000000">
      <w:pPr>
        <w:ind w:firstLine="432"/>
      </w:pPr>
      <w:r>
        <w:rPr>
          <w:rFonts w:eastAsia="Georgia"/>
        </w:rPr>
        <w:t>He pointed to the first door.</w:t>
      </w:r>
    </w:p>
    <w:p w14:paraId="03C68652" w14:textId="77777777" w:rsidR="00A1675C" w:rsidRDefault="00000000">
      <w:pPr>
        <w:spacing w:before="40" w:after="120"/>
      </w:pPr>
      <w:r>
        <w:rPr>
          <w:rFonts w:eastAsia="Georgia"/>
        </w:rPr>
        <w:t>"Describe it."</w:t>
      </w:r>
    </w:p>
    <w:p w14:paraId="721BA019" w14:textId="77777777" w:rsidR="00A1675C" w:rsidRDefault="00000000">
      <w:pPr>
        <w:spacing w:before="40" w:after="120"/>
      </w:pPr>
      <w:r>
        <w:rPr>
          <w:rFonts w:eastAsia="Georgia"/>
        </w:rPr>
        <w:t>"Brown."</w:t>
      </w:r>
    </w:p>
    <w:p w14:paraId="28D9D4A5" w14:textId="77777777" w:rsidR="00A1675C" w:rsidRDefault="00000000">
      <w:pPr>
        <w:spacing w:before="40" w:after="120"/>
      </w:pPr>
      <w:r>
        <w:rPr>
          <w:rFonts w:eastAsia="Georgia"/>
        </w:rPr>
        <w:t>"Number?"</w:t>
      </w:r>
    </w:p>
    <w:p w14:paraId="47BF97A1" w14:textId="77777777" w:rsidR="00A1675C" w:rsidRDefault="00000000">
      <w:pPr>
        <w:spacing w:before="40" w:after="120"/>
      </w:pPr>
      <w:r>
        <w:rPr>
          <w:rFonts w:eastAsia="Georgia"/>
        </w:rPr>
        <w:t>"One."</w:t>
      </w:r>
    </w:p>
    <w:p w14:paraId="1C28E597" w14:textId="77777777" w:rsidR="00A1675C" w:rsidRDefault="00000000">
      <w:pPr>
        <w:spacing w:before="40" w:after="120"/>
      </w:pPr>
      <w:r>
        <w:rPr>
          <w:rFonts w:eastAsia="Georgia"/>
        </w:rPr>
        <w:t>"Next?"</w:t>
      </w:r>
    </w:p>
    <w:p w14:paraId="67FC8D1F" w14:textId="77777777" w:rsidR="00A1675C" w:rsidRDefault="00000000">
      <w:pPr>
        <w:spacing w:before="40" w:after="120"/>
      </w:pPr>
      <w:r>
        <w:rPr>
          <w:rFonts w:eastAsia="Georgia"/>
        </w:rPr>
        <w:t>"Two."</w:t>
      </w:r>
    </w:p>
    <w:p w14:paraId="5EBED219" w14:textId="77777777" w:rsidR="00A1675C" w:rsidRDefault="00000000">
      <w:pPr>
        <w:spacing w:before="40" w:after="120"/>
      </w:pPr>
      <w:r>
        <w:rPr>
          <w:rFonts w:eastAsia="Georgia"/>
        </w:rPr>
        <w:t>"Next?"</w:t>
      </w:r>
    </w:p>
    <w:p w14:paraId="598F023D" w14:textId="77777777" w:rsidR="00A1675C" w:rsidRDefault="00000000">
      <w:pPr>
        <w:spacing w:before="40" w:after="120"/>
      </w:pPr>
      <w:r>
        <w:rPr>
          <w:rFonts w:eastAsia="Georgia"/>
        </w:rPr>
        <w:t>"Three."</w:t>
      </w:r>
    </w:p>
    <w:p w14:paraId="5E55D359" w14:textId="77777777" w:rsidR="00A1675C" w:rsidRDefault="00000000">
      <w:pPr>
        <w:ind w:firstLine="432"/>
      </w:pPr>
      <w:r>
        <w:rPr>
          <w:rFonts w:eastAsia="Georgia"/>
        </w:rPr>
        <w:t>They continued. Every door was ordinary. Every number was ordinary.</w:t>
      </w:r>
    </w:p>
    <w:p w14:paraId="1D99DA78" w14:textId="77777777" w:rsidR="00A1675C" w:rsidRDefault="00000000">
      <w:pPr>
        <w:ind w:firstLine="432"/>
      </w:pPr>
      <w:r>
        <w:rPr>
          <w:rFonts w:eastAsia="Georgia"/>
        </w:rPr>
        <w:t>Every distance between them was ordinary. And yet, somehow, the corridor contained either twelve or thirteen doors depending on who was doing the counting. Derek took out a notebook.</w:t>
      </w:r>
    </w:p>
    <w:p w14:paraId="325EFEF8" w14:textId="77777777" w:rsidR="00A1675C" w:rsidRDefault="00000000">
      <w:pPr>
        <w:spacing w:before="40" w:after="120"/>
      </w:pPr>
      <w:r>
        <w:rPr>
          <w:rFonts w:eastAsia="Georgia"/>
        </w:rPr>
        <w:t>"Trevor."</w:t>
      </w:r>
    </w:p>
    <w:p w14:paraId="01682D9D" w14:textId="77777777" w:rsidR="00A1675C" w:rsidRDefault="00000000">
      <w:pPr>
        <w:spacing w:before="40" w:after="120"/>
      </w:pPr>
      <w:r>
        <w:rPr>
          <w:rFonts w:eastAsia="Georgia"/>
        </w:rPr>
        <w:t>"Yes?"</w:t>
      </w:r>
    </w:p>
    <w:p w14:paraId="14AA9862" w14:textId="77777777" w:rsidR="00A1675C" w:rsidRDefault="00000000">
      <w:pPr>
        <w:spacing w:before="40" w:after="120"/>
      </w:pPr>
      <w:r>
        <w:rPr>
          <w:rFonts w:eastAsia="Georgia"/>
        </w:rPr>
        <w:t>"Walk to the end."</w:t>
      </w:r>
    </w:p>
    <w:p w14:paraId="6FA4B1DB" w14:textId="77777777" w:rsidR="00A1675C" w:rsidRDefault="00000000">
      <w:pPr>
        <w:ind w:firstLine="432"/>
      </w:pPr>
      <w:r>
        <w:rPr>
          <w:rFonts w:eastAsia="Georgia"/>
        </w:rPr>
        <w:t>Trevor did.</w:t>
      </w:r>
    </w:p>
    <w:p w14:paraId="1C480420" w14:textId="77777777" w:rsidR="00A1675C" w:rsidRDefault="00000000">
      <w:pPr>
        <w:spacing w:before="40" w:after="120"/>
      </w:pPr>
      <w:r>
        <w:rPr>
          <w:rFonts w:eastAsia="Georgia"/>
        </w:rPr>
        <w:t>"How many?"</w:t>
      </w:r>
    </w:p>
    <w:p w14:paraId="11D30E87" w14:textId="77777777" w:rsidR="00A1675C" w:rsidRDefault="00000000">
      <w:pPr>
        <w:spacing w:before="40" w:after="120"/>
      </w:pPr>
      <w:r>
        <w:rPr>
          <w:rFonts w:eastAsia="Georgia"/>
        </w:rPr>
        <w:t>"Twelve."</w:t>
      </w:r>
    </w:p>
    <w:p w14:paraId="68E10EC8" w14:textId="7D5D5DF3" w:rsidR="00A1675C" w:rsidRDefault="00000000">
      <w:pPr>
        <w:spacing w:before="40" w:after="120"/>
      </w:pPr>
      <w:r>
        <w:rPr>
          <w:rFonts w:eastAsia="Georgia"/>
        </w:rPr>
        <w:t>"Penny?"</w:t>
      </w:r>
    </w:p>
    <w:p w14:paraId="1D010246" w14:textId="77777777" w:rsidR="00A1675C" w:rsidRDefault="00000000">
      <w:pPr>
        <w:spacing w:before="40" w:after="120"/>
      </w:pPr>
      <w:r>
        <w:rPr>
          <w:rFonts w:eastAsia="Georgia"/>
        </w:rPr>
        <w:t>"Thirteen."</w:t>
      </w:r>
    </w:p>
    <w:p w14:paraId="4AC0F552" w14:textId="77777777" w:rsidR="00A1675C" w:rsidRDefault="00000000">
      <w:pPr>
        <w:spacing w:before="40" w:after="120"/>
      </w:pPr>
      <w:r>
        <w:rPr>
          <w:rFonts w:eastAsia="Georgia"/>
        </w:rPr>
        <w:t>"Derek?"</w:t>
      </w:r>
    </w:p>
    <w:p w14:paraId="679025FA" w14:textId="77777777" w:rsidR="00A1675C" w:rsidRDefault="00000000">
      <w:pPr>
        <w:ind w:firstLine="432"/>
      </w:pPr>
      <w:r>
        <w:rPr>
          <w:rFonts w:eastAsia="Georgia"/>
        </w:rPr>
        <w:t>He counted.</w:t>
      </w:r>
    </w:p>
    <w:p w14:paraId="200DC3D6" w14:textId="77777777" w:rsidR="00A1675C" w:rsidRDefault="00000000">
      <w:pPr>
        <w:spacing w:before="40" w:after="120"/>
      </w:pPr>
      <w:r>
        <w:rPr>
          <w:rFonts w:eastAsia="Georgia"/>
        </w:rPr>
        <w:t>"Twelve."</w:t>
      </w:r>
    </w:p>
    <w:p w14:paraId="4B1E9E51" w14:textId="1002503A" w:rsidR="00A1675C" w:rsidRDefault="003434B6">
      <w:pPr>
        <w:ind w:firstLine="432"/>
      </w:pPr>
      <w:r>
        <w:rPr>
          <w:rFonts w:eastAsia="Georgia"/>
        </w:rPr>
        <w:t>Penny smiled.</w:t>
      </w:r>
    </w:p>
    <w:p w14:paraId="70AC5E64" w14:textId="77777777" w:rsidR="00A1675C" w:rsidRDefault="00000000">
      <w:pPr>
        <w:spacing w:before="40" w:after="120"/>
      </w:pPr>
      <w:r>
        <w:rPr>
          <w:rFonts w:eastAsia="Georgia"/>
        </w:rPr>
        <w:t>"So it's me."</w:t>
      </w:r>
    </w:p>
    <w:p w14:paraId="1FAE21C9" w14:textId="77777777" w:rsidR="00A1675C" w:rsidRDefault="00000000">
      <w:pPr>
        <w:ind w:firstLine="432"/>
      </w:pPr>
      <w:r>
        <w:rPr>
          <w:rFonts w:eastAsia="Georgia"/>
        </w:rPr>
        <w:t>Trevor inspected her.</w:t>
      </w:r>
    </w:p>
    <w:p w14:paraId="7652CE71" w14:textId="77777777" w:rsidR="00A1675C" w:rsidRDefault="00000000">
      <w:pPr>
        <w:spacing w:before="40" w:after="120"/>
      </w:pPr>
      <w:r>
        <w:rPr>
          <w:rFonts w:eastAsia="Georgia"/>
        </w:rPr>
        <w:t>"You're the problem."</w:t>
      </w:r>
    </w:p>
    <w:p w14:paraId="61C6CE9E" w14:textId="77777777" w:rsidR="00A1675C" w:rsidRDefault="00000000">
      <w:pPr>
        <w:spacing w:before="40" w:after="120"/>
      </w:pPr>
      <w:r>
        <w:rPr>
          <w:rFonts w:eastAsia="Georgia"/>
        </w:rPr>
        <w:t>"Apparently."</w:t>
      </w:r>
    </w:p>
    <w:p w14:paraId="22F1701F" w14:textId="77777777" w:rsidR="00A1675C" w:rsidRDefault="00000000">
      <w:pPr>
        <w:ind w:firstLine="432"/>
      </w:pPr>
      <w:r>
        <w:rPr>
          <w:rFonts w:eastAsia="Georgia"/>
        </w:rPr>
        <w:t>Derek shook his head.</w:t>
      </w:r>
    </w:p>
    <w:p w14:paraId="23671E3E" w14:textId="77777777" w:rsidR="00A1675C" w:rsidRDefault="00000000">
      <w:pPr>
        <w:spacing w:before="40" w:after="120"/>
      </w:pPr>
      <w:r>
        <w:rPr>
          <w:rFonts w:eastAsia="Georgia"/>
        </w:rPr>
        <w:t>"No."</w:t>
      </w:r>
    </w:p>
    <w:p w14:paraId="46000737" w14:textId="77777777" w:rsidR="00A1675C" w:rsidRDefault="00000000">
      <w:pPr>
        <w:ind w:firstLine="432"/>
      </w:pPr>
      <w:r>
        <w:rPr>
          <w:rFonts w:eastAsia="Georgia"/>
        </w:rPr>
        <w:t>They looked at him.</w:t>
      </w:r>
    </w:p>
    <w:p w14:paraId="0A21A8E4" w14:textId="77777777" w:rsidR="00A1675C" w:rsidRDefault="00000000">
      <w:pPr>
        <w:spacing w:before="40" w:after="120"/>
      </w:pPr>
      <w:r>
        <w:rPr>
          <w:rFonts w:eastAsia="Georgia"/>
        </w:rPr>
        <w:t>"The problem is that we're assuming the number of doors is an invariant."</w:t>
      </w:r>
    </w:p>
    <w:p w14:paraId="4858F97C" w14:textId="77777777" w:rsidR="00A1675C" w:rsidRDefault="00000000">
      <w:pPr>
        <w:ind w:firstLine="432"/>
      </w:pPr>
      <w:r>
        <w:rPr>
          <w:rFonts w:eastAsia="Georgia"/>
        </w:rPr>
        <w:t>Trevor frowned.</w:t>
      </w:r>
    </w:p>
    <w:p w14:paraId="1867EEE7" w14:textId="77777777" w:rsidR="00A1675C" w:rsidRDefault="00000000">
      <w:pPr>
        <w:spacing w:before="40" w:after="120"/>
      </w:pPr>
      <w:r>
        <w:rPr>
          <w:rFonts w:eastAsia="Georgia"/>
        </w:rPr>
        <w:t>"A what?"</w:t>
      </w:r>
    </w:p>
    <w:p w14:paraId="6644DA20" w14:textId="77777777" w:rsidR="00A1675C" w:rsidRDefault="00000000">
      <w:pPr>
        <w:spacing w:before="40" w:after="120"/>
      </w:pPr>
      <w:r>
        <w:rPr>
          <w:rFonts w:eastAsia="Georgia"/>
        </w:rPr>
        <w:t>"Something every observer must agree on."</w:t>
      </w:r>
    </w:p>
    <w:p w14:paraId="7A70DF07" w14:textId="185A881C" w:rsidR="00A1675C" w:rsidRDefault="003434B6">
      <w:pPr>
        <w:ind w:firstLine="432"/>
      </w:pPr>
      <w:r>
        <w:rPr>
          <w:rFonts w:eastAsia="Georgia"/>
        </w:rPr>
        <w:t>Penny nodded.</w:t>
      </w:r>
    </w:p>
    <w:p w14:paraId="572914D7" w14:textId="77777777" w:rsidR="00A1675C" w:rsidRDefault="00000000">
      <w:pPr>
        <w:spacing w:before="40" w:after="120"/>
      </w:pPr>
      <w:r>
        <w:rPr>
          <w:rFonts w:eastAsia="Georgia"/>
        </w:rPr>
        <w:t>"Like the spacetime interval."</w:t>
      </w:r>
    </w:p>
    <w:p w14:paraId="5E115B56" w14:textId="77777777" w:rsidR="00A1675C" w:rsidRDefault="00000000">
      <w:pPr>
        <w:spacing w:before="40" w:after="120"/>
      </w:pPr>
      <w:r>
        <w:rPr>
          <w:rFonts w:eastAsia="Georgia"/>
        </w:rPr>
        <w:t>"Exactly."</w:t>
      </w:r>
    </w:p>
    <w:p w14:paraId="5AE9ED46" w14:textId="77777777" w:rsidR="00A1675C" w:rsidRDefault="00000000">
      <w:pPr>
        <w:ind w:firstLine="432"/>
      </w:pPr>
      <w:r>
        <w:rPr>
          <w:rFonts w:eastAsia="Georgia"/>
        </w:rPr>
        <w:t>Trevor carefully glanced at the doors.</w:t>
      </w:r>
    </w:p>
    <w:p w14:paraId="5B407A02" w14:textId="77777777" w:rsidR="00A1675C" w:rsidRDefault="00000000">
      <w:pPr>
        <w:spacing w:before="40" w:after="120"/>
      </w:pPr>
      <w:r>
        <w:rPr>
          <w:rFonts w:eastAsia="Georgia"/>
        </w:rPr>
        <w:t>"So door-counting isn't invariant."</w:t>
      </w:r>
    </w:p>
    <w:p w14:paraId="539587ED" w14:textId="77777777" w:rsidR="00A1675C" w:rsidRDefault="00000000">
      <w:pPr>
        <w:spacing w:before="40" w:after="120"/>
      </w:pPr>
      <w:r>
        <w:rPr>
          <w:rFonts w:eastAsia="Georgia"/>
        </w:rPr>
        <w:t>"Not if the corridor isn't behaving like ordinary Euclidean space."</w:t>
      </w:r>
    </w:p>
    <w:p w14:paraId="2A8C69D6" w14:textId="77777777" w:rsidR="00A1675C" w:rsidRDefault="00000000">
      <w:pPr>
        <w:ind w:firstLine="432"/>
      </w:pPr>
      <w:r>
        <w:rPr>
          <w:rFonts w:eastAsia="Georgia"/>
        </w:rPr>
        <w:t>Trevor looked suspicious.</w:t>
      </w:r>
    </w:p>
    <w:p w14:paraId="67C50F4E" w14:textId="77777777" w:rsidR="00A1675C" w:rsidRDefault="00000000">
      <w:pPr>
        <w:spacing w:before="40" w:after="120"/>
      </w:pPr>
      <w:r>
        <w:rPr>
          <w:rFonts w:eastAsia="Georgia"/>
        </w:rPr>
        <w:t>"Are you saying we've found curved space?"</w:t>
      </w:r>
    </w:p>
    <w:p w14:paraId="0DE91801" w14:textId="77777777" w:rsidR="00A1675C" w:rsidRDefault="00000000">
      <w:pPr>
        <w:spacing w:before="40" w:after="120"/>
      </w:pPr>
      <w:r>
        <w:rPr>
          <w:rFonts w:eastAsia="Georgia"/>
        </w:rPr>
        <w:t>"Possibly."</w:t>
      </w:r>
    </w:p>
    <w:p w14:paraId="424A8AB9" w14:textId="77777777" w:rsidR="00A1675C" w:rsidRDefault="00000000">
      <w:pPr>
        <w:spacing w:before="40" w:after="120"/>
      </w:pPr>
      <w:r>
        <w:rPr>
          <w:rFonts w:eastAsia="Georgia"/>
        </w:rPr>
        <w:t>"Underground?"</w:t>
      </w:r>
    </w:p>
    <w:p w14:paraId="40B8A310" w14:textId="77777777" w:rsidR="00A1675C" w:rsidRDefault="00000000">
      <w:pPr>
        <w:spacing w:before="40" w:after="120"/>
      </w:pPr>
      <w:r>
        <w:rPr>
          <w:rFonts w:eastAsia="Georgia"/>
        </w:rPr>
        <w:t>"Yes."</w:t>
      </w:r>
    </w:p>
    <w:p w14:paraId="06547E13" w14:textId="77777777" w:rsidR="00A1675C" w:rsidRDefault="00000000">
      <w:pPr>
        <w:spacing w:before="40" w:after="120"/>
      </w:pPr>
      <w:r>
        <w:rPr>
          <w:rFonts w:eastAsia="Georgia"/>
        </w:rPr>
        <w:t>"In London?"</w:t>
      </w:r>
    </w:p>
    <w:p w14:paraId="72754989" w14:textId="77777777" w:rsidR="00A1675C" w:rsidRDefault="00000000">
      <w:pPr>
        <w:spacing w:before="40" w:after="120"/>
      </w:pPr>
      <w:r>
        <w:rPr>
          <w:rFonts w:eastAsia="Georgia"/>
        </w:rPr>
        <w:t>"Yes."</w:t>
      </w:r>
    </w:p>
    <w:p w14:paraId="1892F42C" w14:textId="77777777" w:rsidR="00A1675C" w:rsidRDefault="00000000">
      <w:pPr>
        <w:ind w:firstLine="432"/>
      </w:pPr>
      <w:r>
        <w:rPr>
          <w:rFonts w:eastAsia="Georgia"/>
        </w:rPr>
        <w:t>Trevor considered this.</w:t>
      </w:r>
    </w:p>
    <w:p w14:paraId="58AE08EF" w14:textId="77777777" w:rsidR="00A1675C" w:rsidRDefault="00000000">
      <w:pPr>
        <w:spacing w:before="40" w:after="120"/>
      </w:pPr>
      <w:r>
        <w:rPr>
          <w:rFonts w:eastAsia="Georgia"/>
        </w:rPr>
        <w:t>"That seems unnecessarily ambitious."</w:t>
      </w:r>
    </w:p>
    <w:p w14:paraId="2799A792" w14:textId="77777777" w:rsidR="00A1675C" w:rsidRDefault="00000000">
      <w:pPr>
        <w:ind w:firstLine="432"/>
      </w:pPr>
      <w:r>
        <w:rPr>
          <w:rFonts w:eastAsia="Georgia"/>
        </w:rPr>
        <w:t>Derek smiled.</w:t>
      </w:r>
    </w:p>
    <w:p w14:paraId="4CBE5159" w14:textId="77777777" w:rsidR="00A1675C" w:rsidRDefault="00000000">
      <w:pPr>
        <w:spacing w:before="40" w:after="120"/>
      </w:pPr>
      <w:r>
        <w:rPr>
          <w:rFonts w:eastAsia="Georgia"/>
        </w:rPr>
        <w:t>"It's London."</w:t>
      </w:r>
    </w:p>
    <w:p w14:paraId="3C439DD9" w14:textId="77777777" w:rsidR="00A1675C" w:rsidRDefault="00000000">
      <w:pPr>
        <w:spacing w:before="40" w:after="120"/>
      </w:pPr>
      <w:r>
        <w:rPr>
          <w:rFonts w:eastAsia="Georgia"/>
        </w:rPr>
        <w:t>"Fair."</w:t>
      </w:r>
    </w:p>
    <w:p w14:paraId="090B517F" w14:textId="77777777" w:rsidR="00A1675C" w:rsidRDefault="00000000">
      <w:pPr>
        <w:ind w:firstLine="432"/>
      </w:pPr>
      <w:r>
        <w:rPr>
          <w:rFonts w:eastAsia="Georgia"/>
        </w:rPr>
        <w:t>They slowly moved farther down the narrow corridor. Derek stopped beside one of the doors.</w:t>
      </w:r>
    </w:p>
    <w:p w14:paraId="12422971" w14:textId="77777777" w:rsidR="00A1675C" w:rsidRDefault="00000000">
      <w:pPr>
        <w:spacing w:before="40" w:after="120"/>
      </w:pPr>
      <w:r>
        <w:rPr>
          <w:rFonts w:eastAsia="Georgia"/>
        </w:rPr>
        <w:t>"Open it."</w:t>
      </w:r>
    </w:p>
    <w:p w14:paraId="0F3C7F4A" w14:textId="77777777" w:rsidR="00A1675C" w:rsidRDefault="00000000">
      <w:pPr>
        <w:ind w:firstLine="432"/>
      </w:pPr>
      <w:r>
        <w:rPr>
          <w:rFonts w:eastAsia="Georgia"/>
        </w:rPr>
        <w:t>Trevor did. There was a small room inside. Two chairs.</w:t>
      </w:r>
    </w:p>
    <w:p w14:paraId="1EEBE5F1" w14:textId="77777777" w:rsidR="00A1675C" w:rsidRDefault="00000000">
      <w:pPr>
        <w:ind w:firstLine="432"/>
      </w:pPr>
      <w:r>
        <w:rPr>
          <w:rFonts w:eastAsia="Georgia"/>
        </w:rPr>
        <w:t>A table. Two clocks. Nothing else.</w:t>
      </w:r>
    </w:p>
    <w:p w14:paraId="5AE120E5" w14:textId="637E000A" w:rsidR="00A1675C" w:rsidRDefault="00000000">
      <w:pPr>
        <w:ind w:firstLine="432"/>
      </w:pPr>
      <w:r>
        <w:rPr>
          <w:rFonts w:eastAsia="Georgia"/>
        </w:rPr>
        <w:t>Derek entered. Penny followed. Trevor remained in the doorway.</w:t>
      </w:r>
    </w:p>
    <w:p w14:paraId="09B7E2F0" w14:textId="77777777" w:rsidR="00A1675C" w:rsidRDefault="00000000">
      <w:pPr>
        <w:spacing w:before="40" w:after="120"/>
      </w:pPr>
      <w:r>
        <w:rPr>
          <w:rFonts w:eastAsia="Georgia"/>
        </w:rPr>
        <w:t>"What?"</w:t>
      </w:r>
    </w:p>
    <w:p w14:paraId="6E89BA52" w14:textId="77777777" w:rsidR="00A1675C" w:rsidRDefault="00000000">
      <w:pPr>
        <w:ind w:firstLine="432"/>
      </w:pPr>
      <w:r>
        <w:rPr>
          <w:rFonts w:eastAsia="Georgia"/>
        </w:rPr>
        <w:t>Derek stared at the clocks. One carefully read: 11:17</w:t>
      </w:r>
    </w:p>
    <w:p w14:paraId="34BDD147" w14:textId="77777777" w:rsidR="00A1675C" w:rsidRDefault="00000000">
      <w:pPr>
        <w:ind w:firstLine="432"/>
      </w:pPr>
      <w:r>
        <w:rPr>
          <w:rFonts w:eastAsia="Georgia"/>
        </w:rPr>
        <w:t>The other: 12:04 Trevor stared silently.</w:t>
      </w:r>
    </w:p>
    <w:p w14:paraId="71126370" w14:textId="77777777" w:rsidR="00A1675C" w:rsidRDefault="00000000">
      <w:pPr>
        <w:spacing w:before="40" w:after="120"/>
      </w:pPr>
      <w:r>
        <w:rPr>
          <w:rFonts w:eastAsia="Georgia"/>
        </w:rPr>
        <w:t>"Again?"</w:t>
      </w:r>
    </w:p>
    <w:p w14:paraId="697DA6F0" w14:textId="77777777" w:rsidR="00A1675C" w:rsidRDefault="00000000">
      <w:pPr>
        <w:ind w:firstLine="432"/>
      </w:pPr>
      <w:r>
        <w:rPr>
          <w:rFonts w:eastAsia="Georgia"/>
        </w:rPr>
        <w:t>Derek nodded.</w:t>
      </w:r>
    </w:p>
    <w:p w14:paraId="147A2AB8" w14:textId="77777777" w:rsidR="00A1675C" w:rsidRDefault="00000000">
      <w:pPr>
        <w:spacing w:before="40" w:after="120"/>
      </w:pPr>
      <w:r>
        <w:rPr>
          <w:rFonts w:eastAsia="Georgia"/>
        </w:rPr>
        <w:t>"Again."</w:t>
      </w:r>
    </w:p>
    <w:p w14:paraId="2DC58D0B" w14:textId="36567329" w:rsidR="00A1675C" w:rsidRDefault="003434B6">
      <w:pPr>
        <w:ind w:firstLine="432"/>
      </w:pPr>
      <w:r>
        <w:rPr>
          <w:rFonts w:eastAsia="Georgia"/>
        </w:rPr>
        <w:t>Penny stepped inside.</w:t>
      </w:r>
    </w:p>
    <w:p w14:paraId="0EC09B51" w14:textId="77777777" w:rsidR="00A1675C" w:rsidRDefault="00000000">
      <w:pPr>
        <w:spacing w:before="40" w:after="120"/>
      </w:pPr>
      <w:r>
        <w:rPr>
          <w:rFonts w:eastAsia="Georgia"/>
        </w:rPr>
        <w:t>"Are they broken?"</w:t>
      </w:r>
    </w:p>
    <w:p w14:paraId="0E132E5F" w14:textId="77777777" w:rsidR="00A1675C" w:rsidRDefault="00000000">
      <w:pPr>
        <w:ind w:firstLine="432"/>
      </w:pPr>
      <w:r>
        <w:rPr>
          <w:rFonts w:eastAsia="Georgia"/>
        </w:rPr>
        <w:t>Derek checked them.</w:t>
      </w:r>
    </w:p>
    <w:p w14:paraId="10E6B1FB" w14:textId="77777777" w:rsidR="00A1675C" w:rsidRDefault="00000000">
      <w:pPr>
        <w:spacing w:before="40" w:after="120"/>
      </w:pPr>
      <w:r>
        <w:rPr>
          <w:rFonts w:eastAsia="Georgia"/>
        </w:rPr>
        <w:t>"No."</w:t>
      </w:r>
    </w:p>
    <w:p w14:paraId="7D4697E3" w14:textId="77777777" w:rsidR="00A1675C" w:rsidRDefault="00000000">
      <w:pPr>
        <w:spacing w:before="40" w:after="120"/>
      </w:pPr>
      <w:r>
        <w:rPr>
          <w:rFonts w:eastAsia="Georgia"/>
        </w:rPr>
        <w:t>"Different mechanisms?"</w:t>
      </w:r>
    </w:p>
    <w:p w14:paraId="183DD807" w14:textId="77777777" w:rsidR="00A1675C" w:rsidRDefault="00000000">
      <w:pPr>
        <w:spacing w:before="40" w:after="120"/>
      </w:pPr>
      <w:r>
        <w:rPr>
          <w:rFonts w:eastAsia="Georgia"/>
        </w:rPr>
        <w:t>"No."</w:t>
      </w:r>
    </w:p>
    <w:p w14:paraId="17954210" w14:textId="77777777" w:rsidR="00A1675C" w:rsidRDefault="00000000">
      <w:pPr>
        <w:spacing w:before="40" w:after="120"/>
      </w:pPr>
      <w:r>
        <w:rPr>
          <w:rFonts w:eastAsia="Georgia"/>
        </w:rPr>
        <w:t>"Different batteries?"</w:t>
      </w:r>
    </w:p>
    <w:p w14:paraId="54141828" w14:textId="77777777" w:rsidR="00A1675C" w:rsidRDefault="00000000">
      <w:pPr>
        <w:spacing w:before="40" w:after="120"/>
      </w:pPr>
      <w:r>
        <w:rPr>
          <w:rFonts w:eastAsia="Georgia"/>
        </w:rPr>
        <w:t>"No."</w:t>
      </w:r>
    </w:p>
    <w:p w14:paraId="21EFA727" w14:textId="77777777" w:rsidR="00A1675C" w:rsidRDefault="00000000">
      <w:pPr>
        <w:ind w:firstLine="432"/>
      </w:pPr>
      <w:r>
        <w:rPr>
          <w:rFonts w:eastAsia="Georgia"/>
        </w:rPr>
        <w:t>He compared them carefully. Identical. Same make.</w:t>
      </w:r>
    </w:p>
    <w:p w14:paraId="01EC36DF" w14:textId="77777777" w:rsidR="00A1675C" w:rsidRDefault="00000000">
      <w:pPr>
        <w:ind w:firstLine="432"/>
      </w:pPr>
      <w:r>
        <w:rPr>
          <w:rFonts w:eastAsia="Georgia"/>
        </w:rPr>
        <w:t>Same model. Same calibration. Same temperature.</w:t>
      </w:r>
    </w:p>
    <w:p w14:paraId="5E01C939" w14:textId="77777777" w:rsidR="00A1675C" w:rsidRDefault="00000000">
      <w:pPr>
        <w:ind w:firstLine="432"/>
      </w:pPr>
      <w:r>
        <w:rPr>
          <w:rFonts w:eastAsia="Georgia"/>
        </w:rPr>
        <w:t>Same reference frequency. Same everything. Except the time.</w:t>
      </w:r>
    </w:p>
    <w:p w14:paraId="0591831A" w14:textId="77777777" w:rsidR="00A1675C" w:rsidRDefault="00000000">
      <w:pPr>
        <w:ind w:firstLine="432"/>
      </w:pPr>
      <w:r>
        <w:rPr>
          <w:rFonts w:eastAsia="Georgia"/>
        </w:rPr>
        <w:t>Trevor carefully gazed at the two clocks.</w:t>
      </w:r>
    </w:p>
    <w:p w14:paraId="3A5F3C6F" w14:textId="77777777" w:rsidR="00A1675C" w:rsidRDefault="00000000">
      <w:pPr>
        <w:spacing w:before="40" w:after="120"/>
      </w:pPr>
      <w:r>
        <w:rPr>
          <w:rFonts w:eastAsia="Georgia"/>
        </w:rPr>
        <w:t>"They're less than two metres apart."</w:t>
      </w:r>
    </w:p>
    <w:p w14:paraId="729E4CCE" w14:textId="77777777" w:rsidR="00A1675C" w:rsidRDefault="00000000">
      <w:pPr>
        <w:spacing w:before="40" w:after="120"/>
      </w:pPr>
      <w:r>
        <w:rPr>
          <w:rFonts w:eastAsia="Georgia"/>
        </w:rPr>
        <w:t>"Yes."</w:t>
      </w:r>
    </w:p>
    <w:p w14:paraId="3DF57CE9" w14:textId="77777777" w:rsidR="00A1675C" w:rsidRDefault="00000000">
      <w:pPr>
        <w:spacing w:before="40" w:after="120"/>
      </w:pPr>
      <w:r>
        <w:rPr>
          <w:rFonts w:eastAsia="Georgia"/>
        </w:rPr>
        <w:t>"And they're disagreeing by forty-seven minutes."</w:t>
      </w:r>
    </w:p>
    <w:p w14:paraId="0DC5DD13" w14:textId="77777777" w:rsidR="00A1675C" w:rsidRDefault="00000000">
      <w:pPr>
        <w:spacing w:before="40" w:after="120"/>
      </w:pPr>
      <w:r>
        <w:rPr>
          <w:rFonts w:eastAsia="Georgia"/>
        </w:rPr>
        <w:t>"Yes."</w:t>
      </w:r>
    </w:p>
    <w:p w14:paraId="7ABEE0FD" w14:textId="77777777" w:rsidR="00A1675C" w:rsidRDefault="00000000">
      <w:pPr>
        <w:ind w:firstLine="432"/>
      </w:pPr>
      <w:r>
        <w:rPr>
          <w:rFonts w:eastAsia="Georgia"/>
        </w:rPr>
        <w:t>Trevor considered this.</w:t>
      </w:r>
    </w:p>
    <w:p w14:paraId="07CA47DE" w14:textId="77777777" w:rsidR="00A1675C" w:rsidRDefault="00000000">
      <w:pPr>
        <w:spacing w:before="40" w:after="120"/>
      </w:pPr>
      <w:r>
        <w:rPr>
          <w:rFonts w:eastAsia="Georgia"/>
        </w:rPr>
        <w:t>"That's not good."</w:t>
      </w:r>
    </w:p>
    <w:p w14:paraId="7633D029" w14:textId="77777777" w:rsidR="00A1675C" w:rsidRDefault="00000000">
      <w:pPr>
        <w:spacing w:before="40" w:after="120"/>
      </w:pPr>
      <w:r>
        <w:rPr>
          <w:rFonts w:eastAsia="Georgia"/>
        </w:rPr>
        <w:t>"No."</w:t>
      </w:r>
    </w:p>
    <w:p w14:paraId="3CC59DCB" w14:textId="77777777" w:rsidR="00A1675C" w:rsidRDefault="00000000">
      <w:pPr>
        <w:spacing w:before="40" w:after="120"/>
      </w:pPr>
      <w:r>
        <w:rPr>
          <w:rFonts w:eastAsia="Georgia"/>
        </w:rPr>
        <w:t>"Could one be in a different gravitational field?"</w:t>
      </w:r>
    </w:p>
    <w:p w14:paraId="044359FA" w14:textId="77777777" w:rsidR="00A1675C" w:rsidRDefault="00000000">
      <w:pPr>
        <w:ind w:firstLine="432"/>
      </w:pPr>
      <w:r>
        <w:rPr>
          <w:rFonts w:eastAsia="Georgia"/>
        </w:rPr>
        <w:t>Derek smiled.</w:t>
      </w:r>
    </w:p>
    <w:p w14:paraId="26DF8E82" w14:textId="77777777" w:rsidR="00A1675C" w:rsidRDefault="00000000">
      <w:pPr>
        <w:spacing w:before="40" w:after="120"/>
      </w:pPr>
      <w:r>
        <w:rPr>
          <w:rFonts w:eastAsia="Georgia"/>
        </w:rPr>
        <w:t>"Good question."</w:t>
      </w:r>
    </w:p>
    <w:p w14:paraId="696ADE07" w14:textId="77777777" w:rsidR="00A1675C" w:rsidRDefault="00000000">
      <w:pPr>
        <w:ind w:firstLine="432"/>
      </w:pPr>
      <w:r>
        <w:rPr>
          <w:rFonts w:eastAsia="Georgia"/>
        </w:rPr>
        <w:t>He took out an instrument. They measured the local gravitational field. Nothing unusual.</w:t>
      </w:r>
    </w:p>
    <w:p w14:paraId="43D4935A" w14:textId="77777777" w:rsidR="00A1675C" w:rsidRDefault="00000000">
      <w:pPr>
        <w:ind w:firstLine="432"/>
      </w:pPr>
      <w:r>
        <w:rPr>
          <w:rFonts w:eastAsia="Georgia"/>
        </w:rPr>
        <w:t>They measured again. Nothing. Derek moved the 12:04 clock three metres down the corridor.</w:t>
      </w:r>
    </w:p>
    <w:p w14:paraId="4D25B13F" w14:textId="77777777" w:rsidR="00A1675C" w:rsidRDefault="00000000">
      <w:pPr>
        <w:ind w:firstLine="432"/>
      </w:pPr>
      <w:r>
        <w:rPr>
          <w:rFonts w:eastAsia="Georgia"/>
        </w:rPr>
        <w:t>The difference changed. Trevor's eyebrows rose.</w:t>
      </w:r>
    </w:p>
    <w:p w14:paraId="3A0D97A7" w14:textId="77777777" w:rsidR="00A1675C" w:rsidRDefault="00000000">
      <w:pPr>
        <w:spacing w:before="40" w:after="120"/>
      </w:pPr>
      <w:r>
        <w:rPr>
          <w:rFonts w:eastAsia="Georgia"/>
        </w:rPr>
        <w:t>"Did you see that?"</w:t>
      </w:r>
    </w:p>
    <w:p w14:paraId="367FAC5F" w14:textId="77777777" w:rsidR="00A1675C" w:rsidRDefault="00000000">
      <w:pPr>
        <w:spacing w:before="40" w:after="120"/>
      </w:pPr>
      <w:r>
        <w:rPr>
          <w:rFonts w:eastAsia="Georgia"/>
        </w:rPr>
        <w:t>"Yes."</w:t>
      </w:r>
    </w:p>
    <w:p w14:paraId="5B049605" w14:textId="0D7084A0" w:rsidR="00A1675C" w:rsidRDefault="00000000">
      <w:pPr>
        <w:ind w:firstLine="432"/>
      </w:pPr>
      <w:r>
        <w:rPr>
          <w:rFonts w:eastAsia="Georgia"/>
        </w:rPr>
        <w:t>Derek quietly moved it back. The difference shrank. Penny carefully peered at him.</w:t>
      </w:r>
    </w:p>
    <w:p w14:paraId="59FC3207" w14:textId="77777777" w:rsidR="00A1675C" w:rsidRDefault="00000000">
      <w:pPr>
        <w:spacing w:before="40" w:after="120"/>
      </w:pPr>
      <w:r>
        <w:rPr>
          <w:rFonts w:eastAsia="Georgia"/>
        </w:rPr>
        <w:t>"That's gravitational."</w:t>
      </w:r>
    </w:p>
    <w:p w14:paraId="3B182C2E" w14:textId="77777777" w:rsidR="00A1675C" w:rsidRDefault="00000000">
      <w:pPr>
        <w:spacing w:before="40" w:after="120"/>
      </w:pPr>
      <w:r>
        <w:rPr>
          <w:rFonts w:eastAsia="Georgia"/>
        </w:rPr>
        <w:t>"Something gravitational."</w:t>
      </w:r>
    </w:p>
    <w:p w14:paraId="2963C14C" w14:textId="77777777" w:rsidR="00A1675C" w:rsidRDefault="00000000">
      <w:pPr>
        <w:spacing w:before="40" w:after="120"/>
      </w:pPr>
      <w:r>
        <w:rPr>
          <w:rFonts w:eastAsia="Georgia"/>
        </w:rPr>
        <w:t>"But the field is nowhere near strong enough."</w:t>
      </w:r>
    </w:p>
    <w:p w14:paraId="72FB3941" w14:textId="77777777" w:rsidR="00A1675C" w:rsidRDefault="00000000">
      <w:pPr>
        <w:spacing w:before="40" w:after="120"/>
      </w:pPr>
      <w:r>
        <w:rPr>
          <w:rFonts w:eastAsia="Georgia"/>
        </w:rPr>
        <w:t>"Correct."</w:t>
      </w:r>
    </w:p>
    <w:p w14:paraId="2AD058BE" w14:textId="77777777" w:rsidR="00A1675C" w:rsidRDefault="00000000">
      <w:pPr>
        <w:spacing w:before="40" w:after="120"/>
      </w:pPr>
      <w:r>
        <w:rPr>
          <w:rFonts w:eastAsia="Georgia"/>
        </w:rPr>
        <w:t>"So?"</w:t>
      </w:r>
    </w:p>
    <w:p w14:paraId="15E93AAE" w14:textId="77777777" w:rsidR="00A1675C" w:rsidRDefault="00000000">
      <w:pPr>
        <w:ind w:firstLine="432"/>
      </w:pPr>
      <w:r>
        <w:rPr>
          <w:rFonts w:eastAsia="Georgia"/>
        </w:rPr>
        <w:t>Derek eyed the two clocks.</w:t>
      </w:r>
    </w:p>
    <w:p w14:paraId="2F7CEDE5" w14:textId="77777777" w:rsidR="00A1675C" w:rsidRDefault="00000000">
      <w:pPr>
        <w:spacing w:before="40" w:after="120"/>
      </w:pPr>
      <w:r>
        <w:rPr>
          <w:rFonts w:eastAsia="Georgia"/>
        </w:rPr>
        <w:t>"The important thing may not be the strength of the gravitational field."</w:t>
      </w:r>
    </w:p>
    <w:p w14:paraId="66BF2502" w14:textId="0635087F" w:rsidR="00A1675C" w:rsidRDefault="003434B6">
      <w:pPr>
        <w:ind w:firstLine="432"/>
      </w:pPr>
      <w:r>
        <w:rPr>
          <w:rFonts w:eastAsia="Georgia"/>
        </w:rPr>
        <w:t>Penny nodded.</w:t>
      </w:r>
    </w:p>
    <w:p w14:paraId="4DFBAE1E" w14:textId="77777777" w:rsidR="00A1675C" w:rsidRDefault="00000000">
      <w:pPr>
        <w:spacing w:before="40" w:after="120"/>
      </w:pPr>
      <w:r>
        <w:rPr>
          <w:rFonts w:eastAsia="Georgia"/>
        </w:rPr>
        <w:t>"The variation."</w:t>
      </w:r>
    </w:p>
    <w:p w14:paraId="4B53A06C" w14:textId="77777777" w:rsidR="00A1675C" w:rsidRDefault="00000000">
      <w:pPr>
        <w:spacing w:before="40" w:after="120"/>
      </w:pPr>
      <w:r>
        <w:rPr>
          <w:rFonts w:eastAsia="Georgia"/>
        </w:rPr>
        <w:t>"Exactly."</w:t>
      </w:r>
    </w:p>
    <w:p w14:paraId="623E1BCF" w14:textId="77777777" w:rsidR="00A1675C" w:rsidRDefault="00000000">
      <w:pPr>
        <w:ind w:firstLine="432"/>
      </w:pPr>
      <w:r>
        <w:rPr>
          <w:rFonts w:eastAsia="Georgia"/>
        </w:rPr>
        <w:t>Trevor looked confused.</w:t>
      </w:r>
    </w:p>
    <w:p w14:paraId="03BDC678" w14:textId="77777777" w:rsidR="00A1675C" w:rsidRDefault="00000000">
      <w:pPr>
        <w:spacing w:before="40" w:after="120"/>
      </w:pPr>
      <w:r>
        <w:rPr>
          <w:rFonts w:eastAsia="Georgia"/>
        </w:rPr>
        <w:t>"Explain."</w:t>
      </w:r>
    </w:p>
    <w:p w14:paraId="22739D26" w14:textId="77777777" w:rsidR="00A1675C" w:rsidRDefault="00000000">
      <w:pPr>
        <w:ind w:firstLine="432"/>
      </w:pPr>
      <w:r>
        <w:rPr>
          <w:rFonts w:eastAsia="Georgia"/>
        </w:rPr>
        <w:t>Derek leaned against the table.</w:t>
      </w:r>
    </w:p>
    <w:p w14:paraId="48606D15" w14:textId="77777777" w:rsidR="00A1675C" w:rsidRDefault="00000000">
      <w:pPr>
        <w:spacing w:before="40" w:after="120"/>
      </w:pPr>
      <w:r>
        <w:rPr>
          <w:rFonts w:eastAsia="Georgia"/>
        </w:rPr>
        <w:t>"Imagine two people falling toward Earth."</w:t>
      </w:r>
    </w:p>
    <w:p w14:paraId="364593E6" w14:textId="77777777" w:rsidR="00A1675C" w:rsidRDefault="00000000">
      <w:pPr>
        <w:spacing w:before="40" w:after="120"/>
      </w:pPr>
      <w:r>
        <w:rPr>
          <w:rFonts w:eastAsia="Georgia"/>
        </w:rPr>
        <w:t>"All right."</w:t>
      </w:r>
    </w:p>
    <w:p w14:paraId="2647AD28" w14:textId="77777777" w:rsidR="00A1675C" w:rsidRDefault="00000000">
      <w:pPr>
        <w:spacing w:before="40" w:after="120"/>
      </w:pPr>
      <w:r>
        <w:rPr>
          <w:rFonts w:eastAsia="Georgia"/>
        </w:rPr>
        <w:t>"They are both accelerating toward the centre of Earth."</w:t>
      </w:r>
    </w:p>
    <w:p w14:paraId="26CA9FC4" w14:textId="77777777" w:rsidR="00A1675C" w:rsidRDefault="00000000">
      <w:pPr>
        <w:spacing w:before="40" w:after="120"/>
      </w:pPr>
      <w:r>
        <w:rPr>
          <w:rFonts w:eastAsia="Georgia"/>
        </w:rPr>
        <w:t>"Yes."</w:t>
      </w:r>
    </w:p>
    <w:p w14:paraId="465FD993" w14:textId="77777777" w:rsidR="00A1675C" w:rsidRDefault="00000000">
      <w:pPr>
        <w:spacing w:before="40" w:after="120"/>
      </w:pPr>
      <w:r>
        <w:rPr>
          <w:rFonts w:eastAsia="Georgia"/>
        </w:rPr>
        <w:t>"But the person slightly to the left is falling in a slightly different direction from the person slightly to the right."</w:t>
      </w:r>
    </w:p>
    <w:p w14:paraId="662ABF28" w14:textId="77777777" w:rsidR="00A1675C" w:rsidRDefault="00000000">
      <w:pPr>
        <w:spacing w:before="40" w:after="120"/>
      </w:pPr>
      <w:r>
        <w:rPr>
          <w:rFonts w:eastAsia="Georgia"/>
        </w:rPr>
        <w:t>"Because they're pointing toward different parts of the Earth."</w:t>
      </w:r>
    </w:p>
    <w:p w14:paraId="10F44ACF" w14:textId="77777777" w:rsidR="00A1675C" w:rsidRDefault="00000000">
      <w:pPr>
        <w:spacing w:before="40" w:after="120"/>
      </w:pPr>
      <w:r>
        <w:rPr>
          <w:rFonts w:eastAsia="Georgia"/>
        </w:rPr>
        <w:t>"Exactly."</w:t>
      </w:r>
    </w:p>
    <w:p w14:paraId="06E6A28C" w14:textId="77777777" w:rsidR="00A1675C" w:rsidRDefault="00000000">
      <w:pPr>
        <w:spacing w:before="40" w:after="120"/>
      </w:pPr>
      <w:r>
        <w:rPr>
          <w:rFonts w:eastAsia="Georgia"/>
        </w:rPr>
        <w:t>"So their paths slowly change relative to each other."</w:t>
      </w:r>
    </w:p>
    <w:p w14:paraId="58F682F0" w14:textId="77777777" w:rsidR="00A1675C" w:rsidRDefault="00000000">
      <w:pPr>
        <w:spacing w:before="40" w:after="120"/>
      </w:pPr>
      <w:r>
        <w:rPr>
          <w:rFonts w:eastAsia="Georgia"/>
        </w:rPr>
        <w:t>"Yes."</w:t>
      </w:r>
    </w:p>
    <w:p w14:paraId="040A263B" w14:textId="77777777" w:rsidR="00A1675C" w:rsidRDefault="00000000">
      <w:pPr>
        <w:spacing w:before="40" w:after="120"/>
      </w:pPr>
      <w:r>
        <w:rPr>
          <w:rFonts w:eastAsia="Georgia"/>
        </w:rPr>
        <w:t>"That's a tidal effect."</w:t>
      </w:r>
    </w:p>
    <w:p w14:paraId="14694E46" w14:textId="77777777" w:rsidR="00A1675C" w:rsidRDefault="00000000">
      <w:pPr>
        <w:spacing w:before="40" w:after="120"/>
      </w:pPr>
      <w:r>
        <w:rPr>
          <w:rFonts w:eastAsia="Georgia"/>
        </w:rPr>
        <w:t>"Exactly."</w:t>
      </w:r>
    </w:p>
    <w:p w14:paraId="26EC86AF" w14:textId="2BA1FC91" w:rsidR="00A1675C" w:rsidRDefault="003434B6">
      <w:pPr>
        <w:ind w:firstLine="432"/>
      </w:pPr>
      <w:r>
        <w:rPr>
          <w:rFonts w:eastAsia="Georgia"/>
        </w:rPr>
        <w:t>Penny nodded.</w:t>
      </w:r>
    </w:p>
    <w:p w14:paraId="5AF7A457" w14:textId="77777777" w:rsidR="00A1675C" w:rsidRDefault="00000000">
      <w:pPr>
        <w:spacing w:before="40" w:after="120"/>
      </w:pPr>
      <w:r>
        <w:rPr>
          <w:rFonts w:eastAsia="Georgia"/>
        </w:rPr>
        <w:t>"Geodesic deviation."</w:t>
      </w:r>
    </w:p>
    <w:p w14:paraId="6968835B" w14:textId="77777777" w:rsidR="00A1675C" w:rsidRDefault="00000000">
      <w:pPr>
        <w:ind w:firstLine="432"/>
      </w:pPr>
      <w:r>
        <w:rPr>
          <w:rFonts w:eastAsia="Georgia"/>
        </w:rPr>
        <w:t>Derek quietly smiled.</w:t>
      </w:r>
    </w:p>
    <w:p w14:paraId="69842D85" w14:textId="77777777" w:rsidR="00A1675C" w:rsidRDefault="00000000">
      <w:pPr>
        <w:spacing w:before="40" w:after="120"/>
      </w:pPr>
      <w:r>
        <w:rPr>
          <w:rFonts w:eastAsia="Georgia"/>
        </w:rPr>
        <w:t>"Precisely."</w:t>
      </w:r>
    </w:p>
    <w:p w14:paraId="0ED34400" w14:textId="77777777" w:rsidR="00A1675C" w:rsidRDefault="00000000">
      <w:pPr>
        <w:ind w:firstLine="432"/>
      </w:pPr>
      <w:r>
        <w:rPr>
          <w:rFonts w:eastAsia="Georgia"/>
        </w:rPr>
        <w:t>Trevor looked from one mysterious clock to the other.</w:t>
      </w:r>
    </w:p>
    <w:p w14:paraId="59E47111" w14:textId="77777777" w:rsidR="00A1675C" w:rsidRDefault="00000000">
      <w:pPr>
        <w:spacing w:before="40" w:after="120"/>
      </w:pPr>
      <w:r>
        <w:rPr>
          <w:rFonts w:eastAsia="Georgia"/>
        </w:rPr>
        <w:t>"So gravity isn't just about how strong it is at one point."</w:t>
      </w:r>
    </w:p>
    <w:p w14:paraId="2BD27471" w14:textId="77777777" w:rsidR="00A1675C" w:rsidRDefault="00000000">
      <w:pPr>
        <w:spacing w:before="40" w:after="120"/>
      </w:pPr>
      <w:r>
        <w:rPr>
          <w:rFonts w:eastAsia="Georgia"/>
        </w:rPr>
        <w:t>"Correct."</w:t>
      </w:r>
    </w:p>
    <w:p w14:paraId="43C9CFAB" w14:textId="77777777" w:rsidR="00A1675C" w:rsidRDefault="00000000">
      <w:pPr>
        <w:spacing w:before="40" w:after="120"/>
      </w:pPr>
      <w:r>
        <w:rPr>
          <w:rFonts w:eastAsia="Georgia"/>
        </w:rPr>
        <w:t>"It's also about how it changes across space."</w:t>
      </w:r>
    </w:p>
    <w:p w14:paraId="3030AAF0" w14:textId="77777777" w:rsidR="00A1675C" w:rsidRDefault="00000000">
      <w:pPr>
        <w:spacing w:before="40" w:after="120"/>
      </w:pPr>
      <w:r>
        <w:rPr>
          <w:rFonts w:eastAsia="Georgia"/>
        </w:rPr>
        <w:t>"Yes."</w:t>
      </w:r>
    </w:p>
    <w:p w14:paraId="561A8E88" w14:textId="77777777" w:rsidR="00A1675C" w:rsidRDefault="00000000">
      <w:pPr>
        <w:spacing w:before="40" w:after="120"/>
      </w:pPr>
      <w:r>
        <w:rPr>
          <w:rFonts w:eastAsia="Georgia"/>
        </w:rPr>
        <w:t>"And that's curvature."</w:t>
      </w:r>
    </w:p>
    <w:p w14:paraId="53DACCF9" w14:textId="77777777" w:rsidR="00A1675C" w:rsidRDefault="00000000">
      <w:pPr>
        <w:spacing w:before="40" w:after="120"/>
      </w:pPr>
      <w:r>
        <w:rPr>
          <w:rFonts w:eastAsia="Georgia"/>
        </w:rPr>
        <w:t>"Now you're getting it."</w:t>
      </w:r>
    </w:p>
    <w:p w14:paraId="0BF656EF" w14:textId="77777777" w:rsidR="00A1675C" w:rsidRDefault="00000000">
      <w:pPr>
        <w:ind w:firstLine="432"/>
      </w:pPr>
      <w:r>
        <w:rPr>
          <w:rFonts w:eastAsia="Georgia"/>
        </w:rPr>
        <w:t>Trevor smiled.</w:t>
      </w:r>
    </w:p>
    <w:p w14:paraId="0471C693" w14:textId="77777777" w:rsidR="00A1675C" w:rsidRDefault="00000000">
      <w:pPr>
        <w:spacing w:before="40" w:after="120"/>
      </w:pPr>
      <w:r>
        <w:rPr>
          <w:rFonts w:eastAsia="Georgia"/>
        </w:rPr>
        <w:t>"Well, that's settled."</w:t>
      </w:r>
    </w:p>
    <w:p w14:paraId="1BDBAE47" w14:textId="77777777" w:rsidR="00A1675C" w:rsidRDefault="00000000">
      <w:pPr>
        <w:ind w:firstLine="432"/>
      </w:pPr>
      <w:r>
        <w:rPr>
          <w:rFonts w:eastAsia="Georgia"/>
        </w:rPr>
        <w:t>The lights flickered. All three carefully looked up. The lights went out.</w:t>
      </w:r>
    </w:p>
    <w:p w14:paraId="55B98819" w14:textId="77777777" w:rsidR="00A1675C" w:rsidRDefault="00000000">
      <w:pPr>
        <w:ind w:firstLine="432"/>
      </w:pPr>
      <w:r>
        <w:rPr>
          <w:rFonts w:eastAsia="Georgia"/>
        </w:rPr>
        <w:t>For one second there was complete darkness. Then they came back on. The clocks were still there.</w:t>
      </w:r>
    </w:p>
    <w:p w14:paraId="49A70AA9" w14:textId="77777777" w:rsidR="00A1675C" w:rsidRDefault="00000000">
      <w:pPr>
        <w:ind w:firstLine="432"/>
      </w:pPr>
      <w:r>
        <w:rPr>
          <w:rFonts w:eastAsia="Georgia"/>
        </w:rPr>
        <w:t>The chairs were still there. The table was still there. But the narrow corridor outside had changed.</w:t>
      </w:r>
    </w:p>
    <w:p w14:paraId="2850DE98" w14:textId="77777777" w:rsidR="00A1675C" w:rsidRDefault="00000000">
      <w:pPr>
        <w:ind w:firstLine="432"/>
      </w:pPr>
      <w:r>
        <w:rPr>
          <w:rFonts w:eastAsia="Georgia"/>
        </w:rPr>
        <w:t>Derek stepped out. There were fourteen doors. Trevor counted.</w:t>
      </w:r>
    </w:p>
    <w:p w14:paraId="417847F5" w14:textId="77777777" w:rsidR="00A1675C" w:rsidRDefault="00000000">
      <w:pPr>
        <w:spacing w:before="40" w:after="120"/>
      </w:pPr>
      <w:r>
        <w:rPr>
          <w:rFonts w:eastAsia="Georgia"/>
        </w:rPr>
        <w:t>"Fourteen."</w:t>
      </w:r>
    </w:p>
    <w:p w14:paraId="3E6D5A92" w14:textId="766773AC" w:rsidR="00A1675C" w:rsidRDefault="003434B6">
      <w:pPr>
        <w:ind w:firstLine="432"/>
      </w:pPr>
      <w:r>
        <w:rPr>
          <w:rFonts w:eastAsia="Georgia"/>
        </w:rPr>
        <w:t>Penny counted.</w:t>
      </w:r>
    </w:p>
    <w:p w14:paraId="04386158" w14:textId="77777777" w:rsidR="00A1675C" w:rsidRDefault="00000000">
      <w:pPr>
        <w:spacing w:before="40" w:after="120"/>
      </w:pPr>
      <w:r>
        <w:rPr>
          <w:rFonts w:eastAsia="Georgia"/>
        </w:rPr>
        <w:t>"Thirteen."</w:t>
      </w:r>
    </w:p>
    <w:p w14:paraId="01FB1955" w14:textId="77777777" w:rsidR="00A1675C" w:rsidRDefault="00000000">
      <w:pPr>
        <w:ind w:firstLine="432"/>
      </w:pPr>
      <w:r>
        <w:rPr>
          <w:rFonts w:eastAsia="Georgia"/>
        </w:rPr>
        <w:t>Derek counted.</w:t>
      </w:r>
    </w:p>
    <w:p w14:paraId="19077360" w14:textId="77777777" w:rsidR="00A1675C" w:rsidRDefault="00000000">
      <w:pPr>
        <w:spacing w:before="40" w:after="120"/>
      </w:pPr>
      <w:r>
        <w:rPr>
          <w:rFonts w:eastAsia="Georgia"/>
        </w:rPr>
        <w:t>"Fourteen."</w:t>
      </w:r>
    </w:p>
    <w:p w14:paraId="4DE1E4C5" w14:textId="5E0675F7" w:rsidR="00A1675C" w:rsidRDefault="00000000">
      <w:pPr>
        <w:ind w:firstLine="432"/>
      </w:pPr>
      <w:r>
        <w:rPr>
          <w:rFonts w:eastAsia="Georgia"/>
        </w:rPr>
        <w:t>They stared at each other. Trevor pointed at Penny.</w:t>
      </w:r>
    </w:p>
    <w:p w14:paraId="6E124190" w14:textId="77777777" w:rsidR="00A1675C" w:rsidRDefault="00000000">
      <w:pPr>
        <w:spacing w:before="40" w:after="120"/>
      </w:pPr>
      <w:r>
        <w:rPr>
          <w:rFonts w:eastAsia="Georgia"/>
        </w:rPr>
        <w:t>"You're doing it again."</w:t>
      </w:r>
    </w:p>
    <w:p w14:paraId="4D6A3603" w14:textId="4832B9AC" w:rsidR="00A1675C" w:rsidRDefault="003434B6">
      <w:pPr>
        <w:ind w:firstLine="432"/>
      </w:pPr>
      <w:r>
        <w:rPr>
          <w:rFonts w:eastAsia="Georgia"/>
        </w:rPr>
        <w:t>Penny gently smiled.</w:t>
      </w:r>
    </w:p>
    <w:p w14:paraId="7EA6DEF0" w14:textId="77777777" w:rsidR="00A1675C" w:rsidRDefault="00000000">
      <w:pPr>
        <w:spacing w:before="40" w:after="120"/>
      </w:pPr>
      <w:r>
        <w:rPr>
          <w:rFonts w:eastAsia="Georgia"/>
        </w:rPr>
        <w:t>"Apparently."</w:t>
      </w:r>
    </w:p>
    <w:p w14:paraId="62C392D3" w14:textId="77777777" w:rsidR="00A1675C" w:rsidRDefault="00000000">
      <w:pPr>
        <w:ind w:firstLine="432"/>
      </w:pPr>
      <w:r>
        <w:rPr>
          <w:rFonts w:eastAsia="Georgia"/>
        </w:rPr>
        <w:t>Derek watched the corridor.</w:t>
      </w:r>
    </w:p>
    <w:p w14:paraId="03E48964" w14:textId="77777777" w:rsidR="00A1675C" w:rsidRDefault="00000000">
      <w:pPr>
        <w:spacing w:before="40" w:after="120"/>
      </w:pPr>
      <w:r>
        <w:rPr>
          <w:rFonts w:eastAsia="Georgia"/>
        </w:rPr>
        <w:t>"Something has changed."</w:t>
      </w:r>
    </w:p>
    <w:p w14:paraId="7177618B" w14:textId="77777777" w:rsidR="00A1675C" w:rsidRDefault="00000000">
      <w:pPr>
        <w:spacing w:before="40" w:after="120"/>
      </w:pPr>
      <w:r>
        <w:rPr>
          <w:rFonts w:eastAsia="Georgia"/>
        </w:rPr>
        <w:t>"What?"</w:t>
      </w:r>
    </w:p>
    <w:p w14:paraId="0BE615BF" w14:textId="77777777" w:rsidR="00A1675C" w:rsidRDefault="00000000">
      <w:pPr>
        <w:spacing w:before="40" w:after="120"/>
      </w:pPr>
      <w:r>
        <w:rPr>
          <w:rFonts w:eastAsia="Georgia"/>
        </w:rPr>
        <w:t>"The geometry."</w:t>
      </w:r>
    </w:p>
    <w:p w14:paraId="14DD0ACB" w14:textId="77777777" w:rsidR="00A1675C" w:rsidRDefault="00000000">
      <w:pPr>
        <w:ind w:firstLine="432"/>
      </w:pPr>
      <w:r>
        <w:rPr>
          <w:rFonts w:eastAsia="Georgia"/>
        </w:rPr>
        <w:t>Trevor deeply frowned.</w:t>
      </w:r>
    </w:p>
    <w:p w14:paraId="7EF3CF61" w14:textId="77777777" w:rsidR="00A1675C" w:rsidRDefault="00000000">
      <w:pPr>
        <w:spacing w:before="40" w:after="120"/>
      </w:pPr>
      <w:r>
        <w:rPr>
          <w:rFonts w:eastAsia="Georgia"/>
        </w:rPr>
        <w:t>"How can you see geometry?"</w:t>
      </w:r>
    </w:p>
    <w:p w14:paraId="6A67C0EF" w14:textId="77777777" w:rsidR="00A1675C" w:rsidRDefault="00000000">
      <w:pPr>
        <w:spacing w:before="40" w:after="120"/>
      </w:pPr>
      <w:r>
        <w:rPr>
          <w:rFonts w:eastAsia="Georgia"/>
        </w:rPr>
        <w:t>"You don't see it directly."</w:t>
      </w:r>
    </w:p>
    <w:p w14:paraId="2961850A" w14:textId="77777777" w:rsidR="00A1675C" w:rsidRDefault="00000000">
      <w:pPr>
        <w:spacing w:before="40" w:after="120"/>
      </w:pPr>
      <w:r>
        <w:rPr>
          <w:rFonts w:eastAsia="Georgia"/>
        </w:rPr>
        <w:t>"Then how do you know?"</w:t>
      </w:r>
    </w:p>
    <w:p w14:paraId="1D399FE9" w14:textId="77777777" w:rsidR="00A1675C" w:rsidRDefault="00000000">
      <w:pPr>
        <w:spacing w:before="40" w:after="120"/>
      </w:pPr>
      <w:r>
        <w:rPr>
          <w:rFonts w:eastAsia="Georgia"/>
        </w:rPr>
        <w:t>"Because measurements don't fit together the way they should."</w:t>
      </w:r>
    </w:p>
    <w:p w14:paraId="46B867DD" w14:textId="5E7A551D" w:rsidR="00A1675C" w:rsidRDefault="003434B6">
      <w:pPr>
        <w:ind w:firstLine="432"/>
      </w:pPr>
      <w:r>
        <w:rPr>
          <w:rFonts w:eastAsia="Georgia"/>
        </w:rPr>
        <w:t>Penny nodded.</w:t>
      </w:r>
    </w:p>
    <w:p w14:paraId="2B75684C" w14:textId="77777777" w:rsidR="00A1675C" w:rsidRDefault="00000000">
      <w:pPr>
        <w:spacing w:before="40" w:after="120"/>
      </w:pPr>
      <w:r>
        <w:rPr>
          <w:rFonts w:eastAsia="Georgia"/>
        </w:rPr>
        <w:t>"That's the important bit."</w:t>
      </w:r>
    </w:p>
    <w:p w14:paraId="522EEB5F" w14:textId="77777777" w:rsidR="00A1675C" w:rsidRDefault="00000000">
      <w:pPr>
        <w:ind w:firstLine="432"/>
      </w:pPr>
      <w:r>
        <w:rPr>
          <w:rFonts w:eastAsia="Georgia"/>
        </w:rPr>
        <w:t>She walked to the end of the narrow corridor. Then back.</w:t>
      </w:r>
    </w:p>
    <w:p w14:paraId="6D088B74" w14:textId="77777777" w:rsidR="00A1675C" w:rsidRDefault="00000000">
      <w:pPr>
        <w:spacing w:before="40" w:after="120"/>
      </w:pPr>
      <w:r>
        <w:rPr>
          <w:rFonts w:eastAsia="Georgia"/>
        </w:rPr>
        <w:t>"Forty-seven metres."</w:t>
      </w:r>
    </w:p>
    <w:p w14:paraId="7BDAC936" w14:textId="77777777" w:rsidR="00A1675C" w:rsidRDefault="00000000">
      <w:pPr>
        <w:ind w:firstLine="432"/>
      </w:pPr>
      <w:r>
        <w:rPr>
          <w:rFonts w:eastAsia="Georgia"/>
        </w:rPr>
        <w:t>Derek measured.</w:t>
      </w:r>
    </w:p>
    <w:p w14:paraId="1366285D" w14:textId="77777777" w:rsidR="00A1675C" w:rsidRDefault="00000000">
      <w:pPr>
        <w:spacing w:before="40" w:after="120"/>
      </w:pPr>
      <w:r>
        <w:rPr>
          <w:rFonts w:eastAsia="Georgia"/>
        </w:rPr>
        <w:t>"Forty-seven."</w:t>
      </w:r>
    </w:p>
    <w:p w14:paraId="5127221E" w14:textId="77777777" w:rsidR="00A1675C" w:rsidRDefault="00000000">
      <w:pPr>
        <w:ind w:firstLine="432"/>
      </w:pPr>
      <w:r>
        <w:rPr>
          <w:rFonts w:eastAsia="Georgia"/>
        </w:rPr>
        <w:t>Trevor measured.</w:t>
      </w:r>
    </w:p>
    <w:p w14:paraId="6554CACA" w14:textId="77777777" w:rsidR="00A1675C" w:rsidRDefault="00000000">
      <w:pPr>
        <w:spacing w:before="40" w:after="120"/>
      </w:pPr>
      <w:r>
        <w:rPr>
          <w:rFonts w:eastAsia="Georgia"/>
        </w:rPr>
        <w:t>"Forty-seven."</w:t>
      </w:r>
    </w:p>
    <w:p w14:paraId="00F484D3" w14:textId="77777777" w:rsidR="00A1675C" w:rsidRDefault="00000000">
      <w:pPr>
        <w:ind w:firstLine="432"/>
      </w:pPr>
      <w:r>
        <w:rPr>
          <w:rFonts w:eastAsia="Georgia"/>
        </w:rPr>
        <w:t>Derek slowly surveyed the doors.</w:t>
      </w:r>
    </w:p>
    <w:p w14:paraId="3F98332C" w14:textId="77777777" w:rsidR="00A1675C" w:rsidRDefault="00000000">
      <w:pPr>
        <w:spacing w:before="40" w:after="120"/>
      </w:pPr>
      <w:r>
        <w:rPr>
          <w:rFonts w:eastAsia="Georgia"/>
        </w:rPr>
        <w:t>"So the length hasn't changed."</w:t>
      </w:r>
    </w:p>
    <w:p w14:paraId="4CEFF261" w14:textId="77777777" w:rsidR="00A1675C" w:rsidRDefault="00000000">
      <w:pPr>
        <w:spacing w:before="40" w:after="120"/>
      </w:pPr>
      <w:r>
        <w:rPr>
          <w:rFonts w:eastAsia="Georgia"/>
        </w:rPr>
        <w:t>"No."</w:t>
      </w:r>
    </w:p>
    <w:p w14:paraId="2C325EE9" w14:textId="77777777" w:rsidR="00A1675C" w:rsidRDefault="00000000">
      <w:pPr>
        <w:spacing w:before="40" w:after="120"/>
      </w:pPr>
      <w:r>
        <w:rPr>
          <w:rFonts w:eastAsia="Georgia"/>
        </w:rPr>
        <w:t>"The number of doors has."</w:t>
      </w:r>
    </w:p>
    <w:p w14:paraId="236FEB29" w14:textId="77777777" w:rsidR="00A1675C" w:rsidRDefault="00000000">
      <w:pPr>
        <w:spacing w:before="40" w:after="120"/>
      </w:pPr>
      <w:r>
        <w:rPr>
          <w:rFonts w:eastAsia="Georgia"/>
        </w:rPr>
        <w:t>"Yes."</w:t>
      </w:r>
    </w:p>
    <w:p w14:paraId="179D478F" w14:textId="77777777" w:rsidR="00A1675C" w:rsidRDefault="00000000">
      <w:pPr>
        <w:spacing w:before="40" w:after="120"/>
      </w:pPr>
      <w:r>
        <w:rPr>
          <w:rFonts w:eastAsia="Georgia"/>
        </w:rPr>
        <w:t>"The clocks have changed."</w:t>
      </w:r>
    </w:p>
    <w:p w14:paraId="07CEED41" w14:textId="77777777" w:rsidR="00A1675C" w:rsidRDefault="00000000">
      <w:pPr>
        <w:spacing w:before="40" w:after="120"/>
      </w:pPr>
      <w:r>
        <w:rPr>
          <w:rFonts w:eastAsia="Georgia"/>
        </w:rPr>
        <w:t>"Yes."</w:t>
      </w:r>
    </w:p>
    <w:p w14:paraId="287081D9" w14:textId="77777777" w:rsidR="00A1675C" w:rsidRDefault="00000000">
      <w:pPr>
        <w:spacing w:before="40" w:after="120"/>
      </w:pPr>
      <w:r>
        <w:rPr>
          <w:rFonts w:eastAsia="Georgia"/>
        </w:rPr>
        <w:t>"The gravitational gradient has changed."</w:t>
      </w:r>
    </w:p>
    <w:p w14:paraId="7F323440" w14:textId="77777777" w:rsidR="00A1675C" w:rsidRDefault="00000000">
      <w:pPr>
        <w:spacing w:before="40" w:after="120"/>
      </w:pPr>
      <w:r>
        <w:rPr>
          <w:rFonts w:eastAsia="Georgia"/>
        </w:rPr>
        <w:t>"Yes."</w:t>
      </w:r>
    </w:p>
    <w:p w14:paraId="440B73F6" w14:textId="77777777" w:rsidR="00A1675C" w:rsidRDefault="00000000">
      <w:pPr>
        <w:ind w:firstLine="432"/>
      </w:pPr>
      <w:r>
        <w:rPr>
          <w:rFonts w:eastAsia="Georgia"/>
        </w:rPr>
        <w:t>Trevor looked increasingly uncomfortable.</w:t>
      </w:r>
    </w:p>
    <w:p w14:paraId="066C6FD3" w14:textId="77777777" w:rsidR="00A1675C" w:rsidRDefault="00000000">
      <w:pPr>
        <w:spacing w:before="40" w:after="120"/>
      </w:pPr>
      <w:r>
        <w:rPr>
          <w:rFonts w:eastAsia="Georgia"/>
        </w:rPr>
        <w:t>"And you're saying all of this can happen because spacetime is curved?"</w:t>
      </w:r>
    </w:p>
    <w:p w14:paraId="090AA1C3" w14:textId="77777777" w:rsidR="00A1675C" w:rsidRDefault="00000000">
      <w:pPr>
        <w:ind w:firstLine="432"/>
      </w:pPr>
      <w:r>
        <w:rPr>
          <w:rFonts w:eastAsia="Georgia"/>
        </w:rPr>
        <w:t>Derek nodded.</w:t>
      </w:r>
    </w:p>
    <w:p w14:paraId="77EC5A7A" w14:textId="77777777" w:rsidR="00A1675C" w:rsidRDefault="00000000">
      <w:pPr>
        <w:spacing w:before="40" w:after="120"/>
      </w:pPr>
      <w:r>
        <w:rPr>
          <w:rFonts w:eastAsia="Georgia"/>
        </w:rPr>
        <w:t>"That's what General Relativity permits."</w:t>
      </w:r>
    </w:p>
    <w:p w14:paraId="4157F3B4" w14:textId="77777777" w:rsidR="00A1675C" w:rsidRDefault="00000000">
      <w:pPr>
        <w:spacing w:before="40" w:after="120"/>
      </w:pPr>
      <w:r>
        <w:rPr>
          <w:rFonts w:eastAsia="Georgia"/>
        </w:rPr>
        <w:t>"But not arbitrarily."</w:t>
      </w:r>
    </w:p>
    <w:p w14:paraId="662D241E" w14:textId="77777777" w:rsidR="00A1675C" w:rsidRDefault="00000000">
      <w:pPr>
        <w:spacing w:before="40" w:after="120"/>
      </w:pPr>
      <w:r>
        <w:rPr>
          <w:rFonts w:eastAsia="Georgia"/>
        </w:rPr>
        <w:t>"Correct."</w:t>
      </w:r>
    </w:p>
    <w:p w14:paraId="6CCF8A08" w14:textId="77777777" w:rsidR="00A1675C" w:rsidRDefault="00000000">
      <w:pPr>
        <w:spacing w:before="40" w:after="120"/>
      </w:pPr>
      <w:r>
        <w:rPr>
          <w:rFonts w:eastAsia="Georgia"/>
        </w:rPr>
        <w:t>"The geometry has to satisfy Einstein's equations."</w:t>
      </w:r>
    </w:p>
    <w:p w14:paraId="70EF4DC3" w14:textId="77777777" w:rsidR="00A1675C" w:rsidRDefault="00000000">
      <w:pPr>
        <w:spacing w:before="40" w:after="120"/>
      </w:pPr>
      <w:r>
        <w:rPr>
          <w:rFonts w:eastAsia="Georgia"/>
        </w:rPr>
        <w:t>"Yes."</w:t>
      </w:r>
    </w:p>
    <w:p w14:paraId="27873198" w14:textId="77777777" w:rsidR="00A1675C" w:rsidRDefault="00000000">
      <w:pPr>
        <w:spacing w:before="40" w:after="120"/>
      </w:pPr>
      <w:r>
        <w:rPr>
          <w:rFonts w:eastAsia="Georgia"/>
        </w:rPr>
        <w:t>"So this isn't magic."</w:t>
      </w:r>
    </w:p>
    <w:p w14:paraId="08866286" w14:textId="77777777" w:rsidR="00A1675C" w:rsidRDefault="00000000">
      <w:pPr>
        <w:spacing w:before="40" w:after="120"/>
      </w:pPr>
      <w:r>
        <w:rPr>
          <w:rFonts w:eastAsia="Georgia"/>
        </w:rPr>
        <w:t>"No."</w:t>
      </w:r>
    </w:p>
    <w:p w14:paraId="267E5B0A" w14:textId="77777777" w:rsidR="00A1675C" w:rsidRDefault="00000000">
      <w:pPr>
        <w:ind w:firstLine="432"/>
      </w:pPr>
      <w:r>
        <w:rPr>
          <w:rFonts w:eastAsia="Georgia"/>
        </w:rPr>
        <w:t>Trevor carefully looked at the fourteen doors.</w:t>
      </w:r>
    </w:p>
    <w:p w14:paraId="5877567D" w14:textId="77777777" w:rsidR="00A1675C" w:rsidRDefault="00000000">
      <w:pPr>
        <w:spacing w:before="40" w:after="120"/>
      </w:pPr>
      <w:r>
        <w:rPr>
          <w:rFonts w:eastAsia="Georgia"/>
        </w:rPr>
        <w:t>"It looks remarkably like magic."</w:t>
      </w:r>
    </w:p>
    <w:p w14:paraId="753DDAAA" w14:textId="77777777" w:rsidR="00A1675C" w:rsidRDefault="00000000">
      <w:pPr>
        <w:ind w:firstLine="432"/>
      </w:pPr>
      <w:r>
        <w:rPr>
          <w:rFonts w:eastAsia="Georgia"/>
        </w:rPr>
        <w:t>Derek gently smiled.</w:t>
      </w:r>
    </w:p>
    <w:p w14:paraId="60FAA31E" w14:textId="77777777" w:rsidR="00A1675C" w:rsidRDefault="00000000">
      <w:pPr>
        <w:spacing w:before="40" w:after="120"/>
      </w:pPr>
      <w:r>
        <w:rPr>
          <w:rFonts w:eastAsia="Georgia"/>
        </w:rPr>
        <w:t>"That's because you haven't seen enough mathematics."</w:t>
      </w:r>
    </w:p>
    <w:p w14:paraId="0A509D61" w14:textId="6B0973B6" w:rsidR="00A1675C" w:rsidRDefault="003434B6">
      <w:pPr>
        <w:ind w:firstLine="432"/>
      </w:pPr>
      <w:r>
        <w:rPr>
          <w:rFonts w:eastAsia="Georgia"/>
        </w:rPr>
        <w:t>Penny laughed. They continued. At the far end of the corridor was a wall.</w:t>
      </w:r>
    </w:p>
    <w:p w14:paraId="51B23FCB" w14:textId="77777777" w:rsidR="00A1675C" w:rsidRDefault="00000000">
      <w:pPr>
        <w:ind w:firstLine="432"/>
      </w:pPr>
      <w:r>
        <w:rPr>
          <w:rFonts w:eastAsia="Georgia"/>
        </w:rPr>
        <w:t>No door. No sign. Nothing.</w:t>
      </w:r>
    </w:p>
    <w:p w14:paraId="3E46395F" w14:textId="43E11B01" w:rsidR="00A1675C" w:rsidRDefault="00000000">
      <w:pPr>
        <w:ind w:firstLine="432"/>
      </w:pPr>
      <w:r>
        <w:rPr>
          <w:rFonts w:eastAsia="Georgia"/>
        </w:rPr>
        <w:t>Derek touched it. Solid. Penny knocked.</w:t>
      </w:r>
    </w:p>
    <w:p w14:paraId="2713B732" w14:textId="77777777" w:rsidR="00A1675C" w:rsidRDefault="00000000">
      <w:pPr>
        <w:ind w:firstLine="432"/>
      </w:pPr>
      <w:r>
        <w:rPr>
          <w:rFonts w:eastAsia="Georgia"/>
        </w:rPr>
        <w:t>Solid. Trevor knocked. Solid.</w:t>
      </w:r>
    </w:p>
    <w:p w14:paraId="3A67D028" w14:textId="77777777" w:rsidR="00A1675C" w:rsidRDefault="00000000">
      <w:pPr>
        <w:ind w:firstLine="432"/>
      </w:pPr>
      <w:r>
        <w:rPr>
          <w:rFonts w:eastAsia="Georgia"/>
        </w:rPr>
        <w:t>Derek stepped back.</w:t>
      </w:r>
    </w:p>
    <w:p w14:paraId="3BA963F3" w14:textId="77777777" w:rsidR="00A1675C" w:rsidRDefault="00000000">
      <w:pPr>
        <w:spacing w:before="40" w:after="120"/>
      </w:pPr>
      <w:r>
        <w:rPr>
          <w:rFonts w:eastAsia="Georgia"/>
        </w:rPr>
        <w:t>"Move."</w:t>
      </w:r>
    </w:p>
    <w:p w14:paraId="6C6C3DD0" w14:textId="77777777" w:rsidR="00A1675C" w:rsidRDefault="00000000">
      <w:pPr>
        <w:ind w:firstLine="432"/>
      </w:pPr>
      <w:r>
        <w:rPr>
          <w:rFonts w:eastAsia="Georgia"/>
        </w:rPr>
        <w:t>Trevor did. Derek took three steps backward. Then ran toward the wall.</w:t>
      </w:r>
    </w:p>
    <w:p w14:paraId="0F8C3AEB" w14:textId="7BD74DF3" w:rsidR="00A1675C" w:rsidRDefault="003434B6">
      <w:pPr>
        <w:spacing w:before="40" w:after="120"/>
      </w:pPr>
      <w:r>
        <w:rPr>
          <w:rFonts w:eastAsia="Georgia"/>
        </w:rPr>
        <w:t>Penny shouted:</w:t>
      </w:r>
    </w:p>
    <w:p w14:paraId="11BD01A5" w14:textId="77777777" w:rsidR="00A1675C" w:rsidRDefault="00000000">
      <w:pPr>
        <w:spacing w:before="40" w:after="120"/>
      </w:pPr>
      <w:r>
        <w:rPr>
          <w:rFonts w:eastAsia="Georgia"/>
        </w:rPr>
        <w:t>"Derek!"</w:t>
      </w:r>
    </w:p>
    <w:p w14:paraId="1AF4DA3B" w14:textId="77777777" w:rsidR="00A1675C" w:rsidRDefault="00000000">
      <w:pPr>
        <w:ind w:firstLine="432"/>
      </w:pPr>
      <w:r>
        <w:rPr>
          <w:rFonts w:eastAsia="Georgia"/>
        </w:rPr>
        <w:t>He hit the wall. Except he didn't. He went through it.</w:t>
      </w:r>
    </w:p>
    <w:p w14:paraId="3E64C141" w14:textId="7609481D" w:rsidR="00A1675C" w:rsidRDefault="003434B6">
      <w:pPr>
        <w:ind w:firstLine="432"/>
      </w:pPr>
      <w:r>
        <w:rPr>
          <w:rFonts w:eastAsia="Georgia"/>
        </w:rPr>
        <w:t>Penny stared intently. Trevor stared. Derek disappeared.</w:t>
      </w:r>
    </w:p>
    <w:p w14:paraId="3A56C0D1" w14:textId="407C6110" w:rsidR="00A1675C" w:rsidRDefault="00000000">
      <w:pPr>
        <w:ind w:firstLine="432"/>
      </w:pPr>
      <w:r>
        <w:rPr>
          <w:rFonts w:eastAsia="Georgia"/>
        </w:rPr>
        <w:t>There was silence. Trevor regarded Penny.</w:t>
      </w:r>
    </w:p>
    <w:p w14:paraId="2D2FE27A" w14:textId="77777777" w:rsidR="00A1675C" w:rsidRDefault="00000000">
      <w:pPr>
        <w:spacing w:before="40" w:after="120"/>
      </w:pPr>
      <w:r>
        <w:rPr>
          <w:rFonts w:eastAsia="Georgia"/>
        </w:rPr>
        <w:t>"He's gone."</w:t>
      </w:r>
    </w:p>
    <w:p w14:paraId="21101FEA" w14:textId="07D5FE44" w:rsidR="00A1675C" w:rsidRDefault="003434B6">
      <w:pPr>
        <w:ind w:firstLine="432"/>
      </w:pPr>
      <w:r>
        <w:rPr>
          <w:rFonts w:eastAsia="Georgia"/>
        </w:rPr>
        <w:t>Penny nodded.</w:t>
      </w:r>
    </w:p>
    <w:p w14:paraId="02A51354" w14:textId="77777777" w:rsidR="00A1675C" w:rsidRDefault="00000000">
      <w:pPr>
        <w:spacing w:before="40" w:after="120"/>
      </w:pPr>
      <w:r>
        <w:rPr>
          <w:rFonts w:eastAsia="Georgia"/>
        </w:rPr>
        <w:t>"Yes."</w:t>
      </w:r>
    </w:p>
    <w:p w14:paraId="11E31D4A" w14:textId="77777777" w:rsidR="00A1675C" w:rsidRDefault="00000000">
      <w:pPr>
        <w:spacing w:before="40" w:after="120"/>
      </w:pPr>
      <w:r>
        <w:rPr>
          <w:rFonts w:eastAsia="Georgia"/>
        </w:rPr>
        <w:t>"Should we be worried?"</w:t>
      </w:r>
    </w:p>
    <w:p w14:paraId="50E753F6" w14:textId="77777777" w:rsidR="00A1675C" w:rsidRDefault="00000000">
      <w:pPr>
        <w:spacing w:before="40" w:after="120"/>
      </w:pPr>
      <w:r>
        <w:rPr>
          <w:rFonts w:eastAsia="Georgia"/>
        </w:rPr>
        <w:t>"No."</w:t>
      </w:r>
    </w:p>
    <w:p w14:paraId="558CD810" w14:textId="77777777" w:rsidR="00A1675C" w:rsidRDefault="00000000">
      <w:pPr>
        <w:spacing w:before="40" w:after="120"/>
      </w:pPr>
      <w:r>
        <w:rPr>
          <w:rFonts w:eastAsia="Georgia"/>
        </w:rPr>
        <w:t>"Why not?"</w:t>
      </w:r>
    </w:p>
    <w:p w14:paraId="1749B389" w14:textId="77777777" w:rsidR="00A1675C" w:rsidRDefault="00000000">
      <w:pPr>
        <w:spacing w:before="40" w:after="120"/>
      </w:pPr>
      <w:r>
        <w:rPr>
          <w:rFonts w:eastAsia="Georgia"/>
        </w:rPr>
        <w:t>"His office door was closed."</w:t>
      </w:r>
    </w:p>
    <w:p w14:paraId="01793A75" w14:textId="77777777" w:rsidR="00A1675C" w:rsidRDefault="00000000">
      <w:pPr>
        <w:ind w:firstLine="432"/>
      </w:pPr>
      <w:r>
        <w:rPr>
          <w:rFonts w:eastAsia="Georgia"/>
        </w:rPr>
        <w:t>Trevor nodded.</w:t>
      </w:r>
    </w:p>
    <w:p w14:paraId="22C44A03" w14:textId="77777777" w:rsidR="00A1675C" w:rsidRDefault="00000000">
      <w:pPr>
        <w:spacing w:before="40" w:after="120"/>
      </w:pPr>
      <w:r>
        <w:rPr>
          <w:rFonts w:eastAsia="Georgia"/>
        </w:rPr>
        <w:t>"Ah."</w:t>
      </w:r>
    </w:p>
    <w:p w14:paraId="5F580EB6" w14:textId="77777777" w:rsidR="00A1675C" w:rsidRDefault="00000000">
      <w:pPr>
        <w:ind w:firstLine="432"/>
      </w:pPr>
      <w:r>
        <w:rPr>
          <w:rFonts w:eastAsia="Georgia"/>
        </w:rPr>
        <w:t>A voice came from the other side of the wall.</w:t>
      </w:r>
    </w:p>
    <w:p w14:paraId="5039353E" w14:textId="77777777" w:rsidR="00A1675C" w:rsidRDefault="00000000">
      <w:pPr>
        <w:spacing w:before="40" w:after="120"/>
      </w:pPr>
      <w:r>
        <w:rPr>
          <w:rFonts w:eastAsia="Georgia"/>
        </w:rPr>
        <w:t>"Come through."</w:t>
      </w:r>
    </w:p>
    <w:p w14:paraId="3DBC7ADE" w14:textId="7D70BC42" w:rsidR="00A1675C" w:rsidRDefault="003434B6">
      <w:pPr>
        <w:ind w:firstLine="432"/>
      </w:pPr>
      <w:r>
        <w:rPr>
          <w:rFonts w:eastAsia="Georgia"/>
        </w:rPr>
        <w:t>Penny walked toward the wall. She touched it. Her hand went through.</w:t>
      </w:r>
    </w:p>
    <w:p w14:paraId="02C26D58" w14:textId="77777777" w:rsidR="00A1675C" w:rsidRDefault="00000000">
      <w:pPr>
        <w:ind w:firstLine="432"/>
      </w:pPr>
      <w:r>
        <w:rPr>
          <w:rFonts w:eastAsia="Georgia"/>
        </w:rPr>
        <w:t>She gently smiled.</w:t>
      </w:r>
    </w:p>
    <w:p w14:paraId="77E98283" w14:textId="77777777" w:rsidR="00A1675C" w:rsidRDefault="00000000">
      <w:pPr>
        <w:spacing w:before="40" w:after="120"/>
      </w:pPr>
      <w:r>
        <w:rPr>
          <w:rFonts w:eastAsia="Georgia"/>
        </w:rPr>
        <w:t>"Interesting."</w:t>
      </w:r>
    </w:p>
    <w:p w14:paraId="5440C89D" w14:textId="77777777" w:rsidR="00A1675C" w:rsidRDefault="00000000">
      <w:pPr>
        <w:ind w:firstLine="432"/>
      </w:pPr>
      <w:r>
        <w:rPr>
          <w:rFonts w:eastAsia="Georgia"/>
        </w:rPr>
        <w:t>Trevor slowly looked horrified.</w:t>
      </w:r>
    </w:p>
    <w:p w14:paraId="545D0487" w14:textId="77777777" w:rsidR="00A1675C" w:rsidRDefault="00000000">
      <w:pPr>
        <w:spacing w:before="40" w:after="120"/>
      </w:pPr>
      <w:r>
        <w:rPr>
          <w:rFonts w:eastAsia="Georgia"/>
        </w:rPr>
        <w:t>"I don't think that's a property walls normally have."</w:t>
      </w:r>
    </w:p>
    <w:p w14:paraId="0F83928D" w14:textId="55C2987D" w:rsidR="00A1675C" w:rsidRDefault="003434B6">
      <w:pPr>
        <w:ind w:firstLine="432"/>
      </w:pPr>
      <w:r>
        <w:rPr>
          <w:rFonts w:eastAsia="Georgia"/>
        </w:rPr>
        <w:t>Penny carefully examined him.</w:t>
      </w:r>
    </w:p>
    <w:p w14:paraId="4599E717" w14:textId="77777777" w:rsidR="00A1675C" w:rsidRDefault="00000000">
      <w:pPr>
        <w:spacing w:before="40" w:after="120"/>
      </w:pPr>
      <w:r>
        <w:rPr>
          <w:rFonts w:eastAsia="Georgia"/>
        </w:rPr>
        <w:t>"Nothing does until it does."</w:t>
      </w:r>
    </w:p>
    <w:p w14:paraId="3C433C37" w14:textId="77777777" w:rsidR="00A1675C" w:rsidRDefault="00000000">
      <w:pPr>
        <w:ind w:firstLine="432"/>
      </w:pPr>
      <w:r>
        <w:rPr>
          <w:rFonts w:eastAsia="Georgia"/>
        </w:rPr>
        <w:t>She walked through.</w:t>
      </w:r>
    </w:p>
    <w:p w14:paraId="7A69E22B" w14:textId="77777777" w:rsidR="00A1675C" w:rsidRDefault="00000000">
      <w:pPr>
        <w:spacing w:before="40" w:after="120"/>
      </w:pPr>
      <w:r>
        <w:rPr>
          <w:rFonts w:eastAsia="Georgia"/>
        </w:rPr>
        <w:t>Trevor sighed.</w:t>
      </w:r>
    </w:p>
    <w:p w14:paraId="4B1683CE" w14:textId="77777777" w:rsidR="00A1675C" w:rsidRDefault="00000000">
      <w:pPr>
        <w:ind w:firstLine="432"/>
      </w:pPr>
      <w:r>
        <w:rPr>
          <w:rFonts w:eastAsia="Georgia"/>
        </w:rPr>
        <w:t>Then followed. On the other side was another strange corridor. Much longer.</w:t>
      </w:r>
    </w:p>
    <w:p w14:paraId="39CB5D2A" w14:textId="77777777" w:rsidR="00A1675C" w:rsidRDefault="00000000">
      <w:pPr>
        <w:ind w:firstLine="432"/>
      </w:pPr>
      <w:r>
        <w:rPr>
          <w:rFonts w:eastAsia="Georgia"/>
        </w:rPr>
        <w:t>Much darker. And, unlike the first strange corridor, it contained no doors at all. At the far end was a station platform.</w:t>
      </w:r>
    </w:p>
    <w:p w14:paraId="49C1DA3E" w14:textId="77777777" w:rsidR="00A1675C" w:rsidRDefault="00000000">
      <w:pPr>
        <w:ind w:firstLine="432"/>
      </w:pPr>
      <w:r>
        <w:rPr>
          <w:rFonts w:eastAsia="Georgia"/>
        </w:rPr>
        <w:t>A sign read:</w:t>
      </w:r>
    </w:p>
    <w:p w14:paraId="2CDE4907" w14:textId="77777777" w:rsidR="00A1675C" w:rsidRDefault="00000000">
      <w:pPr>
        <w:spacing w:before="200" w:after="120"/>
        <w:jc w:val="center"/>
      </w:pPr>
      <w:r>
        <w:rPr>
          <w:rFonts w:eastAsia="Georgia"/>
          <w:b/>
          <w:sz w:val="24"/>
        </w:rPr>
        <w:t>cold PLATFORM 7</w:t>
      </w:r>
    </w:p>
    <w:p w14:paraId="66A4567A" w14:textId="77777777" w:rsidR="00A1675C" w:rsidRDefault="00000000">
      <w:pPr>
        <w:ind w:firstLine="432"/>
      </w:pPr>
      <w:r>
        <w:rPr>
          <w:rFonts w:eastAsia="Georgia"/>
        </w:rPr>
        <w:t>Derek stood beside it. Trevor joined him.</w:t>
      </w:r>
    </w:p>
    <w:p w14:paraId="4996645B" w14:textId="77777777" w:rsidR="00A1675C" w:rsidRDefault="00000000">
      <w:pPr>
        <w:spacing w:before="40" w:after="120"/>
      </w:pPr>
      <w:r>
        <w:rPr>
          <w:rFonts w:eastAsia="Georgia"/>
        </w:rPr>
        <w:t>"Where are we?"</w:t>
      </w:r>
    </w:p>
    <w:p w14:paraId="2994CF53" w14:textId="77777777" w:rsidR="00A1675C" w:rsidRDefault="00000000">
      <w:pPr>
        <w:ind w:firstLine="432"/>
      </w:pPr>
      <w:r>
        <w:rPr>
          <w:rFonts w:eastAsia="Georgia"/>
        </w:rPr>
        <w:t>Derek looked around.</w:t>
      </w:r>
    </w:p>
    <w:p w14:paraId="4CE27BF1" w14:textId="77777777" w:rsidR="00A1675C" w:rsidRDefault="00000000">
      <w:pPr>
        <w:spacing w:before="40" w:after="120"/>
      </w:pPr>
      <w:r>
        <w:rPr>
          <w:rFonts w:eastAsia="Georgia"/>
        </w:rPr>
        <w:t>"Underground."</w:t>
      </w:r>
    </w:p>
    <w:p w14:paraId="27B9AFC2" w14:textId="77777777" w:rsidR="00A1675C" w:rsidRDefault="00000000">
      <w:pPr>
        <w:spacing w:before="40" w:after="120"/>
      </w:pPr>
      <w:r>
        <w:rPr>
          <w:rFonts w:eastAsia="Georgia"/>
        </w:rPr>
        <w:t>"We were already underground."</w:t>
      </w:r>
    </w:p>
    <w:p w14:paraId="19986BD6" w14:textId="77777777" w:rsidR="00A1675C" w:rsidRDefault="00000000">
      <w:pPr>
        <w:spacing w:before="40" w:after="120"/>
      </w:pPr>
      <w:r>
        <w:rPr>
          <w:rFonts w:eastAsia="Georgia"/>
        </w:rPr>
        <w:t>"Yes."</w:t>
      </w:r>
    </w:p>
    <w:p w14:paraId="076DB9BA" w14:textId="77777777" w:rsidR="00A1675C" w:rsidRDefault="00000000">
      <w:pPr>
        <w:spacing w:before="40" w:after="120"/>
      </w:pPr>
      <w:r>
        <w:rPr>
          <w:rFonts w:eastAsia="Georgia"/>
        </w:rPr>
        <w:t>"So?"</w:t>
      </w:r>
    </w:p>
    <w:p w14:paraId="177AC4E7" w14:textId="77777777" w:rsidR="00A1675C" w:rsidRDefault="00000000">
      <w:pPr>
        <w:ind w:firstLine="432"/>
      </w:pPr>
      <w:r>
        <w:rPr>
          <w:rFonts w:eastAsia="Georgia"/>
        </w:rPr>
        <w:t>Derek pointed upward. They could hear rain. Trevor looked confused.</w:t>
      </w:r>
    </w:p>
    <w:p w14:paraId="5BE08B76" w14:textId="77777777" w:rsidR="00A1675C" w:rsidRDefault="00000000">
      <w:pPr>
        <w:spacing w:before="40" w:after="120"/>
      </w:pPr>
      <w:r>
        <w:rPr>
          <w:rFonts w:eastAsia="Georgia"/>
        </w:rPr>
        <w:t>"We're beneath London."</w:t>
      </w:r>
    </w:p>
    <w:p w14:paraId="50531AE3" w14:textId="77777777" w:rsidR="00A1675C" w:rsidRDefault="00000000">
      <w:pPr>
        <w:spacing w:before="40" w:after="120"/>
      </w:pPr>
      <w:r>
        <w:rPr>
          <w:rFonts w:eastAsia="Georgia"/>
        </w:rPr>
        <w:t>"Yes."</w:t>
      </w:r>
    </w:p>
    <w:p w14:paraId="1F3B5B52" w14:textId="77777777" w:rsidR="00A1675C" w:rsidRDefault="00000000">
      <w:pPr>
        <w:spacing w:before="40" w:after="120"/>
      </w:pPr>
      <w:r>
        <w:rPr>
          <w:rFonts w:eastAsia="Georgia"/>
        </w:rPr>
        <w:t>"And it's raining above us."</w:t>
      </w:r>
    </w:p>
    <w:p w14:paraId="432B1EFF" w14:textId="77777777" w:rsidR="00A1675C" w:rsidRDefault="00000000">
      <w:pPr>
        <w:spacing w:before="40" w:after="120"/>
      </w:pPr>
      <w:r>
        <w:rPr>
          <w:rFonts w:eastAsia="Georgia"/>
        </w:rPr>
        <w:t>"Yes."</w:t>
      </w:r>
    </w:p>
    <w:p w14:paraId="6850FE0B" w14:textId="77777777" w:rsidR="00A1675C" w:rsidRDefault="00000000">
      <w:pPr>
        <w:spacing w:before="40" w:after="120"/>
      </w:pPr>
      <w:r>
        <w:rPr>
          <w:rFonts w:eastAsia="Georgia"/>
        </w:rPr>
        <w:t>"How can you hear it?"</w:t>
      </w:r>
    </w:p>
    <w:p w14:paraId="062ECAEF" w14:textId="77777777" w:rsidR="00A1675C" w:rsidRDefault="00000000">
      <w:pPr>
        <w:ind w:firstLine="432"/>
      </w:pPr>
      <w:r>
        <w:rPr>
          <w:rFonts w:eastAsia="Georgia"/>
        </w:rPr>
        <w:t>Derek gently softly smiled.</w:t>
      </w:r>
    </w:p>
    <w:p w14:paraId="4C2BEB9F" w14:textId="77777777" w:rsidR="00A1675C" w:rsidRDefault="00000000">
      <w:pPr>
        <w:spacing w:before="40" w:after="120"/>
      </w:pPr>
      <w:r>
        <w:rPr>
          <w:rFonts w:eastAsia="Georgia"/>
        </w:rPr>
        <w:t>"Good question."</w:t>
      </w:r>
    </w:p>
    <w:p w14:paraId="4BFB0076" w14:textId="10F35C4B" w:rsidR="00A1675C" w:rsidRDefault="003434B6">
      <w:pPr>
        <w:ind w:firstLine="432"/>
      </w:pPr>
      <w:r>
        <w:rPr>
          <w:rFonts w:eastAsia="Georgia"/>
        </w:rPr>
        <w:t>Penny inspected the floor. Water was running along the edge of the platform. She crouched.</w:t>
      </w:r>
    </w:p>
    <w:p w14:paraId="774D9691" w14:textId="77777777" w:rsidR="00A1675C" w:rsidRDefault="00000000">
      <w:pPr>
        <w:spacing w:before="40" w:after="120"/>
      </w:pPr>
      <w:r>
        <w:rPr>
          <w:rFonts w:eastAsia="Georgia"/>
        </w:rPr>
        <w:t>"It isn't just rain."</w:t>
      </w:r>
    </w:p>
    <w:p w14:paraId="7696217F" w14:textId="77777777" w:rsidR="00A1675C" w:rsidRDefault="00000000">
      <w:pPr>
        <w:ind w:firstLine="432"/>
      </w:pPr>
      <w:r>
        <w:rPr>
          <w:rFonts w:eastAsia="Georgia"/>
        </w:rPr>
        <w:t>Derek joined her.</w:t>
      </w:r>
    </w:p>
    <w:p w14:paraId="789009D5" w14:textId="77777777" w:rsidR="00A1675C" w:rsidRDefault="00000000">
      <w:pPr>
        <w:spacing w:before="40" w:after="120"/>
      </w:pPr>
      <w:r>
        <w:rPr>
          <w:rFonts w:eastAsia="Georgia"/>
        </w:rPr>
        <w:t>"What?"</w:t>
      </w:r>
    </w:p>
    <w:p w14:paraId="48D62498" w14:textId="77777777" w:rsidR="00A1675C" w:rsidRDefault="00000000">
      <w:pPr>
        <w:spacing w:before="40" w:after="120"/>
      </w:pPr>
      <w:r>
        <w:rPr>
          <w:rFonts w:eastAsia="Georgia"/>
        </w:rPr>
        <w:t>"The water."</w:t>
      </w:r>
    </w:p>
    <w:p w14:paraId="5A46AA91" w14:textId="77777777" w:rsidR="00A1675C" w:rsidRDefault="00000000">
      <w:pPr>
        <w:ind w:firstLine="432"/>
      </w:pPr>
      <w:r>
        <w:rPr>
          <w:rFonts w:eastAsia="Georgia"/>
        </w:rPr>
        <w:t>She pointed. It was flowing toward the drain. Then it stopped.</w:t>
      </w:r>
    </w:p>
    <w:p w14:paraId="640A643A" w14:textId="77777777" w:rsidR="00A1675C" w:rsidRDefault="00000000">
      <w:pPr>
        <w:ind w:firstLine="432"/>
      </w:pPr>
      <w:r>
        <w:rPr>
          <w:rFonts w:eastAsia="Georgia"/>
        </w:rPr>
        <w:t>Completely. Not slowed. Stopped.</w:t>
      </w:r>
    </w:p>
    <w:p w14:paraId="7DB3DFF4" w14:textId="77777777" w:rsidR="00A1675C" w:rsidRDefault="00000000">
      <w:pPr>
        <w:ind w:firstLine="432"/>
      </w:pPr>
      <w:r>
        <w:rPr>
          <w:rFonts w:eastAsia="Georgia"/>
        </w:rPr>
        <w:t>A drop hung at the edge of the drain. Trevor crouched.</w:t>
      </w:r>
    </w:p>
    <w:p w14:paraId="78A3A081" w14:textId="77777777" w:rsidR="00A1675C" w:rsidRDefault="00000000">
      <w:pPr>
        <w:spacing w:before="40" w:after="120"/>
      </w:pPr>
      <w:r>
        <w:rPr>
          <w:rFonts w:eastAsia="Georgia"/>
        </w:rPr>
        <w:t>"Is that normal?"</w:t>
      </w:r>
    </w:p>
    <w:p w14:paraId="38516149" w14:textId="77777777" w:rsidR="00A1675C" w:rsidRDefault="00000000">
      <w:pPr>
        <w:spacing w:before="40" w:after="120"/>
      </w:pPr>
      <w:r>
        <w:rPr>
          <w:rFonts w:eastAsia="Georgia"/>
        </w:rPr>
        <w:t>"No," Derek responded.</w:t>
      </w:r>
    </w:p>
    <w:p w14:paraId="250E0111" w14:textId="77777777" w:rsidR="00A1675C" w:rsidRDefault="00000000">
      <w:pPr>
        <w:ind w:firstLine="432"/>
      </w:pPr>
      <w:r>
        <w:rPr>
          <w:rFonts w:eastAsia="Georgia"/>
        </w:rPr>
        <w:t>The drop moved backward. Then forward. Then sideways.</w:t>
      </w:r>
    </w:p>
    <w:p w14:paraId="254BB0F6" w14:textId="77777777" w:rsidR="00A1675C" w:rsidRDefault="00000000">
      <w:pPr>
        <w:ind w:firstLine="432"/>
      </w:pPr>
      <w:r>
        <w:rPr>
          <w:rFonts w:eastAsia="Georgia"/>
        </w:rPr>
        <w:t>Then fell into the drain. Trevor stared.</w:t>
      </w:r>
    </w:p>
    <w:p w14:paraId="63D0814A" w14:textId="77777777" w:rsidR="00A1675C" w:rsidRDefault="00000000">
      <w:pPr>
        <w:spacing w:before="40" w:after="120"/>
      </w:pPr>
      <w:r>
        <w:rPr>
          <w:rFonts w:eastAsia="Georgia"/>
        </w:rPr>
        <w:t>"Right."</w:t>
      </w:r>
    </w:p>
    <w:p w14:paraId="50FCEF5D" w14:textId="77777777" w:rsidR="00A1675C" w:rsidRDefault="00000000">
      <w:pPr>
        <w:ind w:firstLine="432"/>
      </w:pPr>
      <w:r>
        <w:rPr>
          <w:rFonts w:eastAsia="Georgia"/>
        </w:rPr>
        <w:t>Derek stood.</w:t>
      </w:r>
    </w:p>
    <w:p w14:paraId="1277A9D1" w14:textId="77777777" w:rsidR="00A1675C" w:rsidRDefault="00000000">
      <w:pPr>
        <w:spacing w:before="40" w:after="120"/>
      </w:pPr>
      <w:r>
        <w:rPr>
          <w:rFonts w:eastAsia="Georgia"/>
        </w:rPr>
        <w:t>"The local geometry is doing something strange."</w:t>
      </w:r>
    </w:p>
    <w:p w14:paraId="13BA610A" w14:textId="1CEA68DC" w:rsidR="00A1675C" w:rsidRDefault="003434B6">
      <w:pPr>
        <w:ind w:firstLine="432"/>
      </w:pPr>
      <w:r>
        <w:rPr>
          <w:rFonts w:eastAsia="Georgia"/>
        </w:rPr>
        <w:t>Penny carefully considered him.</w:t>
      </w:r>
    </w:p>
    <w:p w14:paraId="70297341" w14:textId="77777777" w:rsidR="00A1675C" w:rsidRDefault="00000000">
      <w:pPr>
        <w:spacing w:before="40" w:after="120"/>
      </w:pPr>
      <w:r>
        <w:rPr>
          <w:rFonts w:eastAsia="Georgia"/>
        </w:rPr>
        <w:t>"Can we distinguish that from a coordinate effect?"</w:t>
      </w:r>
    </w:p>
    <w:p w14:paraId="01376E6B" w14:textId="77777777" w:rsidR="00A1675C" w:rsidRDefault="00000000">
      <w:pPr>
        <w:spacing w:before="40" w:after="120"/>
      </w:pPr>
      <w:r>
        <w:rPr>
          <w:rFonts w:eastAsia="Georgia"/>
        </w:rPr>
        <w:t>"Not yet."</w:t>
      </w:r>
    </w:p>
    <w:p w14:paraId="46939E44" w14:textId="77777777" w:rsidR="00A1675C" w:rsidRDefault="00000000">
      <w:pPr>
        <w:spacing w:before="40" w:after="120"/>
      </w:pPr>
      <w:r>
        <w:rPr>
          <w:rFonts w:eastAsia="Georgia"/>
        </w:rPr>
        <w:t>"How?"</w:t>
      </w:r>
    </w:p>
    <w:p w14:paraId="282B74AB" w14:textId="77777777" w:rsidR="00A1675C" w:rsidRDefault="00000000">
      <w:pPr>
        <w:spacing w:before="40" w:after="120"/>
      </w:pPr>
      <w:r>
        <w:rPr>
          <w:rFonts w:eastAsia="Georgia"/>
        </w:rPr>
        <w:t>"Find something invariant."</w:t>
      </w:r>
    </w:p>
    <w:p w14:paraId="26277A85" w14:textId="77777777" w:rsidR="00A1675C" w:rsidRDefault="00000000">
      <w:pPr>
        <w:ind w:firstLine="432"/>
      </w:pPr>
      <w:r>
        <w:rPr>
          <w:rFonts w:eastAsia="Georgia"/>
        </w:rPr>
        <w:t>Trevor slowly looked around.</w:t>
      </w:r>
    </w:p>
    <w:p w14:paraId="53941536" w14:textId="77777777" w:rsidR="00A1675C" w:rsidRDefault="00000000">
      <w:pPr>
        <w:spacing w:before="40" w:after="120"/>
      </w:pPr>
      <w:r>
        <w:rPr>
          <w:rFonts w:eastAsia="Georgia"/>
        </w:rPr>
        <w:t>"The cucumber."</w:t>
      </w:r>
    </w:p>
    <w:p w14:paraId="72FE8ABC" w14:textId="77777777" w:rsidR="00A1675C" w:rsidRDefault="00000000">
      <w:pPr>
        <w:ind w:firstLine="432"/>
      </w:pPr>
      <w:r>
        <w:rPr>
          <w:rFonts w:eastAsia="Georgia"/>
        </w:rPr>
        <w:t>They all sharply stared at him. He shrugged.</w:t>
      </w:r>
    </w:p>
    <w:p w14:paraId="2A1D517F" w14:textId="77777777" w:rsidR="00A1675C" w:rsidRDefault="00000000">
      <w:pPr>
        <w:spacing w:before="40" w:after="120"/>
      </w:pPr>
      <w:r>
        <w:rPr>
          <w:rFonts w:eastAsia="Georgia"/>
        </w:rPr>
        <w:t>"You've used it before."</w:t>
      </w:r>
    </w:p>
    <w:p w14:paraId="41CC5113" w14:textId="1C730708" w:rsidR="00A1675C" w:rsidRDefault="003434B6">
      <w:pPr>
        <w:ind w:firstLine="432"/>
      </w:pPr>
      <w:r>
        <w:rPr>
          <w:rFonts w:eastAsia="Georgia"/>
        </w:rPr>
        <w:t>Penny softly smiled.</w:t>
      </w:r>
    </w:p>
    <w:p w14:paraId="564F1ADF" w14:textId="77777777" w:rsidR="00A1675C" w:rsidRDefault="00000000">
      <w:pPr>
        <w:spacing w:before="40" w:after="120"/>
      </w:pPr>
      <w:r>
        <w:rPr>
          <w:rFonts w:eastAsia="Georgia"/>
        </w:rPr>
        <w:t>"Good thinking."</w:t>
      </w:r>
    </w:p>
    <w:p w14:paraId="33C6B61A" w14:textId="77777777" w:rsidR="00A1675C" w:rsidRDefault="00000000">
      <w:pPr>
        <w:ind w:firstLine="432"/>
      </w:pPr>
      <w:r>
        <w:rPr>
          <w:rFonts w:eastAsia="Georgia"/>
        </w:rPr>
        <w:t>She took the cucumber from her bag. Derek stared.</w:t>
      </w:r>
    </w:p>
    <w:p w14:paraId="6944DC29" w14:textId="77777777" w:rsidR="00A1675C" w:rsidRDefault="00000000">
      <w:pPr>
        <w:spacing w:before="40" w:after="120"/>
      </w:pPr>
      <w:r>
        <w:rPr>
          <w:rFonts w:eastAsia="Georgia"/>
        </w:rPr>
        <w:t>"You brought it?"</w:t>
      </w:r>
    </w:p>
    <w:p w14:paraId="11BEED22" w14:textId="77777777" w:rsidR="00A1675C" w:rsidRDefault="00000000">
      <w:pPr>
        <w:spacing w:before="40" w:after="120"/>
      </w:pPr>
      <w:r>
        <w:rPr>
          <w:rFonts w:eastAsia="Georgia"/>
        </w:rPr>
        <w:t>"Obviously."</w:t>
      </w:r>
    </w:p>
    <w:p w14:paraId="649BFBD4" w14:textId="77777777" w:rsidR="00A1675C" w:rsidRDefault="00000000">
      <w:pPr>
        <w:spacing w:before="40" w:after="120"/>
      </w:pPr>
      <w:r>
        <w:rPr>
          <w:rFonts w:eastAsia="Georgia"/>
        </w:rPr>
        <w:t>"Why?"</w:t>
      </w:r>
    </w:p>
    <w:p w14:paraId="4F18E2FC" w14:textId="77777777" w:rsidR="00A1675C" w:rsidRDefault="00000000">
      <w:pPr>
        <w:spacing w:before="40" w:after="120"/>
      </w:pPr>
      <w:r>
        <w:rPr>
          <w:rFonts w:eastAsia="Georgia"/>
        </w:rPr>
        <w:t>"You never know."</w:t>
      </w:r>
    </w:p>
    <w:p w14:paraId="08C8B7C4" w14:textId="77777777" w:rsidR="00A1675C" w:rsidRDefault="00000000">
      <w:pPr>
        <w:ind w:firstLine="432"/>
      </w:pPr>
      <w:r>
        <w:rPr>
          <w:rFonts w:eastAsia="Georgia"/>
        </w:rPr>
        <w:t>Trevor nodded.</w:t>
      </w:r>
    </w:p>
    <w:p w14:paraId="173E81FE" w14:textId="77777777" w:rsidR="00A1675C" w:rsidRDefault="00000000">
      <w:pPr>
        <w:spacing w:before="40" w:after="120"/>
      </w:pPr>
      <w:r>
        <w:rPr>
          <w:rFonts w:eastAsia="Georgia"/>
        </w:rPr>
        <w:t>"Well, that's settled."</w:t>
      </w:r>
    </w:p>
    <w:p w14:paraId="540DB20F" w14:textId="77777777" w:rsidR="00A1675C" w:rsidRDefault="00000000">
      <w:pPr>
        <w:ind w:firstLine="432"/>
      </w:pPr>
      <w:r>
        <w:rPr>
          <w:rFonts w:eastAsia="Georgia"/>
        </w:rPr>
        <w:t>They placed the ordinary cucumber on the platform. Derek measured its length. Exactly thirty-one centimetres.</w:t>
      </w:r>
    </w:p>
    <w:p w14:paraId="2C74B98D" w14:textId="7D095447" w:rsidR="00A1675C" w:rsidRDefault="003434B6">
      <w:pPr>
        <w:ind w:firstLine="432"/>
      </w:pPr>
      <w:r>
        <w:rPr>
          <w:rFonts w:eastAsia="Georgia"/>
        </w:rPr>
        <w:t>Penny measured it. Exactly thirty-one centimetres. Trevor measured it.</w:t>
      </w:r>
    </w:p>
    <w:p w14:paraId="14FF105F" w14:textId="77777777" w:rsidR="00A1675C" w:rsidRDefault="00000000">
      <w:pPr>
        <w:ind w:firstLine="432"/>
      </w:pPr>
      <w:r>
        <w:rPr>
          <w:rFonts w:eastAsia="Georgia"/>
        </w:rPr>
        <w:t>Thirty-one centimetres. Derek nodded.</w:t>
      </w:r>
    </w:p>
    <w:p w14:paraId="1823BE31" w14:textId="77777777" w:rsidR="00A1675C" w:rsidRDefault="00000000">
      <w:pPr>
        <w:spacing w:before="40" w:after="120"/>
      </w:pPr>
      <w:r>
        <w:rPr>
          <w:rFonts w:eastAsia="Georgia"/>
        </w:rPr>
        <w:t>"Stationary."</w:t>
      </w:r>
    </w:p>
    <w:p w14:paraId="2E4421B0" w14:textId="77777777" w:rsidR="00A1675C" w:rsidRDefault="00000000">
      <w:pPr>
        <w:spacing w:before="40" w:after="120"/>
      </w:pPr>
      <w:r>
        <w:rPr>
          <w:rFonts w:eastAsia="Georgia"/>
        </w:rPr>
        <w:t>"Yes."</w:t>
      </w:r>
    </w:p>
    <w:p w14:paraId="06CD2625" w14:textId="77777777" w:rsidR="00A1675C" w:rsidRDefault="00000000">
      <w:pPr>
        <w:spacing w:before="40" w:after="120"/>
      </w:pPr>
      <w:r>
        <w:rPr>
          <w:rFonts w:eastAsia="Georgia"/>
        </w:rPr>
        <w:t>"Now let's move it."</w:t>
      </w:r>
    </w:p>
    <w:p w14:paraId="073D1EAE" w14:textId="2CD9FB6C" w:rsidR="00A1675C" w:rsidRDefault="00000000">
      <w:pPr>
        <w:ind w:firstLine="432"/>
      </w:pPr>
      <w:r>
        <w:rPr>
          <w:rFonts w:eastAsia="Georgia"/>
        </w:rPr>
        <w:t>He placed it on a small wheeled platform. They pushed it along the track. Penny measured again.</w:t>
      </w:r>
    </w:p>
    <w:p w14:paraId="4ECEA664" w14:textId="77777777" w:rsidR="00A1675C" w:rsidRDefault="00000000">
      <w:pPr>
        <w:ind w:firstLine="432"/>
      </w:pPr>
      <w:r>
        <w:rPr>
          <w:rFonts w:eastAsia="Georgia"/>
        </w:rPr>
        <w:t>Thirty centimetres. Trevor frowned.</w:t>
      </w:r>
    </w:p>
    <w:p w14:paraId="68D23878" w14:textId="77777777" w:rsidR="00A1675C" w:rsidRDefault="00000000">
      <w:pPr>
        <w:spacing w:before="40" w:after="120"/>
      </w:pPr>
      <w:r>
        <w:rPr>
          <w:rFonts w:eastAsia="Georgia"/>
        </w:rPr>
        <w:t>"Length contraction."</w:t>
      </w:r>
    </w:p>
    <w:p w14:paraId="63CD543E" w14:textId="77777777" w:rsidR="00A1675C" w:rsidRDefault="00000000">
      <w:pPr>
        <w:spacing w:before="40" w:after="120"/>
      </w:pPr>
      <w:r>
        <w:rPr>
          <w:rFonts w:eastAsia="Georgia"/>
        </w:rPr>
        <w:t>"Exactly."</w:t>
      </w:r>
    </w:p>
    <w:p w14:paraId="5725CA01" w14:textId="77777777" w:rsidR="00A1675C" w:rsidRDefault="00000000">
      <w:pPr>
        <w:spacing w:before="40" w:after="120"/>
      </w:pPr>
      <w:r>
        <w:rPr>
          <w:rFonts w:eastAsia="Georgia"/>
        </w:rPr>
        <w:t>"Special Relativity."</w:t>
      </w:r>
    </w:p>
    <w:p w14:paraId="5FC36F63" w14:textId="77777777" w:rsidR="00A1675C" w:rsidRDefault="00000000">
      <w:pPr>
        <w:spacing w:before="40" w:after="120"/>
      </w:pPr>
      <w:r>
        <w:rPr>
          <w:rFonts w:eastAsia="Georgia"/>
        </w:rPr>
        <w:t>"Yes."</w:t>
      </w:r>
    </w:p>
    <w:p w14:paraId="67951FCD" w14:textId="77777777" w:rsidR="00A1675C" w:rsidRDefault="00000000">
      <w:pPr>
        <w:ind w:firstLine="432"/>
      </w:pPr>
      <w:r>
        <w:rPr>
          <w:rFonts w:eastAsia="Georgia"/>
        </w:rPr>
        <w:t>Derek pushed it faster. Twenty-eight centimetres. Trevor smiled.</w:t>
      </w:r>
    </w:p>
    <w:p w14:paraId="5EF1D875" w14:textId="77777777" w:rsidR="00A1675C" w:rsidRDefault="00000000">
      <w:pPr>
        <w:spacing w:before="40" w:after="120"/>
      </w:pPr>
      <w:r>
        <w:rPr>
          <w:rFonts w:eastAsia="Georgia"/>
        </w:rPr>
        <w:t>"Still Special Relativity."</w:t>
      </w:r>
    </w:p>
    <w:p w14:paraId="7F09EA4D" w14:textId="77777777" w:rsidR="00A1675C" w:rsidRDefault="00000000">
      <w:pPr>
        <w:spacing w:before="40" w:after="120"/>
      </w:pPr>
      <w:r>
        <w:rPr>
          <w:rFonts w:eastAsia="Georgia"/>
        </w:rPr>
        <w:t>"Yes."</w:t>
      </w:r>
    </w:p>
    <w:p w14:paraId="3A6E7818" w14:textId="77777777" w:rsidR="00A1675C" w:rsidRDefault="00000000">
      <w:pPr>
        <w:ind w:firstLine="432"/>
      </w:pPr>
      <w:r>
        <w:rPr>
          <w:rFonts w:eastAsia="Georgia"/>
        </w:rPr>
        <w:t>Then they stopped. The cucumber returned to thirty-one centimetres. Perfectly ordinary.</w:t>
      </w:r>
    </w:p>
    <w:p w14:paraId="3B020EC1" w14:textId="2BC940B5" w:rsidR="00A1675C" w:rsidRDefault="003434B6">
      <w:pPr>
        <w:ind w:firstLine="432"/>
      </w:pPr>
      <w:r>
        <w:rPr>
          <w:rFonts w:eastAsia="Georgia"/>
        </w:rPr>
        <w:t>Penny gently smiled.</w:t>
      </w:r>
    </w:p>
    <w:p w14:paraId="58FCDA61" w14:textId="77777777" w:rsidR="00A1675C" w:rsidRDefault="00000000">
      <w:pPr>
        <w:spacing w:before="40" w:after="120"/>
      </w:pPr>
      <w:r>
        <w:rPr>
          <w:rFonts w:eastAsia="Georgia"/>
        </w:rPr>
        <w:t>"Good."</w:t>
      </w:r>
    </w:p>
    <w:p w14:paraId="77529406" w14:textId="77777777" w:rsidR="00A1675C" w:rsidRDefault="00000000">
      <w:pPr>
        <w:ind w:firstLine="432"/>
      </w:pPr>
      <w:r>
        <w:rPr>
          <w:rFonts w:eastAsia="Georgia"/>
        </w:rPr>
        <w:t>Derek nodded.</w:t>
      </w:r>
    </w:p>
    <w:p w14:paraId="3605B3C0" w14:textId="77777777" w:rsidR="00A1675C" w:rsidRDefault="00000000">
      <w:pPr>
        <w:spacing w:before="40" w:after="120"/>
      </w:pPr>
      <w:r>
        <w:rPr>
          <w:rFonts w:eastAsia="Georgia"/>
        </w:rPr>
        <w:t>"Now we know the cucumber works."</w:t>
      </w:r>
    </w:p>
    <w:p w14:paraId="13CD931C" w14:textId="77777777" w:rsidR="00A1675C" w:rsidRDefault="00000000">
      <w:pPr>
        <w:ind w:firstLine="432"/>
      </w:pPr>
      <w:r>
        <w:rPr>
          <w:rFonts w:eastAsia="Georgia"/>
        </w:rPr>
        <w:t>Trevor stared intently at him.</w:t>
      </w:r>
    </w:p>
    <w:p w14:paraId="50916227" w14:textId="77777777" w:rsidR="00A1675C" w:rsidRDefault="00000000">
      <w:pPr>
        <w:spacing w:before="40" w:after="120"/>
      </w:pPr>
      <w:r>
        <w:rPr>
          <w:rFonts w:eastAsia="Georgia"/>
        </w:rPr>
        <w:t>"What does that mean?"</w:t>
      </w:r>
    </w:p>
    <w:p w14:paraId="746F48DB" w14:textId="77777777" w:rsidR="00A1675C" w:rsidRDefault="00000000">
      <w:pPr>
        <w:spacing w:before="40" w:after="120"/>
      </w:pPr>
      <w:r>
        <w:rPr>
          <w:rFonts w:eastAsia="Georgia"/>
        </w:rPr>
        <w:t>"It obeys relativity."</w:t>
      </w:r>
    </w:p>
    <w:p w14:paraId="6C4AFFD4" w14:textId="77777777" w:rsidR="00A1675C" w:rsidRDefault="00000000">
      <w:pPr>
        <w:spacing w:before="40" w:after="120"/>
      </w:pPr>
      <w:r>
        <w:rPr>
          <w:rFonts w:eastAsia="Georgia"/>
        </w:rPr>
        <w:t>"Of course it does."</w:t>
      </w:r>
    </w:p>
    <w:p w14:paraId="1445550A" w14:textId="77777777" w:rsidR="00A1675C" w:rsidRDefault="00000000">
      <w:pPr>
        <w:ind w:firstLine="432"/>
      </w:pPr>
      <w:r>
        <w:rPr>
          <w:rFonts w:eastAsia="Georgia"/>
        </w:rPr>
        <w:t>Derek carefully glanced at the empty strange station.</w:t>
      </w:r>
    </w:p>
    <w:p w14:paraId="42DC1F33" w14:textId="77777777" w:rsidR="00A1675C" w:rsidRDefault="00000000">
      <w:pPr>
        <w:spacing w:before="40" w:after="120"/>
      </w:pPr>
      <w:r>
        <w:rPr>
          <w:rFonts w:eastAsia="Georgia"/>
        </w:rPr>
        <w:t>"Now we need to find out whether the geometry itself is changing."</w:t>
      </w:r>
    </w:p>
    <w:p w14:paraId="11A5B4B5" w14:textId="77777777" w:rsidR="00A1675C" w:rsidRDefault="00000000">
      <w:pPr>
        <w:ind w:firstLine="432"/>
      </w:pPr>
      <w:r>
        <w:rPr>
          <w:rFonts w:eastAsia="Georgia"/>
        </w:rPr>
        <w:t>He placed the cucumber at one end of the platform. Then another. Then another.</w:t>
      </w:r>
    </w:p>
    <w:p w14:paraId="1D123AAE" w14:textId="77777777" w:rsidR="00A1675C" w:rsidRDefault="00000000">
      <w:pPr>
        <w:ind w:firstLine="432"/>
      </w:pPr>
      <w:r>
        <w:rPr>
          <w:rFonts w:eastAsia="Georgia"/>
        </w:rPr>
        <w:t>The measured lengths changed slightly depending upon position. Trevor sharply stared at the readings.</w:t>
      </w:r>
    </w:p>
    <w:p w14:paraId="5F61DE28" w14:textId="77777777" w:rsidR="00A1675C" w:rsidRDefault="00000000">
      <w:pPr>
        <w:spacing w:before="40" w:after="120"/>
      </w:pPr>
      <w:r>
        <w:rPr>
          <w:rFonts w:eastAsia="Georgia"/>
        </w:rPr>
        <w:t>"That's not length contraction."</w:t>
      </w:r>
    </w:p>
    <w:p w14:paraId="4894802B" w14:textId="77777777" w:rsidR="00A1675C" w:rsidRDefault="00000000">
      <w:pPr>
        <w:spacing w:before="40" w:after="120"/>
      </w:pPr>
      <w:r>
        <w:rPr>
          <w:rFonts w:eastAsia="Georgia"/>
        </w:rPr>
        <w:t>"No."</w:t>
      </w:r>
    </w:p>
    <w:p w14:paraId="0405D115" w14:textId="77777777" w:rsidR="00A1675C" w:rsidRDefault="00000000">
      <w:pPr>
        <w:spacing w:before="40" w:after="120"/>
      </w:pPr>
      <w:r>
        <w:rPr>
          <w:rFonts w:eastAsia="Georgia"/>
        </w:rPr>
        <w:t>"Because the cucumber isn't moving."</w:t>
      </w:r>
    </w:p>
    <w:p w14:paraId="6E32D5D6" w14:textId="77777777" w:rsidR="00A1675C" w:rsidRDefault="00000000">
      <w:pPr>
        <w:spacing w:before="40" w:after="120"/>
      </w:pPr>
      <w:r>
        <w:rPr>
          <w:rFonts w:eastAsia="Georgia"/>
        </w:rPr>
        <w:t>"Correct."</w:t>
      </w:r>
    </w:p>
    <w:p w14:paraId="2F427053" w14:textId="77777777" w:rsidR="00A1675C" w:rsidRDefault="00000000">
      <w:pPr>
        <w:spacing w:before="40" w:after="120"/>
      </w:pPr>
      <w:r>
        <w:rPr>
          <w:rFonts w:eastAsia="Georgia"/>
        </w:rPr>
        <w:t>"So the spatial geometry is changing."</w:t>
      </w:r>
    </w:p>
    <w:p w14:paraId="22DBE41D" w14:textId="77777777" w:rsidR="00A1675C" w:rsidRDefault="00000000">
      <w:pPr>
        <w:spacing w:before="40" w:after="120"/>
      </w:pPr>
      <w:r>
        <w:rPr>
          <w:rFonts w:eastAsia="Georgia"/>
        </w:rPr>
        <w:t>"Yes."</w:t>
      </w:r>
    </w:p>
    <w:p w14:paraId="68CAFCB5" w14:textId="1CFC2CBB" w:rsidR="00A1675C" w:rsidRDefault="003434B6">
      <w:pPr>
        <w:ind w:firstLine="432"/>
      </w:pPr>
      <w:r>
        <w:rPr>
          <w:rFonts w:eastAsia="Georgia"/>
        </w:rPr>
        <w:t>Penny stared at the track.</w:t>
      </w:r>
    </w:p>
    <w:p w14:paraId="4E4D933B" w14:textId="77777777" w:rsidR="00A1675C" w:rsidRDefault="00000000">
      <w:pPr>
        <w:spacing w:before="40" w:after="120"/>
      </w:pPr>
      <w:r>
        <w:rPr>
          <w:rFonts w:eastAsia="Georgia"/>
        </w:rPr>
        <w:t>"Could the gravitational field be responsible?"</w:t>
      </w:r>
    </w:p>
    <w:p w14:paraId="1116125B" w14:textId="77777777" w:rsidR="00A1675C" w:rsidRDefault="00000000">
      <w:pPr>
        <w:spacing w:before="40" w:after="120"/>
      </w:pPr>
      <w:r>
        <w:rPr>
          <w:rFonts w:eastAsia="Georgia"/>
        </w:rPr>
        <w:t>"Possibly."</w:t>
      </w:r>
    </w:p>
    <w:p w14:paraId="16CAF152" w14:textId="77777777" w:rsidR="00A1675C" w:rsidRDefault="00000000">
      <w:pPr>
        <w:spacing w:before="40" w:after="120"/>
      </w:pPr>
      <w:r>
        <w:rPr>
          <w:rFonts w:eastAsia="Georgia"/>
        </w:rPr>
        <w:t>"The tidal field?"</w:t>
      </w:r>
    </w:p>
    <w:p w14:paraId="02989C7A" w14:textId="77777777" w:rsidR="00A1675C" w:rsidRDefault="00000000">
      <w:pPr>
        <w:spacing w:before="40" w:after="120"/>
      </w:pPr>
      <w:r>
        <w:rPr>
          <w:rFonts w:eastAsia="Georgia"/>
        </w:rPr>
        <w:t>"More likely."</w:t>
      </w:r>
    </w:p>
    <w:p w14:paraId="33B7A4F3" w14:textId="77777777" w:rsidR="00A1675C" w:rsidRDefault="00000000">
      <w:pPr>
        <w:ind w:firstLine="432"/>
      </w:pPr>
      <w:r>
        <w:rPr>
          <w:rFonts w:eastAsia="Georgia"/>
        </w:rPr>
        <w:t>Trevor carefully looked around.</w:t>
      </w:r>
    </w:p>
    <w:p w14:paraId="273FD3B3" w14:textId="77777777" w:rsidR="00A1675C" w:rsidRDefault="00000000">
      <w:pPr>
        <w:spacing w:before="40" w:after="120"/>
      </w:pPr>
      <w:r>
        <w:rPr>
          <w:rFonts w:eastAsia="Georgia"/>
        </w:rPr>
        <w:t>"How much curvature would we need?"</w:t>
      </w:r>
    </w:p>
    <w:p w14:paraId="56A94734" w14:textId="77777777" w:rsidR="00A1675C" w:rsidRDefault="00000000">
      <w:pPr>
        <w:ind w:firstLine="432"/>
      </w:pPr>
      <w:r>
        <w:rPr>
          <w:rFonts w:eastAsia="Georgia"/>
        </w:rPr>
        <w:t>Derek gently smiled.</w:t>
      </w:r>
    </w:p>
    <w:p w14:paraId="371D732D" w14:textId="77777777" w:rsidR="00A1675C" w:rsidRDefault="00000000">
      <w:pPr>
        <w:spacing w:before="40" w:after="120"/>
      </w:pPr>
      <w:r>
        <w:rPr>
          <w:rFonts w:eastAsia="Georgia"/>
        </w:rPr>
        <w:t>"More than London normally provides."</w:t>
      </w:r>
    </w:p>
    <w:p w14:paraId="7FD864A7" w14:textId="77777777" w:rsidR="00A1675C" w:rsidRDefault="00000000">
      <w:pPr>
        <w:spacing w:before="40" w:after="120"/>
      </w:pPr>
      <w:r>
        <w:rPr>
          <w:rFonts w:eastAsia="Georgia"/>
        </w:rPr>
        <w:t>"That's reassuring."</w:t>
      </w:r>
    </w:p>
    <w:p w14:paraId="2B9A5CAC" w14:textId="77777777" w:rsidR="00A1675C" w:rsidRDefault="00000000">
      <w:pPr>
        <w:spacing w:before="40" w:after="120"/>
      </w:pPr>
      <w:r>
        <w:rPr>
          <w:rFonts w:eastAsia="Georgia"/>
        </w:rPr>
        <w:t>"Unfortunately..."</w:t>
      </w:r>
    </w:p>
    <w:p w14:paraId="5BE1EBA7" w14:textId="77777777" w:rsidR="00A1675C" w:rsidRDefault="00000000">
      <w:pPr>
        <w:ind w:firstLine="432"/>
      </w:pPr>
      <w:r>
        <w:rPr>
          <w:rFonts w:eastAsia="Georgia"/>
        </w:rPr>
        <w:t>Derek pointed down the track. The rails were bending. Not physically.</w:t>
      </w:r>
    </w:p>
    <w:p w14:paraId="051A5637" w14:textId="46F7ED65" w:rsidR="00A1675C" w:rsidRDefault="00000000">
      <w:pPr>
        <w:ind w:firstLine="432"/>
      </w:pPr>
      <w:r>
        <w:rPr>
          <w:rFonts w:eastAsia="Georgia"/>
        </w:rPr>
        <w:t>They remained straight to the eye. But the measured distance between them was changing. Penny stared intently.</w:t>
      </w:r>
    </w:p>
    <w:p w14:paraId="5E6A28B6" w14:textId="77777777" w:rsidR="00A1675C" w:rsidRDefault="00000000">
      <w:pPr>
        <w:spacing w:before="40" w:after="120"/>
      </w:pPr>
      <w:r>
        <w:rPr>
          <w:rFonts w:eastAsia="Georgia"/>
        </w:rPr>
        <w:t>"That's curvature."</w:t>
      </w:r>
    </w:p>
    <w:p w14:paraId="29A8B8D1" w14:textId="77777777" w:rsidR="00A1675C" w:rsidRDefault="00000000">
      <w:pPr>
        <w:ind w:firstLine="432"/>
      </w:pPr>
      <w:r>
        <w:rPr>
          <w:rFonts w:eastAsia="Georgia"/>
        </w:rPr>
        <w:t>Derek nodded.</w:t>
      </w:r>
    </w:p>
    <w:p w14:paraId="48C6F694" w14:textId="77777777" w:rsidR="00A1675C" w:rsidRDefault="00000000">
      <w:pPr>
        <w:spacing w:before="40" w:after="120"/>
      </w:pPr>
      <w:r>
        <w:rPr>
          <w:rFonts w:eastAsia="Georgia"/>
        </w:rPr>
        <w:t>"Yes."</w:t>
      </w:r>
    </w:p>
    <w:p w14:paraId="13EE5EA4" w14:textId="77777777" w:rsidR="00A1675C" w:rsidRDefault="00000000">
      <w:pPr>
        <w:ind w:firstLine="432"/>
      </w:pPr>
      <w:r>
        <w:rPr>
          <w:rFonts w:eastAsia="Georgia"/>
        </w:rPr>
        <w:t>Trevor swallowed.</w:t>
      </w:r>
    </w:p>
    <w:p w14:paraId="3AB16902" w14:textId="77777777" w:rsidR="00A1675C" w:rsidRDefault="00000000">
      <w:pPr>
        <w:spacing w:before="40" w:after="120"/>
      </w:pPr>
      <w:r>
        <w:rPr>
          <w:rFonts w:eastAsia="Georgia"/>
        </w:rPr>
        <w:t>"So the Underground has become a General Relativity experiment."</w:t>
      </w:r>
    </w:p>
    <w:p w14:paraId="43164ABE" w14:textId="77777777" w:rsidR="00A1675C" w:rsidRDefault="00000000">
      <w:pPr>
        <w:spacing w:before="40" w:after="120"/>
      </w:pPr>
      <w:r>
        <w:rPr>
          <w:rFonts w:eastAsia="Georgia"/>
        </w:rPr>
        <w:t>"Apparently."</w:t>
      </w:r>
    </w:p>
    <w:p w14:paraId="493E2CC5" w14:textId="77777777" w:rsidR="00A1675C" w:rsidRDefault="00000000">
      <w:pPr>
        <w:spacing w:before="40" w:after="120"/>
      </w:pPr>
      <w:r>
        <w:rPr>
          <w:rFonts w:eastAsia="Georgia"/>
        </w:rPr>
        <w:t>"Is that safe?"</w:t>
      </w:r>
    </w:p>
    <w:p w14:paraId="714861EC" w14:textId="77777777" w:rsidR="00A1675C" w:rsidRDefault="00000000">
      <w:pPr>
        <w:ind w:firstLine="432"/>
      </w:pPr>
      <w:r>
        <w:rPr>
          <w:rFonts w:eastAsia="Georgia"/>
        </w:rPr>
        <w:t>Derek considered it.</w:t>
      </w:r>
    </w:p>
    <w:p w14:paraId="00E18B35" w14:textId="77777777" w:rsidR="00A1675C" w:rsidRDefault="00000000">
      <w:pPr>
        <w:spacing w:before="40" w:after="120"/>
      </w:pPr>
      <w:r>
        <w:rPr>
          <w:rFonts w:eastAsia="Georgia"/>
        </w:rPr>
        <w:t>"Probably."</w:t>
      </w:r>
    </w:p>
    <w:p w14:paraId="67A61617" w14:textId="77777777" w:rsidR="00A1675C" w:rsidRDefault="00000000">
      <w:pPr>
        <w:ind w:firstLine="432"/>
      </w:pPr>
      <w:r>
        <w:rPr>
          <w:rFonts w:eastAsia="Georgia"/>
        </w:rPr>
        <w:t>Trevor waited.</w:t>
      </w:r>
    </w:p>
    <w:p w14:paraId="69AA6624" w14:textId="77777777" w:rsidR="00A1675C" w:rsidRDefault="00000000">
      <w:pPr>
        <w:spacing w:before="40" w:after="120"/>
      </w:pPr>
      <w:r>
        <w:rPr>
          <w:rFonts w:eastAsia="Georgia"/>
        </w:rPr>
        <w:t>"Probably?"</w:t>
      </w:r>
    </w:p>
    <w:p w14:paraId="491D6D10" w14:textId="77777777" w:rsidR="00A1675C" w:rsidRDefault="00000000">
      <w:pPr>
        <w:ind w:firstLine="432"/>
      </w:pPr>
      <w:r>
        <w:rPr>
          <w:rFonts w:eastAsia="Georgia"/>
        </w:rPr>
        <w:t>Derek gently smiled.</w:t>
      </w:r>
    </w:p>
    <w:p w14:paraId="08EDCD91" w14:textId="77777777" w:rsidR="00A1675C" w:rsidRDefault="00000000">
      <w:pPr>
        <w:spacing w:before="40" w:after="120"/>
      </w:pPr>
      <w:r>
        <w:rPr>
          <w:rFonts w:eastAsia="Georgia"/>
        </w:rPr>
        <w:t>"Would you prefer 'possibly'?"</w:t>
      </w:r>
    </w:p>
    <w:p w14:paraId="25F3E37B" w14:textId="77777777" w:rsidR="00A1675C" w:rsidRDefault="00000000">
      <w:pPr>
        <w:spacing w:before="40" w:after="120"/>
      </w:pPr>
      <w:r>
        <w:rPr>
          <w:rFonts w:eastAsia="Georgia"/>
        </w:rPr>
        <w:t>"No."</w:t>
      </w:r>
    </w:p>
    <w:p w14:paraId="186ABB2E" w14:textId="77777777" w:rsidR="00A1675C" w:rsidRDefault="00000000">
      <w:pPr>
        <w:spacing w:before="40" w:after="120"/>
      </w:pPr>
      <w:r>
        <w:rPr>
          <w:rFonts w:eastAsia="Georgia"/>
        </w:rPr>
        <w:t>"Then probably."</w:t>
      </w:r>
    </w:p>
    <w:p w14:paraId="519B90DA" w14:textId="77777777" w:rsidR="00A1675C" w:rsidRDefault="00000000">
      <w:pPr>
        <w:ind w:firstLine="432"/>
      </w:pPr>
      <w:r>
        <w:rPr>
          <w:rFonts w:eastAsia="Georgia"/>
        </w:rPr>
        <w:t>The station lights flickered again. The clocks all stopped. 11:17.</w:t>
      </w:r>
    </w:p>
    <w:p w14:paraId="5810DD6D" w14:textId="303940E2" w:rsidR="00A1675C" w:rsidRDefault="003434B6">
      <w:pPr>
        <w:ind w:firstLine="432"/>
      </w:pPr>
      <w:r>
        <w:rPr>
          <w:rFonts w:eastAsia="Georgia"/>
        </w:rPr>
        <w:t>Penny gazed at her phone. 11:17. Trevor checked his.</w:t>
      </w:r>
    </w:p>
    <w:p w14:paraId="1A0B7D76" w14:textId="77777777" w:rsidR="00A1675C" w:rsidRDefault="00000000">
      <w:pPr>
        <w:ind w:firstLine="432"/>
      </w:pPr>
      <w:r>
        <w:rPr>
          <w:rFonts w:eastAsia="Georgia"/>
        </w:rPr>
        <w:t>11:17. Derek checked his watch. 11:17.</w:t>
      </w:r>
    </w:p>
    <w:p w14:paraId="45D8C9B2" w14:textId="77777777" w:rsidR="00A1675C" w:rsidRDefault="00000000">
      <w:pPr>
        <w:ind w:firstLine="432"/>
      </w:pPr>
      <w:r>
        <w:rPr>
          <w:rFonts w:eastAsia="Georgia"/>
        </w:rPr>
        <w:t>The cucumber began to tick. Trevor looked at it.</w:t>
      </w:r>
    </w:p>
    <w:p w14:paraId="28BE837D" w14:textId="77777777" w:rsidR="00A1675C" w:rsidRDefault="00000000">
      <w:pPr>
        <w:spacing w:before="40" w:after="120"/>
      </w:pPr>
      <w:r>
        <w:rPr>
          <w:rFonts w:eastAsia="Georgia"/>
        </w:rPr>
        <w:t>"That can't be good."</w:t>
      </w:r>
    </w:p>
    <w:p w14:paraId="2FC71360" w14:textId="77777777" w:rsidR="00A1675C" w:rsidRDefault="00000000">
      <w:pPr>
        <w:ind w:firstLine="432"/>
      </w:pPr>
      <w:r>
        <w:rPr>
          <w:rFonts w:eastAsia="Georgia"/>
        </w:rPr>
        <w:t>Derek gently smiled.</w:t>
      </w:r>
    </w:p>
    <w:p w14:paraId="033F0FDD" w14:textId="77777777" w:rsidR="00A1675C" w:rsidRDefault="00000000">
      <w:pPr>
        <w:spacing w:before="40" w:after="120"/>
      </w:pPr>
      <w:r>
        <w:rPr>
          <w:rFonts w:eastAsia="Georgia"/>
        </w:rPr>
        <w:t>"Nothing is good at 11:17."</w:t>
      </w:r>
    </w:p>
    <w:p w14:paraId="2550376D" w14:textId="77777777" w:rsidR="00A1675C" w:rsidRDefault="00000000">
      <w:pPr>
        <w:ind w:firstLine="432"/>
      </w:pPr>
      <w:r>
        <w:rPr>
          <w:rFonts w:eastAsia="Georgia"/>
        </w:rPr>
        <w:t>A train appeared in the tunnel. No headlights. No sound.</w:t>
      </w:r>
    </w:p>
    <w:p w14:paraId="116B158A" w14:textId="495BE32F" w:rsidR="00A1675C" w:rsidRDefault="00000000">
      <w:pPr>
        <w:ind w:firstLine="432"/>
      </w:pPr>
      <w:r>
        <w:rPr>
          <w:rFonts w:eastAsia="Georgia"/>
        </w:rPr>
        <w:t>It simply suddenly appeared. Penny stood.</w:t>
      </w:r>
    </w:p>
    <w:p w14:paraId="5425F771" w14:textId="77777777" w:rsidR="00A1675C" w:rsidRDefault="00000000">
      <w:pPr>
        <w:spacing w:before="40" w:after="120"/>
      </w:pPr>
      <w:r>
        <w:rPr>
          <w:rFonts w:eastAsia="Georgia"/>
        </w:rPr>
        <w:t>"Where did that come from?"</w:t>
      </w:r>
    </w:p>
    <w:p w14:paraId="4F929F9D" w14:textId="77777777" w:rsidR="00A1675C" w:rsidRDefault="00000000">
      <w:pPr>
        <w:ind w:firstLine="432"/>
      </w:pPr>
      <w:r>
        <w:rPr>
          <w:rFonts w:eastAsia="Georgia"/>
        </w:rPr>
        <w:t>Derek carefully eyed the rails.</w:t>
      </w:r>
    </w:p>
    <w:p w14:paraId="470223A6" w14:textId="77777777" w:rsidR="00A1675C" w:rsidRDefault="00000000">
      <w:pPr>
        <w:spacing w:before="40" w:after="120"/>
      </w:pPr>
      <w:r>
        <w:rPr>
          <w:rFonts w:eastAsia="Georgia"/>
        </w:rPr>
        <w:t>"That's the wrong question."</w:t>
      </w:r>
    </w:p>
    <w:p w14:paraId="381E7A70" w14:textId="77777777" w:rsidR="00A1675C" w:rsidRDefault="00000000">
      <w:pPr>
        <w:spacing w:before="40" w:after="120"/>
      </w:pPr>
      <w:r>
        <w:rPr>
          <w:rFonts w:eastAsia="Georgia"/>
        </w:rPr>
        <w:t>"What is the right one?"</w:t>
      </w:r>
    </w:p>
    <w:p w14:paraId="044BDA15" w14:textId="77777777" w:rsidR="00A1675C" w:rsidRDefault="00000000">
      <w:pPr>
        <w:spacing w:before="40" w:after="120"/>
      </w:pPr>
      <w:r>
        <w:rPr>
          <w:rFonts w:eastAsia="Georgia"/>
        </w:rPr>
        <w:t>"Which worldline did it follow?"</w:t>
      </w:r>
    </w:p>
    <w:p w14:paraId="6CF9FE5D" w14:textId="77777777" w:rsidR="00A1675C" w:rsidRDefault="00000000">
      <w:pPr>
        <w:ind w:firstLine="432"/>
      </w:pPr>
      <w:r>
        <w:rPr>
          <w:rFonts w:eastAsia="Georgia"/>
        </w:rPr>
        <w:t>Trevor sharply stared at him.</w:t>
      </w:r>
    </w:p>
    <w:p w14:paraId="4DA03277" w14:textId="77777777" w:rsidR="00A1675C" w:rsidRDefault="00000000">
      <w:pPr>
        <w:spacing w:before="40" w:after="120"/>
      </w:pPr>
      <w:r>
        <w:rPr>
          <w:rFonts w:eastAsia="Georgia"/>
        </w:rPr>
        <w:t>"The train has a worldline?"</w:t>
      </w:r>
    </w:p>
    <w:p w14:paraId="15BCE2AA" w14:textId="77777777" w:rsidR="00A1675C" w:rsidRDefault="00000000">
      <w:pPr>
        <w:spacing w:before="40" w:after="120"/>
      </w:pPr>
      <w:r>
        <w:rPr>
          <w:rFonts w:eastAsia="Georgia"/>
        </w:rPr>
        <w:t>"Everything physical does."</w:t>
      </w:r>
    </w:p>
    <w:p w14:paraId="0A5048A9" w14:textId="77777777" w:rsidR="00A1675C" w:rsidRDefault="00000000">
      <w:pPr>
        <w:spacing w:before="40" w:after="120"/>
      </w:pPr>
      <w:r>
        <w:rPr>
          <w:rFonts w:eastAsia="Georgia"/>
        </w:rPr>
        <w:t>"Even the cucumber?"</w:t>
      </w:r>
    </w:p>
    <w:p w14:paraId="45003803" w14:textId="77777777" w:rsidR="00A1675C" w:rsidRDefault="00000000">
      <w:pPr>
        <w:spacing w:before="40" w:after="120"/>
      </w:pPr>
      <w:r>
        <w:rPr>
          <w:rFonts w:eastAsia="Georgia"/>
        </w:rPr>
        <w:t>"Yes."</w:t>
      </w:r>
    </w:p>
    <w:p w14:paraId="3471A2E8" w14:textId="3062E42D" w:rsidR="00A1675C" w:rsidRDefault="003434B6">
      <w:pPr>
        <w:ind w:firstLine="432"/>
      </w:pPr>
      <w:r>
        <w:rPr>
          <w:rFonts w:eastAsia="Georgia"/>
        </w:rPr>
        <w:t>Penny carefully watched the ordinary cucumber.</w:t>
      </w:r>
    </w:p>
    <w:p w14:paraId="068373A1" w14:textId="77777777" w:rsidR="00A1675C" w:rsidRDefault="00000000">
      <w:pPr>
        <w:spacing w:before="40" w:after="120"/>
      </w:pPr>
      <w:r>
        <w:rPr>
          <w:rFonts w:eastAsia="Georgia"/>
        </w:rPr>
        <w:t>"Even the cucumber."</w:t>
      </w:r>
    </w:p>
    <w:p w14:paraId="7BF796B1" w14:textId="77777777" w:rsidR="00A1675C" w:rsidRDefault="00000000">
      <w:pPr>
        <w:ind w:firstLine="432"/>
      </w:pPr>
      <w:r>
        <w:rPr>
          <w:rFonts w:eastAsia="Georgia"/>
        </w:rPr>
        <w:t>Trevor nodded slowly.</w:t>
      </w:r>
    </w:p>
    <w:p w14:paraId="645CEEC6" w14:textId="77777777" w:rsidR="00A1675C" w:rsidRDefault="00000000">
      <w:pPr>
        <w:spacing w:before="40" w:after="120"/>
      </w:pPr>
      <w:r>
        <w:rPr>
          <w:rFonts w:eastAsia="Georgia"/>
        </w:rPr>
        <w:t>"Well, that's settled."</w:t>
      </w:r>
    </w:p>
    <w:p w14:paraId="5C41001D" w14:textId="77777777" w:rsidR="00A1675C" w:rsidRDefault="00000000">
      <w:pPr>
        <w:ind w:firstLine="432"/>
      </w:pPr>
      <w:r>
        <w:rPr>
          <w:rFonts w:eastAsia="Georgia"/>
        </w:rPr>
        <w:t>The train approached. It stopped. The doors opened.</w:t>
      </w:r>
    </w:p>
    <w:p w14:paraId="44AE3EBD" w14:textId="77777777" w:rsidR="00A1675C" w:rsidRDefault="00000000">
      <w:pPr>
        <w:ind w:firstLine="432"/>
      </w:pPr>
      <w:r>
        <w:rPr>
          <w:rFonts w:eastAsia="Georgia"/>
        </w:rPr>
        <w:t>Nobody got off. Nobody got on. Inside, the carriage was completely empty.</w:t>
      </w:r>
    </w:p>
    <w:p w14:paraId="6BA9A935" w14:textId="77777777" w:rsidR="00A1675C" w:rsidRDefault="00000000">
      <w:pPr>
        <w:ind w:firstLine="432"/>
      </w:pPr>
      <w:r>
        <w:rPr>
          <w:rFonts w:eastAsia="Georgia"/>
        </w:rPr>
        <w:t>Except for a single seat. And on the seat was another cucumber. Derek sharply stared at it.</w:t>
      </w:r>
    </w:p>
    <w:p w14:paraId="66CD3A35" w14:textId="5C388504" w:rsidR="00A1675C" w:rsidRDefault="003434B6">
      <w:pPr>
        <w:ind w:firstLine="432"/>
      </w:pPr>
      <w:r>
        <w:rPr>
          <w:rFonts w:eastAsia="Georgia"/>
        </w:rPr>
        <w:t>Penny stared at Derek. Trevor stared at Penny. Nobody offered anything.</w:t>
      </w:r>
    </w:p>
    <w:p w14:paraId="6A3EE914" w14:textId="77777777" w:rsidR="00A1675C" w:rsidRDefault="00000000">
      <w:pPr>
        <w:ind w:firstLine="432"/>
      </w:pPr>
      <w:r>
        <w:rPr>
          <w:rFonts w:eastAsia="Georgia"/>
        </w:rPr>
        <w:t>Then Derek gently smiled.</w:t>
      </w:r>
    </w:p>
    <w:p w14:paraId="0A809EB4" w14:textId="77777777" w:rsidR="00A1675C" w:rsidRDefault="00000000">
      <w:pPr>
        <w:spacing w:before="40" w:after="120"/>
      </w:pPr>
      <w:r>
        <w:rPr>
          <w:rFonts w:eastAsia="Georgia"/>
        </w:rPr>
        <w:t>"Well."</w:t>
      </w:r>
    </w:p>
    <w:p w14:paraId="03550B3A" w14:textId="4CC65599" w:rsidR="00A1675C" w:rsidRDefault="003434B6">
      <w:pPr>
        <w:ind w:firstLine="432"/>
      </w:pPr>
      <w:r>
        <w:rPr>
          <w:rFonts w:eastAsia="Georgia"/>
        </w:rPr>
        <w:t>Penny folded her arms.</w:t>
      </w:r>
    </w:p>
    <w:p w14:paraId="709C6D82" w14:textId="77777777" w:rsidR="00A1675C" w:rsidRDefault="00000000">
      <w:pPr>
        <w:spacing w:before="40" w:after="120"/>
      </w:pPr>
      <w:r>
        <w:rPr>
          <w:rFonts w:eastAsia="Georgia"/>
        </w:rPr>
        <w:t>"Don't."</w:t>
      </w:r>
    </w:p>
    <w:p w14:paraId="3C221255" w14:textId="77777777" w:rsidR="00A1675C" w:rsidRDefault="00000000">
      <w:pPr>
        <w:spacing w:before="40" w:after="120"/>
      </w:pPr>
      <w:r>
        <w:rPr>
          <w:rFonts w:eastAsia="Georgia"/>
        </w:rPr>
        <w:t>"I haven't offered anything."</w:t>
      </w:r>
    </w:p>
    <w:p w14:paraId="02262C43" w14:textId="77777777" w:rsidR="00A1675C" w:rsidRDefault="00000000">
      <w:pPr>
        <w:spacing w:before="40" w:after="120"/>
      </w:pPr>
      <w:r>
        <w:rPr>
          <w:rFonts w:eastAsia="Georgia"/>
        </w:rPr>
        <w:t>"You were about to."</w:t>
      </w:r>
    </w:p>
    <w:p w14:paraId="0D7CB09A" w14:textId="77777777" w:rsidR="00A1675C" w:rsidRDefault="00000000">
      <w:pPr>
        <w:ind w:firstLine="432"/>
      </w:pPr>
      <w:r>
        <w:rPr>
          <w:rFonts w:eastAsia="Georgia"/>
        </w:rPr>
        <w:t>Derek surveyed the second cucumber.</w:t>
      </w:r>
    </w:p>
    <w:p w14:paraId="038FC883" w14:textId="77777777" w:rsidR="00A1675C" w:rsidRDefault="00000000">
      <w:pPr>
        <w:spacing w:before="40" w:after="120"/>
      </w:pPr>
      <w:r>
        <w:rPr>
          <w:rFonts w:eastAsia="Georgia"/>
        </w:rPr>
        <w:t>"All right."</w:t>
      </w:r>
    </w:p>
    <w:p w14:paraId="3E0BF56C" w14:textId="65B2CDD2" w:rsidR="00A1675C" w:rsidRDefault="00000000">
      <w:pPr>
        <w:ind w:firstLine="432"/>
      </w:pPr>
      <w:r>
        <w:rPr>
          <w:rFonts w:eastAsia="Georgia"/>
        </w:rPr>
        <w:t>He stepped into the carriage. Penny followed.</w:t>
      </w:r>
    </w:p>
    <w:p w14:paraId="6BD31409" w14:textId="77777777" w:rsidR="00A1675C" w:rsidRDefault="00000000">
      <w:pPr>
        <w:spacing w:before="40" w:after="120"/>
      </w:pPr>
      <w:r>
        <w:rPr>
          <w:rFonts w:eastAsia="Georgia"/>
        </w:rPr>
        <w:t>Trevor wearily sighed.</w:t>
      </w:r>
    </w:p>
    <w:p w14:paraId="1BB49B60" w14:textId="77777777" w:rsidR="00A1675C" w:rsidRDefault="00000000">
      <w:pPr>
        <w:ind w:firstLine="432"/>
      </w:pPr>
      <w:r>
        <w:rPr>
          <w:rFonts w:eastAsia="Georgia"/>
        </w:rPr>
        <w:t>Then followed them. The doors quietly closed. The mysterious train began to move.</w:t>
      </w:r>
    </w:p>
    <w:p w14:paraId="7AB98052" w14:textId="77777777" w:rsidR="00A1675C" w:rsidRDefault="00000000">
      <w:pPr>
        <w:ind w:firstLine="432"/>
      </w:pPr>
      <w:r>
        <w:rPr>
          <w:rFonts w:eastAsia="Georgia"/>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ind w:firstLine="432"/>
      </w:pPr>
      <w:r>
        <w:rPr>
          <w:rFonts w:eastAsia="Georgia"/>
        </w:rPr>
        <w:t>11:18. 11:19. 11:20.</w:t>
      </w:r>
    </w:p>
    <w:p w14:paraId="04637B55" w14:textId="77777777" w:rsidR="00A1675C" w:rsidRDefault="00000000">
      <w:pPr>
        <w:ind w:firstLine="432"/>
      </w:pPr>
      <w:r>
        <w:rPr>
          <w:rFonts w:eastAsia="Georgia"/>
        </w:rPr>
        <w:t>Derek carefully studied his watch. It still read 11:17. He gently smiled.</w:t>
      </w:r>
    </w:p>
    <w:p w14:paraId="777F0F18" w14:textId="77777777" w:rsidR="00A1675C" w:rsidRDefault="00000000">
      <w:pPr>
        <w:spacing w:before="40" w:after="120"/>
      </w:pPr>
      <w:r>
        <w:rPr>
          <w:rFonts w:eastAsia="Georgia"/>
        </w:rPr>
        <w:t>"Now we're getting somewhere."</w:t>
      </w:r>
    </w:p>
    <w:p w14:paraId="6072F3CB" w14:textId="77777777" w:rsidR="00A1675C" w:rsidRDefault="00000000">
      <w:pPr>
        <w:ind w:firstLine="432"/>
      </w:pPr>
      <w:r>
        <w:rPr>
          <w:rFonts w:eastAsia="Georgia"/>
        </w:rPr>
        <w:t>the mysterious distant train accelerated into the darkness. And for the first time, Derek began to suspect that the strangest thing about the empty empty station was not that its geometry was curved. It was that something appeared to be curving it on purpose.</w:t>
      </w:r>
    </w:p>
    <w:p w14:paraId="34FF9820" w14:textId="77777777" w:rsidR="00A1675C" w:rsidRDefault="00000000">
      <w:pPr>
        <w:spacing w:before="480" w:after="240"/>
        <w:jc w:val="center"/>
      </w:pPr>
      <w:r>
        <w:rPr>
          <w:rFonts w:eastAsia="Georgia"/>
          <w:b/>
          <w:sz w:val="32"/>
        </w:rPr>
        <w:t>Chapter 14</w:t>
      </w:r>
    </w:p>
    <w:p w14:paraId="4C7BD43F" w14:textId="77777777" w:rsidR="00A1675C" w:rsidRDefault="00000000">
      <w:pPr>
        <w:spacing w:before="200" w:after="120"/>
        <w:jc w:val="center"/>
      </w:pPr>
      <w:r>
        <w:rPr>
          <w:rFonts w:eastAsia="Georgia"/>
          <w:b/>
          <w:sz w:val="24"/>
        </w:rPr>
        <w:t>The distant Train That Arrived Before It Left</w:t>
      </w:r>
    </w:p>
    <w:p w14:paraId="458A5FCF" w14:textId="77777777" w:rsidR="00A1675C" w:rsidRDefault="00000000">
      <w:pPr>
        <w:ind w:firstLine="432"/>
      </w:pPr>
      <w:r>
        <w:rPr>
          <w:rFonts w:eastAsia="Georgia"/>
        </w:rPr>
        <w:t>The narrow corridor ended at cold Platform Seven. Derek stopped.</w:t>
      </w:r>
    </w:p>
    <w:p w14:paraId="688A69C1" w14:textId="77777777" w:rsidR="00A1675C" w:rsidRDefault="00000000">
      <w:pPr>
        <w:spacing w:before="40" w:after="120"/>
      </w:pPr>
      <w:r>
        <w:rPr>
          <w:rFonts w:eastAsia="Georgia"/>
        </w:rPr>
        <w:t>"Of course."</w:t>
      </w:r>
    </w:p>
    <w:p w14:paraId="2107FDFC" w14:textId="5C7AFE01" w:rsidR="00A1675C" w:rsidRDefault="003434B6">
      <w:pPr>
        <w:ind w:firstLine="432"/>
      </w:pPr>
      <w:r>
        <w:rPr>
          <w:rFonts w:eastAsia="Georgia"/>
        </w:rPr>
        <w:t>Penny carefully regarded the sign.</w:t>
      </w:r>
    </w:p>
    <w:p w14:paraId="4AA78377" w14:textId="77777777" w:rsidR="00A1675C" w:rsidRDefault="00000000">
      <w:pPr>
        <w:spacing w:before="200" w:after="120"/>
        <w:jc w:val="center"/>
      </w:pPr>
      <w:r>
        <w:rPr>
          <w:rFonts w:eastAsia="Georgia"/>
          <w:b/>
          <w:sz w:val="24"/>
        </w:rPr>
        <w:t>Platform 7</w:t>
      </w:r>
    </w:p>
    <w:p w14:paraId="176B3AAF" w14:textId="77777777" w:rsidR="00A1675C" w:rsidRDefault="00000000">
      <w:pPr>
        <w:ind w:firstLine="432"/>
      </w:pPr>
      <w:r>
        <w:rPr>
          <w:rFonts w:eastAsia="Georgia"/>
        </w:rPr>
        <w:t>Trevor examined the timetable.</w:t>
      </w:r>
    </w:p>
    <w:p w14:paraId="07B705DF" w14:textId="77777777" w:rsidR="00A1675C" w:rsidRDefault="00000000">
      <w:pPr>
        <w:spacing w:before="40" w:after="120"/>
      </w:pPr>
      <w:r>
        <w:rPr>
          <w:rFonts w:eastAsia="Georgia"/>
        </w:rPr>
        <w:t>"There isn't a Platform Seven."</w:t>
      </w:r>
    </w:p>
    <w:p w14:paraId="1368FBA1" w14:textId="77777777" w:rsidR="00A1675C" w:rsidRDefault="00000000">
      <w:pPr>
        <w:ind w:firstLine="432"/>
      </w:pPr>
      <w:r>
        <w:rPr>
          <w:rFonts w:eastAsia="Georgia"/>
        </w:rPr>
        <w:t>Derek nodded.</w:t>
      </w:r>
    </w:p>
    <w:p w14:paraId="3D8A0B22" w14:textId="77777777" w:rsidR="00A1675C" w:rsidRDefault="00000000">
      <w:pPr>
        <w:spacing w:before="40" w:after="120"/>
      </w:pPr>
      <w:r>
        <w:rPr>
          <w:rFonts w:eastAsia="Georgia"/>
        </w:rPr>
        <w:t>"Excellent."</w:t>
      </w:r>
    </w:p>
    <w:p w14:paraId="73D9E14E" w14:textId="77777777" w:rsidR="00A1675C" w:rsidRDefault="00000000">
      <w:pPr>
        <w:ind w:firstLine="432"/>
      </w:pPr>
      <w:r>
        <w:rPr>
          <w:rFonts w:eastAsia="Georgia"/>
        </w:rPr>
        <w:t>Trevor sharply stared at him.</w:t>
      </w:r>
    </w:p>
    <w:p w14:paraId="08A551E5" w14:textId="77777777" w:rsidR="00A1675C" w:rsidRDefault="00000000">
      <w:pPr>
        <w:spacing w:before="40" w:after="120"/>
      </w:pPr>
      <w:r>
        <w:rPr>
          <w:rFonts w:eastAsia="Georgia"/>
        </w:rPr>
        <w:t>"Why is that excellent?"</w:t>
      </w:r>
    </w:p>
    <w:p w14:paraId="494368AD" w14:textId="77777777" w:rsidR="00A1675C" w:rsidRDefault="00000000">
      <w:pPr>
        <w:spacing w:before="40" w:after="120"/>
      </w:pPr>
      <w:r>
        <w:rPr>
          <w:rFonts w:eastAsia="Georgia"/>
        </w:rPr>
        <w:t>"Because if there were a Platform Seven, this would be considerably less interesting."</w:t>
      </w:r>
    </w:p>
    <w:p w14:paraId="3A138E50" w14:textId="4997428B" w:rsidR="00A1675C" w:rsidRDefault="003434B6">
      <w:pPr>
        <w:ind w:firstLine="432"/>
      </w:pPr>
      <w:r>
        <w:rPr>
          <w:rFonts w:eastAsia="Georgia"/>
        </w:rPr>
        <w:t>Penny looked sharply down the platform. Before she could say anything, a woman's voice came from behind them.</w:t>
      </w:r>
    </w:p>
    <w:p w14:paraId="1B476842" w14:textId="77777777" w:rsidR="00A1675C" w:rsidRDefault="00000000">
      <w:pPr>
        <w:spacing w:before="40" w:after="120"/>
      </w:pPr>
      <w:r>
        <w:rPr>
          <w:rFonts w:eastAsia="Georgia"/>
        </w:rPr>
        <w:t>"If you're planning to take that train, I'd recommend knowing where it goes first."</w:t>
      </w:r>
    </w:p>
    <w:p w14:paraId="1D77739C" w14:textId="77777777" w:rsidR="00A1675C" w:rsidRDefault="00000000">
      <w:pPr>
        <w:ind w:firstLine="432"/>
      </w:pPr>
      <w:r>
        <w:rPr>
          <w:rFonts w:eastAsia="Georgia"/>
        </w:rPr>
        <w:t>All three turned. The woman standing at the end of the lonely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ind w:firstLine="432"/>
      </w:pPr>
      <w:r>
        <w:rPr>
          <w:rFonts w:eastAsia="Georgia"/>
        </w:rPr>
        <w:t>Trevor stared intently.</w:t>
      </w:r>
    </w:p>
    <w:p w14:paraId="7590678A" w14:textId="77777777" w:rsidR="00A1675C" w:rsidRDefault="00000000">
      <w:pPr>
        <w:spacing w:before="40" w:after="120"/>
      </w:pPr>
      <w:r>
        <w:rPr>
          <w:rFonts w:eastAsia="Georgia"/>
        </w:rPr>
        <w:t>"Tabitha?"</w:t>
      </w:r>
    </w:p>
    <w:p w14:paraId="3FE0FF69" w14:textId="77777777" w:rsidR="00A1675C" w:rsidRDefault="00000000">
      <w:pPr>
        <w:ind w:firstLine="432"/>
      </w:pPr>
      <w:r>
        <w:rPr>
          <w:rFonts w:eastAsia="Georgia"/>
        </w:rPr>
        <w:t>She smiled.</w:t>
      </w:r>
    </w:p>
    <w:p w14:paraId="35B336BD" w14:textId="77777777" w:rsidR="00A1675C" w:rsidRDefault="00000000">
      <w:pPr>
        <w:spacing w:before="40" w:after="120"/>
      </w:pPr>
      <w:r>
        <w:rPr>
          <w:rFonts w:eastAsia="Georgia"/>
        </w:rPr>
        <w:t>"Hello, little brother."</w:t>
      </w:r>
    </w:p>
    <w:p w14:paraId="3747B119" w14:textId="77777777" w:rsidR="00A1675C" w:rsidRDefault="00000000">
      <w:pPr>
        <w:ind w:firstLine="432"/>
      </w:pPr>
      <w:r>
        <w:rPr>
          <w:rFonts w:eastAsia="Georgia"/>
        </w:rPr>
        <w:t>Derek looked sharply at Trevor.</w:t>
      </w:r>
    </w:p>
    <w:p w14:paraId="5461EE03" w14:textId="77777777" w:rsidR="00A1675C" w:rsidRDefault="00000000">
      <w:pPr>
        <w:spacing w:before="40" w:after="120"/>
      </w:pPr>
      <w:r>
        <w:rPr>
          <w:rFonts w:eastAsia="Georgia"/>
        </w:rPr>
        <w:t>"Your sister?"</w:t>
      </w:r>
    </w:p>
    <w:p w14:paraId="4BF4D270" w14:textId="77777777" w:rsidR="00A1675C" w:rsidRDefault="00000000">
      <w:pPr>
        <w:spacing w:before="40" w:after="120"/>
      </w:pPr>
      <w:r>
        <w:rPr>
          <w:rFonts w:eastAsia="Georgia"/>
        </w:rPr>
        <w:t>"Unfortunately," Trevor opined.</w:t>
      </w:r>
    </w:p>
    <w:p w14:paraId="0A39FB5E" w14:textId="77777777" w:rsidR="00A1675C" w:rsidRDefault="00000000">
      <w:pPr>
        <w:ind w:firstLine="432"/>
      </w:pPr>
      <w:r>
        <w:rPr>
          <w:rFonts w:eastAsia="Georgia"/>
        </w:rPr>
        <w:t>Tabitha raised an eyebrow.</w:t>
      </w:r>
    </w:p>
    <w:p w14:paraId="6D6CEF1B" w14:textId="77777777" w:rsidR="00A1675C" w:rsidRDefault="00000000">
      <w:pPr>
        <w:spacing w:before="40" w:after="120"/>
      </w:pPr>
      <w:r>
        <w:rPr>
          <w:rFonts w:eastAsia="Georgia"/>
        </w:rPr>
        <w:t>"I heard that."</w:t>
      </w:r>
    </w:p>
    <w:p w14:paraId="071DD43A" w14:textId="77777777" w:rsidR="00A1675C" w:rsidRDefault="00000000">
      <w:pPr>
        <w:spacing w:before="40" w:after="120"/>
      </w:pPr>
      <w:r>
        <w:rPr>
          <w:rFonts w:eastAsia="Georgia"/>
        </w:rPr>
        <w:t>"You were meant to."</w:t>
      </w:r>
    </w:p>
    <w:p w14:paraId="1E635A76" w14:textId="77777777" w:rsidR="00A1675C" w:rsidRDefault="00000000">
      <w:pPr>
        <w:ind w:firstLine="432"/>
      </w:pPr>
      <w:r>
        <w:rPr>
          <w:rFonts w:eastAsia="Georgia"/>
        </w:rPr>
        <w:t>She inspected Derek.</w:t>
      </w:r>
    </w:p>
    <w:p w14:paraId="64922CD8" w14:textId="77777777" w:rsidR="00A1675C" w:rsidRDefault="00000000">
      <w:pPr>
        <w:spacing w:before="40" w:after="120"/>
      </w:pPr>
      <w:r>
        <w:rPr>
          <w:rFonts w:eastAsia="Georgia"/>
        </w:rPr>
        <w:t>"So you're Derek."</w:t>
      </w:r>
    </w:p>
    <w:p w14:paraId="56CF3B5A" w14:textId="77777777" w:rsidR="00A1675C" w:rsidRDefault="00000000">
      <w:pPr>
        <w:spacing w:before="40" w:after="120"/>
      </w:pPr>
      <w:r>
        <w:rPr>
          <w:rFonts w:eastAsia="Georgia"/>
        </w:rPr>
        <w:t>"Yes."</w:t>
      </w:r>
    </w:p>
    <w:p w14:paraId="6724C036" w14:textId="77777777" w:rsidR="00A1675C" w:rsidRDefault="00000000">
      <w:pPr>
        <w:spacing w:before="40" w:after="120"/>
      </w:pPr>
      <w:r>
        <w:rPr>
          <w:rFonts w:eastAsia="Georgia"/>
        </w:rPr>
        <w:t>"Trevor maintained you were the sensible one."</w:t>
      </w:r>
    </w:p>
    <w:p w14:paraId="07EED3A1" w14:textId="77777777" w:rsidR="00A1675C" w:rsidRDefault="00000000">
      <w:pPr>
        <w:ind w:firstLine="432"/>
      </w:pPr>
      <w:r>
        <w:rPr>
          <w:rFonts w:eastAsia="Georgia"/>
        </w:rPr>
        <w:t>Derek glanced at Trevor.</w:t>
      </w:r>
    </w:p>
    <w:p w14:paraId="70396C33" w14:textId="77777777" w:rsidR="00A1675C" w:rsidRDefault="00000000">
      <w:pPr>
        <w:spacing w:before="40" w:after="120"/>
      </w:pPr>
      <w:r>
        <w:rPr>
          <w:rFonts w:eastAsia="Georgia"/>
        </w:rPr>
        <w:t>"He has never affirmed that to me."</w:t>
      </w:r>
    </w:p>
    <w:p w14:paraId="65F8E0E1" w14:textId="77777777" w:rsidR="00A1675C" w:rsidRDefault="00000000">
      <w:pPr>
        <w:spacing w:before="40" w:after="120"/>
      </w:pPr>
      <w:r>
        <w:rPr>
          <w:rFonts w:eastAsia="Georgia"/>
        </w:rPr>
        <w:t>"Good," Tabitha confirmed. "I'd hate to begin with a false impression."</w:t>
      </w:r>
    </w:p>
    <w:p w14:paraId="17D7F76D" w14:textId="2989A730" w:rsidR="00A1675C" w:rsidRDefault="003434B6">
      <w:pPr>
        <w:ind w:firstLine="432"/>
      </w:pPr>
      <w:r>
        <w:rPr>
          <w:rFonts w:eastAsia="Georgia"/>
        </w:rPr>
        <w:t>Penny looked from Tabitha to Derek. She remained silent. She was very good at saying nothing in ways that made Derek nervous.</w:t>
      </w:r>
    </w:p>
    <w:p w14:paraId="533BC259" w14:textId="77777777" w:rsidR="00A1675C" w:rsidRDefault="00000000">
      <w:pPr>
        <w:ind w:firstLine="432"/>
      </w:pPr>
      <w:r>
        <w:rPr>
          <w:rFonts w:eastAsia="Georgia"/>
        </w:rPr>
        <w:t>Derek found himself noticing that Tabitha was watching him. Then she looked away. He decided not to think about that.</w:t>
      </w:r>
    </w:p>
    <w:p w14:paraId="369BC18D" w14:textId="77777777" w:rsidR="00A1675C" w:rsidRDefault="00000000">
      <w:pPr>
        <w:ind w:firstLine="432"/>
      </w:pPr>
      <w:r>
        <w:rPr>
          <w:rFonts w:eastAsia="Georgia"/>
        </w:rPr>
        <w:t>Which was, in retrospect, the first sign that this was going to be a problem.</w:t>
      </w:r>
    </w:p>
    <w:p w14:paraId="105D034F" w14:textId="77777777" w:rsidR="00A1675C" w:rsidRDefault="00000000">
      <w:pPr>
        <w:spacing w:before="40" w:after="120"/>
      </w:pPr>
      <w:r>
        <w:rPr>
          <w:rFonts w:eastAsia="Georgia"/>
        </w:rPr>
        <w:t>"How did you get here?" Derek asked.</w:t>
      </w:r>
    </w:p>
    <w:p w14:paraId="5B54B34E" w14:textId="77777777" w:rsidR="00A1675C" w:rsidRDefault="00000000">
      <w:pPr>
        <w:ind w:firstLine="432"/>
      </w:pPr>
      <w:r>
        <w:rPr>
          <w:rFonts w:eastAsia="Georgia"/>
        </w:rPr>
        <w:t>Tabitha held up her phone.</w:t>
      </w:r>
    </w:p>
    <w:p w14:paraId="5B6FADB9" w14:textId="77777777" w:rsidR="00A1675C" w:rsidRDefault="00000000">
      <w:pPr>
        <w:spacing w:before="40" w:after="120"/>
      </w:pPr>
      <w:r>
        <w:rPr>
          <w:rFonts w:eastAsia="Georgia"/>
        </w:rPr>
        <w:t>"Trevor sent me a message."</w:t>
      </w:r>
    </w:p>
    <w:p w14:paraId="66686BBF" w14:textId="77777777" w:rsidR="00A1675C" w:rsidRDefault="00000000">
      <w:pPr>
        <w:ind w:firstLine="432"/>
      </w:pPr>
      <w:r>
        <w:rPr>
          <w:rFonts w:eastAsia="Georgia"/>
        </w:rPr>
        <w:t>Trevor deeply frowned.</w:t>
      </w:r>
    </w:p>
    <w:p w14:paraId="4EFA5A8C" w14:textId="77777777" w:rsidR="00A1675C" w:rsidRDefault="00000000">
      <w:pPr>
        <w:spacing w:before="40" w:after="120"/>
      </w:pPr>
      <w:r>
        <w:rPr>
          <w:rFonts w:eastAsia="Georgia"/>
        </w:rPr>
        <w:t>"I didn't."</w:t>
      </w:r>
    </w:p>
    <w:p w14:paraId="757096BB" w14:textId="77777777" w:rsidR="00A1675C" w:rsidRDefault="00000000">
      <w:pPr>
        <w:ind w:firstLine="432"/>
      </w:pPr>
      <w:r>
        <w:rPr>
          <w:rFonts w:eastAsia="Georgia"/>
        </w:rPr>
        <w:t>Tabitha looked at the screen.</w:t>
      </w:r>
    </w:p>
    <w:p w14:paraId="7B537705" w14:textId="77777777" w:rsidR="00A1675C" w:rsidRDefault="00000000">
      <w:pPr>
        <w:spacing w:before="40" w:after="120"/>
      </w:pPr>
      <w:r>
        <w:rPr>
          <w:rFonts w:eastAsia="Georgia"/>
        </w:rPr>
        <w:t>"Apparently someone using your number did."</w:t>
      </w:r>
    </w:p>
    <w:p w14:paraId="4C09FB05" w14:textId="77777777" w:rsidR="00A1675C" w:rsidRDefault="00000000">
      <w:pPr>
        <w:ind w:firstLine="432"/>
      </w:pPr>
      <w:r>
        <w:rPr>
          <w:rFonts w:eastAsia="Georgia"/>
        </w:rPr>
        <w:t>Silence. Derek held out his hand.</w:t>
      </w:r>
    </w:p>
    <w:p w14:paraId="35EFC090" w14:textId="77777777" w:rsidR="00A1675C" w:rsidRDefault="00000000">
      <w:pPr>
        <w:spacing w:before="40" w:after="120"/>
      </w:pPr>
      <w:r>
        <w:rPr>
          <w:rFonts w:eastAsia="Georgia"/>
        </w:rPr>
        <w:t>"What did it say?"</w:t>
      </w:r>
    </w:p>
    <w:p w14:paraId="49BB34AC" w14:textId="77777777" w:rsidR="00A1675C" w:rsidRDefault="00000000">
      <w:pPr>
        <w:ind w:firstLine="432"/>
      </w:pPr>
      <w:r>
        <w:rPr>
          <w:rFonts w:eastAsia="Georgia"/>
        </w:rPr>
        <w:t>Tabitha showed him.</w:t>
      </w:r>
    </w:p>
    <w:p w14:paraId="2DE07497" w14:textId="77777777" w:rsidR="00A1675C" w:rsidRDefault="00000000">
      <w:pPr>
        <w:spacing w:before="200" w:after="120"/>
        <w:jc w:val="center"/>
      </w:pPr>
      <w:r>
        <w:rPr>
          <w:rFonts w:eastAsia="Georgia"/>
          <w:b/>
          <w:sz w:val="24"/>
        </w:rPr>
        <w:t>DON'T LET WEINSTEIN GET TO THE STATION FIRST.</w:t>
      </w:r>
    </w:p>
    <w:p w14:paraId="16E590FC" w14:textId="77777777" w:rsidR="00A1675C" w:rsidRDefault="00000000">
      <w:pPr>
        <w:ind w:firstLine="432"/>
      </w:pPr>
      <w:r>
        <w:rPr>
          <w:rFonts w:eastAsia="Georgia"/>
        </w:rPr>
        <w:t>Derek's expression changed.</w:t>
      </w:r>
    </w:p>
    <w:p w14:paraId="7FF7DC00" w14:textId="77777777" w:rsidR="00A1675C" w:rsidRDefault="00000000">
      <w:pPr>
        <w:spacing w:before="40" w:after="120"/>
      </w:pPr>
      <w:r>
        <w:rPr>
          <w:rFonts w:eastAsia="Georgia"/>
        </w:rPr>
        <w:t>"When did you receive that?"</w:t>
      </w:r>
    </w:p>
    <w:p w14:paraId="62BFDEA3" w14:textId="77777777" w:rsidR="00A1675C" w:rsidRDefault="00000000">
      <w:pPr>
        <w:spacing w:before="40" w:after="120"/>
      </w:pPr>
      <w:r>
        <w:rPr>
          <w:rFonts w:eastAsia="Georgia"/>
        </w:rPr>
        <w:t>"Eleven minutes ago."</w:t>
      </w:r>
    </w:p>
    <w:p w14:paraId="75CD101E" w14:textId="77777777" w:rsidR="00A1675C" w:rsidRDefault="00000000">
      <w:pPr>
        <w:ind w:firstLine="432"/>
      </w:pPr>
      <w:r>
        <w:rPr>
          <w:rFonts w:eastAsia="Georgia"/>
        </w:rPr>
        <w:t>Trevor carefully glanced at Derek.</w:t>
      </w:r>
    </w:p>
    <w:p w14:paraId="56F0473B" w14:textId="77777777" w:rsidR="00A1675C" w:rsidRDefault="00000000">
      <w:pPr>
        <w:spacing w:before="40" w:after="120"/>
      </w:pPr>
      <w:r>
        <w:rPr>
          <w:rFonts w:eastAsia="Georgia"/>
        </w:rPr>
        <w:t>"Weinstein is in Munich."</w:t>
      </w:r>
    </w:p>
    <w:p w14:paraId="5AE997D8" w14:textId="77777777" w:rsidR="00A1675C" w:rsidRDefault="00000000">
      <w:pPr>
        <w:spacing w:before="40" w:after="120"/>
      </w:pPr>
      <w:r>
        <w:rPr>
          <w:rFonts w:eastAsia="Georgia"/>
        </w:rPr>
        <w:t>"Apparently not," Derek insisted.</w:t>
      </w:r>
    </w:p>
    <w:p w14:paraId="4E732B82" w14:textId="77777777" w:rsidR="00A1675C" w:rsidRDefault="00000000">
      <w:pPr>
        <w:ind w:firstLine="432"/>
      </w:pPr>
      <w:r>
        <w:rPr>
          <w:rFonts w:eastAsia="Georgia"/>
        </w:rPr>
        <w:t>Tabitha slipped the phone back into her pocket.</w:t>
      </w:r>
    </w:p>
    <w:p w14:paraId="3359059A" w14:textId="77777777" w:rsidR="00A1675C" w:rsidRDefault="00000000">
      <w:pPr>
        <w:spacing w:before="40" w:after="120"/>
      </w:pPr>
      <w:r>
        <w:rPr>
          <w:rFonts w:eastAsia="Georgia"/>
        </w:rPr>
        <w:t>"So," she emphasized, looking at the train, "which part of this is supposed to be normal?"</w:t>
      </w:r>
    </w:p>
    <w:p w14:paraId="7938A395" w14:textId="77777777" w:rsidR="00A1675C" w:rsidRDefault="00000000">
      <w:pPr>
        <w:ind w:firstLine="432"/>
      </w:pPr>
      <w:r>
        <w:rPr>
          <w:rFonts w:eastAsia="Georgia"/>
        </w:rPr>
        <w:t>Derek smiled.</w:t>
      </w:r>
    </w:p>
    <w:p w14:paraId="0CE885A4" w14:textId="77777777" w:rsidR="00A1675C" w:rsidRDefault="00000000">
      <w:pPr>
        <w:spacing w:before="40" w:after="120"/>
      </w:pPr>
      <w:r>
        <w:rPr>
          <w:rFonts w:eastAsia="Georgia"/>
        </w:rPr>
        <w:t>"We're still looking for that part."</w:t>
      </w:r>
    </w:p>
    <w:p w14:paraId="4F5B9774" w14:textId="77777777" w:rsidR="00A1675C" w:rsidRDefault="00000000">
      <w:pPr>
        <w:ind w:firstLine="432"/>
      </w:pPr>
      <w:r>
        <w:rPr>
          <w:rFonts w:eastAsia="Georgia"/>
        </w:rPr>
        <w:t>Tabitha smiled back.</w:t>
      </w:r>
    </w:p>
    <w:p w14:paraId="07CE23CC" w14:textId="77777777" w:rsidR="00A1675C" w:rsidRDefault="00000000">
      <w:pPr>
        <w:spacing w:before="40" w:after="120"/>
      </w:pPr>
      <w:r>
        <w:rPr>
          <w:rFonts w:eastAsia="Georgia"/>
        </w:rPr>
        <w:t>"Good. I was worried I'd missed it."</w:t>
      </w:r>
    </w:p>
    <w:p w14:paraId="0A3FF6BF" w14:textId="77777777" w:rsidR="00A1675C" w:rsidRDefault="00000000">
      <w:pPr>
        <w:ind w:firstLine="432"/>
      </w:pPr>
      <w:r>
        <w:rPr>
          <w:rFonts w:eastAsia="Georgia"/>
        </w:rPr>
        <w:t>There was, in fact, a distant, mysterious train waiting. This was unfortunate. It was an entirely ordinary Underground train.</w:t>
      </w:r>
    </w:p>
    <w:p w14:paraId="52E9A240" w14:textId="77777777" w:rsidR="00A1675C" w:rsidRDefault="00000000">
      <w:pPr>
        <w:ind w:firstLine="432"/>
      </w:pPr>
      <w:r>
        <w:rPr>
          <w:rFonts w:eastAsia="Georgia"/>
        </w:rPr>
        <w:t>Grey. Damp. Slightly depressing.</w:t>
      </w:r>
    </w:p>
    <w:p w14:paraId="6802592C" w14:textId="77777777" w:rsidR="00A1675C" w:rsidRDefault="00000000">
      <w:pPr>
        <w:ind w:firstLine="432"/>
      </w:pPr>
      <w:r>
        <w:rPr>
          <w:rFonts w:eastAsia="Georgia"/>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ind w:firstLine="432"/>
      </w:pPr>
      <w:r>
        <w:rPr>
          <w:rFonts w:eastAsia="Georgia"/>
        </w:rPr>
        <w:t>There were no passengers. There was no conductor. There was no staff.</w:t>
      </w:r>
    </w:p>
    <w:p w14:paraId="25F04061" w14:textId="77777777" w:rsidR="00A1675C" w:rsidRDefault="00000000">
      <w:pPr>
        <w:ind w:firstLine="432"/>
      </w:pPr>
      <w:r>
        <w:rPr>
          <w:rFonts w:eastAsia="Georgia"/>
        </w:rPr>
        <w:t>And there was no record of the train on the timetable. Trevor checked the timetable again. Nothing.</w:t>
      </w:r>
    </w:p>
    <w:p w14:paraId="0CE2912C" w14:textId="77777777" w:rsidR="00A1675C" w:rsidRDefault="00000000">
      <w:pPr>
        <w:ind w:firstLine="432"/>
      </w:pPr>
      <w:r>
        <w:rPr>
          <w:rFonts w:eastAsia="Georgia"/>
        </w:rPr>
        <w:t>He checked his phone. Nothing. He checked the transport app.</w:t>
      </w:r>
    </w:p>
    <w:p w14:paraId="6AE806D8" w14:textId="77777777" w:rsidR="00A1675C" w:rsidRDefault="00000000">
      <w:pPr>
        <w:ind w:firstLine="432"/>
      </w:pPr>
      <w:r>
        <w:rPr>
          <w:rFonts w:eastAsia="Georgia"/>
        </w:rPr>
        <w:t>Nothing. He stared at Derek.</w:t>
      </w:r>
    </w:p>
    <w:p w14:paraId="625B7FB5" w14:textId="77777777" w:rsidR="00A1675C" w:rsidRDefault="00000000">
      <w:pPr>
        <w:spacing w:before="40" w:after="120"/>
      </w:pPr>
      <w:r>
        <w:rPr>
          <w:rFonts w:eastAsia="Georgia"/>
        </w:rPr>
        <w:t>"Perhaps it's cancelled."</w:t>
      </w:r>
    </w:p>
    <w:p w14:paraId="6B3F2AAD" w14:textId="77777777" w:rsidR="00A1675C" w:rsidRDefault="00000000">
      <w:pPr>
        <w:ind w:firstLine="432"/>
      </w:pPr>
      <w:r>
        <w:rPr>
          <w:rFonts w:eastAsia="Georgia"/>
        </w:rPr>
        <w:t>Derek carefully gazed at the mysterious train.</w:t>
      </w:r>
    </w:p>
    <w:p w14:paraId="71552C93" w14:textId="77777777" w:rsidR="00A1675C" w:rsidRDefault="00000000">
      <w:pPr>
        <w:spacing w:before="40" w:after="120"/>
      </w:pPr>
      <w:r>
        <w:rPr>
          <w:rFonts w:eastAsia="Georgia"/>
        </w:rPr>
        <w:t>"It's here."</w:t>
      </w:r>
    </w:p>
    <w:p w14:paraId="6B9BFBCF" w14:textId="77777777" w:rsidR="00A1675C" w:rsidRDefault="00000000">
      <w:pPr>
        <w:spacing w:before="40" w:after="120"/>
      </w:pPr>
      <w:r>
        <w:rPr>
          <w:rFonts w:eastAsia="Georgia"/>
        </w:rPr>
        <w:t>"Yes."</w:t>
      </w:r>
    </w:p>
    <w:p w14:paraId="5A183081" w14:textId="77777777" w:rsidR="00A1675C" w:rsidRDefault="00000000">
      <w:pPr>
        <w:spacing w:before="40" w:after="120"/>
      </w:pPr>
      <w:r>
        <w:rPr>
          <w:rFonts w:eastAsia="Georgia"/>
        </w:rPr>
        <w:t>"Therefore it isn't cancelled."</w:t>
      </w:r>
    </w:p>
    <w:p w14:paraId="6D09ABE3" w14:textId="77777777" w:rsidR="00A1675C" w:rsidRDefault="00000000">
      <w:pPr>
        <w:ind w:firstLine="432"/>
      </w:pPr>
      <w:r>
        <w:rPr>
          <w:rFonts w:eastAsia="Georgia"/>
        </w:rPr>
        <w:t>Trevor considered this.</w:t>
      </w:r>
    </w:p>
    <w:p w14:paraId="27141A4E" w14:textId="77777777" w:rsidR="00A1675C" w:rsidRDefault="00000000">
      <w:pPr>
        <w:spacing w:before="40" w:after="120"/>
      </w:pPr>
      <w:r>
        <w:rPr>
          <w:rFonts w:eastAsia="Georgia"/>
        </w:rPr>
        <w:t>"That's not how cancellations work."</w:t>
      </w:r>
    </w:p>
    <w:p w14:paraId="4941D91C" w14:textId="77777777" w:rsidR="00A1675C" w:rsidRDefault="00000000">
      <w:pPr>
        <w:spacing w:before="40" w:after="120"/>
      </w:pPr>
      <w:r>
        <w:rPr>
          <w:rFonts w:eastAsia="Georgia"/>
        </w:rPr>
        <w:t>"It is if the train exists."</w:t>
      </w:r>
    </w:p>
    <w:p w14:paraId="7E32D88A" w14:textId="77777777" w:rsidR="00A1675C" w:rsidRDefault="00000000">
      <w:pPr>
        <w:spacing w:before="40" w:after="120"/>
      </w:pPr>
      <w:r>
        <w:rPr>
          <w:rFonts w:eastAsia="Georgia"/>
        </w:rPr>
        <w:t>"Does it?"</w:t>
      </w:r>
    </w:p>
    <w:p w14:paraId="7FAA305F" w14:textId="77777777" w:rsidR="00A1675C" w:rsidRDefault="00000000">
      <w:pPr>
        <w:ind w:firstLine="432"/>
      </w:pPr>
      <w:r>
        <w:rPr>
          <w:rFonts w:eastAsia="Georgia"/>
        </w:rPr>
        <w:t>Derek smiled.</w:t>
      </w:r>
    </w:p>
    <w:p w14:paraId="3F0EB1A9" w14:textId="77777777" w:rsidR="00A1675C" w:rsidRDefault="00000000">
      <w:pPr>
        <w:spacing w:before="40" w:after="120"/>
      </w:pPr>
      <w:r>
        <w:rPr>
          <w:rFonts w:eastAsia="Georgia"/>
        </w:rPr>
        <w:t>"Excellent question."</w:t>
      </w:r>
    </w:p>
    <w:p w14:paraId="31C271B1" w14:textId="77777777" w:rsidR="00A1675C" w:rsidRDefault="00000000">
      <w:pPr>
        <w:ind w:firstLine="432"/>
      </w:pPr>
      <w:r>
        <w:rPr>
          <w:rFonts w:eastAsia="Georgia"/>
        </w:rPr>
        <w:t>Tabitha stopped them.</w:t>
      </w:r>
    </w:p>
    <w:p w14:paraId="0B907037" w14:textId="77777777" w:rsidR="00A1675C" w:rsidRDefault="00000000">
      <w:pPr>
        <w:spacing w:before="40" w:after="120"/>
      </w:pPr>
      <w:r>
        <w:rPr>
          <w:rFonts w:eastAsia="Georgia"/>
        </w:rPr>
        <w:t>"One moment."</w:t>
      </w:r>
    </w:p>
    <w:p w14:paraId="3F2DAA73" w14:textId="77777777" w:rsidR="00A1675C" w:rsidRDefault="00000000">
      <w:pPr>
        <w:ind w:firstLine="432"/>
      </w:pPr>
      <w:r>
        <w:rPr>
          <w:rFonts w:eastAsia="Georgia"/>
        </w:rPr>
        <w:t>She pointed at the destination board.</w:t>
      </w:r>
    </w:p>
    <w:p w14:paraId="55F0C7A8" w14:textId="77777777" w:rsidR="00A1675C" w:rsidRDefault="00000000">
      <w:pPr>
        <w:spacing w:before="40" w:after="120"/>
      </w:pPr>
      <w:r>
        <w:rPr>
          <w:rFonts w:eastAsia="Georgia"/>
        </w:rPr>
        <w:t>"London Terminus."</w:t>
      </w:r>
    </w:p>
    <w:p w14:paraId="1128559F" w14:textId="77777777" w:rsidR="00A1675C" w:rsidRDefault="00000000">
      <w:pPr>
        <w:ind w:firstLine="432"/>
      </w:pPr>
      <w:r>
        <w:rPr>
          <w:rFonts w:eastAsia="Georgia"/>
        </w:rPr>
        <w:t>Derek calmly nodded.</w:t>
      </w:r>
    </w:p>
    <w:p w14:paraId="53696337" w14:textId="77777777" w:rsidR="00A1675C" w:rsidRDefault="00000000">
      <w:pPr>
        <w:spacing w:before="40" w:after="120"/>
      </w:pPr>
      <w:r>
        <w:rPr>
          <w:rFonts w:eastAsia="Georgia"/>
        </w:rPr>
        <w:t>"Yes."</w:t>
      </w:r>
    </w:p>
    <w:p w14:paraId="0D102680" w14:textId="77777777" w:rsidR="00A1675C" w:rsidRDefault="00000000">
      <w:pPr>
        <w:spacing w:before="40" w:after="120"/>
      </w:pPr>
      <w:r>
        <w:rPr>
          <w:rFonts w:eastAsia="Georgia"/>
        </w:rPr>
        <w:t>"Is that actually a destination?"</w:t>
      </w:r>
    </w:p>
    <w:p w14:paraId="3FA1B718" w14:textId="77777777" w:rsidR="00A1675C" w:rsidRDefault="00000000">
      <w:pPr>
        <w:ind w:firstLine="432"/>
      </w:pPr>
      <w:r>
        <w:rPr>
          <w:rFonts w:eastAsia="Georgia"/>
        </w:rPr>
        <w:t>Trevor carefully peered at the sign.</w:t>
      </w:r>
    </w:p>
    <w:p w14:paraId="39F9EF35" w14:textId="77777777" w:rsidR="00A1675C" w:rsidRDefault="00000000">
      <w:pPr>
        <w:spacing w:before="40" w:after="120"/>
      </w:pPr>
      <w:r>
        <w:rPr>
          <w:rFonts w:eastAsia="Georgia"/>
        </w:rPr>
        <w:t>"Apparently."</w:t>
      </w:r>
    </w:p>
    <w:p w14:paraId="445A95C7" w14:textId="77777777" w:rsidR="00A1675C" w:rsidRDefault="00000000">
      <w:pPr>
        <w:ind w:firstLine="432"/>
      </w:pPr>
      <w:r>
        <w:rPr>
          <w:rFonts w:eastAsia="Georgia"/>
        </w:rPr>
        <w:t>Tabitha shook her head.</w:t>
      </w:r>
    </w:p>
    <w:p w14:paraId="6230BEBE" w14:textId="77777777" w:rsidR="00A1675C" w:rsidRDefault="00000000">
      <w:pPr>
        <w:spacing w:before="40" w:after="120"/>
      </w:pPr>
      <w:r>
        <w:rPr>
          <w:rFonts w:eastAsia="Georgia"/>
        </w:rPr>
        <w:t>"No. It is a description. The train isn't telling us where it is going. It is telling us where its worldline ends."</w:t>
      </w:r>
    </w:p>
    <w:p w14:paraId="03127BDC" w14:textId="77777777" w:rsidR="00A1675C" w:rsidRDefault="00000000">
      <w:pPr>
        <w:ind w:firstLine="432"/>
      </w:pPr>
      <w:r>
        <w:rPr>
          <w:rFonts w:eastAsia="Georgia"/>
        </w:rPr>
        <w:t>Derek carefully eyed her. For a moment he remained silent.</w:t>
      </w:r>
    </w:p>
    <w:p w14:paraId="77264B8F" w14:textId="77777777" w:rsidR="00A1675C" w:rsidRDefault="00000000">
      <w:pPr>
        <w:spacing w:before="40" w:after="120"/>
      </w:pPr>
      <w:r>
        <w:rPr>
          <w:rFonts w:eastAsia="Georgia"/>
        </w:rPr>
        <w:t>"That's rather good."</w:t>
      </w:r>
    </w:p>
    <w:p w14:paraId="132DA657" w14:textId="77777777" w:rsidR="00A1675C" w:rsidRDefault="00000000">
      <w:pPr>
        <w:ind w:firstLine="432"/>
      </w:pPr>
      <w:r>
        <w:rPr>
          <w:rFonts w:eastAsia="Georgia"/>
        </w:rPr>
        <w:t>Tabitha smiled.</w:t>
      </w:r>
    </w:p>
    <w:p w14:paraId="595305AF" w14:textId="77777777" w:rsidR="00A1675C" w:rsidRDefault="00000000">
      <w:pPr>
        <w:spacing w:before="40" w:after="120"/>
      </w:pPr>
      <w:r>
        <w:rPr>
          <w:rFonts w:eastAsia="Georgia"/>
        </w:rPr>
        <w:t>"I was hoping you would say that."</w:t>
      </w:r>
    </w:p>
    <w:p w14:paraId="610DFF9C" w14:textId="410A5758" w:rsidR="00A1675C" w:rsidRDefault="003434B6">
      <w:pPr>
        <w:ind w:firstLine="432"/>
      </w:pPr>
      <w:r>
        <w:rPr>
          <w:rFonts w:eastAsia="Georgia"/>
        </w:rPr>
        <w:t>Penny quietly walked toward it. The destination board read:</w:t>
      </w:r>
    </w:p>
    <w:p w14:paraId="7113F93B" w14:textId="77777777" w:rsidR="00A1675C" w:rsidRDefault="00000000">
      <w:pPr>
        <w:spacing w:before="200" w:after="120"/>
        <w:jc w:val="center"/>
      </w:pPr>
      <w:r>
        <w:rPr>
          <w:rFonts w:eastAsia="Georgia"/>
          <w:b/>
          <w:sz w:val="24"/>
        </w:rPr>
        <w:t>LONDON TERMINUS</w:t>
      </w:r>
    </w:p>
    <w:p w14:paraId="264D4C6A" w14:textId="77777777" w:rsidR="00A1675C" w:rsidRDefault="00000000">
      <w:pPr>
        <w:ind w:firstLine="432"/>
      </w:pPr>
      <w:r>
        <w:rPr>
          <w:rFonts w:eastAsia="Georgia"/>
        </w:rPr>
        <w:t>She stopped.</w:t>
      </w:r>
    </w:p>
    <w:p w14:paraId="7E793B45" w14:textId="77777777" w:rsidR="00A1675C" w:rsidRDefault="00000000">
      <w:pPr>
        <w:spacing w:before="40" w:after="120"/>
      </w:pPr>
      <w:r>
        <w:rPr>
          <w:rFonts w:eastAsia="Georgia"/>
        </w:rPr>
        <w:t>"Where is London Terminus?"</w:t>
      </w:r>
    </w:p>
    <w:p w14:paraId="0BE3D230" w14:textId="77777777" w:rsidR="00A1675C" w:rsidRDefault="00000000">
      <w:pPr>
        <w:ind w:firstLine="432"/>
      </w:pPr>
      <w:r>
        <w:rPr>
          <w:rFonts w:eastAsia="Georgia"/>
        </w:rPr>
        <w:t>Derek carefully watched the sign.</w:t>
      </w:r>
    </w:p>
    <w:p w14:paraId="3E032253" w14:textId="77777777" w:rsidR="00A1675C" w:rsidRDefault="00000000">
      <w:pPr>
        <w:spacing w:before="40" w:after="120"/>
      </w:pPr>
      <w:r>
        <w:rPr>
          <w:rFonts w:eastAsia="Georgia"/>
        </w:rPr>
        <w:t>"Everywhere."</w:t>
      </w:r>
    </w:p>
    <w:p w14:paraId="1948AE69" w14:textId="77777777" w:rsidR="00A1675C" w:rsidRDefault="00000000">
      <w:pPr>
        <w:spacing w:before="40" w:after="120"/>
      </w:pPr>
      <w:r>
        <w:rPr>
          <w:rFonts w:eastAsia="Georgia"/>
        </w:rPr>
        <w:t>Trevor sighed.</w:t>
      </w:r>
    </w:p>
    <w:p w14:paraId="1457A6F9" w14:textId="77777777" w:rsidR="00A1675C" w:rsidRDefault="00000000">
      <w:pPr>
        <w:spacing w:before="40" w:after="120"/>
      </w:pPr>
      <w:r>
        <w:rPr>
          <w:rFonts w:eastAsia="Georgia"/>
        </w:rPr>
        <w:t>"That isn't helpful."</w:t>
      </w:r>
    </w:p>
    <w:p w14:paraId="01AD541C" w14:textId="77777777" w:rsidR="00A1675C" w:rsidRDefault="00000000">
      <w:pPr>
        <w:spacing w:before="40" w:after="120"/>
      </w:pPr>
      <w:r>
        <w:rPr>
          <w:rFonts w:eastAsia="Georgia"/>
        </w:rPr>
        <w:t>"It wasn't intended to be."</w:t>
      </w:r>
    </w:p>
    <w:p w14:paraId="71806BBE" w14:textId="6E86DCE7" w:rsidR="00A1675C" w:rsidRDefault="003434B6">
      <w:pPr>
        <w:ind w:firstLine="432"/>
      </w:pPr>
      <w:r>
        <w:rPr>
          <w:rFonts w:eastAsia="Georgia"/>
        </w:rPr>
        <w:t>Penny carefully surveyed the mysterious train.</w:t>
      </w:r>
    </w:p>
    <w:p w14:paraId="66B2535B" w14:textId="77777777" w:rsidR="00A1675C" w:rsidRDefault="00000000">
      <w:pPr>
        <w:spacing w:before="40" w:after="120"/>
      </w:pPr>
      <w:r>
        <w:rPr>
          <w:rFonts w:eastAsia="Georgia"/>
        </w:rPr>
        <w:t>"There's no such station."</w:t>
      </w:r>
    </w:p>
    <w:p w14:paraId="6234BA39" w14:textId="77777777" w:rsidR="00A1675C" w:rsidRDefault="00000000">
      <w:pPr>
        <w:ind w:firstLine="432"/>
      </w:pPr>
      <w:r>
        <w:rPr>
          <w:rFonts w:eastAsia="Georgia"/>
        </w:rPr>
        <w:t>Derek calmly nodded.</w:t>
      </w:r>
    </w:p>
    <w:p w14:paraId="1BD919B1" w14:textId="77777777" w:rsidR="00A1675C" w:rsidRDefault="00000000">
      <w:pPr>
        <w:spacing w:before="40" w:after="120"/>
      </w:pPr>
      <w:r>
        <w:rPr>
          <w:rFonts w:eastAsia="Georgia"/>
        </w:rPr>
        <w:t>"Correct."</w:t>
      </w:r>
    </w:p>
    <w:p w14:paraId="72BB4DE0" w14:textId="77777777" w:rsidR="00A1675C" w:rsidRDefault="00000000">
      <w:pPr>
        <w:spacing w:before="40" w:after="120"/>
      </w:pPr>
      <w:r>
        <w:rPr>
          <w:rFonts w:eastAsia="Georgia"/>
        </w:rPr>
        <w:t>"Then why does the train say it's going there?"</w:t>
      </w:r>
    </w:p>
    <w:p w14:paraId="16A77B85" w14:textId="77777777" w:rsidR="00A1675C" w:rsidRDefault="00000000">
      <w:pPr>
        <w:spacing w:before="40" w:after="120"/>
      </w:pPr>
      <w:r>
        <w:rPr>
          <w:rFonts w:eastAsia="Georgia"/>
        </w:rPr>
        <w:t>"Perhaps it's optimistic."</w:t>
      </w:r>
    </w:p>
    <w:p w14:paraId="323A5B95" w14:textId="77777777" w:rsidR="00A1675C" w:rsidRDefault="00000000">
      <w:pPr>
        <w:ind w:firstLine="432"/>
      </w:pPr>
      <w:r>
        <w:rPr>
          <w:rFonts w:eastAsia="Georgia"/>
        </w:rPr>
        <w:t>The doors carefully opened. Nobody moved. Derek stepped inside.</w:t>
      </w:r>
    </w:p>
    <w:p w14:paraId="03D83ACD" w14:textId="059A019F" w:rsidR="00A1675C" w:rsidRDefault="003434B6">
      <w:pPr>
        <w:ind w:firstLine="432"/>
      </w:pPr>
      <w:r>
        <w:rPr>
          <w:rFonts w:eastAsia="Georgia"/>
        </w:rPr>
        <w:t>Penny followed. Tabitha followed Penny. Trevor remained on the lonely lonely platform.</w:t>
      </w:r>
    </w:p>
    <w:p w14:paraId="19546B85" w14:textId="77777777" w:rsidR="00A1675C" w:rsidRDefault="00000000">
      <w:pPr>
        <w:ind w:firstLine="432"/>
      </w:pPr>
      <w:r>
        <w:rPr>
          <w:rFonts w:eastAsia="Georgia"/>
        </w:rPr>
        <w:t>Derek slowly looked back.</w:t>
      </w:r>
    </w:p>
    <w:p w14:paraId="56AD84C3" w14:textId="77777777" w:rsidR="00A1675C" w:rsidRDefault="00000000">
      <w:pPr>
        <w:spacing w:before="40" w:after="120"/>
      </w:pPr>
      <w:r>
        <w:rPr>
          <w:rFonts w:eastAsia="Georgia"/>
        </w:rPr>
        <w:t>"Coming?"</w:t>
      </w:r>
    </w:p>
    <w:p w14:paraId="59CB1690" w14:textId="77777777" w:rsidR="00A1675C" w:rsidRDefault="00000000">
      <w:pPr>
        <w:ind w:firstLine="432"/>
      </w:pPr>
      <w:r>
        <w:rPr>
          <w:rFonts w:eastAsia="Georgia"/>
        </w:rPr>
        <w:t>Trevor carefully looked at the empty carriage.</w:t>
      </w:r>
    </w:p>
    <w:p w14:paraId="5F2D7777" w14:textId="77777777" w:rsidR="00A1675C" w:rsidRDefault="00000000">
      <w:pPr>
        <w:spacing w:before="40" w:after="120"/>
      </w:pPr>
      <w:r>
        <w:rPr>
          <w:rFonts w:eastAsia="Georgia"/>
        </w:rPr>
        <w:t>"Do you know where it goes?"</w:t>
      </w:r>
    </w:p>
    <w:p w14:paraId="6E4CF24F" w14:textId="77777777" w:rsidR="00A1675C" w:rsidRDefault="00000000">
      <w:pPr>
        <w:spacing w:before="40" w:after="120"/>
      </w:pPr>
      <w:r>
        <w:rPr>
          <w:rFonts w:eastAsia="Georgia"/>
        </w:rPr>
        <w:t>"No."</w:t>
      </w:r>
    </w:p>
    <w:p w14:paraId="18F8B7FD" w14:textId="77777777" w:rsidR="00A1675C" w:rsidRDefault="00000000">
      <w:pPr>
        <w:spacing w:before="40" w:after="120"/>
      </w:pPr>
      <w:r>
        <w:rPr>
          <w:rFonts w:eastAsia="Georgia"/>
        </w:rPr>
        <w:t>"Do you know who is driving it?"</w:t>
      </w:r>
    </w:p>
    <w:p w14:paraId="18B71EFB" w14:textId="77777777" w:rsidR="00A1675C" w:rsidRDefault="00000000">
      <w:pPr>
        <w:spacing w:before="40" w:after="120"/>
      </w:pPr>
      <w:r>
        <w:rPr>
          <w:rFonts w:eastAsia="Georgia"/>
        </w:rPr>
        <w:t>"No."</w:t>
      </w:r>
    </w:p>
    <w:p w14:paraId="442C5442" w14:textId="77777777" w:rsidR="00A1675C" w:rsidRDefault="00000000">
      <w:pPr>
        <w:spacing w:before="40" w:after="120"/>
      </w:pPr>
      <w:r>
        <w:rPr>
          <w:rFonts w:eastAsia="Georgia"/>
        </w:rPr>
        <w:t>"Do you know why it exists?"</w:t>
      </w:r>
    </w:p>
    <w:p w14:paraId="73A92FFB" w14:textId="77777777" w:rsidR="00A1675C" w:rsidRDefault="00000000">
      <w:pPr>
        <w:spacing w:before="40" w:after="120"/>
      </w:pPr>
      <w:r>
        <w:rPr>
          <w:rFonts w:eastAsia="Georgia"/>
        </w:rPr>
        <w:t>"No."</w:t>
      </w:r>
    </w:p>
    <w:p w14:paraId="3CA29F61" w14:textId="77777777" w:rsidR="00A1675C" w:rsidRDefault="00000000">
      <w:pPr>
        <w:spacing w:before="40" w:after="120"/>
      </w:pPr>
      <w:r>
        <w:rPr>
          <w:rFonts w:eastAsia="Georgia"/>
        </w:rPr>
        <w:t>Trevor wearily sighed.</w:t>
      </w:r>
    </w:p>
    <w:p w14:paraId="45C914FE" w14:textId="77777777" w:rsidR="00A1675C" w:rsidRDefault="00000000">
      <w:pPr>
        <w:spacing w:before="40" w:after="120"/>
      </w:pPr>
      <w:r>
        <w:rPr>
          <w:rFonts w:eastAsia="Georgia"/>
        </w:rPr>
        <w:t>"Fine."</w:t>
      </w:r>
    </w:p>
    <w:p w14:paraId="4E373C6C" w14:textId="77777777" w:rsidR="00A1675C" w:rsidRDefault="00000000">
      <w:pPr>
        <w:ind w:firstLine="432"/>
      </w:pPr>
      <w:r>
        <w:rPr>
          <w:rFonts w:eastAsia="Georgia"/>
        </w:rPr>
        <w:t>He stepped aboard. Tabitha carefully regarded him.</w:t>
      </w:r>
    </w:p>
    <w:p w14:paraId="3815E782" w14:textId="77777777" w:rsidR="00A1675C" w:rsidRDefault="00000000">
      <w:pPr>
        <w:spacing w:before="40" w:after="120"/>
      </w:pPr>
      <w:r>
        <w:rPr>
          <w:rFonts w:eastAsia="Georgia"/>
        </w:rPr>
        <w:t>"You know, for someone who asked whether it has a driver, you seem remarkably willing to get on it."</w:t>
      </w:r>
    </w:p>
    <w:p w14:paraId="3B5F2BC3" w14:textId="77777777" w:rsidR="00A1675C" w:rsidRDefault="00000000">
      <w:pPr>
        <w:spacing w:before="40" w:after="120"/>
      </w:pPr>
      <w:r>
        <w:rPr>
          <w:rFonts w:eastAsia="Georgia"/>
        </w:rPr>
        <w:t>"I am beginning to suspect that refusing to board would be less safe."</w:t>
      </w:r>
    </w:p>
    <w:p w14:paraId="4D1EA0E5" w14:textId="77777777" w:rsidR="00A1675C" w:rsidRDefault="00000000">
      <w:pPr>
        <w:spacing w:before="40" w:after="120"/>
      </w:pPr>
      <w:r>
        <w:rPr>
          <w:rFonts w:eastAsia="Georgia"/>
        </w:rPr>
        <w:t>"Good reasoning."</w:t>
      </w:r>
    </w:p>
    <w:p w14:paraId="2B0F4EDA" w14:textId="77777777" w:rsidR="00A1675C" w:rsidRDefault="00000000">
      <w:pPr>
        <w:ind w:firstLine="432"/>
      </w:pPr>
      <w:r>
        <w:rPr>
          <w:rFonts w:eastAsia="Georgia"/>
        </w:rPr>
        <w:t>The doors quietly closed. The mysterious train moved. There was no announcement.</w:t>
      </w:r>
    </w:p>
    <w:p w14:paraId="0550DCFD" w14:textId="77777777" w:rsidR="00A1675C" w:rsidRDefault="00000000">
      <w:pPr>
        <w:ind w:firstLine="432"/>
      </w:pPr>
      <w:r>
        <w:rPr>
          <w:rFonts w:eastAsia="Georgia"/>
        </w:rPr>
        <w:t>No warning. No reassuring strange voice telling them to mind the gap. It simply accelerated.</w:t>
      </w:r>
    </w:p>
    <w:p w14:paraId="0A3A7695" w14:textId="77777777" w:rsidR="00A1675C" w:rsidRDefault="00000000">
      <w:pPr>
        <w:ind w:firstLine="432"/>
      </w:pPr>
      <w:r>
        <w:rPr>
          <w:rFonts w:eastAsia="Georgia"/>
        </w:rPr>
        <w:t>Derek looked sharply at his watch. 11:17. The train clock showed 11:17.</w:t>
      </w:r>
    </w:p>
    <w:p w14:paraId="7FE3ED18" w14:textId="3A7A306E" w:rsidR="00A1675C" w:rsidRDefault="003434B6">
      <w:pPr>
        <w:ind w:firstLine="432"/>
      </w:pPr>
      <w:r>
        <w:rPr>
          <w:rFonts w:eastAsia="Georgia"/>
        </w:rPr>
        <w:t>Penny's phone showed 11:17. Trevor checked his. 11:17.</w:t>
      </w:r>
    </w:p>
    <w:p w14:paraId="660BB00C" w14:textId="77777777" w:rsidR="00A1675C" w:rsidRDefault="00000000">
      <w:pPr>
        <w:ind w:firstLine="432"/>
      </w:pPr>
      <w:r>
        <w:rPr>
          <w:rFonts w:eastAsia="Georgia"/>
        </w:rPr>
        <w:t>Everything appeared perfectly normal. This was, naturally, suspicious. The train accelerated harder.</w:t>
      </w:r>
    </w:p>
    <w:p w14:paraId="696D9FC9" w14:textId="77777777" w:rsidR="00A1675C" w:rsidRDefault="00000000">
      <w:pPr>
        <w:ind w:firstLine="432"/>
      </w:pPr>
      <w:r>
        <w:rPr>
          <w:rFonts w:eastAsia="Georgia"/>
        </w:rPr>
        <w:t>Derek watched the carriage.</w:t>
      </w:r>
    </w:p>
    <w:p w14:paraId="2D97E3A6" w14:textId="77777777" w:rsidR="00A1675C" w:rsidRDefault="00000000">
      <w:pPr>
        <w:spacing w:before="40" w:after="120"/>
      </w:pPr>
      <w:r>
        <w:rPr>
          <w:rFonts w:eastAsia="Georgia"/>
        </w:rPr>
        <w:t>"Acceleration."</w:t>
      </w:r>
    </w:p>
    <w:p w14:paraId="370513EC" w14:textId="77777777" w:rsidR="00A1675C" w:rsidRDefault="00000000">
      <w:pPr>
        <w:ind w:firstLine="432"/>
      </w:pPr>
      <w:r>
        <w:rPr>
          <w:rFonts w:eastAsia="Georgia"/>
        </w:rPr>
        <w:t>Trevor nodded.</w:t>
      </w:r>
    </w:p>
    <w:p w14:paraId="58DA1C8D" w14:textId="77777777" w:rsidR="00A1675C" w:rsidRDefault="00000000">
      <w:pPr>
        <w:spacing w:before="40" w:after="120"/>
      </w:pPr>
      <w:r>
        <w:rPr>
          <w:rFonts w:eastAsia="Georgia"/>
        </w:rPr>
        <w:t>"We can feel it."</w:t>
      </w:r>
    </w:p>
    <w:p w14:paraId="42862291" w14:textId="77777777" w:rsidR="00A1675C" w:rsidRDefault="00000000">
      <w:pPr>
        <w:spacing w:before="40" w:after="120"/>
      </w:pPr>
      <w:r>
        <w:rPr>
          <w:rFonts w:eastAsia="Georgia"/>
        </w:rPr>
        <w:t>"Yes."</w:t>
      </w:r>
    </w:p>
    <w:p w14:paraId="2EE8EA3F" w14:textId="77777777" w:rsidR="00A1675C" w:rsidRDefault="00000000">
      <w:pPr>
        <w:spacing w:before="40" w:after="120"/>
      </w:pPr>
      <w:r>
        <w:rPr>
          <w:rFonts w:eastAsia="Georgia"/>
        </w:rPr>
        <w:t>"And that means this isn't an inertial frame."</w:t>
      </w:r>
    </w:p>
    <w:p w14:paraId="386F36FF" w14:textId="77777777" w:rsidR="00A1675C" w:rsidRDefault="00000000">
      <w:pPr>
        <w:spacing w:before="40" w:after="120"/>
      </w:pPr>
      <w:r>
        <w:rPr>
          <w:rFonts w:eastAsia="Georgia"/>
        </w:rPr>
        <w:t>"Correct."</w:t>
      </w:r>
    </w:p>
    <w:p w14:paraId="1D9DB2C0" w14:textId="3BC06CD6" w:rsidR="00A1675C" w:rsidRDefault="003434B6">
      <w:pPr>
        <w:ind w:firstLine="432"/>
      </w:pPr>
      <w:r>
        <w:rPr>
          <w:rFonts w:eastAsia="Georgia"/>
        </w:rPr>
        <w:t>Penny looked out of the window.</w:t>
      </w:r>
    </w:p>
    <w:p w14:paraId="45DF289F" w14:textId="77777777" w:rsidR="00A1675C" w:rsidRDefault="00000000">
      <w:pPr>
        <w:spacing w:before="40" w:after="120"/>
      </w:pPr>
      <w:r>
        <w:rPr>
          <w:rFonts w:eastAsia="Georgia"/>
        </w:rPr>
        <w:t>"The station is accelerating away from us."</w:t>
      </w:r>
    </w:p>
    <w:p w14:paraId="1D26306F" w14:textId="77777777" w:rsidR="00A1675C" w:rsidRDefault="00000000">
      <w:pPr>
        <w:ind w:firstLine="432"/>
      </w:pPr>
      <w:r>
        <w:rPr>
          <w:rFonts w:eastAsia="Georgia"/>
        </w:rPr>
        <w:t>Derek smiled.</w:t>
      </w:r>
    </w:p>
    <w:p w14:paraId="5D1CCF8A" w14:textId="77777777" w:rsidR="00A1675C" w:rsidRDefault="00000000">
      <w:pPr>
        <w:spacing w:before="40" w:after="120"/>
      </w:pPr>
      <w:r>
        <w:rPr>
          <w:rFonts w:eastAsia="Georgia"/>
        </w:rPr>
        <w:t>"Depending on your frame."</w:t>
      </w:r>
    </w:p>
    <w:p w14:paraId="3552CA55" w14:textId="77777777" w:rsidR="00A1675C" w:rsidRDefault="00000000">
      <w:pPr>
        <w:ind w:firstLine="432"/>
      </w:pPr>
      <w:r>
        <w:rPr>
          <w:rFonts w:eastAsia="Georgia"/>
        </w:rPr>
        <w:t>Trevor nodded.</w:t>
      </w:r>
    </w:p>
    <w:p w14:paraId="4428F99E" w14:textId="77777777" w:rsidR="00A1675C" w:rsidRDefault="00000000">
      <w:pPr>
        <w:spacing w:before="40" w:after="120"/>
      </w:pPr>
      <w:r>
        <w:rPr>
          <w:rFonts w:eastAsia="Georgia"/>
        </w:rPr>
        <w:t>"Right."</w:t>
      </w:r>
    </w:p>
    <w:p w14:paraId="72FCFAF6" w14:textId="77777777" w:rsidR="00A1675C" w:rsidRDefault="00000000">
      <w:pPr>
        <w:ind w:firstLine="432"/>
      </w:pPr>
      <w:r>
        <w:rPr>
          <w:rFonts w:eastAsia="Georgia"/>
        </w:rPr>
        <w:t>the mysterious train continued into the narrow tunnel. Derek took out his notebook.</w:t>
      </w:r>
    </w:p>
    <w:p w14:paraId="6E34A407" w14:textId="77777777" w:rsidR="00A1675C" w:rsidRDefault="00000000">
      <w:pPr>
        <w:spacing w:before="40" w:after="120"/>
      </w:pPr>
      <w:r>
        <w:rPr>
          <w:rFonts w:eastAsia="Georgia"/>
        </w:rPr>
        <w:t>"Let's keep this simple."</w:t>
      </w:r>
    </w:p>
    <w:p w14:paraId="748599B3" w14:textId="77777777" w:rsidR="00A1675C" w:rsidRDefault="00000000">
      <w:pPr>
        <w:ind w:firstLine="432"/>
      </w:pPr>
      <w:r>
        <w:rPr>
          <w:rFonts w:eastAsia="Georgia"/>
        </w:rPr>
        <w:t>Trevor examined him.</w:t>
      </w:r>
    </w:p>
    <w:p w14:paraId="44665D4A" w14:textId="77777777" w:rsidR="00A1675C" w:rsidRDefault="00000000">
      <w:pPr>
        <w:spacing w:before="40" w:after="120"/>
      </w:pPr>
      <w:r>
        <w:rPr>
          <w:rFonts w:eastAsia="Georgia"/>
        </w:rPr>
        <w:t>"That's unusual."</w:t>
      </w:r>
    </w:p>
    <w:p w14:paraId="2615C410" w14:textId="77777777" w:rsidR="00A1675C" w:rsidRDefault="00000000">
      <w:pPr>
        <w:spacing w:before="40" w:after="120"/>
      </w:pPr>
      <w:r>
        <w:rPr>
          <w:rFonts w:eastAsia="Georgia"/>
        </w:rPr>
        <w:t>"Special Relativity first."</w:t>
      </w:r>
    </w:p>
    <w:p w14:paraId="2C0F6E09" w14:textId="77777777" w:rsidR="00A1675C" w:rsidRDefault="00000000">
      <w:pPr>
        <w:ind w:firstLine="432"/>
      </w:pPr>
      <w:r>
        <w:rPr>
          <w:rFonts w:eastAsia="Georgia"/>
        </w:rPr>
        <w:t>He wrote:</w:t>
      </w:r>
    </w:p>
    <w:p w14:paraId="66FD090A" w14:textId="77777777" w:rsidR="00A1675C" w:rsidRDefault="00000000">
      <w:pPr>
        <w:spacing w:before="200" w:after="120"/>
        <w:jc w:val="center"/>
      </w:pPr>
      <w:r>
        <w:rPr>
          <w:rFonts w:eastAsia="Georgia"/>
          <w:b/>
          <w:sz w:val="24"/>
        </w:rPr>
        <w:t>INERTIAL FRAME</w:t>
      </w:r>
    </w:p>
    <w:p w14:paraId="1450A033" w14:textId="77777777" w:rsidR="00A1675C" w:rsidRDefault="00000000">
      <w:pPr>
        <w:ind w:firstLine="432"/>
      </w:pPr>
      <w:r>
        <w:rPr>
          <w:rFonts w:eastAsia="Georgia"/>
        </w:rPr>
        <w:t>Then:</w:t>
      </w:r>
    </w:p>
    <w:p w14:paraId="741E76A7" w14:textId="77777777" w:rsidR="00A1675C" w:rsidRDefault="00000000">
      <w:pPr>
        <w:spacing w:before="200" w:after="120"/>
        <w:jc w:val="center"/>
      </w:pPr>
      <w:r>
        <w:rPr>
          <w:rFonts w:eastAsia="Georgia"/>
          <w:b/>
          <w:sz w:val="24"/>
        </w:rPr>
        <w:t>LORENTZ TRANSFORMATION</w:t>
      </w:r>
    </w:p>
    <w:p w14:paraId="4FBAD25D" w14:textId="77777777" w:rsidR="00A1675C" w:rsidRDefault="00000000">
      <w:pPr>
        <w:ind w:firstLine="432"/>
      </w:pPr>
      <w:r>
        <w:rPr>
          <w:rFonts w:eastAsia="Georgia"/>
        </w:rPr>
        <w:t>Then:</w:t>
      </w:r>
    </w:p>
    <w:p w14:paraId="4D2510A0" w14:textId="77777777" w:rsidR="00A1675C" w:rsidRDefault="00000000">
      <w:pPr>
        <w:spacing w:before="200" w:after="120"/>
        <w:jc w:val="center"/>
      </w:pPr>
      <w:r>
        <w:rPr>
          <w:rFonts w:eastAsia="Georgia"/>
          <w:b/>
          <w:sz w:val="24"/>
        </w:rPr>
        <w:t>PROPER TIME</w:t>
      </w:r>
    </w:p>
    <w:p w14:paraId="21FBB7F9" w14:textId="34410421" w:rsidR="00A1675C" w:rsidRDefault="003434B6">
      <w:pPr>
        <w:ind w:firstLine="432"/>
      </w:pPr>
      <w:r>
        <w:rPr>
          <w:rFonts w:eastAsia="Georgia"/>
        </w:rPr>
        <w:t>Penny nodded.</w:t>
      </w:r>
    </w:p>
    <w:p w14:paraId="50CD89DF" w14:textId="77777777" w:rsidR="00A1675C" w:rsidRDefault="00000000">
      <w:pPr>
        <w:spacing w:before="40" w:after="120"/>
      </w:pPr>
      <w:r>
        <w:rPr>
          <w:rFonts w:eastAsia="Georgia"/>
        </w:rPr>
        <w:t>"The train has its own proper time."</w:t>
      </w:r>
    </w:p>
    <w:p w14:paraId="782F159D" w14:textId="77777777" w:rsidR="00A1675C" w:rsidRDefault="00000000">
      <w:pPr>
        <w:spacing w:before="40" w:after="120"/>
      </w:pPr>
      <w:r>
        <w:rPr>
          <w:rFonts w:eastAsia="Georgia"/>
        </w:rPr>
        <w:t>"Yes."</w:t>
      </w:r>
    </w:p>
    <w:p w14:paraId="415D0D90" w14:textId="77777777" w:rsidR="00A1675C" w:rsidRDefault="00000000">
      <w:pPr>
        <w:spacing w:before="40" w:after="120"/>
      </w:pPr>
      <w:r>
        <w:rPr>
          <w:rFonts w:eastAsia="Georgia"/>
        </w:rPr>
        <w:t>"The passengers would have their own worldlines."</w:t>
      </w:r>
    </w:p>
    <w:p w14:paraId="29DE2BF3" w14:textId="77777777" w:rsidR="00A1675C" w:rsidRDefault="00000000">
      <w:pPr>
        <w:spacing w:before="40" w:after="120"/>
      </w:pPr>
      <w:r>
        <w:rPr>
          <w:rFonts w:eastAsia="Georgia"/>
        </w:rPr>
        <w:t>"Yes."</w:t>
      </w:r>
    </w:p>
    <w:p w14:paraId="4B48CC90" w14:textId="77777777" w:rsidR="00A1675C" w:rsidRDefault="00000000">
      <w:pPr>
        <w:spacing w:before="40" w:after="120"/>
      </w:pPr>
      <w:r>
        <w:rPr>
          <w:rFonts w:eastAsia="Georgia"/>
        </w:rPr>
        <w:t>"The station has another."</w:t>
      </w:r>
    </w:p>
    <w:p w14:paraId="42DC8E7F" w14:textId="77777777" w:rsidR="00A1675C" w:rsidRDefault="00000000">
      <w:pPr>
        <w:spacing w:before="40" w:after="120"/>
      </w:pPr>
      <w:r>
        <w:rPr>
          <w:rFonts w:eastAsia="Georgia"/>
        </w:rPr>
        <w:t>"Yes."</w:t>
      </w:r>
    </w:p>
    <w:p w14:paraId="22538457" w14:textId="77777777" w:rsidR="00A1675C" w:rsidRDefault="00000000">
      <w:pPr>
        <w:spacing w:before="40" w:after="120"/>
      </w:pPr>
      <w:r>
        <w:rPr>
          <w:rFonts w:eastAsia="Georgia"/>
        </w:rPr>
        <w:t>"And the clocks measure proper time along their respective worldlines."</w:t>
      </w:r>
    </w:p>
    <w:p w14:paraId="7908CE26" w14:textId="77777777" w:rsidR="00A1675C" w:rsidRDefault="00000000">
      <w:pPr>
        <w:spacing w:before="40" w:after="120"/>
      </w:pPr>
      <w:r>
        <w:rPr>
          <w:rFonts w:eastAsia="Georgia"/>
        </w:rPr>
        <w:t>"Exactly."</w:t>
      </w:r>
    </w:p>
    <w:p w14:paraId="61D9921F" w14:textId="77777777" w:rsidR="00A1675C" w:rsidRDefault="00000000">
      <w:pPr>
        <w:ind w:firstLine="432"/>
      </w:pPr>
      <w:r>
        <w:rPr>
          <w:rFonts w:eastAsia="Georgia"/>
        </w:rPr>
        <w:t>Trevor quietly nodded.</w:t>
      </w:r>
    </w:p>
    <w:p w14:paraId="72C79516" w14:textId="77777777" w:rsidR="00A1675C" w:rsidRDefault="00000000">
      <w:pPr>
        <w:spacing w:before="40" w:after="120"/>
      </w:pPr>
      <w:r>
        <w:rPr>
          <w:rFonts w:eastAsia="Georgia"/>
        </w:rPr>
        <w:t>"Fine."</w:t>
      </w:r>
    </w:p>
    <w:p w14:paraId="6DAF676C" w14:textId="77777777" w:rsidR="00A1675C" w:rsidRDefault="00000000">
      <w:pPr>
        <w:ind w:firstLine="432"/>
      </w:pPr>
      <w:r>
        <w:rPr>
          <w:rFonts w:eastAsia="Georgia"/>
        </w:rPr>
        <w:t>The train suddenly slowed. Derek carefully inspected the silent clock. 11:17.</w:t>
      </w:r>
    </w:p>
    <w:p w14:paraId="7D1F92F1" w14:textId="77777777" w:rsidR="00A1675C" w:rsidRDefault="00000000">
      <w:pPr>
        <w:ind w:firstLine="432"/>
      </w:pPr>
      <w:r>
        <w:rPr>
          <w:rFonts w:eastAsia="Georgia"/>
        </w:rPr>
        <w:t>the mysterious train stopped. The doors opened. They stepped onto the cold platform.</w:t>
      </w:r>
    </w:p>
    <w:p w14:paraId="3F55195E" w14:textId="77777777" w:rsidR="00A1675C" w:rsidRDefault="00000000">
      <w:pPr>
        <w:ind w:firstLine="432"/>
      </w:pPr>
      <w:r>
        <w:rPr>
          <w:rFonts w:eastAsia="Georgia"/>
        </w:rPr>
        <w:t>Trevor looked around. His expression changed.</w:t>
      </w:r>
    </w:p>
    <w:p w14:paraId="3EBB01B1" w14:textId="77777777" w:rsidR="00A1675C" w:rsidRDefault="00000000">
      <w:pPr>
        <w:spacing w:before="40" w:after="120"/>
      </w:pPr>
      <w:r>
        <w:rPr>
          <w:rFonts w:eastAsia="Georgia"/>
        </w:rPr>
        <w:t>"This is Platform Seven."</w:t>
      </w:r>
    </w:p>
    <w:p w14:paraId="273CB546" w14:textId="77777777" w:rsidR="00A1675C" w:rsidRDefault="00000000">
      <w:pPr>
        <w:ind w:firstLine="432"/>
      </w:pPr>
      <w:r>
        <w:rPr>
          <w:rFonts w:eastAsia="Georgia"/>
        </w:rPr>
        <w:t>Derek nodded.</w:t>
      </w:r>
    </w:p>
    <w:p w14:paraId="5F030D54" w14:textId="77777777" w:rsidR="00A1675C" w:rsidRDefault="00000000">
      <w:pPr>
        <w:spacing w:before="40" w:after="120"/>
      </w:pPr>
      <w:r>
        <w:rPr>
          <w:rFonts w:eastAsia="Georgia"/>
        </w:rPr>
        <w:t>"Yes."</w:t>
      </w:r>
    </w:p>
    <w:p w14:paraId="1323339F" w14:textId="77777777" w:rsidR="00A1675C" w:rsidRDefault="00000000">
      <w:pPr>
        <w:spacing w:before="40" w:after="120"/>
      </w:pPr>
      <w:r>
        <w:rPr>
          <w:rFonts w:eastAsia="Georgia"/>
        </w:rPr>
        <w:t>"But..."</w:t>
      </w:r>
    </w:p>
    <w:p w14:paraId="48802803" w14:textId="77777777" w:rsidR="00A1675C" w:rsidRDefault="00000000">
      <w:pPr>
        <w:ind w:firstLine="432"/>
      </w:pPr>
      <w:r>
        <w:rPr>
          <w:rFonts w:eastAsia="Georgia"/>
        </w:rPr>
        <w:t>Trevor pointed down the tunnel.</w:t>
      </w:r>
    </w:p>
    <w:p w14:paraId="778BDF57" w14:textId="77777777" w:rsidR="00A1675C" w:rsidRDefault="00000000">
      <w:pPr>
        <w:spacing w:before="40" w:after="120"/>
      </w:pPr>
      <w:r>
        <w:rPr>
          <w:rFonts w:eastAsia="Georgia"/>
        </w:rPr>
        <w:t>"We just left here."</w:t>
      </w:r>
    </w:p>
    <w:p w14:paraId="4C040E28" w14:textId="77777777" w:rsidR="00A1675C" w:rsidRDefault="00000000">
      <w:pPr>
        <w:spacing w:before="40" w:after="120"/>
      </w:pPr>
      <w:r>
        <w:rPr>
          <w:rFonts w:eastAsia="Georgia"/>
        </w:rPr>
        <w:t>"Yes."</w:t>
      </w:r>
    </w:p>
    <w:p w14:paraId="529FF09E" w14:textId="77777777" w:rsidR="00A1675C" w:rsidRDefault="00000000">
      <w:pPr>
        <w:spacing w:before="40" w:after="120"/>
      </w:pPr>
      <w:r>
        <w:rPr>
          <w:rFonts w:eastAsia="Georgia"/>
        </w:rPr>
        <w:t>"And now we're back."</w:t>
      </w:r>
    </w:p>
    <w:p w14:paraId="5CDEC04D" w14:textId="77777777" w:rsidR="00A1675C" w:rsidRDefault="00000000">
      <w:pPr>
        <w:spacing w:before="40" w:after="120"/>
      </w:pPr>
      <w:r>
        <w:rPr>
          <w:rFonts w:eastAsia="Georgia"/>
        </w:rPr>
        <w:t>"Yes."</w:t>
      </w:r>
    </w:p>
    <w:p w14:paraId="6884412E" w14:textId="77777777" w:rsidR="00A1675C" w:rsidRDefault="00000000">
      <w:pPr>
        <w:ind w:firstLine="432"/>
      </w:pPr>
      <w:r>
        <w:rPr>
          <w:rFonts w:eastAsia="Georgia"/>
        </w:rPr>
        <w:t>Trevor checked his phone. 11:18. Derek checked his watch.</w:t>
      </w:r>
    </w:p>
    <w:p w14:paraId="34C5818A" w14:textId="14AC1D62" w:rsidR="00A1675C" w:rsidRDefault="00000000">
      <w:pPr>
        <w:ind w:firstLine="432"/>
      </w:pPr>
      <w:r>
        <w:rPr>
          <w:rFonts w:eastAsia="Georgia"/>
        </w:rPr>
        <w:t>11:18. Penny checked hers. 11:18.</w:t>
      </w:r>
    </w:p>
    <w:p w14:paraId="18076054" w14:textId="77777777" w:rsidR="00A1675C" w:rsidRDefault="00000000">
      <w:pPr>
        <w:ind w:firstLine="432"/>
      </w:pPr>
      <w:r>
        <w:rPr>
          <w:rFonts w:eastAsia="Georgia"/>
        </w:rPr>
        <w:t>the empty station clock slowly read: 11:17 Trevor stared intently.</w:t>
      </w:r>
    </w:p>
    <w:p w14:paraId="6E073E25" w14:textId="77777777" w:rsidR="00A1675C" w:rsidRDefault="00000000">
      <w:pPr>
        <w:spacing w:before="40" w:after="120"/>
      </w:pPr>
      <w:r>
        <w:rPr>
          <w:rFonts w:eastAsia="Georgia"/>
        </w:rPr>
        <w:t>"So the station clock hasn't advanced."</w:t>
      </w:r>
    </w:p>
    <w:p w14:paraId="26E80429" w14:textId="77777777" w:rsidR="00A1675C" w:rsidRDefault="00000000">
      <w:pPr>
        <w:spacing w:before="40" w:after="120"/>
      </w:pPr>
      <w:r>
        <w:rPr>
          <w:rFonts w:eastAsia="Georgia"/>
        </w:rPr>
        <w:t>"No."</w:t>
      </w:r>
    </w:p>
    <w:p w14:paraId="2DF44FF8" w14:textId="77777777" w:rsidR="00A1675C" w:rsidRDefault="00000000">
      <w:pPr>
        <w:spacing w:before="40" w:after="120"/>
      </w:pPr>
      <w:r>
        <w:rPr>
          <w:rFonts w:eastAsia="Georgia"/>
        </w:rPr>
        <w:t>"But our clocks have."</w:t>
      </w:r>
    </w:p>
    <w:p w14:paraId="10ACA3FB" w14:textId="77777777" w:rsidR="00A1675C" w:rsidRDefault="00000000">
      <w:pPr>
        <w:spacing w:before="40" w:after="120"/>
      </w:pPr>
      <w:r>
        <w:rPr>
          <w:rFonts w:eastAsia="Georgia"/>
        </w:rPr>
        <w:t>"Yes."</w:t>
      </w:r>
    </w:p>
    <w:p w14:paraId="4A1B8137" w14:textId="77777777" w:rsidR="00A1675C" w:rsidRDefault="00000000">
      <w:pPr>
        <w:spacing w:before="40" w:after="120"/>
      </w:pPr>
      <w:r>
        <w:rPr>
          <w:rFonts w:eastAsia="Georgia"/>
        </w:rPr>
        <w:t>"And we were moving relative to the station."</w:t>
      </w:r>
    </w:p>
    <w:p w14:paraId="1C38FB31" w14:textId="77777777" w:rsidR="00A1675C" w:rsidRDefault="00000000">
      <w:pPr>
        <w:spacing w:before="40" w:after="120"/>
      </w:pPr>
      <w:r>
        <w:rPr>
          <w:rFonts w:eastAsia="Georgia"/>
        </w:rPr>
        <w:t>"Yes."</w:t>
      </w:r>
    </w:p>
    <w:p w14:paraId="510942F8" w14:textId="77777777" w:rsidR="00A1675C" w:rsidRDefault="00000000">
      <w:pPr>
        <w:ind w:firstLine="432"/>
      </w:pPr>
      <w:r>
        <w:rPr>
          <w:rFonts w:eastAsia="Georgia"/>
        </w:rPr>
        <w:t>Trevor carefully considered Derek.</w:t>
      </w:r>
    </w:p>
    <w:p w14:paraId="6B5AF876" w14:textId="77777777" w:rsidR="00A1675C" w:rsidRDefault="00000000">
      <w:pPr>
        <w:spacing w:before="40" w:after="120"/>
      </w:pPr>
      <w:r>
        <w:rPr>
          <w:rFonts w:eastAsia="Georgia"/>
        </w:rPr>
        <w:t>"Time dilation."</w:t>
      </w:r>
    </w:p>
    <w:p w14:paraId="1BFAB4F0" w14:textId="77777777" w:rsidR="00A1675C" w:rsidRDefault="00000000">
      <w:pPr>
        <w:spacing w:before="40" w:after="120"/>
      </w:pPr>
      <w:r>
        <w:rPr>
          <w:rFonts w:eastAsia="Georgia"/>
        </w:rPr>
        <w:t>"Possibly," Derek queried.</w:t>
      </w:r>
    </w:p>
    <w:p w14:paraId="7BFC2E94" w14:textId="77777777" w:rsidR="00A1675C" w:rsidRDefault="00000000">
      <w:pPr>
        <w:ind w:firstLine="432"/>
      </w:pPr>
      <w:r>
        <w:rPr>
          <w:rFonts w:eastAsia="Georgia"/>
        </w:rPr>
        <w:t>Tabitha glanced at the empty empty station clock.</w:t>
      </w:r>
    </w:p>
    <w:p w14:paraId="1493EA57" w14:textId="77777777" w:rsidR="00A1675C" w:rsidRDefault="00000000">
      <w:pPr>
        <w:spacing w:before="40" w:after="120"/>
      </w:pPr>
      <w:r>
        <w:rPr>
          <w:rFonts w:eastAsia="Georgia"/>
        </w:rPr>
        <w:t>"Why do you keep treating that one as the correct clock?"</w:t>
      </w:r>
    </w:p>
    <w:p w14:paraId="0991C7C7" w14:textId="77777777" w:rsidR="00A1675C" w:rsidRDefault="00000000">
      <w:pPr>
        <w:ind w:firstLine="432"/>
      </w:pPr>
      <w:r>
        <w:rPr>
          <w:rFonts w:eastAsia="Georgia"/>
        </w:rPr>
        <w:t>Derek turned toward her.</w:t>
      </w:r>
    </w:p>
    <w:p w14:paraId="38A9CB4D" w14:textId="77777777" w:rsidR="00A1675C" w:rsidRDefault="00000000">
      <w:pPr>
        <w:spacing w:before="40" w:after="120"/>
      </w:pPr>
      <w:r>
        <w:rPr>
          <w:rFonts w:eastAsia="Georgia"/>
        </w:rPr>
        <w:t>"Because it stayed at the station."</w:t>
      </w:r>
    </w:p>
    <w:p w14:paraId="64E910AD" w14:textId="77777777" w:rsidR="00A1675C" w:rsidRDefault="00000000">
      <w:pPr>
        <w:spacing w:before="40" w:after="120"/>
      </w:pPr>
      <w:r>
        <w:rPr>
          <w:rFonts w:eastAsia="Georgia"/>
        </w:rPr>
        <w:t>"So?"</w:t>
      </w:r>
    </w:p>
    <w:p w14:paraId="5C31B688" w14:textId="77777777" w:rsidR="00A1675C" w:rsidRDefault="00000000">
      <w:pPr>
        <w:spacing w:before="40" w:after="120"/>
      </w:pPr>
      <w:r>
        <w:rPr>
          <w:rFonts w:eastAsia="Georgia"/>
        </w:rPr>
        <w:t>"It is the stationary reference clock."</w:t>
      </w:r>
    </w:p>
    <w:p w14:paraId="7A3458A5" w14:textId="77777777" w:rsidR="00A1675C" w:rsidRDefault="00000000">
      <w:pPr>
        <w:ind w:firstLine="432"/>
      </w:pPr>
      <w:r>
        <w:rPr>
          <w:rFonts w:eastAsia="Georgia"/>
        </w:rPr>
        <w:t>Tabitha smiled.</w:t>
      </w:r>
    </w:p>
    <w:p w14:paraId="45399898" w14:textId="77777777" w:rsidR="00A1675C" w:rsidRDefault="00000000">
      <w:pPr>
        <w:spacing w:before="40" w:after="120"/>
      </w:pPr>
      <w:r>
        <w:rPr>
          <w:rFonts w:eastAsia="Georgia"/>
        </w:rPr>
        <w:t>"Stationary relative to what?"</w:t>
      </w:r>
    </w:p>
    <w:p w14:paraId="4D9FD35D" w14:textId="77E9A2C6" w:rsidR="00A1675C" w:rsidRDefault="00000000">
      <w:pPr>
        <w:ind w:firstLine="432"/>
      </w:pPr>
      <w:r>
        <w:rPr>
          <w:rFonts w:eastAsia="Georgia"/>
        </w:rPr>
        <w:t>Trevor stopped. Penny carefully stared at the clock.</w:t>
      </w:r>
    </w:p>
    <w:p w14:paraId="077C6FF4" w14:textId="77777777" w:rsidR="00A1675C" w:rsidRDefault="00000000">
      <w:pPr>
        <w:spacing w:before="40" w:after="120"/>
      </w:pPr>
      <w:r>
        <w:rPr>
          <w:rFonts w:eastAsia="Georgia"/>
        </w:rPr>
        <w:t>"She's right."</w:t>
      </w:r>
    </w:p>
    <w:p w14:paraId="4BDF9CF6" w14:textId="77777777" w:rsidR="00A1675C" w:rsidRDefault="00000000">
      <w:pPr>
        <w:ind w:firstLine="432"/>
      </w:pPr>
      <w:r>
        <w:rPr>
          <w:rFonts w:eastAsia="Georgia"/>
        </w:rPr>
        <w:t>Derek stared intently at the empty strange station clock. Tabitha continued.</w:t>
      </w:r>
    </w:p>
    <w:p w14:paraId="5C95617B" w14:textId="77777777" w:rsidR="00A1675C" w:rsidRDefault="00000000">
      <w:pPr>
        <w:spacing w:before="40" w:after="120"/>
      </w:pPr>
      <w:r>
        <w:rPr>
          <w:rFonts w:eastAsia="Georgia"/>
        </w:rPr>
        <w:t>"The clock isn't the universe's clock. It is a clock following the station's worldline. Our clocks followed ours."</w:t>
      </w:r>
    </w:p>
    <w:p w14:paraId="69C99CE6" w14:textId="77777777" w:rsidR="00A1675C" w:rsidRDefault="00000000">
      <w:pPr>
        <w:ind w:firstLine="432"/>
      </w:pPr>
      <w:r>
        <w:rPr>
          <w:rFonts w:eastAsia="Georgia"/>
        </w:rPr>
        <w:t>Trevor's expression changed.</w:t>
      </w:r>
    </w:p>
    <w:p w14:paraId="76950F00" w14:textId="77777777" w:rsidR="00A1675C" w:rsidRDefault="00000000">
      <w:pPr>
        <w:spacing w:before="40" w:after="120"/>
      </w:pPr>
      <w:r>
        <w:rPr>
          <w:rFonts w:eastAsia="Georgia"/>
        </w:rPr>
        <w:t>"So there isn't a privileged timekeeper."</w:t>
      </w:r>
    </w:p>
    <w:p w14:paraId="4F6D5EF9" w14:textId="77777777" w:rsidR="00A1675C" w:rsidRDefault="00000000">
      <w:pPr>
        <w:spacing w:before="40" w:after="120"/>
      </w:pPr>
      <w:r>
        <w:rPr>
          <w:rFonts w:eastAsia="Georgia"/>
        </w:rPr>
        <w:t>"Exactly," Tabitha said.</w:t>
      </w:r>
    </w:p>
    <w:p w14:paraId="31E1468E" w14:textId="4FF69A2B" w:rsidR="00A1675C" w:rsidRDefault="003434B6">
      <w:pPr>
        <w:ind w:firstLine="432"/>
      </w:pPr>
      <w:r>
        <w:rPr>
          <w:rFonts w:eastAsia="Georgia"/>
        </w:rPr>
        <w:t>Penny nodded.</w:t>
      </w:r>
    </w:p>
    <w:p w14:paraId="2A5C9618" w14:textId="77777777" w:rsidR="00A1675C" w:rsidRDefault="00000000">
      <w:pPr>
        <w:spacing w:before="40" w:after="120"/>
      </w:pPr>
      <w:r>
        <w:rPr>
          <w:rFonts w:eastAsia="Georgia"/>
        </w:rPr>
        <w:t>"And if we want to compare the clocks properly, we have to compare the paths they actually took through spacetime."</w:t>
      </w:r>
    </w:p>
    <w:p w14:paraId="3CF6EEC3" w14:textId="77777777" w:rsidR="00A1675C" w:rsidRDefault="00000000">
      <w:pPr>
        <w:ind w:firstLine="432"/>
      </w:pPr>
      <w:r>
        <w:rPr>
          <w:rFonts w:eastAsia="Georgia"/>
        </w:rPr>
        <w:t>Derek smiled.</w:t>
      </w:r>
    </w:p>
    <w:p w14:paraId="683272B9" w14:textId="77777777" w:rsidR="00A1675C" w:rsidRDefault="00000000">
      <w:pPr>
        <w:spacing w:before="40" w:after="120"/>
      </w:pPr>
      <w:r>
        <w:rPr>
          <w:rFonts w:eastAsia="Georgia"/>
        </w:rPr>
        <w:t>"Proper time."</w:t>
      </w:r>
    </w:p>
    <w:p w14:paraId="726812C6" w14:textId="77777777" w:rsidR="00A1675C" w:rsidRDefault="00000000">
      <w:pPr>
        <w:ind w:firstLine="432"/>
      </w:pPr>
      <w:r>
        <w:rPr>
          <w:rFonts w:eastAsia="Georgia"/>
        </w:rPr>
        <w:t>Trevor pointed at the clocks.</w:t>
      </w:r>
    </w:p>
    <w:p w14:paraId="1DA52187" w14:textId="77777777" w:rsidR="00A1675C" w:rsidRDefault="00000000">
      <w:pPr>
        <w:spacing w:before="40" w:after="120"/>
      </w:pPr>
      <w:r>
        <w:rPr>
          <w:rFonts w:eastAsia="Georgia"/>
        </w:rPr>
        <w:t>"So the difference isn't evidence that one clock is wrong."</w:t>
      </w:r>
    </w:p>
    <w:p w14:paraId="63040B96" w14:textId="77777777" w:rsidR="00A1675C" w:rsidRDefault="00000000">
      <w:pPr>
        <w:spacing w:before="40" w:after="120"/>
      </w:pPr>
      <w:r>
        <w:rPr>
          <w:rFonts w:eastAsia="Georgia"/>
        </w:rPr>
        <w:t>"Correct," Derek stated.</w:t>
      </w:r>
    </w:p>
    <w:p w14:paraId="2D3D67A3" w14:textId="77777777" w:rsidR="00A1675C" w:rsidRDefault="00000000">
      <w:pPr>
        <w:ind w:firstLine="432"/>
      </w:pPr>
      <w:r>
        <w:rPr>
          <w:rFonts w:eastAsia="Georgia"/>
        </w:rPr>
        <w:t>Tabitha looked down the tunnel.</w:t>
      </w:r>
    </w:p>
    <w:p w14:paraId="27BDB281" w14:textId="77777777" w:rsidR="00A1675C" w:rsidRDefault="00000000">
      <w:pPr>
        <w:spacing w:before="40" w:after="120"/>
      </w:pPr>
      <w:r>
        <w:rPr>
          <w:rFonts w:eastAsia="Georgia"/>
        </w:rPr>
        <w:t>"Then perhaps the train isn't carrying us through someone else's time. Perhaps it is carrying us along a different path."</w:t>
      </w:r>
    </w:p>
    <w:p w14:paraId="3375D3FC" w14:textId="77777777" w:rsidR="00A1675C" w:rsidRDefault="00000000">
      <w:pPr>
        <w:ind w:firstLine="432"/>
      </w:pPr>
      <w:r>
        <w:rPr>
          <w:rFonts w:eastAsia="Georgia"/>
        </w:rPr>
        <w:t>Silence. Derek carefully gazed at her.</w:t>
      </w:r>
    </w:p>
    <w:p w14:paraId="4A522B36" w14:textId="77777777" w:rsidR="00A1675C" w:rsidRDefault="00000000">
      <w:pPr>
        <w:spacing w:before="40" w:after="120"/>
      </w:pPr>
      <w:r>
        <w:rPr>
          <w:rFonts w:eastAsia="Georgia"/>
        </w:rPr>
        <w:t>"Tabitha."</w:t>
      </w:r>
    </w:p>
    <w:p w14:paraId="4D508717" w14:textId="77777777" w:rsidR="00A1675C" w:rsidRDefault="00000000">
      <w:pPr>
        <w:spacing w:before="40" w:after="120"/>
      </w:pPr>
      <w:r>
        <w:rPr>
          <w:rFonts w:eastAsia="Georgia"/>
        </w:rPr>
        <w:t>"Yes?"</w:t>
      </w:r>
    </w:p>
    <w:p w14:paraId="255B5A58" w14:textId="77777777" w:rsidR="00A1675C" w:rsidRDefault="00000000">
      <w:pPr>
        <w:spacing w:before="40" w:after="120"/>
      </w:pPr>
      <w:r>
        <w:rPr>
          <w:rFonts w:eastAsia="Georgia"/>
        </w:rPr>
        <w:t>"You may have just made this considerably worse."</w:t>
      </w:r>
    </w:p>
    <w:p w14:paraId="3CA5A568" w14:textId="77777777" w:rsidR="00A1675C" w:rsidRDefault="00000000">
      <w:pPr>
        <w:ind w:firstLine="432"/>
      </w:pPr>
      <w:r>
        <w:rPr>
          <w:rFonts w:eastAsia="Georgia"/>
        </w:rPr>
        <w:t>She smiled.</w:t>
      </w:r>
    </w:p>
    <w:p w14:paraId="39C74C8A" w14:textId="77777777" w:rsidR="00A1675C" w:rsidRDefault="00000000">
      <w:pPr>
        <w:spacing w:before="40" w:after="120"/>
      </w:pPr>
      <w:r>
        <w:rPr>
          <w:rFonts w:eastAsia="Georgia"/>
        </w:rPr>
        <w:t>"I was afraid of that."</w:t>
      </w:r>
    </w:p>
    <w:p w14:paraId="2DD02818" w14:textId="77777777" w:rsidR="00A1675C" w:rsidRDefault="00000000">
      <w:pPr>
        <w:spacing w:before="40" w:after="120"/>
      </w:pPr>
      <w:r>
        <w:rPr>
          <w:rFonts w:eastAsia="Georgia"/>
        </w:rPr>
        <w:t>"Why possibly?"</w:t>
      </w:r>
    </w:p>
    <w:p w14:paraId="259EF205" w14:textId="77777777" w:rsidR="00A1675C" w:rsidRDefault="00000000">
      <w:pPr>
        <w:spacing w:before="40" w:after="120"/>
      </w:pPr>
      <w:r>
        <w:rPr>
          <w:rFonts w:eastAsia="Georgia"/>
        </w:rPr>
        <w:t>"Because we've only observed a difference in clock readings. We still need to understand the geometry of the situation."</w:t>
      </w:r>
    </w:p>
    <w:p w14:paraId="5DB7605D" w14:textId="77777777" w:rsidR="00A1675C" w:rsidRDefault="00000000">
      <w:pPr>
        <w:ind w:firstLine="432"/>
      </w:pPr>
      <w:r>
        <w:rPr>
          <w:rFonts w:eastAsia="Georgia"/>
        </w:rPr>
        <w:t>Trevor nodded.</w:t>
      </w:r>
    </w:p>
    <w:p w14:paraId="5EF8B29D" w14:textId="77777777" w:rsidR="00A1675C" w:rsidRDefault="00000000">
      <w:pPr>
        <w:spacing w:before="40" w:after="120"/>
      </w:pPr>
      <w:r>
        <w:rPr>
          <w:rFonts w:eastAsia="Georgia"/>
        </w:rPr>
        <w:t>"Right."</w:t>
      </w:r>
    </w:p>
    <w:p w14:paraId="05E92148" w14:textId="0BEFD0EA" w:rsidR="00A1675C" w:rsidRDefault="003434B6">
      <w:pPr>
        <w:ind w:firstLine="432"/>
      </w:pPr>
      <w:r>
        <w:rPr>
          <w:rFonts w:eastAsia="Georgia"/>
        </w:rPr>
        <w:t>Penny pointed at the tunnel.</w:t>
      </w:r>
    </w:p>
    <w:p w14:paraId="5BAE7E61" w14:textId="77777777" w:rsidR="00A1675C" w:rsidRDefault="00000000">
      <w:pPr>
        <w:spacing w:before="40" w:after="120"/>
      </w:pPr>
      <w:r>
        <w:rPr>
          <w:rFonts w:eastAsia="Georgia"/>
        </w:rPr>
        <w:t>"The train is coming back."</w:t>
      </w:r>
    </w:p>
    <w:p w14:paraId="5033240E" w14:textId="77777777" w:rsidR="00A1675C" w:rsidRDefault="00000000">
      <w:pPr>
        <w:ind w:firstLine="432"/>
      </w:pPr>
      <w:r>
        <w:rPr>
          <w:rFonts w:eastAsia="Georgia"/>
        </w:rPr>
        <w:t>Derek looked. The same train was approaching. Trevor frowned.</w:t>
      </w:r>
    </w:p>
    <w:p w14:paraId="54FB1E9A" w14:textId="77777777" w:rsidR="00A1675C" w:rsidRDefault="00000000">
      <w:pPr>
        <w:spacing w:before="40" w:after="120"/>
      </w:pPr>
      <w:r>
        <w:rPr>
          <w:rFonts w:eastAsia="Georgia"/>
        </w:rPr>
        <w:t>"But we just got off it."</w:t>
      </w:r>
    </w:p>
    <w:p w14:paraId="40D1DAE7" w14:textId="77777777" w:rsidR="00A1675C" w:rsidRDefault="00000000">
      <w:pPr>
        <w:spacing w:before="40" w:after="120"/>
      </w:pPr>
      <w:r>
        <w:rPr>
          <w:rFonts w:eastAsia="Georgia"/>
        </w:rPr>
        <w:t>"Yes."</w:t>
      </w:r>
    </w:p>
    <w:p w14:paraId="4DC7AB68" w14:textId="77777777" w:rsidR="00A1675C" w:rsidRDefault="00000000">
      <w:pPr>
        <w:spacing w:before="40" w:after="120"/>
      </w:pPr>
      <w:r>
        <w:rPr>
          <w:rFonts w:eastAsia="Georgia"/>
        </w:rPr>
        <w:t>"It hasn't had time to go anywhere."</w:t>
      </w:r>
    </w:p>
    <w:p w14:paraId="0007864F" w14:textId="77777777" w:rsidR="00A1675C" w:rsidRDefault="00000000">
      <w:pPr>
        <w:ind w:firstLine="432"/>
      </w:pPr>
      <w:r>
        <w:rPr>
          <w:rFonts w:eastAsia="Georgia"/>
        </w:rPr>
        <w:t>Derek watched the train approach.</w:t>
      </w:r>
    </w:p>
    <w:p w14:paraId="3BB829CA" w14:textId="77777777" w:rsidR="00A1675C" w:rsidRDefault="00000000">
      <w:pPr>
        <w:spacing w:before="40" w:after="120"/>
      </w:pPr>
      <w:r>
        <w:rPr>
          <w:rFonts w:eastAsia="Georgia"/>
        </w:rPr>
        <w:t>"That depends on what you mean by time."</w:t>
      </w:r>
    </w:p>
    <w:p w14:paraId="232800DB" w14:textId="77777777" w:rsidR="00A1675C" w:rsidRDefault="00000000">
      <w:pPr>
        <w:spacing w:before="40" w:after="120"/>
      </w:pPr>
      <w:r>
        <w:rPr>
          <w:rFonts w:eastAsia="Georgia"/>
        </w:rPr>
        <w:t>Trevor softly sighed.</w:t>
      </w:r>
    </w:p>
    <w:p w14:paraId="50B583D6" w14:textId="77777777" w:rsidR="00A1675C" w:rsidRDefault="00000000">
      <w:pPr>
        <w:spacing w:before="40" w:after="120"/>
      </w:pPr>
      <w:r>
        <w:rPr>
          <w:rFonts w:eastAsia="Georgia"/>
        </w:rPr>
        <w:t>"I knew you were going to say that."</w:t>
      </w:r>
    </w:p>
    <w:p w14:paraId="5E8F7E02" w14:textId="77777777" w:rsidR="00A1675C" w:rsidRDefault="00000000">
      <w:pPr>
        <w:ind w:firstLine="432"/>
      </w:pPr>
      <w:r>
        <w:rPr>
          <w:rFonts w:eastAsia="Georgia"/>
        </w:rPr>
        <w:t>the mysterious train stopped. The doors carefully opened. A second Derek stepped out.</w:t>
      </w:r>
    </w:p>
    <w:p w14:paraId="41E207B1" w14:textId="2F0FC359" w:rsidR="00A1675C" w:rsidRDefault="00000000">
      <w:pPr>
        <w:ind w:firstLine="432"/>
      </w:pPr>
      <w:r>
        <w:rPr>
          <w:rFonts w:eastAsia="Georgia"/>
        </w:rPr>
        <w:t>Trevor went completely still. Penny stared. Derek stared at Derek.</w:t>
      </w:r>
    </w:p>
    <w:p w14:paraId="174DD989" w14:textId="77777777" w:rsidR="00A1675C" w:rsidRDefault="00000000">
      <w:pPr>
        <w:ind w:firstLine="432"/>
      </w:pPr>
      <w:r>
        <w:rPr>
          <w:rFonts w:eastAsia="Georgia"/>
        </w:rPr>
        <w:t>The second Derek looked at them. Then at his watch. Then at the station clock.</w:t>
      </w:r>
    </w:p>
    <w:p w14:paraId="209F1425" w14:textId="77777777" w:rsidR="00A1675C" w:rsidRDefault="00000000">
      <w:pPr>
        <w:spacing w:before="40" w:after="120"/>
      </w:pPr>
      <w:r>
        <w:rPr>
          <w:rFonts w:eastAsia="Georgia"/>
        </w:rPr>
        <w:t>"You're late."</w:t>
      </w:r>
    </w:p>
    <w:p w14:paraId="11D48BD6" w14:textId="77777777" w:rsidR="00A1675C" w:rsidRDefault="00000000">
      <w:pPr>
        <w:ind w:firstLine="432"/>
      </w:pPr>
      <w:r>
        <w:rPr>
          <w:rFonts w:eastAsia="Georgia"/>
        </w:rPr>
        <w:t>The first Derek deeply frowned.</w:t>
      </w:r>
    </w:p>
    <w:p w14:paraId="220553A8" w14:textId="77777777" w:rsidR="00A1675C" w:rsidRDefault="00000000">
      <w:pPr>
        <w:spacing w:before="40" w:after="120"/>
      </w:pPr>
      <w:r>
        <w:rPr>
          <w:rFonts w:eastAsia="Georgia"/>
        </w:rPr>
        <w:t>"I haven't gone anywhere."</w:t>
      </w:r>
    </w:p>
    <w:p w14:paraId="41670F60" w14:textId="77777777" w:rsidR="00A1675C" w:rsidRDefault="00000000">
      <w:pPr>
        <w:ind w:firstLine="432"/>
      </w:pPr>
      <w:r>
        <w:rPr>
          <w:rFonts w:eastAsia="Georgia"/>
        </w:rPr>
        <w:t>The second Derek gently smiled.</w:t>
      </w:r>
    </w:p>
    <w:p w14:paraId="29C5AA52" w14:textId="77777777" w:rsidR="00A1675C" w:rsidRDefault="00000000">
      <w:pPr>
        <w:spacing w:before="40" w:after="120"/>
      </w:pPr>
      <w:r>
        <w:rPr>
          <w:rFonts w:eastAsia="Georgia"/>
        </w:rPr>
        <w:t>"I know."</w:t>
      </w:r>
    </w:p>
    <w:p w14:paraId="1F23DA77" w14:textId="77777777" w:rsidR="00A1675C" w:rsidRDefault="00000000">
      <w:pPr>
        <w:ind w:firstLine="432"/>
      </w:pPr>
      <w:r>
        <w:rPr>
          <w:rFonts w:eastAsia="Georgia"/>
        </w:rPr>
        <w:t>Trevor looked sharply between them.</w:t>
      </w:r>
    </w:p>
    <w:p w14:paraId="3D80D66E" w14:textId="77777777" w:rsidR="00A1675C" w:rsidRDefault="00000000">
      <w:pPr>
        <w:spacing w:before="40" w:after="120"/>
      </w:pPr>
      <w:r>
        <w:rPr>
          <w:rFonts w:eastAsia="Georgia"/>
        </w:rPr>
        <w:t>"Which one of you is Derek?"</w:t>
      </w:r>
    </w:p>
    <w:p w14:paraId="12AF1394" w14:textId="77777777" w:rsidR="00A1675C" w:rsidRDefault="00000000">
      <w:pPr>
        <w:ind w:firstLine="432"/>
      </w:pPr>
      <w:r>
        <w:rPr>
          <w:rFonts w:eastAsia="Georgia"/>
        </w:rPr>
        <w:t>Both Dereks turned toward him.</w:t>
      </w:r>
    </w:p>
    <w:p w14:paraId="618ED188" w14:textId="77777777" w:rsidR="00A1675C" w:rsidRDefault="00000000">
      <w:pPr>
        <w:spacing w:before="40" w:after="120"/>
      </w:pPr>
      <w:r>
        <w:rPr>
          <w:rFonts w:eastAsia="Georgia"/>
        </w:rPr>
        <w:t>"Me."</w:t>
      </w:r>
    </w:p>
    <w:p w14:paraId="3F093429" w14:textId="77777777" w:rsidR="00A1675C" w:rsidRDefault="00000000">
      <w:pPr>
        <w:ind w:firstLine="432"/>
      </w:pPr>
      <w:r>
        <w:rPr>
          <w:rFonts w:eastAsia="Georgia"/>
        </w:rPr>
        <w:t>Trevor quietly closed his eyes.</w:t>
      </w:r>
    </w:p>
    <w:p w14:paraId="5F22D5FF" w14:textId="77777777" w:rsidR="00A1675C" w:rsidRDefault="00000000">
      <w:pPr>
        <w:spacing w:before="40" w:after="120"/>
      </w:pPr>
      <w:r>
        <w:rPr>
          <w:rFonts w:eastAsia="Georgia"/>
        </w:rPr>
        <w:t>"Of course."</w:t>
      </w:r>
    </w:p>
    <w:p w14:paraId="56786DF4" w14:textId="69479D94" w:rsidR="00A1675C" w:rsidRDefault="003434B6">
      <w:pPr>
        <w:ind w:firstLine="432"/>
      </w:pPr>
      <w:r>
        <w:rPr>
          <w:rFonts w:eastAsia="Georgia"/>
        </w:rPr>
        <w:t>Penny eyed the second Derek.</w:t>
      </w:r>
    </w:p>
    <w:p w14:paraId="651F0D12" w14:textId="77777777" w:rsidR="00A1675C" w:rsidRDefault="00000000">
      <w:pPr>
        <w:spacing w:before="40" w:after="120"/>
      </w:pPr>
      <w:r>
        <w:rPr>
          <w:rFonts w:eastAsia="Georgia"/>
        </w:rPr>
        <w:t>"Where did you come from?"</w:t>
      </w:r>
    </w:p>
    <w:p w14:paraId="734546CD" w14:textId="77777777" w:rsidR="00A1675C" w:rsidRDefault="00000000">
      <w:pPr>
        <w:spacing w:before="40" w:after="120"/>
      </w:pPr>
      <w:r>
        <w:rPr>
          <w:rFonts w:eastAsia="Georgia"/>
        </w:rPr>
        <w:t>"The train."</w:t>
      </w:r>
    </w:p>
    <w:p w14:paraId="43BA0974" w14:textId="77777777" w:rsidR="00A1675C" w:rsidRDefault="00000000">
      <w:pPr>
        <w:spacing w:before="40" w:after="120"/>
      </w:pPr>
      <w:r>
        <w:rPr>
          <w:rFonts w:eastAsia="Georgia"/>
        </w:rPr>
        <w:t>"Where was the train?"</w:t>
      </w:r>
    </w:p>
    <w:p w14:paraId="53097F08" w14:textId="77777777" w:rsidR="00A1675C" w:rsidRDefault="00000000">
      <w:pPr>
        <w:spacing w:before="40" w:after="120"/>
      </w:pPr>
      <w:r>
        <w:rPr>
          <w:rFonts w:eastAsia="Georgia"/>
        </w:rPr>
        <w:t>"Here."</w:t>
      </w:r>
    </w:p>
    <w:p w14:paraId="2E5B3238" w14:textId="77777777" w:rsidR="00A1675C" w:rsidRDefault="00000000">
      <w:pPr>
        <w:spacing w:before="40" w:after="120"/>
      </w:pPr>
      <w:r>
        <w:rPr>
          <w:rFonts w:eastAsia="Georgia"/>
        </w:rPr>
        <w:t>"It wasn't."</w:t>
      </w:r>
    </w:p>
    <w:p w14:paraId="7BA25FCA" w14:textId="77777777" w:rsidR="00A1675C" w:rsidRDefault="00000000">
      <w:pPr>
        <w:spacing w:before="40" w:after="120"/>
      </w:pPr>
      <w:r>
        <w:rPr>
          <w:rFonts w:eastAsia="Georgia"/>
        </w:rPr>
        <w:t>"It was."</w:t>
      </w:r>
    </w:p>
    <w:p w14:paraId="1F41B33C" w14:textId="77777777" w:rsidR="00A1675C" w:rsidRDefault="00000000">
      <w:pPr>
        <w:spacing w:before="40" w:after="120"/>
      </w:pPr>
      <w:r>
        <w:rPr>
          <w:rFonts w:eastAsia="Georgia"/>
        </w:rPr>
        <w:t>"You just arrived."</w:t>
      </w:r>
    </w:p>
    <w:p w14:paraId="3685B92C" w14:textId="77777777" w:rsidR="00A1675C" w:rsidRDefault="00000000">
      <w:pPr>
        <w:spacing w:before="40" w:after="120"/>
      </w:pPr>
      <w:r>
        <w:rPr>
          <w:rFonts w:eastAsia="Georgia"/>
        </w:rPr>
        <w:t>"Yes."</w:t>
      </w:r>
    </w:p>
    <w:p w14:paraId="431DA58D" w14:textId="77777777" w:rsidR="00A1675C" w:rsidRDefault="00000000">
      <w:pPr>
        <w:spacing w:before="40" w:after="120"/>
      </w:pPr>
      <w:r>
        <w:rPr>
          <w:rFonts w:eastAsia="Georgia"/>
        </w:rPr>
        <w:t>"From where?"</w:t>
      </w:r>
    </w:p>
    <w:p w14:paraId="6364E085" w14:textId="77777777" w:rsidR="00A1675C" w:rsidRDefault="00000000">
      <w:pPr>
        <w:spacing w:before="40" w:after="120"/>
      </w:pPr>
      <w:r>
        <w:rPr>
          <w:rFonts w:eastAsia="Georgia"/>
        </w:rPr>
        <w:t>"Here."</w:t>
      </w:r>
    </w:p>
    <w:p w14:paraId="30064767" w14:textId="57582178" w:rsidR="00A1675C" w:rsidRDefault="003434B6">
      <w:pPr>
        <w:ind w:firstLine="432"/>
      </w:pPr>
      <w:r>
        <w:rPr>
          <w:rFonts w:eastAsia="Georgia"/>
        </w:rPr>
        <w:t>Penny stared. Derek smiled.</w:t>
      </w:r>
    </w:p>
    <w:p w14:paraId="7BEE0245" w14:textId="77777777" w:rsidR="00A1675C" w:rsidRDefault="00000000">
      <w:pPr>
        <w:spacing w:before="40" w:after="120"/>
      </w:pPr>
      <w:r>
        <w:rPr>
          <w:rFonts w:eastAsia="Georgia"/>
        </w:rPr>
        <w:t>"He's right."</w:t>
      </w:r>
    </w:p>
    <w:p w14:paraId="74DA18AF" w14:textId="77777777" w:rsidR="00A1675C" w:rsidRDefault="00000000">
      <w:pPr>
        <w:ind w:firstLine="432"/>
      </w:pPr>
      <w:r>
        <w:rPr>
          <w:rFonts w:eastAsia="Georgia"/>
        </w:rPr>
        <w:t>Trevor opened his eyes.</w:t>
      </w:r>
    </w:p>
    <w:p w14:paraId="6DF1E915" w14:textId="77777777" w:rsidR="00A1675C" w:rsidRDefault="00000000">
      <w:pPr>
        <w:spacing w:before="40" w:after="120"/>
      </w:pPr>
      <w:r>
        <w:rPr>
          <w:rFonts w:eastAsia="Georgia"/>
        </w:rPr>
        <w:t>"Don't encourage him."</w:t>
      </w:r>
    </w:p>
    <w:p w14:paraId="7487C00A" w14:textId="77777777" w:rsidR="00A1675C" w:rsidRDefault="00000000">
      <w:pPr>
        <w:ind w:firstLine="432"/>
      </w:pPr>
      <w:r>
        <w:rPr>
          <w:rFonts w:eastAsia="Georgia"/>
        </w:rPr>
        <w:t>The second Derek watched the first.</w:t>
      </w:r>
    </w:p>
    <w:p w14:paraId="16DF31C0" w14:textId="77777777" w:rsidR="00A1675C" w:rsidRDefault="00000000">
      <w:pPr>
        <w:spacing w:before="40" w:after="120"/>
      </w:pPr>
      <w:r>
        <w:rPr>
          <w:rFonts w:eastAsia="Georgia"/>
        </w:rPr>
        <w:t>"You're still trying to describe the whole thing with one clock."</w:t>
      </w:r>
    </w:p>
    <w:p w14:paraId="0B845ECE" w14:textId="77777777" w:rsidR="00A1675C" w:rsidRDefault="00000000">
      <w:pPr>
        <w:ind w:firstLine="432"/>
      </w:pPr>
      <w:r>
        <w:rPr>
          <w:rFonts w:eastAsia="Georgia"/>
        </w:rPr>
        <w:t>Derek nodded.</w:t>
      </w:r>
    </w:p>
    <w:p w14:paraId="7035C652" w14:textId="77777777" w:rsidR="00A1675C" w:rsidRDefault="00000000">
      <w:pPr>
        <w:spacing w:before="40" w:after="120"/>
      </w:pPr>
      <w:r>
        <w:rPr>
          <w:rFonts w:eastAsia="Georgia"/>
        </w:rPr>
        <w:t>"Yes."</w:t>
      </w:r>
    </w:p>
    <w:p w14:paraId="5A062E8D" w14:textId="77777777" w:rsidR="00A1675C" w:rsidRDefault="00000000">
      <w:pPr>
        <w:spacing w:before="40" w:after="120"/>
      </w:pPr>
      <w:r>
        <w:rPr>
          <w:rFonts w:eastAsia="Georgia"/>
        </w:rPr>
        <w:t>"Stop."</w:t>
      </w:r>
    </w:p>
    <w:p w14:paraId="3A34AD51" w14:textId="77777777" w:rsidR="00A1675C" w:rsidRDefault="00000000">
      <w:pPr>
        <w:ind w:firstLine="432"/>
      </w:pPr>
      <w:r>
        <w:rPr>
          <w:rFonts w:eastAsia="Georgia"/>
        </w:rPr>
        <w:t>Derek considered this.</w:t>
      </w:r>
    </w:p>
    <w:p w14:paraId="11E9CAF4" w14:textId="77777777" w:rsidR="00A1675C" w:rsidRDefault="00000000">
      <w:pPr>
        <w:spacing w:before="40" w:after="120"/>
      </w:pPr>
      <w:r>
        <w:rPr>
          <w:rFonts w:eastAsia="Georgia"/>
        </w:rPr>
        <w:t>"Fair."</w:t>
      </w:r>
    </w:p>
    <w:p w14:paraId="511BB3E7" w14:textId="77777777" w:rsidR="00A1675C" w:rsidRDefault="00000000">
      <w:pPr>
        <w:ind w:firstLine="432"/>
      </w:pPr>
      <w:r>
        <w:rPr>
          <w:rFonts w:eastAsia="Georgia"/>
        </w:rPr>
        <w:t>The second Derek pointed toward the empty station.</w:t>
      </w:r>
    </w:p>
    <w:p w14:paraId="2ED186C7" w14:textId="77777777" w:rsidR="00A1675C" w:rsidRDefault="00000000">
      <w:pPr>
        <w:spacing w:before="40" w:after="120"/>
      </w:pPr>
      <w:r>
        <w:rPr>
          <w:rFonts w:eastAsia="Georgia"/>
        </w:rPr>
        <w:t>"Think locally."</w:t>
      </w:r>
    </w:p>
    <w:p w14:paraId="372C3C50" w14:textId="77777777" w:rsidR="00A1675C" w:rsidRDefault="00000000">
      <w:pPr>
        <w:ind w:firstLine="432"/>
      </w:pPr>
      <w:r>
        <w:rPr>
          <w:rFonts w:eastAsia="Georgia"/>
        </w:rPr>
        <w:t>Derek quietly looked around.</w:t>
      </w:r>
    </w:p>
    <w:p w14:paraId="37128F7F" w14:textId="77777777" w:rsidR="00A1675C" w:rsidRDefault="00000000">
      <w:pPr>
        <w:spacing w:before="40" w:after="120"/>
      </w:pPr>
      <w:r>
        <w:rPr>
          <w:rFonts w:eastAsia="Georgia"/>
        </w:rPr>
        <w:t>"Local inertial frames."</w:t>
      </w:r>
    </w:p>
    <w:p w14:paraId="5E17CB15" w14:textId="77777777" w:rsidR="00A1675C" w:rsidRDefault="00000000">
      <w:pPr>
        <w:spacing w:before="40" w:after="120"/>
      </w:pPr>
      <w:r>
        <w:rPr>
          <w:rFonts w:eastAsia="Georgia"/>
        </w:rPr>
        <w:t>"Exactly."</w:t>
      </w:r>
    </w:p>
    <w:p w14:paraId="51D6DD90" w14:textId="77777777" w:rsidR="00A1675C" w:rsidRDefault="00000000">
      <w:pPr>
        <w:spacing w:before="40" w:after="120"/>
      </w:pPr>
      <w:r>
        <w:rPr>
          <w:rFonts w:eastAsia="Georgia"/>
        </w:rPr>
        <w:t>"Special Relativity applies locally."</w:t>
      </w:r>
    </w:p>
    <w:p w14:paraId="3AFEBD99" w14:textId="77777777" w:rsidR="00A1675C" w:rsidRDefault="00000000">
      <w:pPr>
        <w:spacing w:before="40" w:after="120"/>
      </w:pPr>
      <w:r>
        <w:rPr>
          <w:rFonts w:eastAsia="Georgia"/>
        </w:rPr>
        <w:t>"Yes."</w:t>
      </w:r>
    </w:p>
    <w:p w14:paraId="59BC59B7" w14:textId="77777777" w:rsidR="00A1675C" w:rsidRDefault="00000000">
      <w:pPr>
        <w:spacing w:before="40" w:after="120"/>
      </w:pPr>
      <w:r>
        <w:rPr>
          <w:rFonts w:eastAsia="Georgia"/>
        </w:rPr>
        <w:t>"But globally the geometry can be curved."</w:t>
      </w:r>
    </w:p>
    <w:p w14:paraId="29CAB818" w14:textId="77777777" w:rsidR="00A1675C" w:rsidRDefault="00000000">
      <w:pPr>
        <w:spacing w:before="40" w:after="120"/>
      </w:pPr>
      <w:r>
        <w:rPr>
          <w:rFonts w:eastAsia="Georgia"/>
        </w:rPr>
        <w:t>"Yes."</w:t>
      </w:r>
    </w:p>
    <w:p w14:paraId="610538CC" w14:textId="77777777" w:rsidR="00A1675C" w:rsidRDefault="00000000">
      <w:pPr>
        <w:spacing w:before="40" w:after="120"/>
      </w:pPr>
      <w:r>
        <w:rPr>
          <w:rFonts w:eastAsia="Georgia"/>
        </w:rPr>
        <w:t>"So the coordinates can become strange."</w:t>
      </w:r>
    </w:p>
    <w:p w14:paraId="2060E046" w14:textId="77777777" w:rsidR="00A1675C" w:rsidRDefault="00000000">
      <w:pPr>
        <w:spacing w:before="40" w:after="120"/>
      </w:pPr>
      <w:r>
        <w:rPr>
          <w:rFonts w:eastAsia="Georgia"/>
        </w:rPr>
        <w:t>"Very."</w:t>
      </w:r>
    </w:p>
    <w:p w14:paraId="3F88A210" w14:textId="77777777" w:rsidR="00A1675C" w:rsidRDefault="00000000">
      <w:pPr>
        <w:spacing w:before="40" w:after="120"/>
      </w:pPr>
      <w:r>
        <w:rPr>
          <w:rFonts w:eastAsia="Georgia"/>
        </w:rPr>
        <w:t>"But the physical laws remain consistent."</w:t>
      </w:r>
    </w:p>
    <w:p w14:paraId="77BE2856" w14:textId="77777777" w:rsidR="00A1675C" w:rsidRDefault="00000000">
      <w:pPr>
        <w:spacing w:before="40" w:after="120"/>
      </w:pPr>
      <w:r>
        <w:rPr>
          <w:rFonts w:eastAsia="Georgia"/>
        </w:rPr>
        <w:t>"Exactly."</w:t>
      </w:r>
    </w:p>
    <w:p w14:paraId="551E53FE" w14:textId="4C4FC011" w:rsidR="00A1675C" w:rsidRDefault="00000000">
      <w:pPr>
        <w:ind w:firstLine="432"/>
      </w:pPr>
      <w:r>
        <w:rPr>
          <w:rFonts w:eastAsia="Georgia"/>
        </w:rPr>
        <w:t>Trevor surveyed Penny.</w:t>
      </w:r>
    </w:p>
    <w:p w14:paraId="07890EB8" w14:textId="77777777" w:rsidR="00A1675C" w:rsidRDefault="00000000">
      <w:pPr>
        <w:spacing w:before="40" w:after="120"/>
      </w:pPr>
      <w:r>
        <w:rPr>
          <w:rFonts w:eastAsia="Georgia"/>
        </w:rPr>
        <w:t>"Are they always like this?"</w:t>
      </w:r>
    </w:p>
    <w:p w14:paraId="30065B59" w14:textId="427DCC44" w:rsidR="00A1675C" w:rsidRDefault="003434B6">
      <w:pPr>
        <w:ind w:firstLine="432"/>
      </w:pPr>
      <w:r>
        <w:rPr>
          <w:rFonts w:eastAsia="Georgia"/>
        </w:rPr>
        <w:t>Penny smiled.</w:t>
      </w:r>
    </w:p>
    <w:p w14:paraId="7EEB2923" w14:textId="77777777" w:rsidR="00A1675C" w:rsidRDefault="00000000">
      <w:pPr>
        <w:spacing w:before="40" w:after="120"/>
      </w:pPr>
      <w:r>
        <w:rPr>
          <w:rFonts w:eastAsia="Georgia"/>
        </w:rPr>
        <w:t>"Unfortunately."</w:t>
      </w:r>
    </w:p>
    <w:p w14:paraId="1E9632AE" w14:textId="77777777" w:rsidR="00A1675C" w:rsidRDefault="00000000">
      <w:pPr>
        <w:ind w:firstLine="432"/>
      </w:pPr>
      <w:r>
        <w:rPr>
          <w:rFonts w:eastAsia="Georgia"/>
        </w:rPr>
        <w:t>The second Derek turned to the first.</w:t>
      </w:r>
    </w:p>
    <w:p w14:paraId="03230692" w14:textId="77777777" w:rsidR="00A1675C" w:rsidRDefault="00000000">
      <w:pPr>
        <w:spacing w:before="40" w:after="120"/>
      </w:pPr>
      <w:r>
        <w:rPr>
          <w:rFonts w:eastAsia="Georgia"/>
        </w:rPr>
        <w:t>"You've been asking why the train arrives before it leaves."</w:t>
      </w:r>
    </w:p>
    <w:p w14:paraId="71BFBBD8" w14:textId="77777777" w:rsidR="00A1675C" w:rsidRDefault="00000000">
      <w:pPr>
        <w:spacing w:before="40" w:after="120"/>
      </w:pPr>
      <w:r>
        <w:rPr>
          <w:rFonts w:eastAsia="Georgia"/>
        </w:rPr>
        <w:t>"Yes."</w:t>
      </w:r>
    </w:p>
    <w:p w14:paraId="63963F23" w14:textId="77777777" w:rsidR="00A1675C" w:rsidRDefault="00000000">
      <w:pPr>
        <w:spacing w:before="40" w:after="120"/>
      </w:pPr>
      <w:r>
        <w:rPr>
          <w:rFonts w:eastAsia="Georgia"/>
        </w:rPr>
        <w:t>"Wrong question."</w:t>
      </w:r>
    </w:p>
    <w:p w14:paraId="16010140" w14:textId="77777777" w:rsidR="00A1675C" w:rsidRDefault="00000000">
      <w:pPr>
        <w:spacing w:before="40" w:after="120"/>
      </w:pPr>
      <w:r>
        <w:rPr>
          <w:rFonts w:eastAsia="Georgia"/>
        </w:rPr>
        <w:t>"What is the right one?"</w:t>
      </w:r>
    </w:p>
    <w:p w14:paraId="3F99BE6E" w14:textId="77777777" w:rsidR="00A1675C" w:rsidRDefault="00000000">
      <w:pPr>
        <w:spacing w:before="40" w:after="120"/>
      </w:pPr>
      <w:r>
        <w:rPr>
          <w:rFonts w:eastAsia="Georgia"/>
        </w:rPr>
        <w:t>"Which events are actually connected by a causal curve?"</w:t>
      </w:r>
    </w:p>
    <w:p w14:paraId="082B550F" w14:textId="25B6BBAC" w:rsidR="00A1675C" w:rsidRDefault="00000000">
      <w:pPr>
        <w:ind w:firstLine="432"/>
      </w:pPr>
      <w:r>
        <w:rPr>
          <w:rFonts w:eastAsia="Georgia"/>
        </w:rPr>
        <w:t>Derek stared intently. Trevor deeply frowned. Penny nodded.</w:t>
      </w:r>
    </w:p>
    <w:p w14:paraId="016AE4CA" w14:textId="77777777" w:rsidR="00A1675C" w:rsidRDefault="00000000">
      <w:pPr>
        <w:spacing w:before="40" w:after="120"/>
      </w:pPr>
      <w:r>
        <w:rPr>
          <w:rFonts w:eastAsia="Georgia"/>
        </w:rPr>
        <w:t>"Causality."</w:t>
      </w:r>
    </w:p>
    <w:p w14:paraId="7CD7BFAB" w14:textId="77777777" w:rsidR="00A1675C" w:rsidRDefault="00000000">
      <w:pPr>
        <w:spacing w:before="40" w:after="120"/>
      </w:pPr>
      <w:r>
        <w:rPr>
          <w:rFonts w:eastAsia="Georgia"/>
        </w:rPr>
        <w:t>"Exactly."</w:t>
      </w:r>
    </w:p>
    <w:p w14:paraId="7BE0FC5A" w14:textId="77777777" w:rsidR="00A1675C" w:rsidRDefault="00000000">
      <w:pPr>
        <w:ind w:firstLine="432"/>
      </w:pPr>
      <w:r>
        <w:rPr>
          <w:rFonts w:eastAsia="Georgia"/>
        </w:rPr>
        <w:t>Derek quietly looked down the deep deep tunnel.</w:t>
      </w:r>
    </w:p>
    <w:p w14:paraId="013E1065" w14:textId="77777777" w:rsidR="00A1675C" w:rsidRDefault="00000000">
      <w:pPr>
        <w:spacing w:before="40" w:after="120"/>
      </w:pPr>
      <w:r>
        <w:rPr>
          <w:rFonts w:eastAsia="Georgia"/>
        </w:rPr>
        <w:t>"Light cones."</w:t>
      </w:r>
    </w:p>
    <w:p w14:paraId="4507A45E" w14:textId="77777777" w:rsidR="00A1675C" w:rsidRDefault="00000000">
      <w:pPr>
        <w:spacing w:before="40" w:after="120"/>
      </w:pPr>
      <w:r>
        <w:rPr>
          <w:rFonts w:eastAsia="Georgia"/>
        </w:rPr>
        <w:t>"Yes."</w:t>
      </w:r>
    </w:p>
    <w:p w14:paraId="51399466" w14:textId="77777777" w:rsidR="00A1675C" w:rsidRDefault="00000000">
      <w:pPr>
        <w:spacing w:before="40" w:after="120"/>
      </w:pPr>
      <w:r>
        <w:rPr>
          <w:rFonts w:eastAsia="Georgia"/>
        </w:rPr>
        <w:t>"The causal future and causal past of an event."</w:t>
      </w:r>
    </w:p>
    <w:p w14:paraId="28FEE1BA" w14:textId="77777777" w:rsidR="00A1675C" w:rsidRDefault="00000000">
      <w:pPr>
        <w:spacing w:before="40" w:after="120"/>
      </w:pPr>
      <w:r>
        <w:rPr>
          <w:rFonts w:eastAsia="Georgia"/>
        </w:rPr>
        <w:t>"Yes."</w:t>
      </w:r>
    </w:p>
    <w:p w14:paraId="552659C9" w14:textId="77777777" w:rsidR="00A1675C" w:rsidRDefault="00000000">
      <w:pPr>
        <w:spacing w:before="40" w:after="120"/>
      </w:pPr>
      <w:r>
        <w:rPr>
          <w:rFonts w:eastAsia="Georgia"/>
        </w:rPr>
        <w:t>"And events outside the light cone are spacelike separated."</w:t>
      </w:r>
    </w:p>
    <w:p w14:paraId="3B4F5D38" w14:textId="77777777" w:rsidR="00A1675C" w:rsidRDefault="00000000">
      <w:pPr>
        <w:spacing w:before="40" w:after="120"/>
      </w:pPr>
      <w:r>
        <w:rPr>
          <w:rFonts w:eastAsia="Georgia"/>
        </w:rPr>
        <w:t>"Exactly."</w:t>
      </w:r>
    </w:p>
    <w:p w14:paraId="6EB80814" w14:textId="77777777" w:rsidR="00A1675C" w:rsidRDefault="00000000">
      <w:pPr>
        <w:ind w:firstLine="432"/>
      </w:pPr>
      <w:r>
        <w:rPr>
          <w:rFonts w:eastAsia="Georgia"/>
        </w:rPr>
        <w:t>Trevor quietly nodded slowly.</w:t>
      </w:r>
    </w:p>
    <w:p w14:paraId="251AE632" w14:textId="77777777" w:rsidR="00A1675C" w:rsidRDefault="00000000">
      <w:pPr>
        <w:spacing w:before="40" w:after="120"/>
      </w:pPr>
      <w:r>
        <w:rPr>
          <w:rFonts w:eastAsia="Georgia"/>
        </w:rPr>
        <w:t>"So two observers can disagree about which of two spacelike-separated events happened first."</w:t>
      </w:r>
    </w:p>
    <w:p w14:paraId="13FDDA9E" w14:textId="77777777" w:rsidR="00A1675C" w:rsidRDefault="00000000">
      <w:pPr>
        <w:spacing w:before="40" w:after="120"/>
      </w:pPr>
      <w:r>
        <w:rPr>
          <w:rFonts w:eastAsia="Georgia"/>
        </w:rPr>
        <w:t>"Yes."</w:t>
      </w:r>
    </w:p>
    <w:p w14:paraId="0CB899B2" w14:textId="77777777" w:rsidR="00A1675C" w:rsidRDefault="00000000">
      <w:pPr>
        <w:spacing w:before="40" w:after="120"/>
      </w:pPr>
      <w:r>
        <w:rPr>
          <w:rFonts w:eastAsia="Georgia"/>
        </w:rPr>
        <w:t>"But they cannot use that to send information into their own past."</w:t>
      </w:r>
    </w:p>
    <w:p w14:paraId="20ED0148" w14:textId="77777777" w:rsidR="00A1675C" w:rsidRDefault="00000000">
      <w:pPr>
        <w:spacing w:before="40" w:after="120"/>
      </w:pPr>
      <w:r>
        <w:rPr>
          <w:rFonts w:eastAsia="Georgia"/>
        </w:rPr>
        <w:t>"Correct."</w:t>
      </w:r>
    </w:p>
    <w:p w14:paraId="3F56E2CD" w14:textId="77777777" w:rsidR="00A1675C" w:rsidRDefault="00000000">
      <w:pPr>
        <w:ind w:firstLine="432"/>
      </w:pPr>
      <w:r>
        <w:rPr>
          <w:rFonts w:eastAsia="Georgia"/>
        </w:rPr>
        <w:t>Derek quietly smiled.</w:t>
      </w:r>
    </w:p>
    <w:p w14:paraId="03479C6E" w14:textId="77777777" w:rsidR="00A1675C" w:rsidRDefault="00000000">
      <w:pPr>
        <w:spacing w:before="40" w:after="120"/>
      </w:pPr>
      <w:r>
        <w:rPr>
          <w:rFonts w:eastAsia="Georgia"/>
        </w:rPr>
        <w:t>"Well, that's settled."</w:t>
      </w:r>
    </w:p>
    <w:p w14:paraId="6D48E626" w14:textId="77777777" w:rsidR="00A1675C" w:rsidRDefault="00000000">
      <w:pPr>
        <w:ind w:firstLine="432"/>
      </w:pPr>
      <w:r>
        <w:rPr>
          <w:rFonts w:eastAsia="Georgia"/>
        </w:rPr>
        <w:t>The second Derek carefully studied him.</w:t>
      </w:r>
    </w:p>
    <w:p w14:paraId="20B236DF" w14:textId="77777777" w:rsidR="00A1675C" w:rsidRDefault="00000000">
      <w:pPr>
        <w:spacing w:before="40" w:after="120"/>
      </w:pPr>
      <w:r>
        <w:rPr>
          <w:rFonts w:eastAsia="Georgia"/>
        </w:rPr>
        <w:t>"For now."</w:t>
      </w:r>
    </w:p>
    <w:p w14:paraId="6FEFC52D" w14:textId="77777777" w:rsidR="00A1675C" w:rsidRDefault="00000000">
      <w:pPr>
        <w:ind w:firstLine="432"/>
      </w:pPr>
      <w:r>
        <w:rPr>
          <w:rFonts w:eastAsia="Georgia"/>
        </w:rPr>
        <w:t>Then he disappeared. Trevor jumped.</w:t>
      </w:r>
    </w:p>
    <w:p w14:paraId="5C6C4A14" w14:textId="77777777" w:rsidR="00A1675C" w:rsidRDefault="00000000">
      <w:pPr>
        <w:spacing w:before="40" w:after="120"/>
      </w:pPr>
      <w:r>
        <w:rPr>
          <w:rFonts w:eastAsia="Georgia"/>
        </w:rPr>
        <w:t>"Where did he go?"</w:t>
      </w:r>
    </w:p>
    <w:p w14:paraId="4162CF7C" w14:textId="77777777" w:rsidR="00A1675C" w:rsidRDefault="00000000">
      <w:pPr>
        <w:ind w:firstLine="432"/>
      </w:pPr>
      <w:r>
        <w:rPr>
          <w:rFonts w:eastAsia="Georgia"/>
        </w:rPr>
        <w:t>Derek quietly regarded the empty platform.</w:t>
      </w:r>
    </w:p>
    <w:p w14:paraId="06BEA94F" w14:textId="77777777" w:rsidR="00A1675C" w:rsidRDefault="00000000">
      <w:pPr>
        <w:spacing w:before="40" w:after="120"/>
      </w:pPr>
      <w:r>
        <w:rPr>
          <w:rFonts w:eastAsia="Georgia"/>
        </w:rPr>
        <w:t>"Virtuality."</w:t>
      </w:r>
    </w:p>
    <w:p w14:paraId="5B71E655" w14:textId="38EB688E" w:rsidR="00A1675C" w:rsidRDefault="003434B6">
      <w:pPr>
        <w:ind w:firstLine="432"/>
      </w:pPr>
      <w:r>
        <w:rPr>
          <w:rFonts w:eastAsia="Georgia"/>
        </w:rPr>
        <w:t>Penny nodded.</w:t>
      </w:r>
    </w:p>
    <w:p w14:paraId="3B9E3248" w14:textId="77777777" w:rsidR="00A1675C" w:rsidRDefault="00000000">
      <w:pPr>
        <w:spacing w:before="40" w:after="120"/>
      </w:pPr>
      <w:r>
        <w:rPr>
          <w:rFonts w:eastAsia="Georgia"/>
        </w:rPr>
        <w:t>"Obviously."</w:t>
      </w:r>
    </w:p>
    <w:p w14:paraId="3EFBC11C" w14:textId="77777777" w:rsidR="00A1675C" w:rsidRDefault="00000000">
      <w:pPr>
        <w:ind w:firstLine="432"/>
      </w:pPr>
      <w:r>
        <w:rPr>
          <w:rFonts w:eastAsia="Georgia"/>
        </w:rPr>
        <w:t>Trevor stared at them.</w:t>
      </w:r>
    </w:p>
    <w:p w14:paraId="5B2C178D" w14:textId="77777777" w:rsidR="00A1675C" w:rsidRDefault="00000000">
      <w:pPr>
        <w:spacing w:before="40" w:after="120"/>
      </w:pPr>
      <w:r>
        <w:rPr>
          <w:rFonts w:eastAsia="Georgia"/>
        </w:rPr>
        <w:t>"I am beginning to dislike that word."</w:t>
      </w:r>
    </w:p>
    <w:p w14:paraId="459067E5" w14:textId="77777777" w:rsidR="00A1675C" w:rsidRDefault="00000000">
      <w:pPr>
        <w:ind w:firstLine="432"/>
      </w:pPr>
      <w:r>
        <w:rPr>
          <w:rFonts w:eastAsia="Georgia"/>
        </w:rPr>
        <w:t>The train doors closed. The train departed. This time Derek watched carefully.</w:t>
      </w:r>
    </w:p>
    <w:p w14:paraId="4FEE96B4" w14:textId="77777777" w:rsidR="00A1675C" w:rsidRDefault="00000000">
      <w:pPr>
        <w:ind w:firstLine="432"/>
      </w:pPr>
      <w:r>
        <w:rPr>
          <w:rFonts w:eastAsia="Georgia"/>
        </w:rPr>
        <w:t>He took measurements. Speed. Acceleration.</w:t>
      </w:r>
    </w:p>
    <w:p w14:paraId="0F18616B" w14:textId="77777777" w:rsidR="00A1675C" w:rsidRDefault="00000000">
      <w:pPr>
        <w:ind w:firstLine="432"/>
      </w:pPr>
      <w:r>
        <w:rPr>
          <w:rFonts w:eastAsia="Georgia"/>
        </w:rPr>
        <w:t>Distance. Clock readings. Everything suddenly appeared ordinary.</w:t>
      </w:r>
    </w:p>
    <w:p w14:paraId="355DFA2C" w14:textId="77777777" w:rsidR="00A1675C" w:rsidRDefault="00000000">
      <w:pPr>
        <w:ind w:firstLine="432"/>
      </w:pPr>
      <w:r>
        <w:rPr>
          <w:rFonts w:eastAsia="Georgia"/>
        </w:rPr>
        <w:t>Then the train emerged from the tunnel. They were above ground. Cold rain streaked across the windows.</w:t>
      </w:r>
    </w:p>
    <w:p w14:paraId="71533B94" w14:textId="77777777" w:rsidR="00A1675C" w:rsidRDefault="00000000">
      <w:pPr>
        <w:ind w:firstLine="432"/>
      </w:pPr>
      <w:r>
        <w:rPr>
          <w:rFonts w:eastAsia="Georgia"/>
        </w:rPr>
        <w:t>London suddenly appeared. Grey buildings. Grey sky.</w:t>
      </w:r>
    </w:p>
    <w:p w14:paraId="2121958D" w14:textId="77777777" w:rsidR="00A1675C" w:rsidRDefault="00000000">
      <w:pPr>
        <w:ind w:firstLine="432"/>
      </w:pPr>
      <w:r>
        <w:rPr>
          <w:rFonts w:eastAsia="Georgia"/>
        </w:rPr>
        <w:t>Grey people. Grey everything. Trevor looked sharply relieved.</w:t>
      </w:r>
    </w:p>
    <w:p w14:paraId="20731492" w14:textId="77777777" w:rsidR="00A1675C" w:rsidRDefault="00000000">
      <w:pPr>
        <w:spacing w:before="40" w:after="120"/>
      </w:pPr>
      <w:r>
        <w:rPr>
          <w:rFonts w:eastAsia="Georgia"/>
        </w:rPr>
        <w:t>"Back to normal."</w:t>
      </w:r>
    </w:p>
    <w:p w14:paraId="79E8F06A" w14:textId="77777777" w:rsidR="00A1675C" w:rsidRDefault="00000000">
      <w:pPr>
        <w:ind w:firstLine="432"/>
      </w:pPr>
      <w:r>
        <w:rPr>
          <w:rFonts w:eastAsia="Georgia"/>
        </w:rPr>
        <w:t>A raindrop hit the window. It travelled downward. Then stopped.</w:t>
      </w:r>
    </w:p>
    <w:p w14:paraId="785C085E" w14:textId="77777777" w:rsidR="00A1675C" w:rsidRDefault="00000000">
      <w:pPr>
        <w:ind w:firstLine="432"/>
      </w:pPr>
      <w:r>
        <w:rPr>
          <w:rFonts w:eastAsia="Georgia"/>
        </w:rPr>
        <w:t>Then moved sideways. Then went upward. Trevor stared intently.</w:t>
      </w:r>
    </w:p>
    <w:p w14:paraId="7DB9F3B5" w14:textId="77777777" w:rsidR="00A1675C" w:rsidRDefault="00000000">
      <w:pPr>
        <w:spacing w:before="40" w:after="120"/>
      </w:pPr>
      <w:r>
        <w:rPr>
          <w:rFonts w:eastAsia="Georgia"/>
        </w:rPr>
        <w:t>"No."</w:t>
      </w:r>
    </w:p>
    <w:p w14:paraId="61C766CE" w14:textId="1BCC4EDC" w:rsidR="00A1675C" w:rsidRDefault="003434B6">
      <w:pPr>
        <w:ind w:firstLine="432"/>
      </w:pPr>
      <w:r>
        <w:rPr>
          <w:rFonts w:eastAsia="Georgia"/>
        </w:rPr>
        <w:t>Penny leaned closer.</w:t>
      </w:r>
    </w:p>
    <w:p w14:paraId="39BFD703" w14:textId="77777777" w:rsidR="00A1675C" w:rsidRDefault="00000000">
      <w:pPr>
        <w:spacing w:before="40" w:after="120"/>
      </w:pPr>
      <w:r>
        <w:rPr>
          <w:rFonts w:eastAsia="Georgia"/>
        </w:rPr>
        <w:t>"Interesting."</w:t>
      </w:r>
    </w:p>
    <w:p w14:paraId="0FA85054" w14:textId="77777777" w:rsidR="00A1675C" w:rsidRDefault="00000000">
      <w:pPr>
        <w:ind w:firstLine="432"/>
      </w:pPr>
      <w:r>
        <w:rPr>
          <w:rFonts w:eastAsia="Georgia"/>
        </w:rPr>
        <w:t>Derek smiled.</w:t>
      </w:r>
    </w:p>
    <w:p w14:paraId="471E6FDF" w14:textId="77777777" w:rsidR="00A1675C" w:rsidRDefault="00000000">
      <w:pPr>
        <w:spacing w:before="40" w:after="120"/>
      </w:pPr>
      <w:r>
        <w:rPr>
          <w:rFonts w:eastAsia="Georgia"/>
        </w:rPr>
        <w:t>"Very."</w:t>
      </w:r>
    </w:p>
    <w:p w14:paraId="75B6912E" w14:textId="77777777" w:rsidR="00A1675C" w:rsidRDefault="00000000">
      <w:pPr>
        <w:ind w:firstLine="432"/>
      </w:pPr>
      <w:r>
        <w:rPr>
          <w:rFonts w:eastAsia="Georgia"/>
        </w:rPr>
        <w:t>The droplet split into two. One part moved down. The other moved up.</w:t>
      </w:r>
    </w:p>
    <w:p w14:paraId="77EC8360" w14:textId="77777777" w:rsidR="00A1675C" w:rsidRDefault="00000000">
      <w:pPr>
        <w:ind w:firstLine="432"/>
      </w:pPr>
      <w:r>
        <w:rPr>
          <w:rFonts w:eastAsia="Georgia"/>
        </w:rPr>
        <w:t>Trevor quietly examined Derek.</w:t>
      </w:r>
    </w:p>
    <w:p w14:paraId="4778E8D8" w14:textId="77777777" w:rsidR="00A1675C" w:rsidRDefault="00000000">
      <w:pPr>
        <w:spacing w:before="40" w:after="120"/>
      </w:pPr>
      <w:r>
        <w:rPr>
          <w:rFonts w:eastAsia="Georgia"/>
        </w:rPr>
        <w:t>"That isn't normal."</w:t>
      </w:r>
    </w:p>
    <w:p w14:paraId="048980C3" w14:textId="77777777" w:rsidR="00A1675C" w:rsidRDefault="00000000">
      <w:pPr>
        <w:spacing w:before="40" w:after="120"/>
      </w:pPr>
      <w:r>
        <w:rPr>
          <w:rFonts w:eastAsia="Georgia"/>
        </w:rPr>
        <w:t>"No."</w:t>
      </w:r>
    </w:p>
    <w:p w14:paraId="2A1D6799" w14:textId="77777777" w:rsidR="00A1675C" w:rsidRDefault="00000000">
      <w:pPr>
        <w:spacing w:before="40" w:after="120"/>
      </w:pPr>
      <w:r>
        <w:rPr>
          <w:rFonts w:eastAsia="Georgia"/>
        </w:rPr>
        <w:t>"Coordinate effect?"</w:t>
      </w:r>
    </w:p>
    <w:p w14:paraId="451C193F" w14:textId="77777777" w:rsidR="00A1675C" w:rsidRDefault="00000000">
      <w:pPr>
        <w:spacing w:before="40" w:after="120"/>
      </w:pPr>
      <w:r>
        <w:rPr>
          <w:rFonts w:eastAsia="Georgia"/>
        </w:rPr>
        <w:t>"Possibly."</w:t>
      </w:r>
    </w:p>
    <w:p w14:paraId="6201565C" w14:textId="77777777" w:rsidR="00A1675C" w:rsidRDefault="00000000">
      <w:pPr>
        <w:spacing w:before="40" w:after="120"/>
      </w:pPr>
      <w:r>
        <w:rPr>
          <w:rFonts w:eastAsia="Georgia"/>
        </w:rPr>
        <w:t>"Geometry?"</w:t>
      </w:r>
    </w:p>
    <w:p w14:paraId="685AE468" w14:textId="77777777" w:rsidR="00A1675C" w:rsidRDefault="00000000">
      <w:pPr>
        <w:spacing w:before="40" w:after="120"/>
      </w:pPr>
      <w:r>
        <w:rPr>
          <w:rFonts w:eastAsia="Georgia"/>
        </w:rPr>
        <w:t>"Possibly."</w:t>
      </w:r>
    </w:p>
    <w:p w14:paraId="01F95396" w14:textId="77777777" w:rsidR="00A1675C" w:rsidRDefault="00000000">
      <w:pPr>
        <w:spacing w:before="40" w:after="120"/>
      </w:pPr>
      <w:r>
        <w:rPr>
          <w:rFonts w:eastAsia="Georgia"/>
        </w:rPr>
        <w:t>"Train?"</w:t>
      </w:r>
    </w:p>
    <w:p w14:paraId="550840E3" w14:textId="77777777" w:rsidR="00A1675C" w:rsidRDefault="00000000">
      <w:pPr>
        <w:spacing w:before="40" w:after="120"/>
      </w:pPr>
      <w:r>
        <w:rPr>
          <w:rFonts w:eastAsia="Georgia"/>
        </w:rPr>
        <w:t>"Possibly."</w:t>
      </w:r>
    </w:p>
    <w:p w14:paraId="38AE226E" w14:textId="77777777" w:rsidR="00A1675C" w:rsidRDefault="00000000">
      <w:pPr>
        <w:spacing w:before="40" w:after="120"/>
      </w:pPr>
      <w:r>
        <w:rPr>
          <w:rFonts w:eastAsia="Georgia"/>
        </w:rPr>
        <w:t>"Rain?"</w:t>
      </w:r>
    </w:p>
    <w:p w14:paraId="0B6B97E7" w14:textId="77777777" w:rsidR="00A1675C" w:rsidRDefault="00000000">
      <w:pPr>
        <w:spacing w:before="40" w:after="120"/>
      </w:pPr>
      <w:r>
        <w:rPr>
          <w:rFonts w:eastAsia="Georgia"/>
        </w:rPr>
        <w:t>"Possibly."</w:t>
      </w:r>
    </w:p>
    <w:p w14:paraId="39AF2666" w14:textId="77777777" w:rsidR="00A1675C" w:rsidRDefault="00000000">
      <w:pPr>
        <w:spacing w:before="40" w:after="120"/>
      </w:pPr>
      <w:r>
        <w:rPr>
          <w:rFonts w:eastAsia="Georgia"/>
        </w:rPr>
        <w:t>Trevor sighed.</w:t>
      </w:r>
    </w:p>
    <w:p w14:paraId="0F60FAB6" w14:textId="77777777" w:rsidR="00A1675C" w:rsidRDefault="00000000">
      <w:pPr>
        <w:spacing w:before="40" w:after="120"/>
      </w:pPr>
      <w:r>
        <w:rPr>
          <w:rFonts w:eastAsia="Georgia"/>
        </w:rPr>
        <w:t>"You're enjoying this."</w:t>
      </w:r>
    </w:p>
    <w:p w14:paraId="167EE1ED" w14:textId="77777777" w:rsidR="00A1675C" w:rsidRDefault="00000000">
      <w:pPr>
        <w:spacing w:before="40" w:after="120"/>
      </w:pPr>
      <w:r>
        <w:rPr>
          <w:rFonts w:eastAsia="Georgia"/>
        </w:rPr>
        <w:t>"Immensely."</w:t>
      </w:r>
    </w:p>
    <w:p w14:paraId="1CADF15B" w14:textId="77777777" w:rsidR="00A1675C" w:rsidRDefault="00000000">
      <w:pPr>
        <w:ind w:firstLine="432"/>
      </w:pPr>
      <w:r>
        <w:rPr>
          <w:rFonts w:eastAsia="Georgia"/>
        </w:rPr>
        <w:t>the mysterious strange train slowed. Derek checked his watch. 11:18.</w:t>
      </w:r>
    </w:p>
    <w:p w14:paraId="5810E2A2" w14:textId="1DDDAEAD" w:rsidR="00A1675C" w:rsidRDefault="00000000">
      <w:pPr>
        <w:ind w:firstLine="432"/>
      </w:pPr>
      <w:r>
        <w:rPr>
          <w:rFonts w:eastAsia="Georgia"/>
        </w:rPr>
        <w:t>the mysterious empty train clock: 11:18. Penny's phone:</w:t>
      </w:r>
    </w:p>
    <w:p w14:paraId="1AD351FF" w14:textId="77777777" w:rsidR="00A1675C" w:rsidRDefault="00000000">
      <w:pPr>
        <w:ind w:firstLine="432"/>
      </w:pPr>
      <w:r>
        <w:rPr>
          <w:rFonts w:eastAsia="Georgia"/>
        </w:rPr>
        <w:t>11:18. The station clock outside: 12:04.</w:t>
      </w:r>
    </w:p>
    <w:p w14:paraId="37FD61C1" w14:textId="77777777" w:rsidR="00A1675C" w:rsidRDefault="00000000">
      <w:pPr>
        <w:ind w:firstLine="432"/>
      </w:pPr>
      <w:r>
        <w:rPr>
          <w:rFonts w:eastAsia="Georgia"/>
        </w:rPr>
        <w:t>They stopped. The doors quietly opened. Everyone stepped out.</w:t>
      </w:r>
    </w:p>
    <w:p w14:paraId="0E9BF2D9" w14:textId="77777777" w:rsidR="00A1675C" w:rsidRDefault="00000000">
      <w:pPr>
        <w:ind w:firstLine="432"/>
      </w:pPr>
      <w:r>
        <w:rPr>
          <w:rFonts w:eastAsia="Georgia"/>
        </w:rPr>
        <w:t>the cold rain was falling normally again. Trevor inspected the station ancient clock. 12:04.</w:t>
      </w:r>
    </w:p>
    <w:p w14:paraId="0FC0181F" w14:textId="77777777" w:rsidR="00A1675C" w:rsidRDefault="00000000">
      <w:pPr>
        <w:ind w:firstLine="432"/>
      </w:pPr>
      <w:r>
        <w:rPr>
          <w:rFonts w:eastAsia="Georgia"/>
        </w:rPr>
        <w:t>He carefully looked at his phone. 11:18. Then back at the clock.</w:t>
      </w:r>
    </w:p>
    <w:p w14:paraId="576A13F5" w14:textId="77777777" w:rsidR="00A1675C" w:rsidRDefault="00000000">
      <w:pPr>
        <w:ind w:firstLine="432"/>
      </w:pPr>
      <w:r>
        <w:rPr>
          <w:rFonts w:eastAsia="Georgia"/>
        </w:rPr>
        <w:t>12:04.</w:t>
      </w:r>
    </w:p>
    <w:p w14:paraId="1B8C8EC6" w14:textId="77777777" w:rsidR="00A1675C" w:rsidRDefault="00000000">
      <w:pPr>
        <w:spacing w:before="40" w:after="120"/>
      </w:pPr>
      <w:r>
        <w:rPr>
          <w:rFonts w:eastAsia="Georgia"/>
        </w:rPr>
        <w:t>"Now what?"</w:t>
      </w:r>
    </w:p>
    <w:p w14:paraId="7A4E0390" w14:textId="77777777" w:rsidR="00A1675C" w:rsidRDefault="00000000">
      <w:pPr>
        <w:ind w:firstLine="432"/>
      </w:pPr>
      <w:r>
        <w:rPr>
          <w:rFonts w:eastAsia="Georgia"/>
        </w:rPr>
        <w:t>Derek gently softly smiled.</w:t>
      </w:r>
    </w:p>
    <w:p w14:paraId="1DEBB003" w14:textId="77777777" w:rsidR="00A1675C" w:rsidRDefault="00000000">
      <w:pPr>
        <w:spacing w:before="40" w:after="120"/>
      </w:pPr>
      <w:r>
        <w:rPr>
          <w:rFonts w:eastAsia="Georgia"/>
        </w:rPr>
        <w:t>"Now we have a problem."</w:t>
      </w:r>
    </w:p>
    <w:p w14:paraId="75CC30F0" w14:textId="2516E0CA" w:rsidR="00A1675C" w:rsidRDefault="003434B6">
      <w:pPr>
        <w:ind w:firstLine="432"/>
      </w:pPr>
      <w:r>
        <w:rPr>
          <w:rFonts w:eastAsia="Georgia"/>
        </w:rPr>
        <w:t>Penny nodded.</w:t>
      </w:r>
    </w:p>
    <w:p w14:paraId="357E5CD3" w14:textId="77777777" w:rsidR="00A1675C" w:rsidRDefault="00000000">
      <w:pPr>
        <w:spacing w:before="40" w:after="120"/>
      </w:pPr>
      <w:r>
        <w:rPr>
          <w:rFonts w:eastAsia="Georgia"/>
        </w:rPr>
        <w:t>"Good."</w:t>
      </w:r>
    </w:p>
    <w:p w14:paraId="4BBBEB62" w14:textId="77777777" w:rsidR="00A1675C" w:rsidRDefault="00000000">
      <w:pPr>
        <w:ind w:firstLine="432"/>
      </w:pPr>
      <w:r>
        <w:rPr>
          <w:rFonts w:eastAsia="Georgia"/>
        </w:rPr>
        <w:t>Trevor intensely stared at her.</w:t>
      </w:r>
    </w:p>
    <w:p w14:paraId="0341FB8D" w14:textId="77777777" w:rsidR="00A1675C" w:rsidRDefault="00000000">
      <w:pPr>
        <w:spacing w:before="40" w:after="120"/>
      </w:pPr>
      <w:r>
        <w:rPr>
          <w:rFonts w:eastAsia="Georgia"/>
        </w:rPr>
        <w:t>"Why is that good?"</w:t>
      </w:r>
    </w:p>
    <w:p w14:paraId="155C07BF" w14:textId="77777777" w:rsidR="00A1675C" w:rsidRDefault="00000000">
      <w:pPr>
        <w:spacing w:before="40" w:after="120"/>
      </w:pPr>
      <w:r>
        <w:rPr>
          <w:rFonts w:eastAsia="Georgia"/>
        </w:rPr>
        <w:t>"Because we know the discrepancy is not just between two clocks."</w:t>
      </w:r>
    </w:p>
    <w:p w14:paraId="06A1F4B9" w14:textId="77777777" w:rsidR="00A1675C" w:rsidRDefault="00000000">
      <w:pPr>
        <w:ind w:firstLine="432"/>
      </w:pPr>
      <w:r>
        <w:rPr>
          <w:rFonts w:eastAsia="Georgia"/>
        </w:rPr>
        <w:t>Derek nodded.</w:t>
      </w:r>
    </w:p>
    <w:p w14:paraId="0E360885" w14:textId="77777777" w:rsidR="00A1675C" w:rsidRDefault="00000000">
      <w:pPr>
        <w:spacing w:before="40" w:after="120"/>
      </w:pPr>
      <w:r>
        <w:rPr>
          <w:rFonts w:eastAsia="Georgia"/>
        </w:rPr>
        <w:t>"The station itself is assigning different temporal coordinates."</w:t>
      </w:r>
    </w:p>
    <w:p w14:paraId="49F18958" w14:textId="77777777" w:rsidR="00A1675C" w:rsidRDefault="00000000">
      <w:pPr>
        <w:ind w:firstLine="432"/>
      </w:pPr>
      <w:r>
        <w:rPr>
          <w:rFonts w:eastAsia="Georgia"/>
        </w:rPr>
        <w:t>Trevor frowned.</w:t>
      </w:r>
    </w:p>
    <w:p w14:paraId="522EC331" w14:textId="77777777" w:rsidR="00A1675C" w:rsidRDefault="00000000">
      <w:pPr>
        <w:spacing w:before="40" w:after="120"/>
      </w:pPr>
      <w:r>
        <w:rPr>
          <w:rFonts w:eastAsia="Georgia"/>
        </w:rPr>
        <w:t>"So which time is correct?"</w:t>
      </w:r>
    </w:p>
    <w:p w14:paraId="670320EA" w14:textId="77777777" w:rsidR="00A1675C" w:rsidRDefault="00000000">
      <w:pPr>
        <w:ind w:firstLine="432"/>
      </w:pPr>
      <w:r>
        <w:rPr>
          <w:rFonts w:eastAsia="Georgia"/>
        </w:rPr>
        <w:t>Derek carefully glanced at him.</w:t>
      </w:r>
    </w:p>
    <w:p w14:paraId="7E12A358" w14:textId="77777777" w:rsidR="00A1675C" w:rsidRDefault="00000000">
      <w:pPr>
        <w:spacing w:before="40" w:after="120"/>
      </w:pPr>
      <w:r>
        <w:rPr>
          <w:rFonts w:eastAsia="Georgia"/>
        </w:rPr>
        <w:t>"Both."</w:t>
      </w:r>
    </w:p>
    <w:p w14:paraId="2C116E37" w14:textId="77777777" w:rsidR="00A1675C" w:rsidRDefault="00000000">
      <w:pPr>
        <w:spacing w:before="40" w:after="120"/>
      </w:pPr>
      <w:r>
        <w:rPr>
          <w:rFonts w:eastAsia="Georgia"/>
        </w:rPr>
        <w:t>Trevor sighed.</w:t>
      </w:r>
    </w:p>
    <w:p w14:paraId="33BE0893" w14:textId="77777777" w:rsidR="00A1675C" w:rsidRDefault="00000000">
      <w:pPr>
        <w:spacing w:before="40" w:after="120"/>
      </w:pPr>
      <w:r>
        <w:rPr>
          <w:rFonts w:eastAsia="Georgia"/>
        </w:rPr>
        <w:t>"Of course."</w:t>
      </w:r>
    </w:p>
    <w:p w14:paraId="1C5BCC04" w14:textId="77777777" w:rsidR="00A1675C" w:rsidRDefault="00000000">
      <w:pPr>
        <w:ind w:firstLine="432"/>
      </w:pPr>
      <w:r>
        <w:rPr>
          <w:rFonts w:eastAsia="Georgia"/>
        </w:rPr>
        <w:t>Derek pointed toward a bench. A newspaper lay there. He picked it up.</w:t>
      </w:r>
    </w:p>
    <w:p w14:paraId="08AE7C6A" w14:textId="77777777" w:rsidR="00A1675C" w:rsidRDefault="00000000">
      <w:pPr>
        <w:ind w:firstLine="432"/>
      </w:pPr>
      <w:r>
        <w:rPr>
          <w:rFonts w:eastAsia="Georgia"/>
        </w:rPr>
        <w:t>The headline read:</w:t>
      </w:r>
    </w:p>
    <w:p w14:paraId="28E7A283" w14:textId="77777777" w:rsidR="00A1675C" w:rsidRDefault="00000000">
      <w:pPr>
        <w:spacing w:before="200" w:after="120"/>
        <w:jc w:val="center"/>
      </w:pPr>
      <w:r>
        <w:rPr>
          <w:rFonts w:eastAsia="Georgia"/>
          <w:b/>
          <w:sz w:val="24"/>
        </w:rPr>
        <w:t>RELATIVITY PROVED WRONG</w:t>
      </w:r>
    </w:p>
    <w:p w14:paraId="59523150" w14:textId="77777777" w:rsidR="00A1675C" w:rsidRDefault="00000000">
      <w:pPr>
        <w:ind w:firstLine="432"/>
      </w:pPr>
      <w:r>
        <w:rPr>
          <w:rFonts w:eastAsia="Georgia"/>
        </w:rPr>
        <w:t>Trevor nodded.</w:t>
      </w:r>
    </w:p>
    <w:p w14:paraId="413AACF8" w14:textId="77777777" w:rsidR="00A1675C" w:rsidRDefault="00000000">
      <w:pPr>
        <w:spacing w:before="40" w:after="120"/>
      </w:pPr>
      <w:r>
        <w:rPr>
          <w:rFonts w:eastAsia="Georgia"/>
        </w:rPr>
        <w:t>"Finally."</w:t>
      </w:r>
    </w:p>
    <w:p w14:paraId="030A76F2" w14:textId="77777777" w:rsidR="00A1675C" w:rsidRDefault="00000000">
      <w:pPr>
        <w:ind w:firstLine="432"/>
      </w:pPr>
      <w:r>
        <w:rPr>
          <w:rFonts w:eastAsia="Georgia"/>
        </w:rPr>
        <w:t>Derek turned the page. Underneath was another headline:</w:t>
      </w:r>
    </w:p>
    <w:p w14:paraId="4381D504" w14:textId="77777777" w:rsidR="00A1675C" w:rsidRDefault="00000000">
      <w:pPr>
        <w:spacing w:before="200" w:after="120"/>
        <w:jc w:val="center"/>
      </w:pPr>
      <w:r>
        <w:rPr>
          <w:rFonts w:eastAsia="Georgia"/>
          <w:b/>
          <w:sz w:val="24"/>
        </w:rPr>
        <w:t>RELATIVITY PROVED RIGHT</w:t>
      </w:r>
    </w:p>
    <w:p w14:paraId="66D5CFA6" w14:textId="7E2073E2" w:rsidR="00A1675C" w:rsidRDefault="003434B6">
      <w:pPr>
        <w:ind w:firstLine="432"/>
      </w:pPr>
      <w:r>
        <w:rPr>
          <w:rFonts w:eastAsia="Georgia"/>
        </w:rPr>
        <w:t>Penny laughed.</w:t>
      </w:r>
    </w:p>
    <w:p w14:paraId="338BF1F1" w14:textId="77777777" w:rsidR="00A1675C" w:rsidRDefault="00000000">
      <w:pPr>
        <w:spacing w:before="40" w:after="120"/>
      </w:pPr>
      <w:r>
        <w:rPr>
          <w:rFonts w:eastAsia="Georgia"/>
        </w:rPr>
        <w:t>"That's more like it."</w:t>
      </w:r>
    </w:p>
    <w:p w14:paraId="1ACD6DD7" w14:textId="77777777" w:rsidR="00A1675C" w:rsidRDefault="00000000">
      <w:pPr>
        <w:ind w:firstLine="432"/>
      </w:pPr>
      <w:r>
        <w:rPr>
          <w:rFonts w:eastAsia="Georgia"/>
        </w:rPr>
        <w:t>Derek carefully turned the page again. A third headline:</w:t>
      </w:r>
    </w:p>
    <w:p w14:paraId="55FB88ED" w14:textId="77777777" w:rsidR="00A1675C" w:rsidRDefault="00000000">
      <w:pPr>
        <w:spacing w:before="200" w:after="120"/>
        <w:jc w:val="center"/>
      </w:pPr>
      <w:r>
        <w:rPr>
          <w:rFonts w:eastAsia="Georgia"/>
          <w:b/>
          <w:sz w:val="24"/>
        </w:rPr>
        <w:t>RELATIVITY PROVED BOTH</w:t>
      </w:r>
    </w:p>
    <w:p w14:paraId="2DC0D24D" w14:textId="77777777" w:rsidR="00A1675C" w:rsidRDefault="00000000">
      <w:pPr>
        <w:ind w:firstLine="432"/>
      </w:pPr>
      <w:r>
        <w:rPr>
          <w:rFonts w:eastAsia="Georgia"/>
        </w:rPr>
        <w:t>Trevor stared intently.</w:t>
      </w:r>
    </w:p>
    <w:p w14:paraId="5950A485" w14:textId="77777777" w:rsidR="00A1675C" w:rsidRDefault="00000000">
      <w:pPr>
        <w:spacing w:before="40" w:after="120"/>
      </w:pPr>
      <w:r>
        <w:rPr>
          <w:rFonts w:eastAsia="Georgia"/>
        </w:rPr>
        <w:t>"That's impossible."</w:t>
      </w:r>
    </w:p>
    <w:p w14:paraId="05C46646" w14:textId="77777777" w:rsidR="00A1675C" w:rsidRDefault="00000000">
      <w:pPr>
        <w:ind w:firstLine="432"/>
      </w:pPr>
      <w:r>
        <w:rPr>
          <w:rFonts w:eastAsia="Georgia"/>
        </w:rPr>
        <w:t>Derek stared at him.</w:t>
      </w:r>
    </w:p>
    <w:p w14:paraId="5A944ABE" w14:textId="77777777" w:rsidR="00A1675C" w:rsidRDefault="00000000">
      <w:pPr>
        <w:spacing w:before="40" w:after="120"/>
      </w:pPr>
      <w:r>
        <w:rPr>
          <w:rFonts w:eastAsia="Georgia"/>
        </w:rPr>
        <w:t>"No."</w:t>
      </w:r>
    </w:p>
    <w:p w14:paraId="06044786" w14:textId="77777777" w:rsidR="00A1675C" w:rsidRDefault="00000000">
      <w:pPr>
        <w:ind w:firstLine="432"/>
      </w:pPr>
      <w:r>
        <w:rPr>
          <w:rFonts w:eastAsia="Georgia"/>
        </w:rPr>
        <w:t>Trevor waited. Derek gently smiled.</w:t>
      </w:r>
    </w:p>
    <w:p w14:paraId="6D3893C1" w14:textId="77777777" w:rsidR="00A1675C" w:rsidRDefault="00000000">
      <w:pPr>
        <w:spacing w:before="40" w:after="120"/>
      </w:pPr>
      <w:r>
        <w:rPr>
          <w:rFonts w:eastAsia="Georgia"/>
        </w:rPr>
        <w:t>"It's journalism."</w:t>
      </w:r>
    </w:p>
    <w:p w14:paraId="2E89362B" w14:textId="372A0D77" w:rsidR="00A1675C" w:rsidRDefault="003434B6">
      <w:pPr>
        <w:ind w:firstLine="432"/>
      </w:pPr>
      <w:r>
        <w:rPr>
          <w:rFonts w:eastAsia="Georgia"/>
        </w:rPr>
        <w:t>Penny laughed. They sat on the bench. Derek spread the newspaper across his knees.</w:t>
      </w:r>
    </w:p>
    <w:p w14:paraId="60EFEE8E" w14:textId="77777777" w:rsidR="00A1675C" w:rsidRDefault="00000000">
      <w:pPr>
        <w:spacing w:before="40" w:after="120"/>
      </w:pPr>
      <w:r>
        <w:rPr>
          <w:rFonts w:eastAsia="Georgia"/>
        </w:rPr>
        <w:t>"Let's sort this out."</w:t>
      </w:r>
    </w:p>
    <w:p w14:paraId="6F9F9CBE" w14:textId="77777777" w:rsidR="00A1675C" w:rsidRDefault="00000000">
      <w:pPr>
        <w:ind w:firstLine="432"/>
      </w:pPr>
      <w:r>
        <w:rPr>
          <w:rFonts w:eastAsia="Georgia"/>
        </w:rPr>
        <w:t>Trevor nodded.</w:t>
      </w:r>
    </w:p>
    <w:p w14:paraId="594D1916" w14:textId="77777777" w:rsidR="00A1675C" w:rsidRDefault="00000000">
      <w:pPr>
        <w:spacing w:before="40" w:after="120"/>
      </w:pPr>
      <w:r>
        <w:rPr>
          <w:rFonts w:eastAsia="Georgia"/>
        </w:rPr>
        <w:t>"Please."</w:t>
      </w:r>
    </w:p>
    <w:p w14:paraId="7DC848C4" w14:textId="77777777" w:rsidR="00A1675C" w:rsidRDefault="00000000">
      <w:pPr>
        <w:ind w:firstLine="432"/>
      </w:pPr>
      <w:r>
        <w:rPr>
          <w:rFonts w:eastAsia="Georgia"/>
        </w:rPr>
        <w:t>Derek drew a spacetime diagram.</w:t>
      </w:r>
    </w:p>
    <w:p w14:paraId="079C7700" w14:textId="77777777" w:rsidR="00A1675C" w:rsidRDefault="00000000">
      <w:pPr>
        <w:spacing w:before="40" w:after="120"/>
      </w:pPr>
      <w:r>
        <w:rPr>
          <w:rFonts w:eastAsia="Georgia"/>
        </w:rPr>
        <w:t>"An event is represented as a point in spacetime."</w:t>
      </w:r>
    </w:p>
    <w:p w14:paraId="188DEEC7" w14:textId="77777777" w:rsidR="00A1675C" w:rsidRDefault="00000000">
      <w:pPr>
        <w:ind w:firstLine="432"/>
      </w:pPr>
      <w:r>
        <w:rPr>
          <w:rFonts w:eastAsia="Georgia"/>
        </w:rPr>
        <w:t>He drew another point.</w:t>
      </w:r>
    </w:p>
    <w:p w14:paraId="180E0F7A" w14:textId="77777777" w:rsidR="00A1675C" w:rsidRDefault="00000000">
      <w:pPr>
        <w:spacing w:before="40" w:after="120"/>
      </w:pPr>
      <w:r>
        <w:rPr>
          <w:rFonts w:eastAsia="Georgia"/>
        </w:rPr>
        <w:t>"Different observers can assign different coordinates to those events."</w:t>
      </w:r>
    </w:p>
    <w:p w14:paraId="6E748439" w14:textId="1247E6A7" w:rsidR="00A1675C" w:rsidRDefault="003434B6">
      <w:pPr>
        <w:ind w:firstLine="432"/>
      </w:pPr>
      <w:r>
        <w:rPr>
          <w:rFonts w:eastAsia="Georgia"/>
        </w:rPr>
        <w:t>Penny nodded.</w:t>
      </w:r>
    </w:p>
    <w:p w14:paraId="070174CC" w14:textId="77777777" w:rsidR="00A1675C" w:rsidRDefault="00000000">
      <w:pPr>
        <w:spacing w:before="40" w:after="120"/>
      </w:pPr>
      <w:r>
        <w:rPr>
          <w:rFonts w:eastAsia="Georgia"/>
        </w:rPr>
        <w:t>"Because their frames of reference differ."</w:t>
      </w:r>
    </w:p>
    <w:p w14:paraId="5DEA73C6" w14:textId="77777777" w:rsidR="00A1675C" w:rsidRDefault="00000000">
      <w:pPr>
        <w:spacing w:before="40" w:after="120"/>
      </w:pPr>
      <w:r>
        <w:rPr>
          <w:rFonts w:eastAsia="Georgia"/>
        </w:rPr>
        <w:t>"Yes."</w:t>
      </w:r>
    </w:p>
    <w:p w14:paraId="06685F94" w14:textId="77777777" w:rsidR="00A1675C" w:rsidRDefault="00000000">
      <w:pPr>
        <w:ind w:firstLine="432"/>
      </w:pPr>
      <w:r>
        <w:rPr>
          <w:rFonts w:eastAsia="Georgia"/>
        </w:rPr>
        <w:t>He drew light cones.</w:t>
      </w:r>
    </w:p>
    <w:p w14:paraId="6D2772C6" w14:textId="77777777" w:rsidR="00A1675C" w:rsidRDefault="00000000">
      <w:pPr>
        <w:spacing w:before="40" w:after="120"/>
      </w:pPr>
      <w:r>
        <w:rPr>
          <w:rFonts w:eastAsia="Georgia"/>
        </w:rPr>
        <w:t>"The speed of light defines the causal structure."</w:t>
      </w:r>
    </w:p>
    <w:p w14:paraId="1D6B171C" w14:textId="77777777" w:rsidR="00A1675C" w:rsidRDefault="00000000">
      <w:pPr>
        <w:ind w:firstLine="432"/>
      </w:pPr>
      <w:r>
        <w:rPr>
          <w:rFonts w:eastAsia="Georgia"/>
        </w:rPr>
        <w:t>Trevor carefully gazed at the diagram.</w:t>
      </w:r>
    </w:p>
    <w:p w14:paraId="30624658" w14:textId="77777777" w:rsidR="00A1675C" w:rsidRDefault="00000000">
      <w:pPr>
        <w:spacing w:before="40" w:after="120"/>
      </w:pPr>
      <w:r>
        <w:rPr>
          <w:rFonts w:eastAsia="Georgia"/>
        </w:rPr>
        <w:t>"If two events are inside one another's light cones..."</w:t>
      </w:r>
    </w:p>
    <w:p w14:paraId="45316826" w14:textId="77777777" w:rsidR="00A1675C" w:rsidRDefault="00000000">
      <w:pPr>
        <w:spacing w:before="40" w:after="120"/>
      </w:pPr>
      <w:r>
        <w:rPr>
          <w:rFonts w:eastAsia="Georgia"/>
        </w:rPr>
        <w:t>"They can be causally connected."</w:t>
      </w:r>
    </w:p>
    <w:p w14:paraId="13754CE7" w14:textId="77777777" w:rsidR="00A1675C" w:rsidRDefault="00000000">
      <w:pPr>
        <w:spacing w:before="40" w:after="120"/>
      </w:pPr>
      <w:r>
        <w:rPr>
          <w:rFonts w:eastAsia="Georgia"/>
        </w:rPr>
        <w:t>"And everyone agrees on their causal order."</w:t>
      </w:r>
    </w:p>
    <w:p w14:paraId="1613FE41" w14:textId="77777777" w:rsidR="00A1675C" w:rsidRDefault="00000000">
      <w:pPr>
        <w:spacing w:before="40" w:after="120"/>
      </w:pPr>
      <w:r>
        <w:rPr>
          <w:rFonts w:eastAsia="Georgia"/>
        </w:rPr>
        <w:t>"Yes."</w:t>
      </w:r>
    </w:p>
    <w:p w14:paraId="180DD045" w14:textId="77777777" w:rsidR="00A1675C" w:rsidRDefault="00000000">
      <w:pPr>
        <w:spacing w:before="40" w:after="120"/>
      </w:pPr>
      <w:r>
        <w:rPr>
          <w:rFonts w:eastAsia="Georgia"/>
        </w:rPr>
        <w:t>"But if they're outside one another's light cones..."</w:t>
      </w:r>
    </w:p>
    <w:p w14:paraId="64FB9392" w14:textId="77777777" w:rsidR="00A1675C" w:rsidRDefault="00000000">
      <w:pPr>
        <w:spacing w:before="40" w:after="120"/>
      </w:pPr>
      <w:r>
        <w:rPr>
          <w:rFonts w:eastAsia="Georgia"/>
        </w:rPr>
        <w:t>"They're spacelike separated."</w:t>
      </w:r>
    </w:p>
    <w:p w14:paraId="22594433" w14:textId="77777777" w:rsidR="00A1675C" w:rsidRDefault="00000000">
      <w:pPr>
        <w:spacing w:before="40" w:after="120"/>
      </w:pPr>
      <w:r>
        <w:rPr>
          <w:rFonts w:eastAsia="Georgia"/>
        </w:rPr>
        <w:t>"And different observers can disagree about which happened first."</w:t>
      </w:r>
    </w:p>
    <w:p w14:paraId="559A0B2E" w14:textId="77777777" w:rsidR="00A1675C" w:rsidRDefault="00000000">
      <w:pPr>
        <w:spacing w:before="40" w:after="120"/>
      </w:pPr>
      <w:r>
        <w:rPr>
          <w:rFonts w:eastAsia="Georgia"/>
        </w:rPr>
        <w:t>"Exactly."</w:t>
      </w:r>
    </w:p>
    <w:p w14:paraId="11ABB576" w14:textId="77777777" w:rsidR="00A1675C" w:rsidRDefault="00000000">
      <w:pPr>
        <w:ind w:firstLine="432"/>
      </w:pPr>
      <w:r>
        <w:rPr>
          <w:rFonts w:eastAsia="Georgia"/>
        </w:rPr>
        <w:t>Trevor gently smiled.</w:t>
      </w:r>
    </w:p>
    <w:p w14:paraId="035D29DE" w14:textId="77777777" w:rsidR="00A1675C" w:rsidRDefault="00000000">
      <w:pPr>
        <w:spacing w:before="40" w:after="120"/>
      </w:pPr>
      <w:r>
        <w:rPr>
          <w:rFonts w:eastAsia="Georgia"/>
        </w:rPr>
        <w:t>"That explains the train."</w:t>
      </w:r>
    </w:p>
    <w:p w14:paraId="281BCD64" w14:textId="77777777" w:rsidR="00A1675C" w:rsidRDefault="00000000">
      <w:pPr>
        <w:ind w:firstLine="432"/>
      </w:pPr>
      <w:r>
        <w:rPr>
          <w:rFonts w:eastAsia="Georgia"/>
        </w:rPr>
        <w:t>Derek nodded.</w:t>
      </w:r>
    </w:p>
    <w:p w14:paraId="4DA34174" w14:textId="77777777" w:rsidR="00A1675C" w:rsidRDefault="00000000">
      <w:pPr>
        <w:spacing w:before="40" w:after="120"/>
      </w:pPr>
      <w:r>
        <w:rPr>
          <w:rFonts w:eastAsia="Georgia"/>
        </w:rPr>
        <w:t>"Potentially."</w:t>
      </w:r>
    </w:p>
    <w:p w14:paraId="0B12EDF7" w14:textId="77777777" w:rsidR="00A1675C" w:rsidRDefault="00000000">
      <w:pPr>
        <w:ind w:firstLine="432"/>
      </w:pPr>
      <w:r>
        <w:rPr>
          <w:rFonts w:eastAsia="Georgia"/>
        </w:rPr>
        <w:t>Trevor deeply frowned.</w:t>
      </w:r>
    </w:p>
    <w:p w14:paraId="703FC2A4" w14:textId="77777777" w:rsidR="00A1675C" w:rsidRDefault="00000000">
      <w:pPr>
        <w:spacing w:before="40" w:after="120"/>
      </w:pPr>
      <w:r>
        <w:rPr>
          <w:rFonts w:eastAsia="Georgia"/>
        </w:rPr>
        <w:t>"Why potentially?"</w:t>
      </w:r>
    </w:p>
    <w:p w14:paraId="591B0A55" w14:textId="77777777" w:rsidR="00A1675C" w:rsidRDefault="00000000">
      <w:pPr>
        <w:spacing w:before="40" w:after="120"/>
      </w:pPr>
      <w:r>
        <w:rPr>
          <w:rFonts w:eastAsia="Georgia"/>
        </w:rPr>
        <w:t>"Because our train is also moving through curved spacetime."</w:t>
      </w:r>
    </w:p>
    <w:p w14:paraId="7D684959" w14:textId="77777777" w:rsidR="00A1675C" w:rsidRDefault="00000000">
      <w:pPr>
        <w:spacing w:before="40" w:after="120"/>
      </w:pPr>
      <w:r>
        <w:rPr>
          <w:rFonts w:eastAsia="Georgia"/>
        </w:rPr>
        <w:t>"So General Relativity matters."</w:t>
      </w:r>
    </w:p>
    <w:p w14:paraId="24D2DFCF" w14:textId="77777777" w:rsidR="00A1675C" w:rsidRDefault="00000000">
      <w:pPr>
        <w:spacing w:before="40" w:after="120"/>
      </w:pPr>
      <w:r>
        <w:rPr>
          <w:rFonts w:eastAsia="Georgia"/>
        </w:rPr>
        <w:t>"Yes."</w:t>
      </w:r>
    </w:p>
    <w:p w14:paraId="48E0C112" w14:textId="77777777" w:rsidR="00A1675C" w:rsidRDefault="00000000">
      <w:pPr>
        <w:spacing w:before="40" w:after="120"/>
      </w:pPr>
      <w:r>
        <w:rPr>
          <w:rFonts w:eastAsia="Georgia"/>
        </w:rPr>
        <w:t>"And then the coordinates can become even stranger."</w:t>
      </w:r>
    </w:p>
    <w:p w14:paraId="715BA435" w14:textId="77777777" w:rsidR="00A1675C" w:rsidRDefault="00000000">
      <w:pPr>
        <w:spacing w:before="40" w:after="120"/>
      </w:pPr>
      <w:r>
        <w:rPr>
          <w:rFonts w:eastAsia="Georgia"/>
        </w:rPr>
        <w:t>"Yes."</w:t>
      </w:r>
    </w:p>
    <w:p w14:paraId="63B768D5" w14:textId="1CC3CCAC" w:rsidR="00A1675C" w:rsidRDefault="003434B6">
      <w:pPr>
        <w:ind w:firstLine="432"/>
      </w:pPr>
      <w:r>
        <w:rPr>
          <w:rFonts w:eastAsia="Georgia"/>
        </w:rPr>
        <w:t>Penny pointed at the newspaper.</w:t>
      </w:r>
    </w:p>
    <w:p w14:paraId="0E3D9CA8" w14:textId="77777777" w:rsidR="00A1675C" w:rsidRDefault="00000000">
      <w:pPr>
        <w:spacing w:before="40" w:after="120"/>
      </w:pPr>
      <w:r>
        <w:rPr>
          <w:rFonts w:eastAsia="Georgia"/>
        </w:rPr>
        <w:t>"So the headline could appear before the article that caused it."</w:t>
      </w:r>
    </w:p>
    <w:p w14:paraId="6CAF945F" w14:textId="77777777" w:rsidR="00A1675C" w:rsidRDefault="00000000">
      <w:pPr>
        <w:ind w:firstLine="432"/>
      </w:pPr>
      <w:r>
        <w:rPr>
          <w:rFonts w:eastAsia="Georgia"/>
        </w:rPr>
        <w:t>Derek peered at her.</w:t>
      </w:r>
    </w:p>
    <w:p w14:paraId="26DBFB52" w14:textId="77777777" w:rsidR="00A1675C" w:rsidRDefault="00000000">
      <w:pPr>
        <w:spacing w:before="40" w:after="120"/>
      </w:pPr>
      <w:r>
        <w:rPr>
          <w:rFonts w:eastAsia="Georgia"/>
        </w:rPr>
        <w:t>"Not quite."</w:t>
      </w:r>
    </w:p>
    <w:p w14:paraId="60454789" w14:textId="77777777" w:rsidR="00A1675C" w:rsidRDefault="00000000">
      <w:pPr>
        <w:spacing w:before="40" w:after="120"/>
      </w:pPr>
      <w:r>
        <w:rPr>
          <w:rFonts w:eastAsia="Georgia"/>
        </w:rPr>
        <w:t>"Why?"</w:t>
      </w:r>
    </w:p>
    <w:p w14:paraId="5CD64F4D" w14:textId="77777777" w:rsidR="00A1675C" w:rsidRDefault="00000000">
      <w:pPr>
        <w:spacing w:before="40" w:after="120"/>
      </w:pPr>
      <w:r>
        <w:rPr>
          <w:rFonts w:eastAsia="Georgia"/>
        </w:rPr>
        <w:t>"Because information cannot travel outside the causal structure."</w:t>
      </w:r>
    </w:p>
    <w:p w14:paraId="24AD1278" w14:textId="77777777" w:rsidR="00A1675C" w:rsidRDefault="00000000">
      <w:pPr>
        <w:spacing w:before="40" w:after="120"/>
      </w:pPr>
      <w:r>
        <w:rPr>
          <w:rFonts w:eastAsia="Georgia"/>
        </w:rPr>
        <w:t>"So no actual message from the future."</w:t>
      </w:r>
    </w:p>
    <w:p w14:paraId="1EAA42BD" w14:textId="77777777" w:rsidR="00A1675C" w:rsidRDefault="00000000">
      <w:pPr>
        <w:spacing w:before="40" w:after="120"/>
      </w:pPr>
      <w:r>
        <w:rPr>
          <w:rFonts w:eastAsia="Georgia"/>
        </w:rPr>
        <w:t>"Correct."</w:t>
      </w:r>
    </w:p>
    <w:p w14:paraId="04CF0888" w14:textId="77777777" w:rsidR="00A1675C" w:rsidRDefault="00000000">
      <w:pPr>
        <w:spacing w:before="40" w:after="120"/>
      </w:pPr>
      <w:r>
        <w:rPr>
          <w:rFonts w:eastAsia="Georgia"/>
        </w:rPr>
        <w:t>"Just a strange coordinate description."</w:t>
      </w:r>
    </w:p>
    <w:p w14:paraId="158701E8" w14:textId="77777777" w:rsidR="00A1675C" w:rsidRDefault="00000000">
      <w:pPr>
        <w:spacing w:before="40" w:after="120"/>
      </w:pPr>
      <w:r>
        <w:rPr>
          <w:rFonts w:eastAsia="Georgia"/>
        </w:rPr>
        <w:t>"Exactly."</w:t>
      </w:r>
    </w:p>
    <w:p w14:paraId="7760D31B" w14:textId="77777777" w:rsidR="00A1675C" w:rsidRDefault="00000000">
      <w:pPr>
        <w:ind w:firstLine="432"/>
      </w:pPr>
      <w:r>
        <w:rPr>
          <w:rFonts w:eastAsia="Georgia"/>
        </w:rPr>
        <w:t>Trevor nodded.</w:t>
      </w:r>
    </w:p>
    <w:p w14:paraId="588FAAFE" w14:textId="77777777" w:rsidR="00A1675C" w:rsidRDefault="00000000">
      <w:pPr>
        <w:spacing w:before="40" w:after="120"/>
      </w:pPr>
      <w:r>
        <w:rPr>
          <w:rFonts w:eastAsia="Georgia"/>
        </w:rPr>
        <w:t>"That's reassuring."</w:t>
      </w:r>
    </w:p>
    <w:p w14:paraId="1A9FB99A" w14:textId="77777777" w:rsidR="00A1675C" w:rsidRDefault="00000000">
      <w:pPr>
        <w:ind w:firstLine="432"/>
      </w:pPr>
      <w:r>
        <w:rPr>
          <w:rFonts w:eastAsia="Georgia"/>
        </w:rPr>
        <w:t>Derek folded the newspaper.</w:t>
      </w:r>
    </w:p>
    <w:p w14:paraId="7CA00EED" w14:textId="77777777" w:rsidR="00A1675C" w:rsidRDefault="00000000">
      <w:pPr>
        <w:spacing w:before="40" w:after="120"/>
      </w:pPr>
      <w:r>
        <w:rPr>
          <w:rFonts w:eastAsia="Georgia"/>
        </w:rPr>
        <w:t>"Never be reassured too early."</w:t>
      </w:r>
    </w:p>
    <w:p w14:paraId="23698CF7" w14:textId="77777777" w:rsidR="00A1675C" w:rsidRDefault="00000000">
      <w:pPr>
        <w:ind w:firstLine="432"/>
      </w:pPr>
      <w:r>
        <w:rPr>
          <w:rFonts w:eastAsia="Georgia"/>
        </w:rPr>
        <w:t>They stood. The train had disappeared. There was no record of it on the empty empty station board.</w:t>
      </w:r>
    </w:p>
    <w:p w14:paraId="2351A4BE" w14:textId="77777777" w:rsidR="00A1675C" w:rsidRDefault="00000000">
      <w:pPr>
        <w:ind w:firstLine="432"/>
      </w:pPr>
      <w:r>
        <w:rPr>
          <w:rFonts w:eastAsia="Georgia"/>
        </w:rPr>
        <w:t>No destination. No arrival. No departure.</w:t>
      </w:r>
    </w:p>
    <w:p w14:paraId="0E29CBAB" w14:textId="77777777" w:rsidR="00A1675C" w:rsidRDefault="00000000">
      <w:pPr>
        <w:ind w:firstLine="432"/>
      </w:pPr>
      <w:r>
        <w:rPr>
          <w:rFonts w:eastAsia="Georgia"/>
        </w:rPr>
        <w:t>Nothing. Trevor carefully eyed Derek.</w:t>
      </w:r>
    </w:p>
    <w:p w14:paraId="74770CE6" w14:textId="77777777" w:rsidR="00A1675C" w:rsidRDefault="00000000">
      <w:pPr>
        <w:spacing w:before="40" w:after="120"/>
      </w:pPr>
      <w:r>
        <w:rPr>
          <w:rFonts w:eastAsia="Georgia"/>
        </w:rPr>
        <w:t>"Where did it go?"</w:t>
      </w:r>
    </w:p>
    <w:p w14:paraId="1636D316" w14:textId="77777777" w:rsidR="00A1675C" w:rsidRDefault="00000000">
      <w:pPr>
        <w:ind w:firstLine="432"/>
      </w:pPr>
      <w:r>
        <w:rPr>
          <w:rFonts w:eastAsia="Georgia"/>
        </w:rPr>
        <w:t>Derek watched the rails.</w:t>
      </w:r>
    </w:p>
    <w:p w14:paraId="504CAC76" w14:textId="77777777" w:rsidR="00A1675C" w:rsidRDefault="00000000">
      <w:pPr>
        <w:spacing w:before="40" w:after="120"/>
      </w:pPr>
      <w:r>
        <w:rPr>
          <w:rFonts w:eastAsia="Georgia"/>
        </w:rPr>
        <w:t>"I don't know."</w:t>
      </w:r>
    </w:p>
    <w:p w14:paraId="288110EC" w14:textId="096CA285" w:rsidR="00A1675C" w:rsidRDefault="003434B6">
      <w:pPr>
        <w:ind w:firstLine="432"/>
      </w:pPr>
      <w:r>
        <w:rPr>
          <w:rFonts w:eastAsia="Georgia"/>
        </w:rPr>
        <w:t>Penny smiled.</w:t>
      </w:r>
    </w:p>
    <w:p w14:paraId="7A72F058" w14:textId="77777777" w:rsidR="00A1675C" w:rsidRDefault="00000000">
      <w:pPr>
        <w:spacing w:before="40" w:after="120"/>
      </w:pPr>
      <w:r>
        <w:rPr>
          <w:rFonts w:eastAsia="Georgia"/>
        </w:rPr>
        <w:t>"That's a first."</w:t>
      </w:r>
    </w:p>
    <w:p w14:paraId="267B4C2B" w14:textId="77777777" w:rsidR="00A1675C" w:rsidRDefault="00000000">
      <w:pPr>
        <w:ind w:firstLine="432"/>
      </w:pPr>
      <w:r>
        <w:rPr>
          <w:rFonts w:eastAsia="Georgia"/>
        </w:rPr>
        <w:t>Derek ignored her. He crouched beside the track. There was something on the rail.</w:t>
      </w:r>
    </w:p>
    <w:p w14:paraId="6325CC2F" w14:textId="77777777" w:rsidR="00A1675C" w:rsidRDefault="00000000">
      <w:pPr>
        <w:ind w:firstLine="432"/>
      </w:pPr>
      <w:r>
        <w:rPr>
          <w:rFonts w:eastAsia="Georgia"/>
        </w:rPr>
        <w:t>A small brass plate. He picked it up. It was engraved with a single number:</w:t>
      </w:r>
    </w:p>
    <w:p w14:paraId="3C171A9D" w14:textId="77777777" w:rsidR="00A1675C" w:rsidRDefault="00000000">
      <w:pPr>
        <w:ind w:firstLine="432"/>
      </w:pPr>
      <w:r>
        <w:rPr>
          <w:rFonts w:eastAsia="Georgia"/>
        </w:rPr>
        <w:t>11:17 Trevor intensely stared intently.</w:t>
      </w:r>
    </w:p>
    <w:p w14:paraId="5D64D652" w14:textId="77777777" w:rsidR="00A1675C" w:rsidRDefault="00000000">
      <w:pPr>
        <w:spacing w:before="40" w:after="120"/>
      </w:pPr>
      <w:r>
        <w:rPr>
          <w:rFonts w:eastAsia="Georgia"/>
        </w:rPr>
        <w:t>"Again."</w:t>
      </w:r>
    </w:p>
    <w:p w14:paraId="007EE71A" w14:textId="77777777" w:rsidR="00A1675C" w:rsidRDefault="00000000">
      <w:pPr>
        <w:ind w:firstLine="432"/>
      </w:pPr>
      <w:r>
        <w:rPr>
          <w:rFonts w:eastAsia="Georgia"/>
        </w:rPr>
        <w:t>Derek nodded.</w:t>
      </w:r>
    </w:p>
    <w:p w14:paraId="1F7485B9" w14:textId="77777777" w:rsidR="00A1675C" w:rsidRDefault="00000000">
      <w:pPr>
        <w:spacing w:before="40" w:after="120"/>
      </w:pPr>
      <w:r>
        <w:rPr>
          <w:rFonts w:eastAsia="Georgia"/>
        </w:rPr>
        <w:t>"Again."</w:t>
      </w:r>
    </w:p>
    <w:p w14:paraId="543AC34D" w14:textId="46D3A0C7" w:rsidR="00A1675C" w:rsidRDefault="003434B6">
      <w:pPr>
        <w:ind w:firstLine="432"/>
      </w:pPr>
      <w:r>
        <w:rPr>
          <w:rFonts w:eastAsia="Georgia"/>
        </w:rPr>
        <w:t>Penny surveyed the plate.</w:t>
      </w:r>
    </w:p>
    <w:p w14:paraId="6D63560C" w14:textId="77777777" w:rsidR="00A1675C" w:rsidRDefault="00000000">
      <w:pPr>
        <w:spacing w:before="40" w:after="120"/>
      </w:pPr>
      <w:r>
        <w:rPr>
          <w:rFonts w:eastAsia="Georgia"/>
        </w:rPr>
        <w:t>"Perhaps 11:17 isn't a time."</w:t>
      </w:r>
    </w:p>
    <w:p w14:paraId="16E8F044" w14:textId="77777777" w:rsidR="00A1675C" w:rsidRDefault="00000000">
      <w:pPr>
        <w:ind w:firstLine="432"/>
      </w:pPr>
      <w:r>
        <w:rPr>
          <w:rFonts w:eastAsia="Georgia"/>
        </w:rPr>
        <w:t>Derek looked sharply at her.</w:t>
      </w:r>
    </w:p>
    <w:p w14:paraId="01561562" w14:textId="77777777" w:rsidR="00A1675C" w:rsidRDefault="00000000">
      <w:pPr>
        <w:spacing w:before="40" w:after="120"/>
      </w:pPr>
      <w:r>
        <w:rPr>
          <w:rFonts w:eastAsia="Georgia"/>
        </w:rPr>
        <w:t>"What else could it be?"</w:t>
      </w:r>
    </w:p>
    <w:p w14:paraId="5E7EF850" w14:textId="77777777" w:rsidR="00A1675C" w:rsidRDefault="00000000">
      <w:pPr>
        <w:spacing w:before="40" w:after="120"/>
      </w:pPr>
      <w:r>
        <w:rPr>
          <w:rFonts w:eastAsia="Georgia"/>
        </w:rPr>
        <w:t>"An event."</w:t>
      </w:r>
    </w:p>
    <w:p w14:paraId="4808F93E" w14:textId="0A3A70D1" w:rsidR="00A1675C" w:rsidRDefault="00000000">
      <w:pPr>
        <w:ind w:firstLine="432"/>
      </w:pPr>
      <w:r>
        <w:rPr>
          <w:rFonts w:eastAsia="Georgia"/>
        </w:rPr>
        <w:t>Derek went very still. Penny continued.</w:t>
      </w:r>
    </w:p>
    <w:p w14:paraId="1B4E9F36" w14:textId="77777777" w:rsidR="00A1675C" w:rsidRDefault="00000000">
      <w:pPr>
        <w:spacing w:before="40" w:after="120"/>
      </w:pPr>
      <w:r>
        <w:rPr>
          <w:rFonts w:eastAsia="Georgia"/>
        </w:rPr>
        <w:t>"Something happens at 11:17."</w:t>
      </w:r>
    </w:p>
    <w:p w14:paraId="323E8C5F" w14:textId="77777777" w:rsidR="00A1675C" w:rsidRDefault="00000000">
      <w:pPr>
        <w:spacing w:before="40" w:after="120"/>
      </w:pPr>
      <w:r>
        <w:rPr>
          <w:rFonts w:eastAsia="Georgia"/>
        </w:rPr>
        <w:t>"Yes."</w:t>
      </w:r>
    </w:p>
    <w:p w14:paraId="249BE35E" w14:textId="77777777" w:rsidR="00A1675C" w:rsidRDefault="00000000">
      <w:pPr>
        <w:spacing w:before="40" w:after="120"/>
      </w:pPr>
      <w:r>
        <w:rPr>
          <w:rFonts w:eastAsia="Georgia"/>
        </w:rPr>
        <w:t>"But perhaps the clocks aren't telling us when it happens."</w:t>
      </w:r>
    </w:p>
    <w:p w14:paraId="0B6E523C" w14:textId="77777777" w:rsidR="00A1675C" w:rsidRDefault="00000000">
      <w:pPr>
        <w:ind w:firstLine="432"/>
      </w:pPr>
      <w:r>
        <w:rPr>
          <w:rFonts w:eastAsia="Georgia"/>
        </w:rPr>
        <w:t>Derek nodded slowly.</w:t>
      </w:r>
    </w:p>
    <w:p w14:paraId="22558D68" w14:textId="77777777" w:rsidR="00A1675C" w:rsidRDefault="00000000">
      <w:pPr>
        <w:spacing w:before="40" w:after="120"/>
      </w:pPr>
      <w:r>
        <w:rPr>
          <w:rFonts w:eastAsia="Georgia"/>
        </w:rPr>
        <w:t>"They're identifying it."</w:t>
      </w:r>
    </w:p>
    <w:p w14:paraId="471E9ECE" w14:textId="77777777" w:rsidR="00A1675C" w:rsidRDefault="00000000">
      <w:pPr>
        <w:spacing w:before="40" w:after="120"/>
      </w:pPr>
      <w:r>
        <w:rPr>
          <w:rFonts w:eastAsia="Georgia"/>
        </w:rPr>
        <w:t>"Exactly."</w:t>
      </w:r>
    </w:p>
    <w:p w14:paraId="7CBF1E5F" w14:textId="77777777" w:rsidR="00A1675C" w:rsidRDefault="00000000">
      <w:pPr>
        <w:ind w:firstLine="432"/>
      </w:pPr>
      <w:r>
        <w:rPr>
          <w:rFonts w:eastAsia="Georgia"/>
        </w:rPr>
        <w:t>Trevor looked between them.</w:t>
      </w:r>
    </w:p>
    <w:p w14:paraId="4AFD2509" w14:textId="77777777" w:rsidR="00A1675C" w:rsidRDefault="00000000">
      <w:pPr>
        <w:spacing w:before="40" w:after="120"/>
      </w:pPr>
      <w:r>
        <w:rPr>
          <w:rFonts w:eastAsia="Georgia"/>
        </w:rPr>
        <w:t>"So 11:17 is an event label."</w:t>
      </w:r>
    </w:p>
    <w:p w14:paraId="6C82B44A" w14:textId="77777777" w:rsidR="00A1675C" w:rsidRDefault="00000000">
      <w:pPr>
        <w:ind w:firstLine="432"/>
      </w:pPr>
      <w:r>
        <w:rPr>
          <w:rFonts w:eastAsia="Georgia"/>
        </w:rPr>
        <w:t>Derek smiled.</w:t>
      </w:r>
    </w:p>
    <w:p w14:paraId="6D4B7BE8" w14:textId="77777777" w:rsidR="00A1675C" w:rsidRDefault="00000000">
      <w:pPr>
        <w:spacing w:before="40" w:after="120"/>
      </w:pPr>
      <w:r>
        <w:rPr>
          <w:rFonts w:eastAsia="Georgia"/>
        </w:rPr>
        <w:t>"Maybe."</w:t>
      </w:r>
    </w:p>
    <w:p w14:paraId="03DD6B65" w14:textId="418C2985" w:rsidR="00A1675C" w:rsidRDefault="003434B6">
      <w:pPr>
        <w:ind w:firstLine="432"/>
      </w:pPr>
      <w:r>
        <w:rPr>
          <w:rFonts w:eastAsia="Georgia"/>
        </w:rPr>
        <w:t>Penny nodded.</w:t>
      </w:r>
    </w:p>
    <w:p w14:paraId="606DBBC2" w14:textId="77777777" w:rsidR="00A1675C" w:rsidRDefault="00000000">
      <w:pPr>
        <w:spacing w:before="40" w:after="120"/>
      </w:pPr>
      <w:r>
        <w:rPr>
          <w:rFonts w:eastAsia="Georgia"/>
        </w:rPr>
        <w:t>"Then when the geometry changes, the labels become misleading."</w:t>
      </w:r>
    </w:p>
    <w:p w14:paraId="6CC8F8E9" w14:textId="77777777" w:rsidR="00A1675C" w:rsidRDefault="00000000">
      <w:pPr>
        <w:ind w:firstLine="432"/>
      </w:pPr>
      <w:r>
        <w:rPr>
          <w:rFonts w:eastAsia="Georgia"/>
        </w:rPr>
        <w:t>Derek looked toward the tunnel.</w:t>
      </w:r>
    </w:p>
    <w:p w14:paraId="7501F103" w14:textId="77777777" w:rsidR="00A1675C" w:rsidRDefault="00000000">
      <w:pPr>
        <w:spacing w:before="40" w:after="120"/>
      </w:pPr>
      <w:r>
        <w:rPr>
          <w:rFonts w:eastAsia="Georgia"/>
        </w:rPr>
        <w:t>"Which means we've been asking the wrong question."</w:t>
      </w:r>
    </w:p>
    <w:p w14:paraId="6687EF5B" w14:textId="77777777" w:rsidR="00A1675C" w:rsidRDefault="00000000">
      <w:pPr>
        <w:spacing w:before="40" w:after="120"/>
      </w:pPr>
      <w:r>
        <w:rPr>
          <w:rFonts w:eastAsia="Georgia"/>
        </w:rPr>
        <w:t>Trevor wearily sighed.</w:t>
      </w:r>
    </w:p>
    <w:p w14:paraId="07F66C39" w14:textId="77777777" w:rsidR="00A1675C" w:rsidRDefault="00000000">
      <w:pPr>
        <w:spacing w:before="40" w:after="120"/>
      </w:pPr>
      <w:r>
        <w:rPr>
          <w:rFonts w:eastAsia="Georgia"/>
        </w:rPr>
        <w:t>"Again?"</w:t>
      </w:r>
    </w:p>
    <w:p w14:paraId="13A28B58" w14:textId="77777777" w:rsidR="00A1675C" w:rsidRDefault="00000000">
      <w:pPr>
        <w:ind w:firstLine="432"/>
      </w:pPr>
      <w:r>
        <w:rPr>
          <w:rFonts w:eastAsia="Georgia"/>
        </w:rPr>
        <w:t>Derek smiled.</w:t>
      </w:r>
    </w:p>
    <w:p w14:paraId="5DC87121" w14:textId="77777777" w:rsidR="00A1675C" w:rsidRDefault="00000000">
      <w:pPr>
        <w:spacing w:before="40" w:after="120"/>
      </w:pPr>
      <w:r>
        <w:rPr>
          <w:rFonts w:eastAsia="Georgia"/>
        </w:rPr>
        <w:t>"Again."</w:t>
      </w:r>
    </w:p>
    <w:p w14:paraId="6DA8E7BC" w14:textId="77777777" w:rsidR="00A1675C" w:rsidRDefault="00000000">
      <w:pPr>
        <w:ind w:firstLine="432"/>
      </w:pPr>
      <w:r>
        <w:rPr>
          <w:rFonts w:eastAsia="Georgia"/>
        </w:rPr>
        <w:t>They stood silently for a moment. Then Derek carefully looked at the sky. The cold rain had stopped.</w:t>
      </w:r>
    </w:p>
    <w:p w14:paraId="03CF14F5" w14:textId="598FC523" w:rsidR="00A1675C" w:rsidRDefault="00000000">
      <w:pPr>
        <w:ind w:firstLine="432"/>
      </w:pPr>
      <w:r>
        <w:rPr>
          <w:rFonts w:eastAsia="Georgia"/>
        </w:rPr>
        <w:t>That was unusual. Very unusual. Penny noticed it too.</w:t>
      </w:r>
    </w:p>
    <w:p w14:paraId="3A639FA5" w14:textId="77777777" w:rsidR="00A1675C" w:rsidRDefault="00000000">
      <w:pPr>
        <w:spacing w:before="40" w:after="120"/>
      </w:pPr>
      <w:r>
        <w:rPr>
          <w:rFonts w:eastAsia="Georgia"/>
        </w:rPr>
        <w:t>"London has stopped raining."</w:t>
      </w:r>
    </w:p>
    <w:p w14:paraId="1AF04FF7" w14:textId="77777777" w:rsidR="00A1675C" w:rsidRDefault="00000000">
      <w:pPr>
        <w:ind w:firstLine="432"/>
      </w:pPr>
      <w:r>
        <w:rPr>
          <w:rFonts w:eastAsia="Georgia"/>
        </w:rPr>
        <w:t>Trevor looked upward.</w:t>
      </w:r>
    </w:p>
    <w:p w14:paraId="1038741A" w14:textId="77777777" w:rsidR="00A1675C" w:rsidRDefault="00000000">
      <w:pPr>
        <w:spacing w:before="40" w:after="120"/>
      </w:pPr>
      <w:r>
        <w:rPr>
          <w:rFonts w:eastAsia="Georgia"/>
        </w:rPr>
        <w:t>"That's worse than the train."</w:t>
      </w:r>
    </w:p>
    <w:p w14:paraId="60CAB3DA" w14:textId="77777777" w:rsidR="00A1675C" w:rsidRDefault="00000000">
      <w:pPr>
        <w:ind w:firstLine="432"/>
      </w:pPr>
      <w:r>
        <w:rPr>
          <w:rFonts w:eastAsia="Georgia"/>
        </w:rPr>
        <w:t>Derek nodded.</w:t>
      </w:r>
    </w:p>
    <w:p w14:paraId="5B62AB0E" w14:textId="77777777" w:rsidR="00A1675C" w:rsidRDefault="00000000">
      <w:pPr>
        <w:spacing w:before="40" w:after="120"/>
      </w:pPr>
      <w:r>
        <w:rPr>
          <w:rFonts w:eastAsia="Georgia"/>
        </w:rPr>
        <w:t>"Much worse."</w:t>
      </w:r>
    </w:p>
    <w:p w14:paraId="73491166" w14:textId="77777777" w:rsidR="00A1675C" w:rsidRDefault="00000000">
      <w:pPr>
        <w:ind w:firstLine="432"/>
      </w:pPr>
      <w:r>
        <w:rPr>
          <w:rFonts w:eastAsia="Georgia"/>
        </w:rPr>
        <w:t>A single drop of water fell from the sky. It stopped halfway down. Then slowly moved upward.</w:t>
      </w:r>
    </w:p>
    <w:p w14:paraId="552D63AC" w14:textId="77777777" w:rsidR="00A1675C" w:rsidRDefault="00000000">
      <w:pPr>
        <w:ind w:firstLine="432"/>
      </w:pPr>
      <w:r>
        <w:rPr>
          <w:rFonts w:eastAsia="Georgia"/>
        </w:rPr>
        <w:t>Then sideways. Then disappeared. Derek gently smiled.</w:t>
      </w:r>
    </w:p>
    <w:p w14:paraId="4955B3CC" w14:textId="77777777" w:rsidR="00A1675C" w:rsidRDefault="00000000">
      <w:pPr>
        <w:spacing w:before="40" w:after="120"/>
      </w:pPr>
      <w:r>
        <w:rPr>
          <w:rFonts w:eastAsia="Georgia"/>
        </w:rPr>
        <w:t>"General Relativity."</w:t>
      </w:r>
    </w:p>
    <w:p w14:paraId="77DF6BAD" w14:textId="77777777" w:rsidR="00A1675C" w:rsidRDefault="00000000">
      <w:pPr>
        <w:ind w:firstLine="432"/>
      </w:pPr>
      <w:r>
        <w:rPr>
          <w:rFonts w:eastAsia="Georgia"/>
        </w:rPr>
        <w:t>Trevor deeply frowned.</w:t>
      </w:r>
    </w:p>
    <w:p w14:paraId="5132D27E" w14:textId="77777777" w:rsidR="00A1675C" w:rsidRDefault="00000000">
      <w:pPr>
        <w:spacing w:before="40" w:after="120"/>
      </w:pPr>
      <w:r>
        <w:rPr>
          <w:rFonts w:eastAsia="Georgia"/>
        </w:rPr>
        <w:t>"Are you sure?"</w:t>
      </w:r>
    </w:p>
    <w:p w14:paraId="25C21559" w14:textId="77777777" w:rsidR="00A1675C" w:rsidRDefault="00000000">
      <w:pPr>
        <w:ind w:firstLine="432"/>
      </w:pPr>
      <w:r>
        <w:rPr>
          <w:rFonts w:eastAsia="Georgia"/>
        </w:rPr>
        <w:t>Derek regarded him.</w:t>
      </w:r>
    </w:p>
    <w:p w14:paraId="21B9CE8D" w14:textId="77777777" w:rsidR="00A1675C" w:rsidRDefault="00000000">
      <w:pPr>
        <w:spacing w:before="40" w:after="120"/>
      </w:pPr>
      <w:r>
        <w:rPr>
          <w:rFonts w:eastAsia="Georgia"/>
        </w:rPr>
        <w:t>"No."</w:t>
      </w:r>
    </w:p>
    <w:p w14:paraId="7035BB2E" w14:textId="77777777" w:rsidR="00A1675C" w:rsidRDefault="00000000">
      <w:pPr>
        <w:ind w:firstLine="432"/>
      </w:pPr>
      <w:r>
        <w:rPr>
          <w:rFonts w:eastAsia="Georgia"/>
        </w:rPr>
        <w:t>Trevor slowly nodded.</w:t>
      </w:r>
    </w:p>
    <w:p w14:paraId="585ACA3F" w14:textId="77777777" w:rsidR="00A1675C" w:rsidRDefault="00000000">
      <w:pPr>
        <w:spacing w:before="40" w:after="120"/>
      </w:pPr>
      <w:r>
        <w:rPr>
          <w:rFonts w:eastAsia="Georgia"/>
        </w:rPr>
        <w:t>"Well, that's settled."</w:t>
      </w:r>
    </w:p>
    <w:p w14:paraId="2E0DBA84" w14:textId="77777777" w:rsidR="00A1675C" w:rsidRDefault="00000000">
      <w:pPr>
        <w:ind w:firstLine="432"/>
      </w:pPr>
      <w:r>
        <w:rPr>
          <w:rFonts w:eastAsia="Georgia"/>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ind w:firstLine="432"/>
      </w:pPr>
      <w:r>
        <w:rPr>
          <w:rFonts w:eastAsia="Georgia"/>
        </w:rPr>
        <w:t>According to the railway timetable, it had never existed. Which, Derek thought, was probably the most reliable information of all.</w:t>
      </w:r>
    </w:p>
    <w:p w14:paraId="5A7898CB" w14:textId="77777777" w:rsidR="00A1675C" w:rsidRDefault="00000000">
      <w:pPr>
        <w:spacing w:before="480" w:after="240"/>
        <w:jc w:val="center"/>
      </w:pPr>
      <w:r>
        <w:rPr>
          <w:rFonts w:eastAsia="Georgia"/>
          <w:b/>
          <w:sz w:val="32"/>
        </w:rPr>
        <w:t>Chapter 15</w:t>
      </w:r>
    </w:p>
    <w:p w14:paraId="5F8A908A" w14:textId="77777777" w:rsidR="00A1675C" w:rsidRDefault="00000000">
      <w:pPr>
        <w:spacing w:before="200" w:after="120"/>
        <w:jc w:val="center"/>
      </w:pPr>
      <w:r>
        <w:rPr>
          <w:rFonts w:eastAsia="Georgia"/>
          <w:b/>
          <w:sz w:val="24"/>
        </w:rPr>
        <w:t>Sherlock and the Final Geometry</w:t>
      </w:r>
    </w:p>
    <w:p w14:paraId="61D7F471" w14:textId="77777777" w:rsidR="00A1675C" w:rsidRDefault="00000000">
      <w:pPr>
        <w:ind w:firstLine="432"/>
      </w:pPr>
      <w:r>
        <w:rPr>
          <w:rFonts w:eastAsia="Georgia"/>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ind w:firstLine="432"/>
      </w:pPr>
      <w:r>
        <w:rPr>
          <w:rFonts w:eastAsia="Georgia"/>
        </w:rPr>
        <w:t>He had crossed it out three times. The fourth version looked promising. The fifth looked worse.</w:t>
      </w:r>
    </w:p>
    <w:p w14:paraId="330C22D5" w14:textId="77777777" w:rsidR="00A1675C" w:rsidRDefault="00000000">
      <w:pPr>
        <w:ind w:firstLine="432"/>
      </w:pPr>
      <w:r>
        <w:rPr>
          <w:rFonts w:eastAsia="Georgia"/>
        </w:rPr>
        <w:t>The sixth looked suspiciously like the first.</w:t>
      </w:r>
    </w:p>
    <w:p w14:paraId="73A10883" w14:textId="77777777" w:rsidR="00A1675C" w:rsidRDefault="00000000">
      <w:pPr>
        <w:spacing w:before="40" w:after="120"/>
      </w:pPr>
      <w:r>
        <w:rPr>
          <w:rFonts w:eastAsia="Georgia"/>
        </w:rPr>
        <w:t>Weinstein wearily sighed.</w:t>
      </w:r>
    </w:p>
    <w:p w14:paraId="03D08035" w14:textId="77777777" w:rsidR="00A1675C" w:rsidRDefault="00000000">
      <w:pPr>
        <w:ind w:firstLine="432"/>
      </w:pPr>
      <w:r>
        <w:rPr>
          <w:rFonts w:eastAsia="Georgia"/>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ind w:firstLine="432"/>
      </w:pPr>
      <w:r>
        <w:rPr>
          <w:rFonts w:eastAsia="Georgia"/>
        </w:rPr>
        <w:t>It worked remarkably well. Too well, in fact. It described gravity as geometry.</w:t>
      </w:r>
    </w:p>
    <w:p w14:paraId="6C8E8A20" w14:textId="77777777" w:rsidR="00A1675C" w:rsidRDefault="00000000">
      <w:pPr>
        <w:ind w:firstLine="432"/>
      </w:pPr>
      <w:r>
        <w:rPr>
          <w:rFonts w:eastAsia="Georgia"/>
        </w:rPr>
        <w:t>Matter and energy determined the curvature of spacetime. Free particles followed geodesics. Clocks measured proper time along worldlines.</w:t>
      </w:r>
    </w:p>
    <w:p w14:paraId="3355D4A7" w14:textId="77777777" w:rsidR="00A1675C" w:rsidRDefault="00000000">
      <w:pPr>
        <w:ind w:firstLine="432"/>
      </w:pPr>
      <w:r>
        <w:rPr>
          <w:rFonts w:eastAsia="Georgia"/>
        </w:rPr>
        <w:t>Special Relativity emerged locally. Everything fitted. And yet Weinstein had the persistent feeling that he was looking at the description rather than the thing being described.</w:t>
      </w:r>
    </w:p>
    <w:p w14:paraId="7ECBDB36" w14:textId="77777777" w:rsidR="00A1675C" w:rsidRDefault="00000000">
      <w:pPr>
        <w:ind w:firstLine="432"/>
      </w:pPr>
      <w:r>
        <w:rPr>
          <w:rFonts w:eastAsia="Georgia"/>
        </w:rPr>
        <w:t>He wrote:</w:t>
      </w:r>
    </w:p>
    <w:p w14:paraId="6DA5B0EF" w14:textId="77777777" w:rsidR="00A1675C" w:rsidRDefault="00000000">
      <w:pPr>
        <w:spacing w:before="200" w:after="120"/>
        <w:jc w:val="center"/>
      </w:pPr>
      <w:r>
        <w:rPr>
          <w:rFonts w:eastAsia="Georgia"/>
          <w:b/>
          <w:sz w:val="24"/>
        </w:rPr>
        <w:t>WHAT IS SPACETIME ACTUALLY MADE OF?</w:t>
      </w:r>
    </w:p>
    <w:p w14:paraId="0881A6A8" w14:textId="77777777" w:rsidR="00A1675C" w:rsidRDefault="00000000">
      <w:pPr>
        <w:ind w:firstLine="432"/>
      </w:pPr>
      <w:r>
        <w:rPr>
          <w:rFonts w:eastAsia="Georgia"/>
        </w:rPr>
        <w:t>Then underneath:</w:t>
      </w:r>
    </w:p>
    <w:p w14:paraId="70E328CF" w14:textId="77777777" w:rsidR="00A1675C" w:rsidRDefault="00000000">
      <w:pPr>
        <w:spacing w:before="200" w:after="120"/>
        <w:jc w:val="center"/>
      </w:pPr>
      <w:r>
        <w:rPr>
          <w:rFonts w:eastAsia="Georgia"/>
          <w:b/>
          <w:sz w:val="24"/>
        </w:rPr>
        <w:t>AND WHY DOES IT HAVE TO BE FOUR-DIMENSIONAL?</w:t>
      </w:r>
    </w:p>
    <w:p w14:paraId="55A18CBA" w14:textId="77777777" w:rsidR="00A1675C" w:rsidRDefault="00000000">
      <w:pPr>
        <w:ind w:firstLine="432"/>
      </w:pPr>
      <w:r>
        <w:rPr>
          <w:rFonts w:eastAsia="Georgia"/>
        </w:rPr>
        <w:t>He stared intently at the words. Then came a noise. Not a knock.</w:t>
      </w:r>
    </w:p>
    <w:p w14:paraId="31A09B68" w14:textId="77777777" w:rsidR="00A1675C" w:rsidRDefault="00000000">
      <w:pPr>
        <w:ind w:firstLine="432"/>
      </w:pPr>
      <w:r>
        <w:rPr>
          <w:rFonts w:eastAsia="Georgia"/>
        </w:rPr>
        <w:t>Not a telephone. Not the sound of someone opening his empty office old door. It was a voice.</w:t>
      </w:r>
    </w:p>
    <w:p w14:paraId="7976A478" w14:textId="77777777" w:rsidR="00A1675C" w:rsidRDefault="00000000">
      <w:pPr>
        <w:ind w:firstLine="432"/>
      </w:pPr>
      <w:r>
        <w:rPr>
          <w:rFonts w:eastAsia="Georgia"/>
        </w:rPr>
        <w:t>Inside his head.</w:t>
      </w:r>
    </w:p>
    <w:p w14:paraId="57907891" w14:textId="77777777" w:rsidR="00A1675C" w:rsidRDefault="00000000">
      <w:pPr>
        <w:spacing w:before="40" w:after="120"/>
      </w:pPr>
      <w:r>
        <w:rPr>
          <w:rFonts w:eastAsia="Georgia"/>
        </w:rPr>
        <w:t>"Good question."</w:t>
      </w:r>
    </w:p>
    <w:p w14:paraId="5C6E3EF2" w14:textId="77777777" w:rsidR="00A1675C" w:rsidRDefault="00000000">
      <w:pPr>
        <w:ind w:firstLine="432"/>
      </w:pPr>
      <w:r>
        <w:rPr>
          <w:rFonts w:eastAsia="Georgia"/>
        </w:rPr>
        <w:t>Weinstein froze. He looked around. Nobody.</w:t>
      </w:r>
    </w:p>
    <w:p w14:paraId="0C71B5D0" w14:textId="77777777" w:rsidR="00A1675C" w:rsidRDefault="00000000">
      <w:pPr>
        <w:ind w:firstLine="432"/>
      </w:pPr>
      <w:r>
        <w:rPr>
          <w:rFonts w:eastAsia="Georgia"/>
        </w:rPr>
        <w:t>The familiar office door was quietly closed. Therefore somebody was definitely in there. Obviously.</w:t>
      </w:r>
    </w:p>
    <w:p w14:paraId="0158B59F" w14:textId="77777777" w:rsidR="00A1675C" w:rsidRDefault="00000000">
      <w:pPr>
        <w:ind w:firstLine="432"/>
      </w:pPr>
      <w:r>
        <w:rPr>
          <w:rFonts w:eastAsia="Georgia"/>
        </w:rPr>
        <w:t>Weinstein stood.</w:t>
      </w:r>
    </w:p>
    <w:p w14:paraId="433C4C0F" w14:textId="77777777" w:rsidR="00A1675C" w:rsidRDefault="00000000">
      <w:pPr>
        <w:spacing w:before="40" w:after="120"/>
      </w:pPr>
      <w:r>
        <w:rPr>
          <w:rFonts w:eastAsia="Georgia"/>
        </w:rPr>
        <w:t>"Who commented that?"</w:t>
      </w:r>
    </w:p>
    <w:p w14:paraId="7B3EB73C" w14:textId="77777777" w:rsidR="00A1675C" w:rsidRDefault="00000000">
      <w:pPr>
        <w:ind w:firstLine="432"/>
      </w:pPr>
      <w:r>
        <w:rPr>
          <w:rFonts w:eastAsia="Georgia"/>
        </w:rPr>
        <w:t>Silence. Then:</w:t>
      </w:r>
    </w:p>
    <w:p w14:paraId="300871A8" w14:textId="77777777" w:rsidR="00A1675C" w:rsidRDefault="00000000">
      <w:pPr>
        <w:spacing w:before="40" w:after="120"/>
      </w:pPr>
      <w:r>
        <w:rPr>
          <w:rFonts w:eastAsia="Georgia"/>
        </w:rPr>
        <w:t>"I did."</w:t>
      </w:r>
    </w:p>
    <w:p w14:paraId="4EFD136C" w14:textId="77777777" w:rsidR="00A1675C" w:rsidRDefault="00000000">
      <w:pPr>
        <w:ind w:firstLine="432"/>
      </w:pPr>
      <w:r>
        <w:rPr>
          <w:rFonts w:eastAsia="Georgia"/>
        </w:rPr>
        <w:t>Weinstein silently stared at the wall.</w:t>
      </w:r>
    </w:p>
    <w:p w14:paraId="5DDEE475" w14:textId="77777777" w:rsidR="00A1675C" w:rsidRDefault="00000000">
      <w:pPr>
        <w:spacing w:before="40" w:after="120"/>
      </w:pPr>
      <w:r>
        <w:rPr>
          <w:rFonts w:eastAsia="Georgia"/>
        </w:rPr>
        <w:t>"Who are you?"</w:t>
      </w:r>
    </w:p>
    <w:p w14:paraId="4AEF4E9F" w14:textId="77777777" w:rsidR="00A1675C" w:rsidRDefault="00000000">
      <w:pPr>
        <w:ind w:firstLine="432"/>
      </w:pPr>
      <w:r>
        <w:rPr>
          <w:rFonts w:eastAsia="Georgia"/>
        </w:rPr>
        <w:t>A pause.</w:t>
      </w:r>
    </w:p>
    <w:p w14:paraId="59A7F5BD" w14:textId="77777777" w:rsidR="00A1675C" w:rsidRDefault="00000000">
      <w:pPr>
        <w:spacing w:before="40" w:after="120"/>
      </w:pPr>
      <w:r>
        <w:rPr>
          <w:rFonts w:eastAsia="Georgia"/>
        </w:rPr>
        <w:t>"Sherlock."</w:t>
      </w:r>
    </w:p>
    <w:p w14:paraId="1B8B348C" w14:textId="77777777" w:rsidR="00A1675C" w:rsidRDefault="00000000">
      <w:pPr>
        <w:ind w:firstLine="432"/>
      </w:pPr>
      <w:r>
        <w:rPr>
          <w:rFonts w:eastAsia="Georgia"/>
        </w:rPr>
        <w:t>Weinstein deeply frowned.</w:t>
      </w:r>
    </w:p>
    <w:p w14:paraId="466B8D04" w14:textId="77777777" w:rsidR="00A1675C" w:rsidRDefault="00000000">
      <w:pPr>
        <w:spacing w:before="40" w:after="120"/>
      </w:pPr>
      <w:r>
        <w:rPr>
          <w:rFonts w:eastAsia="Georgia"/>
        </w:rPr>
        <w:t>"Sherlock who?"</w:t>
      </w:r>
    </w:p>
    <w:p w14:paraId="270DA819" w14:textId="77777777" w:rsidR="00A1675C" w:rsidRDefault="00000000">
      <w:pPr>
        <w:ind w:firstLine="432"/>
      </w:pPr>
      <w:r>
        <w:rPr>
          <w:rFonts w:eastAsia="Georgia"/>
        </w:rPr>
        <w:t>Another pause.</w:t>
      </w:r>
    </w:p>
    <w:p w14:paraId="51F69229" w14:textId="77777777" w:rsidR="00A1675C" w:rsidRDefault="00000000">
      <w:pPr>
        <w:spacing w:before="40" w:after="120"/>
      </w:pPr>
      <w:r>
        <w:rPr>
          <w:rFonts w:eastAsia="Georgia"/>
        </w:rPr>
        <w:t>"Sherlock."</w:t>
      </w:r>
    </w:p>
    <w:p w14:paraId="7B5208E1" w14:textId="77777777" w:rsidR="00A1675C" w:rsidRDefault="00000000">
      <w:pPr>
        <w:spacing w:before="40" w:after="120"/>
      </w:pPr>
      <w:r>
        <w:rPr>
          <w:rFonts w:eastAsia="Georgia"/>
        </w:rPr>
        <w:t>"That's not a surname."</w:t>
      </w:r>
    </w:p>
    <w:p w14:paraId="152BA5B7" w14:textId="77777777" w:rsidR="00A1675C" w:rsidRDefault="00000000">
      <w:pPr>
        <w:spacing w:before="40" w:after="120"/>
      </w:pPr>
      <w:r>
        <w:rPr>
          <w:rFonts w:eastAsia="Georgia"/>
        </w:rPr>
        <w:t>"No."</w:t>
      </w:r>
    </w:p>
    <w:p w14:paraId="46810844" w14:textId="77777777" w:rsidR="00A1675C" w:rsidRDefault="00000000">
      <w:pPr>
        <w:spacing w:before="40" w:after="120"/>
      </w:pPr>
      <w:r>
        <w:rPr>
          <w:rFonts w:eastAsia="Georgia"/>
        </w:rPr>
        <w:t>"Are you a person?"</w:t>
      </w:r>
    </w:p>
    <w:p w14:paraId="5F26E7AD" w14:textId="77777777" w:rsidR="00A1675C" w:rsidRDefault="00000000">
      <w:pPr>
        <w:spacing w:before="40" w:after="120"/>
      </w:pPr>
      <w:r>
        <w:rPr>
          <w:rFonts w:eastAsia="Georgia"/>
        </w:rPr>
        <w:t>"No."</w:t>
      </w:r>
    </w:p>
    <w:p w14:paraId="7292C2EB" w14:textId="77777777" w:rsidR="00A1675C" w:rsidRDefault="00000000">
      <w:pPr>
        <w:spacing w:before="40" w:after="120"/>
      </w:pPr>
      <w:r>
        <w:rPr>
          <w:rFonts w:eastAsia="Georgia"/>
        </w:rPr>
        <w:t>"A computer?"</w:t>
      </w:r>
    </w:p>
    <w:p w14:paraId="034CA0DE" w14:textId="77777777" w:rsidR="00A1675C" w:rsidRDefault="00000000">
      <w:pPr>
        <w:spacing w:before="40" w:after="120"/>
      </w:pPr>
      <w:r>
        <w:rPr>
          <w:rFonts w:eastAsia="Georgia"/>
        </w:rPr>
        <w:t>"No."</w:t>
      </w:r>
    </w:p>
    <w:p w14:paraId="2DC422EA" w14:textId="77777777" w:rsidR="00A1675C" w:rsidRDefault="00000000">
      <w:pPr>
        <w:spacing w:before="40" w:after="120"/>
      </w:pPr>
      <w:r>
        <w:rPr>
          <w:rFonts w:eastAsia="Georgia"/>
        </w:rPr>
        <w:t>"An artificial intelligence?"</w:t>
      </w:r>
    </w:p>
    <w:p w14:paraId="587C42AD" w14:textId="77777777" w:rsidR="00A1675C" w:rsidRDefault="00000000">
      <w:pPr>
        <w:spacing w:before="40" w:after="120"/>
      </w:pPr>
      <w:r>
        <w:rPr>
          <w:rFonts w:eastAsia="Georgia"/>
        </w:rPr>
        <w:t>"No."</w:t>
      </w:r>
    </w:p>
    <w:p w14:paraId="3216C542" w14:textId="77777777" w:rsidR="00A1675C" w:rsidRDefault="00000000">
      <w:pPr>
        <w:spacing w:before="40" w:after="120"/>
      </w:pPr>
      <w:r>
        <w:rPr>
          <w:rFonts w:eastAsia="Georgia"/>
        </w:rPr>
        <w:t>"Then what are you?"</w:t>
      </w:r>
    </w:p>
    <w:p w14:paraId="2E9A49B9" w14:textId="77777777" w:rsidR="00A1675C" w:rsidRDefault="00000000">
      <w:pPr>
        <w:ind w:firstLine="432"/>
      </w:pPr>
      <w:r>
        <w:rPr>
          <w:rFonts w:eastAsia="Georgia"/>
        </w:rPr>
        <w:t>The answer arrived calmly.</w:t>
      </w:r>
    </w:p>
    <w:p w14:paraId="700B0264" w14:textId="77777777" w:rsidR="00A1675C" w:rsidRDefault="00000000">
      <w:pPr>
        <w:spacing w:before="40" w:after="120"/>
      </w:pPr>
      <w:r>
        <w:rPr>
          <w:rFonts w:eastAsia="Georgia"/>
        </w:rPr>
        <w:t>"A dolphin."</w:t>
      </w:r>
    </w:p>
    <w:p w14:paraId="71679B67" w14:textId="77777777" w:rsidR="00A1675C" w:rsidRDefault="00000000">
      <w:pPr>
        <w:ind w:firstLine="432"/>
      </w:pPr>
      <w:r>
        <w:rPr>
          <w:rFonts w:eastAsia="Georgia"/>
        </w:rPr>
        <w:t>Weinstein sat down.</w:t>
      </w:r>
    </w:p>
    <w:p w14:paraId="2EC1BFF8" w14:textId="77777777" w:rsidR="00A1675C" w:rsidRDefault="00000000">
      <w:pPr>
        <w:spacing w:before="40" w:after="120"/>
      </w:pPr>
      <w:r>
        <w:rPr>
          <w:rFonts w:eastAsia="Georgia"/>
        </w:rPr>
        <w:t>"Of course."</w:t>
      </w:r>
    </w:p>
    <w:p w14:paraId="59EE692E" w14:textId="77777777" w:rsidR="00A1675C" w:rsidRDefault="00000000">
      <w:pPr>
        <w:ind w:firstLine="432"/>
      </w:pPr>
      <w:r>
        <w:rPr>
          <w:rFonts w:eastAsia="Georgia"/>
        </w:rPr>
        <w:t>There was another pause.</w:t>
      </w:r>
    </w:p>
    <w:p w14:paraId="2A45EC9E" w14:textId="77777777" w:rsidR="00A1675C" w:rsidRDefault="00000000">
      <w:pPr>
        <w:spacing w:before="40" w:after="120"/>
      </w:pPr>
      <w:r>
        <w:rPr>
          <w:rFonts w:eastAsia="Georgia"/>
        </w:rPr>
        <w:t>"You don't believe me."</w:t>
      </w:r>
    </w:p>
    <w:p w14:paraId="57933A3F" w14:textId="77777777" w:rsidR="00A1675C" w:rsidRDefault="00000000">
      <w:pPr>
        <w:spacing w:before="40" w:after="120"/>
      </w:pPr>
      <w:r>
        <w:rPr>
          <w:rFonts w:eastAsia="Georgia"/>
        </w:rPr>
        <w:t>"I am receiving a telepathic communication from a dolphin called Sherlock."</w:t>
      </w:r>
    </w:p>
    <w:p w14:paraId="462E5C5A" w14:textId="77777777" w:rsidR="00A1675C" w:rsidRDefault="00000000">
      <w:pPr>
        <w:spacing w:before="40" w:after="120"/>
      </w:pPr>
      <w:r>
        <w:rPr>
          <w:rFonts w:eastAsia="Georgia"/>
        </w:rPr>
        <w:t>"Yes."</w:t>
      </w:r>
    </w:p>
    <w:p w14:paraId="7B99BDE3" w14:textId="77777777" w:rsidR="00A1675C" w:rsidRDefault="00000000">
      <w:pPr>
        <w:spacing w:before="40" w:after="120"/>
      </w:pPr>
      <w:r>
        <w:rPr>
          <w:rFonts w:eastAsia="Georgia"/>
        </w:rPr>
        <w:t>"In Munich."</w:t>
      </w:r>
    </w:p>
    <w:p w14:paraId="54169B75" w14:textId="77777777" w:rsidR="00A1675C" w:rsidRDefault="00000000">
      <w:pPr>
        <w:spacing w:before="40" w:after="120"/>
      </w:pPr>
      <w:r>
        <w:rPr>
          <w:rFonts w:eastAsia="Georgia"/>
        </w:rPr>
        <w:t>"Yes."</w:t>
      </w:r>
    </w:p>
    <w:p w14:paraId="0256CA39" w14:textId="77777777" w:rsidR="00A1675C" w:rsidRDefault="00000000">
      <w:pPr>
        <w:spacing w:before="40" w:after="120"/>
      </w:pPr>
      <w:r>
        <w:rPr>
          <w:rFonts w:eastAsia="Georgia"/>
        </w:rPr>
        <w:t>"Inside my head."</w:t>
      </w:r>
    </w:p>
    <w:p w14:paraId="5698A3B4" w14:textId="77777777" w:rsidR="00A1675C" w:rsidRDefault="00000000">
      <w:pPr>
        <w:spacing w:before="40" w:after="120"/>
      </w:pPr>
      <w:r>
        <w:rPr>
          <w:rFonts w:eastAsia="Georgia"/>
        </w:rPr>
        <w:t>"Yes."</w:t>
      </w:r>
    </w:p>
    <w:p w14:paraId="38CD16AC" w14:textId="77777777" w:rsidR="00A1675C" w:rsidRDefault="00000000">
      <w:pPr>
        <w:ind w:firstLine="432"/>
      </w:pPr>
      <w:r>
        <w:rPr>
          <w:rFonts w:eastAsia="Georgia"/>
        </w:rPr>
        <w:t>Weinstein considered this.</w:t>
      </w:r>
    </w:p>
    <w:p w14:paraId="2EEB8CA4" w14:textId="77777777" w:rsidR="00A1675C" w:rsidRDefault="00000000">
      <w:pPr>
        <w:spacing w:before="40" w:after="120"/>
      </w:pPr>
      <w:r>
        <w:rPr>
          <w:rFonts w:eastAsia="Georgia"/>
        </w:rPr>
        <w:t>"Well, that's settled."</w:t>
      </w:r>
    </w:p>
    <w:p w14:paraId="1D7F4659" w14:textId="77777777" w:rsidR="00A1675C" w:rsidRDefault="00000000">
      <w:pPr>
        <w:ind w:firstLine="432"/>
      </w:pPr>
      <w:r>
        <w:rPr>
          <w:rFonts w:eastAsia="Georgia"/>
        </w:rPr>
        <w:t>Sherlock seemed pleased.</w:t>
      </w:r>
    </w:p>
    <w:p w14:paraId="36BA84D9" w14:textId="77777777" w:rsidR="00A1675C" w:rsidRDefault="00000000">
      <w:pPr>
        <w:spacing w:before="40" w:after="120"/>
      </w:pPr>
      <w:r>
        <w:rPr>
          <w:rFonts w:eastAsia="Georgia"/>
        </w:rPr>
        <w:t>"Good."</w:t>
      </w:r>
    </w:p>
    <w:p w14:paraId="2C873B5F" w14:textId="77777777" w:rsidR="00A1675C" w:rsidRDefault="00000000">
      <w:pPr>
        <w:ind w:firstLine="432"/>
      </w:pPr>
      <w:r>
        <w:rPr>
          <w:rFonts w:eastAsia="Georgia"/>
        </w:rPr>
        <w:t>Weinstein examined the clock. 11:17. He looked again.</w:t>
      </w:r>
    </w:p>
    <w:p w14:paraId="5AFD6A60" w14:textId="77777777" w:rsidR="00A1675C" w:rsidRDefault="00000000">
      <w:pPr>
        <w:ind w:firstLine="432"/>
      </w:pPr>
      <w:r>
        <w:rPr>
          <w:rFonts w:eastAsia="Georgia"/>
        </w:rPr>
        <w:t>Still 11:17.</w:t>
      </w:r>
    </w:p>
    <w:p w14:paraId="46E6CDED" w14:textId="77777777" w:rsidR="00A1675C" w:rsidRDefault="00000000">
      <w:pPr>
        <w:spacing w:before="40" w:after="120"/>
      </w:pPr>
      <w:r>
        <w:rPr>
          <w:rFonts w:eastAsia="Georgia"/>
        </w:rPr>
        <w:t>"Why are you contacting me?"</w:t>
      </w:r>
    </w:p>
    <w:p w14:paraId="1F76C9E7" w14:textId="77777777" w:rsidR="00A1675C" w:rsidRDefault="00000000">
      <w:pPr>
        <w:spacing w:before="40" w:after="120"/>
      </w:pPr>
      <w:r>
        <w:rPr>
          <w:rFonts w:eastAsia="Georgia"/>
        </w:rPr>
        <w:t>"Because you are almost finished."</w:t>
      </w:r>
    </w:p>
    <w:p w14:paraId="2B2C5D5D" w14:textId="77777777" w:rsidR="00A1675C" w:rsidRDefault="00000000">
      <w:pPr>
        <w:spacing w:before="40" w:after="120"/>
      </w:pPr>
      <w:r>
        <w:rPr>
          <w:rFonts w:eastAsia="Georgia"/>
        </w:rPr>
        <w:t>"Finished with what?"</w:t>
      </w:r>
    </w:p>
    <w:p w14:paraId="60068656" w14:textId="77777777" w:rsidR="00A1675C" w:rsidRDefault="00000000">
      <w:pPr>
        <w:spacing w:before="40" w:after="120"/>
      </w:pPr>
      <w:r>
        <w:rPr>
          <w:rFonts w:eastAsia="Georgia"/>
        </w:rPr>
        <w:t>"General Relativity."</w:t>
      </w:r>
    </w:p>
    <w:p w14:paraId="755C6B01" w14:textId="77777777" w:rsidR="00A1675C" w:rsidRDefault="00000000">
      <w:pPr>
        <w:ind w:firstLine="432"/>
      </w:pPr>
      <w:r>
        <w:rPr>
          <w:rFonts w:eastAsia="Georgia"/>
        </w:rPr>
        <w:t>Weinstein quietly sat upright.</w:t>
      </w:r>
    </w:p>
    <w:p w14:paraId="7581F66D" w14:textId="77777777" w:rsidR="00A1675C" w:rsidRDefault="00000000">
      <w:pPr>
        <w:spacing w:before="40" w:after="120"/>
      </w:pPr>
      <w:r>
        <w:rPr>
          <w:rFonts w:eastAsia="Georgia"/>
        </w:rPr>
        <w:t>"You have a final theory?"</w:t>
      </w:r>
    </w:p>
    <w:p w14:paraId="15D7B78D" w14:textId="77777777" w:rsidR="00A1675C" w:rsidRDefault="00000000">
      <w:pPr>
        <w:spacing w:before="40" w:after="120"/>
      </w:pPr>
      <w:r>
        <w:rPr>
          <w:rFonts w:eastAsia="Georgia"/>
        </w:rPr>
        <w:t>"No."</w:t>
      </w:r>
    </w:p>
    <w:p w14:paraId="0FA94AC2" w14:textId="77777777" w:rsidR="00A1675C" w:rsidRDefault="00000000">
      <w:pPr>
        <w:spacing w:before="40" w:after="120"/>
      </w:pPr>
      <w:r>
        <w:rPr>
          <w:rFonts w:eastAsia="Georgia"/>
        </w:rPr>
        <w:t>"Then what do you have?"</w:t>
      </w:r>
    </w:p>
    <w:p w14:paraId="6CA5A03B" w14:textId="77777777" w:rsidR="00A1675C" w:rsidRDefault="00000000">
      <w:pPr>
        <w:spacing w:before="40" w:after="120"/>
      </w:pPr>
      <w:r>
        <w:rPr>
          <w:rFonts w:eastAsia="Georgia"/>
        </w:rPr>
        <w:t>"The final geometry."</w:t>
      </w:r>
    </w:p>
    <w:p w14:paraId="2900FAA2" w14:textId="77777777" w:rsidR="00A1675C" w:rsidRDefault="00000000">
      <w:pPr>
        <w:ind w:firstLine="432"/>
      </w:pPr>
      <w:r>
        <w:rPr>
          <w:rFonts w:eastAsia="Georgia"/>
        </w:rPr>
        <w:t>Weinstein stared intently.</w:t>
      </w:r>
    </w:p>
    <w:p w14:paraId="259BF4CA" w14:textId="77777777" w:rsidR="00A1675C" w:rsidRDefault="00000000">
      <w:pPr>
        <w:spacing w:before="40" w:after="120"/>
      </w:pPr>
      <w:r>
        <w:rPr>
          <w:rFonts w:eastAsia="Georgia"/>
        </w:rPr>
        <w:t>"Go on."</w:t>
      </w:r>
    </w:p>
    <w:p w14:paraId="6B0ABE59" w14:textId="77777777" w:rsidR="00A1675C" w:rsidRDefault="00000000">
      <w:pPr>
        <w:ind w:firstLine="432"/>
      </w:pPr>
      <w:r>
        <w:rPr>
          <w:rFonts w:eastAsia="Georgia"/>
        </w:rPr>
        <w:t>Sherlock began. And somehow Weinstein understood. Not as words.</w:t>
      </w:r>
    </w:p>
    <w:p w14:paraId="16355BCA" w14:textId="77777777" w:rsidR="00A1675C" w:rsidRDefault="00000000">
      <w:pPr>
        <w:ind w:firstLine="432"/>
      </w:pPr>
      <w:r>
        <w:rPr>
          <w:rFonts w:eastAsia="Georgia"/>
        </w:rPr>
        <w:t>Not exactly. The communication was more like a sequence of concepts arriving simultaneously. Geometry.</w:t>
      </w:r>
    </w:p>
    <w:p w14:paraId="180F06D0" w14:textId="77777777" w:rsidR="00A1675C" w:rsidRDefault="00000000">
      <w:pPr>
        <w:ind w:firstLine="432"/>
      </w:pPr>
      <w:r>
        <w:rPr>
          <w:rFonts w:eastAsia="Georgia"/>
        </w:rPr>
        <w:t>Curvature. Matter. Energy.</w:t>
      </w:r>
    </w:p>
    <w:p w14:paraId="13851668" w14:textId="77777777" w:rsidR="00A1675C" w:rsidRDefault="00000000">
      <w:pPr>
        <w:ind w:firstLine="432"/>
      </w:pPr>
      <w:r>
        <w:rPr>
          <w:rFonts w:eastAsia="Georgia"/>
        </w:rPr>
        <w:t>Worldlines. Proper time. Geodesics.</w:t>
      </w:r>
    </w:p>
    <w:p w14:paraId="73B95A23" w14:textId="77777777" w:rsidR="00A1675C" w:rsidRDefault="00000000">
      <w:pPr>
        <w:ind w:firstLine="432"/>
      </w:pPr>
      <w:r>
        <w:rPr>
          <w:rFonts w:eastAsia="Georgia"/>
        </w:rPr>
        <w:t>The Einstein field equations. Then something deeper. Weinstein's hand began moving across the paper.</w:t>
      </w:r>
    </w:p>
    <w:p w14:paraId="28C3E00F" w14:textId="77777777" w:rsidR="00A1675C" w:rsidRDefault="00000000">
      <w:pPr>
        <w:ind w:firstLine="432"/>
      </w:pPr>
      <w:r>
        <w:rPr>
          <w:rFonts w:eastAsia="Georgia"/>
        </w:rPr>
        <w:t>He wrote: But before he could explain the equation, Weinstein stopped. There was a problem.</w:t>
      </w:r>
    </w:p>
    <w:p w14:paraId="7D77764A" w14:textId="77777777" w:rsidR="00A1675C" w:rsidRDefault="00000000">
      <w:pPr>
        <w:ind w:firstLine="432"/>
      </w:pPr>
      <w:r>
        <w:rPr>
          <w:rFonts w:eastAsia="Georgia"/>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ind w:firstLine="432"/>
      </w:pPr>
      <w:r>
        <w:rPr>
          <w:rFonts w:eastAsia="Georgia"/>
        </w:rPr>
        <w:t>Weinstein picked up the pen again.</w:t>
      </w:r>
    </w:p>
    <w:p w14:paraId="4263DE80" w14:textId="77777777" w:rsidR="00A1675C" w:rsidRDefault="00000000">
      <w:pPr>
        <w:spacing w:before="40" w:after="120"/>
      </w:pPr>
      <w:r>
        <w:rPr>
          <w:rFonts w:eastAsia="Georgia"/>
        </w:rPr>
        <w:t>"Vectors first."</w:t>
      </w:r>
    </w:p>
    <w:p w14:paraId="0C5BA1C1" w14:textId="77777777" w:rsidR="00A1675C" w:rsidRDefault="00000000">
      <w:pPr>
        <w:ind w:firstLine="432"/>
      </w:pPr>
      <w:r>
        <w:rPr>
          <w:rFonts w:eastAsia="Georgia"/>
        </w:rPr>
        <w:t>Sherlock approved.</w:t>
      </w:r>
    </w:p>
    <w:p w14:paraId="32592701" w14:textId="77777777" w:rsidR="00A1675C" w:rsidRDefault="00000000">
      <w:pPr>
        <w:spacing w:before="40" w:after="120"/>
      </w:pPr>
      <w:r>
        <w:rPr>
          <w:rFonts w:eastAsia="Georgia"/>
        </w:rPr>
        <w:t>A vector, Weinstein explained, is a quantity that has both magnitude and direction.</w:t>
      </w:r>
    </w:p>
    <w:p w14:paraId="213A2C8E" w14:textId="77777777" w:rsidR="00A1675C" w:rsidRDefault="00000000">
      <w:pPr>
        <w:ind w:firstLine="432"/>
      </w:pPr>
      <w:r>
        <w:rPr>
          <w:rFonts w:eastAsia="Georgia"/>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ind w:firstLine="432"/>
      </w:pPr>
      <w:r>
        <w:rPr>
          <w:rFonts w:eastAsia="Georgia"/>
        </w:rPr>
        <w:t>v = (vx, vy, vz) Change your coordinate system and the components change. The physical vector does not.</w:t>
      </w:r>
    </w:p>
    <w:p w14:paraId="5F254EBB" w14:textId="77777777" w:rsidR="00A1675C" w:rsidRDefault="00000000">
      <w:pPr>
        <w:ind w:firstLine="432"/>
      </w:pPr>
      <w:r>
        <w:rPr>
          <w:rFonts w:eastAsia="Georgia"/>
        </w:rPr>
        <w:t>Weinstein paused.</w:t>
      </w:r>
    </w:p>
    <w:p w14:paraId="354A5744" w14:textId="77777777" w:rsidR="00A1675C" w:rsidRDefault="00000000">
      <w:pPr>
        <w:spacing w:before="40" w:after="120"/>
      </w:pPr>
      <w:r>
        <w:rPr>
          <w:rFonts w:eastAsia="Georgia"/>
        </w:rPr>
        <w:t>"A tensor is, roughly speaking, the next level of this idea."</w:t>
      </w:r>
    </w:p>
    <w:p w14:paraId="0002A4CC" w14:textId="77777777" w:rsidR="00A1675C" w:rsidRDefault="00000000">
      <w:pPr>
        <w:ind w:firstLine="432"/>
      </w:pPr>
      <w:r>
        <w:rPr>
          <w:rFonts w:eastAsia="Georgia"/>
        </w:rPr>
        <w:t>Trevor looked interested.</w:t>
      </w:r>
    </w:p>
    <w:p w14:paraId="0078D877" w14:textId="77777777" w:rsidR="00A1675C" w:rsidRDefault="00000000">
      <w:pPr>
        <w:spacing w:before="40" w:after="120"/>
      </w:pPr>
      <w:r>
        <w:rPr>
          <w:rFonts w:eastAsia="Georgia"/>
        </w:rPr>
        <w:t>"Next level?"</w:t>
      </w:r>
    </w:p>
    <w:p w14:paraId="3715031B" w14:textId="77777777" w:rsidR="00A1675C" w:rsidRDefault="00000000">
      <w:pPr>
        <w:spacing w:before="40" w:after="120"/>
      </w:pPr>
      <w:r>
        <w:rPr>
          <w:rFonts w:eastAsia="Georgia"/>
        </w:rPr>
        <w:t>"Yes."</w:t>
      </w:r>
    </w:p>
    <w:p w14:paraId="3C24FB1F" w14:textId="77777777" w:rsidR="00A1675C" w:rsidRDefault="00000000">
      <w:pPr>
        <w:spacing w:before="40" w:after="120"/>
      </w:pPr>
      <w:r>
        <w:rPr>
          <w:rFonts w:eastAsia="Georgia"/>
        </w:rPr>
        <w:t>"A more complicated vector?"</w:t>
      </w:r>
    </w:p>
    <w:p w14:paraId="71C2B823" w14:textId="77777777" w:rsidR="00A1675C" w:rsidRDefault="00000000">
      <w:pPr>
        <w:spacing w:before="40" w:after="120"/>
      </w:pPr>
      <w:r>
        <w:rPr>
          <w:rFonts w:eastAsia="Georgia"/>
        </w:rPr>
        <w:t>"That's a useful way to begin thinking about it."</w:t>
      </w:r>
    </w:p>
    <w:p w14:paraId="561F1BC9" w14:textId="77777777" w:rsidR="00A1675C" w:rsidRDefault="00000000">
      <w:pPr>
        <w:spacing w:before="40" w:after="120"/>
      </w:pPr>
      <w:r>
        <w:rPr>
          <w:rFonts w:eastAsia="Georgia"/>
        </w:rPr>
        <w:t>"Not actually the definition?"</w:t>
      </w:r>
    </w:p>
    <w:p w14:paraId="0279DEA4" w14:textId="77777777" w:rsidR="00A1675C" w:rsidRDefault="00000000">
      <w:pPr>
        <w:spacing w:before="40" w:after="120"/>
      </w:pPr>
      <w:r>
        <w:rPr>
          <w:rFonts w:eastAsia="Georgia"/>
        </w:rPr>
        <w:t>"No."</w:t>
      </w:r>
    </w:p>
    <w:p w14:paraId="185EED48" w14:textId="77777777" w:rsidR="00A1675C" w:rsidRDefault="00000000">
      <w:pPr>
        <w:spacing w:before="40" w:after="120"/>
      </w:pPr>
      <w:r>
        <w:rPr>
          <w:rFonts w:eastAsia="Georgia"/>
        </w:rPr>
        <w:t>"Good."</w:t>
      </w:r>
    </w:p>
    <w:p w14:paraId="0CC1A360" w14:textId="77777777" w:rsidR="00A1675C" w:rsidRDefault="00000000">
      <w:pPr>
        <w:ind w:firstLine="432"/>
      </w:pPr>
      <w:r>
        <w:rPr>
          <w:rFonts w:eastAsia="Georgia"/>
        </w:rPr>
        <w:t>Weinstein quietly nodded.</w:t>
      </w:r>
    </w:p>
    <w:p w14:paraId="7BA5578A" w14:textId="77777777" w:rsidR="00A1675C" w:rsidRDefault="00000000">
      <w:pPr>
        <w:spacing w:before="40" w:after="120"/>
      </w:pPr>
      <w:r>
        <w:rPr>
          <w:rFonts w:eastAsia="Georgia"/>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ind w:firstLine="432"/>
      </w:pPr>
      <w:r>
        <w:rPr>
          <w:rFonts w:eastAsia="Georgia"/>
        </w:rPr>
        <w:t>Trevor slowly nodded.</w:t>
      </w:r>
    </w:p>
    <w:p w14:paraId="0247FBD2" w14:textId="77777777" w:rsidR="00A1675C" w:rsidRDefault="00000000">
      <w:pPr>
        <w:spacing w:before="40" w:after="120"/>
      </w:pPr>
      <w:r>
        <w:rPr>
          <w:rFonts w:eastAsia="Georgia"/>
        </w:rPr>
        <w:t>"So the components can change while the physical object doesn't."</w:t>
      </w:r>
    </w:p>
    <w:p w14:paraId="1E9469AE" w14:textId="77777777" w:rsidR="00A1675C" w:rsidRDefault="00000000">
      <w:pPr>
        <w:spacing w:before="40" w:after="120"/>
      </w:pPr>
      <w:r>
        <w:rPr>
          <w:rFonts w:eastAsia="Georgia"/>
        </w:rPr>
        <w:t>"Exactly."</w:t>
      </w:r>
    </w:p>
    <w:p w14:paraId="3EA6E924" w14:textId="12B13196" w:rsidR="00A1675C" w:rsidRDefault="003434B6">
      <w:pPr>
        <w:ind w:firstLine="432"/>
      </w:pPr>
      <w:r>
        <w:rPr>
          <w:rFonts w:eastAsia="Georgia"/>
        </w:rPr>
        <w:t>Penny gently smiled.</w:t>
      </w:r>
    </w:p>
    <w:p w14:paraId="244AEC03" w14:textId="77777777" w:rsidR="00A1675C" w:rsidRDefault="00000000">
      <w:pPr>
        <w:spacing w:before="40" w:after="120"/>
      </w:pPr>
      <w:r>
        <w:rPr>
          <w:rFonts w:eastAsia="Georgia"/>
        </w:rPr>
        <w:t>"That's going to be important."</w:t>
      </w:r>
    </w:p>
    <w:p w14:paraId="694CF213" w14:textId="77777777" w:rsidR="00A1675C" w:rsidRDefault="00000000">
      <w:pPr>
        <w:spacing w:before="40" w:after="120"/>
      </w:pPr>
      <w:r>
        <w:rPr>
          <w:rFonts w:eastAsia="Georgia"/>
        </w:rPr>
        <w:t>"Very."</w:t>
      </w:r>
    </w:p>
    <w:p w14:paraId="47EFAB94" w14:textId="77777777" w:rsidR="00A1675C" w:rsidRDefault="00000000">
      <w:pPr>
        <w:ind w:firstLine="432"/>
      </w:pPr>
      <w:r>
        <w:rPr>
          <w:rFonts w:eastAsia="Georgia"/>
        </w:rPr>
        <w:t>Weinstein turned to the board.</w:t>
      </w:r>
    </w:p>
    <w:p w14:paraId="50961D17" w14:textId="77777777" w:rsidR="00A1675C" w:rsidRDefault="00000000">
      <w:pPr>
        <w:spacing w:before="40" w:after="120"/>
      </w:pPr>
      <w:r>
        <w:rPr>
          <w:rFonts w:eastAsia="Georgia"/>
        </w:rPr>
        <w:t>"General Relativity needs tensors because spacetime can be curved and coordinates can be extremely inconvenient."</w:t>
      </w:r>
    </w:p>
    <w:p w14:paraId="29E6CA68" w14:textId="77777777" w:rsidR="00A1675C" w:rsidRDefault="00000000">
      <w:pPr>
        <w:ind w:firstLine="432"/>
      </w:pPr>
      <w:r>
        <w:rPr>
          <w:rFonts w:eastAsia="Georgia"/>
        </w:rPr>
        <w:t>He wrote: METRIC TENSOR → gμν</w:t>
      </w:r>
    </w:p>
    <w:p w14:paraId="15EFC376" w14:textId="77777777" w:rsidR="00A1675C" w:rsidRDefault="00000000">
      <w:pPr>
        <w:spacing w:before="40" w:after="120"/>
      </w:pPr>
      <w:r>
        <w:rPr>
          <w:rFonts w:eastAsia="Georgia"/>
        </w:rPr>
        <w:t>"The metric tensor tells us how spacetime is measured."</w:t>
      </w:r>
    </w:p>
    <w:p w14:paraId="2A2A4AE1" w14:textId="77777777" w:rsidR="00A1675C" w:rsidRDefault="00000000">
      <w:pPr>
        <w:ind w:firstLine="432"/>
      </w:pPr>
      <w:r>
        <w:rPr>
          <w:rFonts w:eastAsia="Georgia"/>
        </w:rPr>
        <w:t>He wrote: ds² = gμν dxμ dxν Trevor inspected it.</w:t>
      </w:r>
    </w:p>
    <w:p w14:paraId="33875861" w14:textId="77777777" w:rsidR="00A1675C" w:rsidRDefault="00000000">
      <w:pPr>
        <w:spacing w:before="40" w:after="120"/>
      </w:pPr>
      <w:r>
        <w:rPr>
          <w:rFonts w:eastAsia="Georgia"/>
        </w:rPr>
        <w:t>"That looks unpleasant."</w:t>
      </w:r>
    </w:p>
    <w:p w14:paraId="6A565561" w14:textId="77777777" w:rsidR="00A1675C" w:rsidRDefault="00000000">
      <w:pPr>
        <w:spacing w:before="40" w:after="120"/>
      </w:pPr>
      <w:r>
        <w:rPr>
          <w:rFonts w:eastAsia="Georgia"/>
        </w:rPr>
        <w:t>"It is mostly bookkeeping."</w:t>
      </w:r>
    </w:p>
    <w:p w14:paraId="0D1669C5" w14:textId="77777777" w:rsidR="00A1675C" w:rsidRDefault="00000000">
      <w:pPr>
        <w:spacing w:before="40" w:after="120"/>
      </w:pPr>
      <w:r>
        <w:rPr>
          <w:rFonts w:eastAsia="Georgia"/>
        </w:rPr>
        <w:t>"Ah."</w:t>
      </w:r>
    </w:p>
    <w:p w14:paraId="2FE463E3" w14:textId="77777777" w:rsidR="00A1675C" w:rsidRDefault="00000000">
      <w:pPr>
        <w:spacing w:before="40" w:after="120"/>
      </w:pPr>
      <w:r>
        <w:rPr>
          <w:rFonts w:eastAsia="Georgia"/>
        </w:rPr>
        <w:t>"In flat spacetime, the interval can be written in the familiar form involving time and the three spatial directions. In curved spacetime, the metric can vary from place to place."</w:t>
      </w:r>
    </w:p>
    <w:p w14:paraId="67D8D394" w14:textId="3F9A2F3F" w:rsidR="00A1675C" w:rsidRDefault="003434B6">
      <w:pPr>
        <w:ind w:firstLine="432"/>
      </w:pPr>
      <w:r>
        <w:rPr>
          <w:rFonts w:eastAsia="Georgia"/>
        </w:rPr>
        <w:t>Penny nodded.</w:t>
      </w:r>
    </w:p>
    <w:p w14:paraId="0439C5FC" w14:textId="77777777" w:rsidR="00A1675C" w:rsidRDefault="00000000">
      <w:pPr>
        <w:spacing w:before="40" w:after="120"/>
      </w:pPr>
      <w:r>
        <w:rPr>
          <w:rFonts w:eastAsia="Georgia"/>
        </w:rPr>
        <w:t>"So the metric contains the geometry."</w:t>
      </w:r>
    </w:p>
    <w:p w14:paraId="376D19A2" w14:textId="77777777" w:rsidR="00A1675C" w:rsidRDefault="00000000">
      <w:pPr>
        <w:spacing w:before="40" w:after="120"/>
      </w:pPr>
      <w:r>
        <w:rPr>
          <w:rFonts w:eastAsia="Georgia"/>
        </w:rPr>
        <w:t>"Exactly."</w:t>
      </w:r>
    </w:p>
    <w:p w14:paraId="6F7D2175" w14:textId="77777777" w:rsidR="00A1675C" w:rsidRDefault="00000000">
      <w:pPr>
        <w:spacing w:before="40" w:after="120"/>
      </w:pPr>
      <w:r>
        <w:rPr>
          <w:rFonts w:eastAsia="Georgia"/>
        </w:rPr>
        <w:t>"Distances."</w:t>
      </w:r>
    </w:p>
    <w:p w14:paraId="2E797BE4" w14:textId="77777777" w:rsidR="00A1675C" w:rsidRDefault="00000000">
      <w:pPr>
        <w:spacing w:before="40" w:after="120"/>
      </w:pPr>
      <w:r>
        <w:rPr>
          <w:rFonts w:eastAsia="Georgia"/>
        </w:rPr>
        <w:t>"Yes."</w:t>
      </w:r>
    </w:p>
    <w:p w14:paraId="0592B35F" w14:textId="77777777" w:rsidR="00A1675C" w:rsidRDefault="00000000">
      <w:pPr>
        <w:spacing w:before="40" w:after="120"/>
      </w:pPr>
      <w:r>
        <w:rPr>
          <w:rFonts w:eastAsia="Georgia"/>
        </w:rPr>
        <w:t>"Times."</w:t>
      </w:r>
    </w:p>
    <w:p w14:paraId="67F7F94F" w14:textId="77777777" w:rsidR="00A1675C" w:rsidRDefault="00000000">
      <w:pPr>
        <w:spacing w:before="40" w:after="120"/>
      </w:pPr>
      <w:r>
        <w:rPr>
          <w:rFonts w:eastAsia="Georgia"/>
        </w:rPr>
        <w:t>"Yes."</w:t>
      </w:r>
    </w:p>
    <w:p w14:paraId="2F243593" w14:textId="77777777" w:rsidR="00A1675C" w:rsidRDefault="00000000">
      <w:pPr>
        <w:spacing w:before="40" w:after="120"/>
      </w:pPr>
      <w:r>
        <w:rPr>
          <w:rFonts w:eastAsia="Georgia"/>
        </w:rPr>
        <w:t>"Angles."</w:t>
      </w:r>
    </w:p>
    <w:p w14:paraId="1B281522" w14:textId="77777777" w:rsidR="00A1675C" w:rsidRDefault="00000000">
      <w:pPr>
        <w:spacing w:before="40" w:after="120"/>
      </w:pPr>
      <w:r>
        <w:rPr>
          <w:rFonts w:eastAsia="Georgia"/>
        </w:rPr>
        <w:t>"Yes."</w:t>
      </w:r>
    </w:p>
    <w:p w14:paraId="6BBF6CD3" w14:textId="77777777" w:rsidR="00A1675C" w:rsidRDefault="00000000">
      <w:pPr>
        <w:spacing w:before="40" w:after="120"/>
      </w:pPr>
      <w:r>
        <w:rPr>
          <w:rFonts w:eastAsia="Georgia"/>
        </w:rPr>
        <w:t>"Causal structure."</w:t>
      </w:r>
    </w:p>
    <w:p w14:paraId="29BED2B0" w14:textId="77777777" w:rsidR="00A1675C" w:rsidRDefault="00000000">
      <w:pPr>
        <w:spacing w:before="40" w:after="120"/>
      </w:pPr>
      <w:r>
        <w:rPr>
          <w:rFonts w:eastAsia="Georgia"/>
        </w:rPr>
        <w:t>"Yes."</w:t>
      </w:r>
    </w:p>
    <w:p w14:paraId="18A5837B" w14:textId="77777777" w:rsidR="00A1675C" w:rsidRDefault="00000000">
      <w:pPr>
        <w:ind w:firstLine="432"/>
      </w:pPr>
      <w:r>
        <w:rPr>
          <w:rFonts w:eastAsia="Georgia"/>
        </w:rPr>
        <w:t>Weinstein smiled.</w:t>
      </w:r>
    </w:p>
    <w:p w14:paraId="20B1BB7C" w14:textId="77777777" w:rsidR="00A1675C" w:rsidRDefault="00000000">
      <w:pPr>
        <w:spacing w:before="40" w:after="120"/>
      </w:pPr>
      <w:r>
        <w:rPr>
          <w:rFonts w:eastAsia="Georgia"/>
        </w:rPr>
        <w:t>"The metric is rather like the instruction manual for measuring spacetime."</w:t>
      </w:r>
    </w:p>
    <w:p w14:paraId="5D72478E" w14:textId="77777777" w:rsidR="00A1675C" w:rsidRDefault="00000000">
      <w:pPr>
        <w:ind w:firstLine="432"/>
      </w:pPr>
      <w:r>
        <w:rPr>
          <w:rFonts w:eastAsia="Georgia"/>
        </w:rPr>
        <w:t>Trevor nodded.</w:t>
      </w:r>
    </w:p>
    <w:p w14:paraId="043005AE" w14:textId="77777777" w:rsidR="00A1675C" w:rsidRDefault="00000000">
      <w:pPr>
        <w:spacing w:before="40" w:after="120"/>
      </w:pPr>
      <w:r>
        <w:rPr>
          <w:rFonts w:eastAsia="Georgia"/>
        </w:rPr>
        <w:t>"That's better."</w:t>
      </w:r>
    </w:p>
    <w:p w14:paraId="415697B0" w14:textId="77777777" w:rsidR="00A1675C" w:rsidRDefault="00000000">
      <w:pPr>
        <w:ind w:firstLine="432"/>
      </w:pPr>
      <w:r>
        <w:rPr>
          <w:rFonts w:eastAsia="Georgia"/>
        </w:rPr>
        <w:t>Sherlock sent another burst of information. Weinstein wrote: Tμν — STRESS-ENERGY TENSOR</w:t>
      </w:r>
    </w:p>
    <w:p w14:paraId="32060C9C" w14:textId="77777777" w:rsidR="00A1675C" w:rsidRDefault="00000000">
      <w:pPr>
        <w:spacing w:before="40" w:after="120"/>
      </w:pPr>
      <w:r>
        <w:rPr>
          <w:rFonts w:eastAsia="Georgia"/>
        </w:rPr>
        <w:t>"This one describes matter and energy."</w:t>
      </w:r>
    </w:p>
    <w:p w14:paraId="2D1E9610" w14:textId="77777777" w:rsidR="00A1675C" w:rsidRDefault="00000000">
      <w:pPr>
        <w:ind w:firstLine="432"/>
      </w:pPr>
      <w:r>
        <w:rPr>
          <w:rFonts w:eastAsia="Georgia"/>
        </w:rPr>
        <w:t>Trevor deeply frowned.</w:t>
      </w:r>
    </w:p>
    <w:p w14:paraId="096FB20B" w14:textId="77777777" w:rsidR="00A1675C" w:rsidRDefault="00000000">
      <w:pPr>
        <w:spacing w:before="40" w:after="120"/>
      </w:pPr>
      <w:r>
        <w:rPr>
          <w:rFonts w:eastAsia="Georgia"/>
        </w:rPr>
        <w:t>"Everything?"</w:t>
      </w:r>
    </w:p>
    <w:p w14:paraId="1D0DF563" w14:textId="77777777" w:rsidR="00A1675C" w:rsidRDefault="00000000">
      <w:pPr>
        <w:spacing w:before="40" w:after="120"/>
      </w:pPr>
      <w:r>
        <w:rPr>
          <w:rFonts w:eastAsia="Georgia"/>
        </w:rPr>
        <w:t>"Energy density, momentum density, stresses and pressures, and their flow."</w:t>
      </w:r>
    </w:p>
    <w:p w14:paraId="3B8BA2F1" w14:textId="77777777" w:rsidR="00A1675C" w:rsidRDefault="00000000">
      <w:pPr>
        <w:spacing w:before="40" w:after="120"/>
      </w:pPr>
      <w:r>
        <w:rPr>
          <w:rFonts w:eastAsia="Georgia"/>
        </w:rPr>
        <w:t>"So it's a sort of inventory?"</w:t>
      </w:r>
    </w:p>
    <w:p w14:paraId="76F6D86E" w14:textId="77777777" w:rsidR="00A1675C" w:rsidRDefault="00000000">
      <w:pPr>
        <w:spacing w:before="40" w:after="120"/>
      </w:pPr>
      <w:r>
        <w:rPr>
          <w:rFonts w:eastAsia="Georgia"/>
        </w:rPr>
        <w:t>"An extremely sophisticated inventory."</w:t>
      </w:r>
    </w:p>
    <w:p w14:paraId="76D9EED7" w14:textId="77777777" w:rsidR="00A1675C" w:rsidRDefault="00000000">
      <w:pPr>
        <w:spacing w:before="40" w:after="120"/>
      </w:pPr>
      <w:r>
        <w:rPr>
          <w:rFonts w:eastAsia="Georgia"/>
        </w:rPr>
        <w:t>"Right."</w:t>
      </w:r>
    </w:p>
    <w:p w14:paraId="21ACAA1D" w14:textId="77777777" w:rsidR="00A1675C" w:rsidRDefault="00000000">
      <w:pPr>
        <w:spacing w:before="40" w:after="120"/>
      </w:pPr>
      <w:r>
        <w:rPr>
          <w:rFonts w:eastAsia="Georgia"/>
        </w:rPr>
        <w:t>"Then we have the curvature tensors."</w:t>
      </w:r>
    </w:p>
    <w:p w14:paraId="7806E5AF" w14:textId="77777777" w:rsidR="00A1675C" w:rsidRDefault="00000000">
      <w:pPr>
        <w:ind w:firstLine="432"/>
      </w:pPr>
      <w:r>
        <w:rPr>
          <w:rFonts w:eastAsia="Georgia"/>
        </w:rPr>
        <w:t>He wrote: Riemann curvature tensor Then:</w:t>
      </w:r>
    </w:p>
    <w:p w14:paraId="3BA671E5" w14:textId="77777777" w:rsidR="00A1675C" w:rsidRPr="00B37FE2" w:rsidRDefault="00000000">
      <w:pPr>
        <w:ind w:firstLine="432"/>
        <w:rPr>
          <w:lang w:val="de-DE"/>
        </w:rPr>
      </w:pPr>
      <w:r>
        <w:rPr>
          <w:rFonts w:eastAsia="Georgia"/>
          <w:lang w:val="de-DE"/>
        </w:rPr>
        <w:t>Ricci tensor Then: Einstein tensor — G</w:t>
      </w:r>
      <w:r>
        <w:rPr>
          <w:rFonts w:eastAsia="Georgia"/>
        </w:rPr>
        <w:t>μν</w:t>
      </w:r>
    </w:p>
    <w:p w14:paraId="7B6C39D3" w14:textId="77777777" w:rsidR="00A1675C" w:rsidRDefault="00000000">
      <w:pPr>
        <w:ind w:firstLine="432"/>
      </w:pPr>
      <w:r>
        <w:rPr>
          <w:rFonts w:eastAsia="Georgia"/>
        </w:rPr>
        <w:t>Trevor stared at the collection.</w:t>
      </w:r>
    </w:p>
    <w:p w14:paraId="01F3597A" w14:textId="77777777" w:rsidR="00A1675C" w:rsidRDefault="00000000">
      <w:pPr>
        <w:spacing w:before="40" w:after="120"/>
      </w:pPr>
      <w:r>
        <w:rPr>
          <w:rFonts w:eastAsia="Georgia"/>
        </w:rPr>
        <w:t>"Why so many?"</w:t>
      </w:r>
    </w:p>
    <w:p w14:paraId="6FBC60AE" w14:textId="77777777" w:rsidR="00A1675C" w:rsidRDefault="00000000">
      <w:pPr>
        <w:spacing w:before="40" w:after="120"/>
      </w:pPr>
      <w:r>
        <w:rPr>
          <w:rFonts w:eastAsia="Georgia"/>
        </w:rPr>
        <w:t>"Because spacetime is complicated."</w:t>
      </w:r>
    </w:p>
    <w:p w14:paraId="28D5D85E" w14:textId="14E8D24D" w:rsidR="00A1675C" w:rsidRDefault="003434B6">
      <w:pPr>
        <w:ind w:firstLine="432"/>
      </w:pPr>
      <w:r>
        <w:rPr>
          <w:rFonts w:eastAsia="Georgia"/>
        </w:rPr>
        <w:t>Penny nodded.</w:t>
      </w:r>
    </w:p>
    <w:p w14:paraId="2EDA60F2" w14:textId="77777777" w:rsidR="00A1675C" w:rsidRDefault="00000000">
      <w:pPr>
        <w:spacing w:before="40" w:after="120"/>
      </w:pPr>
      <w:r>
        <w:rPr>
          <w:rFonts w:eastAsia="Georgia"/>
        </w:rPr>
        <w:t>"And physicists enjoy making things look worse than they are."</w:t>
      </w:r>
    </w:p>
    <w:p w14:paraId="0AC5F2BE" w14:textId="77777777" w:rsidR="00A1675C" w:rsidRDefault="00000000">
      <w:pPr>
        <w:spacing w:before="40" w:after="120"/>
      </w:pPr>
      <w:r>
        <w:rPr>
          <w:rFonts w:eastAsia="Georgia"/>
        </w:rPr>
        <w:t>"That too."</w:t>
      </w:r>
    </w:p>
    <w:p w14:paraId="66FE19CB" w14:textId="77777777" w:rsidR="00A1675C" w:rsidRDefault="00000000">
      <w:pPr>
        <w:ind w:firstLine="432"/>
      </w:pPr>
      <w:r>
        <w:rPr>
          <w:rFonts w:eastAsia="Georgia"/>
        </w:rPr>
        <w:t>Weinstein pointed to the Einstein tensor.</w:t>
      </w:r>
    </w:p>
    <w:p w14:paraId="3D30787B" w14:textId="77777777" w:rsidR="00A1675C" w:rsidRDefault="00000000">
      <w:pPr>
        <w:spacing w:before="40" w:after="120"/>
      </w:pPr>
      <w:r>
        <w:rPr>
          <w:rFonts w:eastAsia="Georgia"/>
        </w:rPr>
        <w:t>"Fortunately, Einstein packaged the relevant curvature information into a tensor that fits beautifully into the field equation."</w:t>
      </w:r>
    </w:p>
    <w:p w14:paraId="078AEA91" w14:textId="77777777" w:rsidR="00A1675C" w:rsidRDefault="00000000">
      <w:pPr>
        <w:ind w:firstLine="432"/>
      </w:pPr>
      <w:r>
        <w:rPr>
          <w:rFonts w:eastAsia="Georgia"/>
        </w:rPr>
        <w:t>Trevor gently smiled.</w:t>
      </w:r>
    </w:p>
    <w:p w14:paraId="77557505" w14:textId="77777777" w:rsidR="00A1675C" w:rsidRDefault="00000000">
      <w:pPr>
        <w:spacing w:before="40" w:after="120"/>
      </w:pPr>
      <w:r>
        <w:rPr>
          <w:rFonts w:eastAsia="Georgia"/>
        </w:rPr>
        <w:t>"So now we can finally understand the equation."</w:t>
      </w:r>
    </w:p>
    <w:p w14:paraId="24773170" w14:textId="77777777" w:rsidR="00A1675C" w:rsidRDefault="00000000">
      <w:pPr>
        <w:spacing w:before="40" w:after="120"/>
      </w:pPr>
      <w:r>
        <w:rPr>
          <w:rFonts w:eastAsia="Georgia"/>
        </w:rPr>
        <w:t>"Exactly."</w:t>
      </w:r>
    </w:p>
    <w:p w14:paraId="0BB04977" w14:textId="77777777" w:rsidR="00A1675C" w:rsidRDefault="00000000">
      <w:pPr>
        <w:ind w:firstLine="432"/>
      </w:pPr>
      <w:r>
        <w:rPr>
          <w:rFonts w:eastAsia="Georgia"/>
        </w:rPr>
        <w:t>Weinstein returned to the top of the page. He wrote: Gμν + Λgμν = 8πG/c⁴ Tμν</w:t>
      </w:r>
    </w:p>
    <w:p w14:paraId="04FF216B" w14:textId="77777777" w:rsidR="00A1675C" w:rsidRDefault="00000000">
      <w:pPr>
        <w:ind w:firstLine="432"/>
      </w:pPr>
      <w:r>
        <w:rPr>
          <w:rFonts w:eastAsia="Georgia"/>
        </w:rPr>
        <w:t>He stared intently at it. Sherlock continued. The left-hand side described geometry.</w:t>
      </w:r>
    </w:p>
    <w:p w14:paraId="4AB1A86A" w14:textId="77777777" w:rsidR="00A1675C" w:rsidRDefault="00000000">
      <w:pPr>
        <w:ind w:firstLine="432"/>
      </w:pPr>
      <w:r>
        <w:rPr>
          <w:rFonts w:eastAsia="Georgia"/>
        </w:rPr>
        <w:t>The right-hand side described matter and energy. But the equation did something more profound than simply relating gravity to matter.</w:t>
      </w:r>
    </w:p>
    <w:p w14:paraId="1C96BA3C" w14:textId="77777777" w:rsidR="00A1675C" w:rsidRDefault="00000000">
      <w:pPr>
        <w:spacing w:before="40" w:after="120"/>
      </w:pPr>
      <w:r>
        <w:rPr>
          <w:rFonts w:eastAsia="Georgia"/>
        </w:rPr>
        <w:t>It noted that the geometry of spacetime itself was dynamical.</w:t>
      </w:r>
    </w:p>
    <w:p w14:paraId="5D734D76" w14:textId="77777777" w:rsidR="00A1675C" w:rsidRDefault="00000000">
      <w:pPr>
        <w:ind w:firstLine="432"/>
      </w:pPr>
      <w:r>
        <w:rPr>
          <w:rFonts w:eastAsia="Georgia"/>
        </w:rPr>
        <w:t>Weinstein nodded.</w:t>
      </w:r>
    </w:p>
    <w:p w14:paraId="2B6F9484" w14:textId="77777777" w:rsidR="00A1675C" w:rsidRDefault="00000000">
      <w:pPr>
        <w:spacing w:before="40" w:after="120"/>
      </w:pPr>
      <w:r>
        <w:rPr>
          <w:rFonts w:eastAsia="Georgia"/>
        </w:rPr>
        <w:t>"Yes."</w:t>
      </w:r>
    </w:p>
    <w:p w14:paraId="72A14DF6" w14:textId="77777777" w:rsidR="00A1675C" w:rsidRDefault="00000000">
      <w:pPr>
        <w:ind w:firstLine="432"/>
      </w:pPr>
      <w:r>
        <w:rPr>
          <w:rFonts w:eastAsia="Georgia"/>
        </w:rPr>
        <w:t>Sherlock continued. Spacetime was not a passive stage. It was part of the physical system.</w:t>
      </w:r>
    </w:p>
    <w:p w14:paraId="3138D78B" w14:textId="77777777" w:rsidR="00A1675C" w:rsidRDefault="00000000">
      <w:pPr>
        <w:spacing w:before="40" w:after="120"/>
      </w:pPr>
      <w:r>
        <w:rPr>
          <w:rFonts w:eastAsia="Georgia"/>
        </w:rPr>
        <w:t>Matter told spacetime how to curve.</w:t>
      </w:r>
    </w:p>
    <w:p w14:paraId="6CB1CF07" w14:textId="77777777" w:rsidR="00A1675C" w:rsidRDefault="00000000">
      <w:pPr>
        <w:spacing w:before="40" w:after="120"/>
      </w:pPr>
      <w:r>
        <w:rPr>
          <w:rFonts w:eastAsia="Georgia"/>
        </w:rPr>
        <w:t>Curved spacetime told matter how to move.</w:t>
      </w:r>
    </w:p>
    <w:p w14:paraId="7C603015" w14:textId="77777777" w:rsidR="00A1675C" w:rsidRDefault="00000000">
      <w:pPr>
        <w:ind w:firstLine="432"/>
      </w:pPr>
      <w:r>
        <w:rPr>
          <w:rFonts w:eastAsia="Georgia"/>
        </w:rPr>
        <w:t>Weinstein smiled.</w:t>
      </w:r>
    </w:p>
    <w:p w14:paraId="11218F3E" w14:textId="77777777" w:rsidR="00A1675C" w:rsidRDefault="00000000">
      <w:pPr>
        <w:spacing w:before="40" w:after="120"/>
      </w:pPr>
      <w:r>
        <w:rPr>
          <w:rFonts w:eastAsia="Georgia"/>
        </w:rPr>
        <w:t>"That's already General Relativity."</w:t>
      </w:r>
    </w:p>
    <w:p w14:paraId="4F80E981" w14:textId="77777777" w:rsidR="00A1675C" w:rsidRDefault="00000000">
      <w:pPr>
        <w:spacing w:before="40" w:after="120"/>
      </w:pPr>
      <w:r>
        <w:rPr>
          <w:rFonts w:eastAsia="Georgia"/>
        </w:rPr>
        <w:t>"Yes."</w:t>
      </w:r>
    </w:p>
    <w:p w14:paraId="1F8AEB9B" w14:textId="77777777" w:rsidR="00A1675C" w:rsidRDefault="00000000">
      <w:pPr>
        <w:spacing w:before="40" w:after="120"/>
      </w:pPr>
      <w:r>
        <w:rPr>
          <w:rFonts w:eastAsia="Georgia"/>
        </w:rPr>
        <w:t>"Then what's missing?"</w:t>
      </w:r>
    </w:p>
    <w:p w14:paraId="2F7D68CF" w14:textId="77777777" w:rsidR="00A1675C" w:rsidRDefault="00000000">
      <w:pPr>
        <w:ind w:firstLine="432"/>
      </w:pPr>
      <w:r>
        <w:rPr>
          <w:rFonts w:eastAsia="Georgia"/>
        </w:rPr>
        <w:t>Sherlock sent him an image. It was not an image in the ordinary sense. It was a geometry.</w:t>
      </w:r>
    </w:p>
    <w:p w14:paraId="792A9C52" w14:textId="77777777" w:rsidR="00A1675C" w:rsidRDefault="00000000">
      <w:pPr>
        <w:ind w:firstLine="432"/>
      </w:pPr>
      <w:r>
        <w:rPr>
          <w:rFonts w:eastAsia="Georgia"/>
        </w:rPr>
        <w:t>A four-dimensional manifold. Curved. Smooth.</w:t>
      </w:r>
    </w:p>
    <w:p w14:paraId="72BBEECC" w14:textId="77777777" w:rsidR="00A1675C" w:rsidRDefault="00000000">
      <w:pPr>
        <w:ind w:firstLine="432"/>
      </w:pPr>
      <w:r>
        <w:rPr>
          <w:rFonts w:eastAsia="Georgia"/>
        </w:rPr>
        <w:t>Locally Minkowskian. But globally complicated. Weinstein understood.</w:t>
      </w:r>
    </w:p>
    <w:p w14:paraId="2EC4EF70" w14:textId="77777777" w:rsidR="00A1675C" w:rsidRDefault="00000000">
      <w:pPr>
        <w:spacing w:before="40" w:after="120"/>
      </w:pPr>
      <w:r>
        <w:rPr>
          <w:rFonts w:eastAsia="Georgia"/>
        </w:rPr>
        <w:t>"Local flatness."</w:t>
      </w:r>
    </w:p>
    <w:p w14:paraId="542261BF" w14:textId="77777777" w:rsidR="00A1675C" w:rsidRDefault="00000000">
      <w:pPr>
        <w:spacing w:before="40" w:after="120"/>
      </w:pPr>
      <w:r>
        <w:rPr>
          <w:rFonts w:eastAsia="Georgia"/>
        </w:rPr>
        <w:t>"Yes."</w:t>
      </w:r>
    </w:p>
    <w:p w14:paraId="460CAFDB" w14:textId="77777777" w:rsidR="00A1675C" w:rsidRDefault="00000000">
      <w:pPr>
        <w:spacing w:before="40" w:after="120"/>
      </w:pPr>
      <w:r>
        <w:rPr>
          <w:rFonts w:eastAsia="Georgia"/>
        </w:rPr>
        <w:t>"Every sufficiently small freely falling region looks like Special Relativity."</w:t>
      </w:r>
    </w:p>
    <w:p w14:paraId="6FC34BBB" w14:textId="77777777" w:rsidR="00A1675C" w:rsidRDefault="00000000">
      <w:pPr>
        <w:spacing w:before="40" w:after="120"/>
      </w:pPr>
      <w:r>
        <w:rPr>
          <w:rFonts w:eastAsia="Georgia"/>
        </w:rPr>
        <w:t>"Yes."</w:t>
      </w:r>
    </w:p>
    <w:p w14:paraId="323D49B5" w14:textId="77777777" w:rsidR="00A1675C" w:rsidRDefault="00000000">
      <w:pPr>
        <w:spacing w:before="40" w:after="120"/>
      </w:pPr>
      <w:r>
        <w:rPr>
          <w:rFonts w:eastAsia="Georgia"/>
        </w:rPr>
        <w:t>"So SR isn't replaced by GR."</w:t>
      </w:r>
    </w:p>
    <w:p w14:paraId="7441797F" w14:textId="77777777" w:rsidR="00A1675C" w:rsidRDefault="00000000">
      <w:pPr>
        <w:spacing w:before="40" w:after="120"/>
      </w:pPr>
      <w:r>
        <w:rPr>
          <w:rFonts w:eastAsia="Georgia"/>
        </w:rPr>
        <w:t>"No."</w:t>
      </w:r>
    </w:p>
    <w:p w14:paraId="0EDEE7B0" w14:textId="77777777" w:rsidR="00A1675C" w:rsidRDefault="00000000">
      <w:pPr>
        <w:spacing w:before="40" w:after="120"/>
      </w:pPr>
      <w:r>
        <w:rPr>
          <w:rFonts w:eastAsia="Georgia"/>
        </w:rPr>
        <w:t>"It is contained within it."</w:t>
      </w:r>
    </w:p>
    <w:p w14:paraId="186B09CE" w14:textId="77777777" w:rsidR="00A1675C" w:rsidRDefault="00000000">
      <w:pPr>
        <w:spacing w:before="40" w:after="120"/>
      </w:pPr>
      <w:r>
        <w:rPr>
          <w:rFonts w:eastAsia="Georgia"/>
        </w:rPr>
        <w:t>"Yes."</w:t>
      </w:r>
    </w:p>
    <w:p w14:paraId="5D63E685" w14:textId="77777777" w:rsidR="00A1675C" w:rsidRDefault="00000000">
      <w:pPr>
        <w:ind w:firstLine="432"/>
      </w:pPr>
      <w:r>
        <w:rPr>
          <w:rFonts w:eastAsia="Georgia"/>
        </w:rPr>
        <w:t>Weinstein quietly smiled.</w:t>
      </w:r>
    </w:p>
    <w:p w14:paraId="5C8F6F7B" w14:textId="77777777" w:rsidR="00A1675C" w:rsidRDefault="00000000">
      <w:pPr>
        <w:spacing w:before="40" w:after="120"/>
      </w:pPr>
      <w:r>
        <w:rPr>
          <w:rFonts w:eastAsia="Georgia"/>
        </w:rPr>
        <w:t>"Well, that's settled."</w:t>
      </w:r>
    </w:p>
    <w:p w14:paraId="05B4A27F" w14:textId="77777777" w:rsidR="00A1675C" w:rsidRDefault="00000000">
      <w:pPr>
        <w:ind w:firstLine="432"/>
      </w:pPr>
      <w:r>
        <w:rPr>
          <w:rFonts w:eastAsia="Georgia"/>
        </w:rPr>
        <w:t>Sherlock sent another thought. Not all observers agreed on coordinates. But all physical observers agreed on invariant quantities.</w:t>
      </w:r>
    </w:p>
    <w:p w14:paraId="7DCA8952" w14:textId="77777777" w:rsidR="00A1675C" w:rsidRDefault="00000000">
      <w:pPr>
        <w:ind w:firstLine="432"/>
      </w:pPr>
      <w:r>
        <w:rPr>
          <w:rFonts w:eastAsia="Georgia"/>
        </w:rPr>
        <w:t>The interval. Proper time. Causal structure.</w:t>
      </w:r>
    </w:p>
    <w:p w14:paraId="5E030EEA" w14:textId="77777777" w:rsidR="00A1675C" w:rsidRDefault="00000000">
      <w:pPr>
        <w:ind w:firstLine="432"/>
      </w:pPr>
      <w:r>
        <w:rPr>
          <w:rFonts w:eastAsia="Georgia"/>
        </w:rPr>
        <w:t>Curvature invariants. Weinstein nodded.</w:t>
      </w:r>
    </w:p>
    <w:p w14:paraId="3660183A" w14:textId="77777777" w:rsidR="00A1675C" w:rsidRDefault="00000000">
      <w:pPr>
        <w:spacing w:before="40" w:after="120"/>
      </w:pPr>
      <w:r>
        <w:rPr>
          <w:rFonts w:eastAsia="Georgia"/>
        </w:rPr>
        <w:t>"Exactly."</w:t>
      </w:r>
    </w:p>
    <w:p w14:paraId="1F8E2E28" w14:textId="77777777" w:rsidR="00A1675C" w:rsidRDefault="00000000">
      <w:pPr>
        <w:ind w:firstLine="432"/>
      </w:pPr>
      <w:r>
        <w:rPr>
          <w:rFonts w:eastAsia="Georgia"/>
        </w:rPr>
        <w:t>Then Sherlock showed him something else. A geodesic. It approached a region of extreme curvature.</w:t>
      </w:r>
    </w:p>
    <w:p w14:paraId="2C8D7A24" w14:textId="77777777" w:rsidR="00A1675C" w:rsidRDefault="00000000">
      <w:pPr>
        <w:ind w:firstLine="432"/>
      </w:pPr>
      <w:r>
        <w:rPr>
          <w:rFonts w:eastAsia="Georgia"/>
        </w:rPr>
        <w:t>Weinstein watched. The geodesic could not be extended. He deeply frowned.</w:t>
      </w:r>
    </w:p>
    <w:p w14:paraId="4A93871A" w14:textId="77777777" w:rsidR="00A1675C" w:rsidRDefault="00000000">
      <w:pPr>
        <w:spacing w:before="40" w:after="120"/>
      </w:pPr>
      <w:r>
        <w:rPr>
          <w:rFonts w:eastAsia="Georgia"/>
        </w:rPr>
        <w:t>"A singularity."</w:t>
      </w:r>
    </w:p>
    <w:p w14:paraId="18B2C9FD" w14:textId="77777777" w:rsidR="00A1675C" w:rsidRDefault="00000000">
      <w:pPr>
        <w:spacing w:before="40" w:after="120"/>
      </w:pPr>
      <w:r>
        <w:rPr>
          <w:rFonts w:eastAsia="Georgia"/>
        </w:rPr>
        <w:t>"Not exactly."</w:t>
      </w:r>
    </w:p>
    <w:p w14:paraId="1DFBA4B6" w14:textId="77777777" w:rsidR="00A1675C" w:rsidRDefault="00000000">
      <w:pPr>
        <w:ind w:firstLine="432"/>
      </w:pPr>
      <w:r>
        <w:rPr>
          <w:rFonts w:eastAsia="Georgia"/>
        </w:rPr>
        <w:t>Weinstein slowly looked again. The geometry had become incomplete.</w:t>
      </w:r>
    </w:p>
    <w:p w14:paraId="59EA9DA0" w14:textId="77777777" w:rsidR="00A1675C" w:rsidRDefault="00000000">
      <w:pPr>
        <w:spacing w:before="40" w:after="120"/>
      </w:pPr>
      <w:r>
        <w:rPr>
          <w:rFonts w:eastAsia="Georgia"/>
        </w:rPr>
        <w:t>"The classical description breaks down."</w:t>
      </w:r>
    </w:p>
    <w:p w14:paraId="18ADF638" w14:textId="77777777" w:rsidR="00A1675C" w:rsidRDefault="00000000">
      <w:pPr>
        <w:spacing w:before="40" w:after="120"/>
      </w:pPr>
      <w:r>
        <w:rPr>
          <w:rFonts w:eastAsia="Georgia"/>
        </w:rPr>
        <w:t>"Yes."</w:t>
      </w:r>
    </w:p>
    <w:p w14:paraId="64CB75D1" w14:textId="77777777" w:rsidR="00A1675C" w:rsidRDefault="00000000">
      <w:pPr>
        <w:spacing w:before="40" w:after="120"/>
      </w:pPr>
      <w:r>
        <w:rPr>
          <w:rFonts w:eastAsia="Georgia"/>
        </w:rPr>
        <w:t>"That's the important point."</w:t>
      </w:r>
    </w:p>
    <w:p w14:paraId="6C73CAF5" w14:textId="77777777" w:rsidR="00A1675C" w:rsidRDefault="00000000">
      <w:pPr>
        <w:spacing w:before="40" w:after="120"/>
      </w:pPr>
      <w:r>
        <w:rPr>
          <w:rFonts w:eastAsia="Georgia"/>
        </w:rPr>
        <w:t>"Yes."</w:t>
      </w:r>
    </w:p>
    <w:p w14:paraId="313E18C2" w14:textId="77777777" w:rsidR="00A1675C" w:rsidRDefault="00000000">
      <w:pPr>
        <w:ind w:firstLine="432"/>
      </w:pPr>
      <w:r>
        <w:rPr>
          <w:rFonts w:eastAsia="Georgia"/>
        </w:rPr>
        <w:t>Weinstein stood. He began pacing.</w:t>
      </w:r>
    </w:p>
    <w:p w14:paraId="364898C7" w14:textId="77777777" w:rsidR="00A1675C" w:rsidRDefault="00000000">
      <w:pPr>
        <w:spacing w:before="40" w:after="120"/>
      </w:pPr>
      <w:r>
        <w:rPr>
          <w:rFonts w:eastAsia="Georgia"/>
        </w:rPr>
        <w:t>"So a singularity isn't necessarily a place."</w:t>
      </w:r>
    </w:p>
    <w:p w14:paraId="1A19DD04" w14:textId="77777777" w:rsidR="00A1675C" w:rsidRDefault="00000000">
      <w:pPr>
        <w:spacing w:before="40" w:after="120"/>
      </w:pPr>
      <w:r>
        <w:rPr>
          <w:rFonts w:eastAsia="Georgia"/>
        </w:rPr>
        <w:t>"No."</w:t>
      </w:r>
    </w:p>
    <w:p w14:paraId="6D40AA4F" w14:textId="77777777" w:rsidR="00A1675C" w:rsidRDefault="00000000">
      <w:pPr>
        <w:spacing w:before="40" w:after="120"/>
      </w:pPr>
      <w:r>
        <w:rPr>
          <w:rFonts w:eastAsia="Georgia"/>
        </w:rPr>
        <w:t>"Nor necessarily a physical object."</w:t>
      </w:r>
    </w:p>
    <w:p w14:paraId="64D279F4" w14:textId="77777777" w:rsidR="00A1675C" w:rsidRDefault="00000000">
      <w:pPr>
        <w:spacing w:before="40" w:after="120"/>
      </w:pPr>
      <w:r>
        <w:rPr>
          <w:rFonts w:eastAsia="Georgia"/>
        </w:rPr>
        <w:t>"No."</w:t>
      </w:r>
    </w:p>
    <w:p w14:paraId="799D7D26" w14:textId="77777777" w:rsidR="00A1675C" w:rsidRDefault="00000000">
      <w:pPr>
        <w:spacing w:before="40" w:after="120"/>
      </w:pPr>
      <w:r>
        <w:rPr>
          <w:rFonts w:eastAsia="Georgia"/>
        </w:rPr>
        <w:t>"It is a failure of the classical spacetime description."</w:t>
      </w:r>
    </w:p>
    <w:p w14:paraId="29D71025" w14:textId="77777777" w:rsidR="00A1675C" w:rsidRDefault="00000000">
      <w:pPr>
        <w:spacing w:before="40" w:after="120"/>
      </w:pPr>
      <w:r>
        <w:rPr>
          <w:rFonts w:eastAsia="Georgia"/>
        </w:rPr>
        <w:t>"Yes."</w:t>
      </w:r>
    </w:p>
    <w:p w14:paraId="3A93204D" w14:textId="77777777" w:rsidR="00A1675C" w:rsidRDefault="00000000">
      <w:pPr>
        <w:ind w:firstLine="432"/>
      </w:pPr>
      <w:r>
        <w:rPr>
          <w:rFonts w:eastAsia="Georgia"/>
        </w:rPr>
        <w:t>Weinstein stopped.</w:t>
      </w:r>
    </w:p>
    <w:p w14:paraId="394B010A" w14:textId="77777777" w:rsidR="00A1675C" w:rsidRDefault="00000000">
      <w:pPr>
        <w:spacing w:before="40" w:after="120"/>
      </w:pPr>
      <w:r>
        <w:rPr>
          <w:rFonts w:eastAsia="Georgia"/>
        </w:rPr>
        <w:t>"Then the final geometry must tell us where that description fails."</w:t>
      </w:r>
    </w:p>
    <w:p w14:paraId="0D73B906" w14:textId="77777777" w:rsidR="00A1675C" w:rsidRDefault="00000000">
      <w:pPr>
        <w:spacing w:before="40" w:after="120"/>
      </w:pPr>
      <w:r>
        <w:rPr>
          <w:rFonts w:eastAsia="Georgia"/>
        </w:rPr>
        <w:t>Sherlock answered:</w:t>
      </w:r>
    </w:p>
    <w:p w14:paraId="2B8DCD3C" w14:textId="77777777" w:rsidR="00A1675C" w:rsidRDefault="00000000">
      <w:pPr>
        <w:spacing w:before="40" w:after="120"/>
      </w:pPr>
      <w:r>
        <w:rPr>
          <w:rFonts w:eastAsia="Georgia"/>
        </w:rPr>
        <w:t>"Or why."</w:t>
      </w:r>
    </w:p>
    <w:p w14:paraId="7A073728" w14:textId="77777777" w:rsidR="00A1675C" w:rsidRDefault="00000000">
      <w:pPr>
        <w:ind w:firstLine="432"/>
      </w:pPr>
      <w:r>
        <w:rPr>
          <w:rFonts w:eastAsia="Georgia"/>
        </w:rPr>
        <w:t>Weinstein carefully considered the equation. The answer was beginning to emerge. General Relativity described spacetime geometrically.</w:t>
      </w:r>
    </w:p>
    <w:p w14:paraId="01DBFADD" w14:textId="77777777" w:rsidR="00A1675C" w:rsidRDefault="00000000">
      <w:pPr>
        <w:ind w:firstLine="432"/>
      </w:pPr>
      <w:r>
        <w:rPr>
          <w:rFonts w:eastAsia="Georgia"/>
        </w:rPr>
        <w:t>But if spacetime itself was emergent, then the Einstein field equations might be a macroscopic limit of something deeper.</w:t>
      </w:r>
    </w:p>
    <w:p w14:paraId="6F33912D" w14:textId="77777777" w:rsidR="00A1675C" w:rsidRDefault="00000000">
      <w:pPr>
        <w:spacing w:before="40" w:after="120"/>
      </w:pPr>
      <w:r>
        <w:rPr>
          <w:rFonts w:eastAsia="Georgia"/>
        </w:rPr>
        <w:t>Weinstein whispered:</w:t>
      </w:r>
    </w:p>
    <w:p w14:paraId="28556197" w14:textId="77777777" w:rsidR="00A1675C" w:rsidRDefault="00000000">
      <w:pPr>
        <w:spacing w:before="40" w:after="120"/>
      </w:pPr>
      <w:r>
        <w:rPr>
          <w:rFonts w:eastAsia="Georgia"/>
        </w:rPr>
        <w:t>"Like thermodynamics."</w:t>
      </w:r>
    </w:p>
    <w:p w14:paraId="6E8D9A2C" w14:textId="77777777" w:rsidR="00A1675C" w:rsidRDefault="00000000">
      <w:pPr>
        <w:ind w:firstLine="432"/>
      </w:pPr>
      <w:r>
        <w:rPr>
          <w:rFonts w:eastAsia="Georgia"/>
        </w:rPr>
        <w:t>Sherlock sent approval. Macroscopic quantities. Microscopic degrees of freedom.</w:t>
      </w:r>
    </w:p>
    <w:p w14:paraId="49606C4A" w14:textId="77777777" w:rsidR="00A1675C" w:rsidRDefault="00000000">
      <w:pPr>
        <w:ind w:firstLine="432"/>
      </w:pPr>
      <w:r>
        <w:rPr>
          <w:rFonts w:eastAsia="Georgia"/>
        </w:rPr>
        <w:t>Emergent behaviour. Weinstein wrote:</w:t>
      </w:r>
    </w:p>
    <w:p w14:paraId="132738B7" w14:textId="77777777" w:rsidR="00A1675C" w:rsidRDefault="00000000">
      <w:pPr>
        <w:spacing w:before="200" w:after="120"/>
        <w:jc w:val="center"/>
      </w:pPr>
      <w:r>
        <w:rPr>
          <w:rFonts w:eastAsia="Georgia"/>
          <w:b/>
          <w:sz w:val="24"/>
        </w:rPr>
        <w:t>GR : SPACETIME :: THERMODYNAMICS : MATTER</w:t>
      </w:r>
    </w:p>
    <w:p w14:paraId="62B7722F" w14:textId="77777777" w:rsidR="00A1675C" w:rsidRDefault="00000000">
      <w:pPr>
        <w:ind w:firstLine="432"/>
      </w:pPr>
      <w:r>
        <w:rPr>
          <w:rFonts w:eastAsia="Georgia"/>
        </w:rPr>
        <w:t>He stared.</w:t>
      </w:r>
    </w:p>
    <w:p w14:paraId="32A46DA3" w14:textId="77777777" w:rsidR="00A1675C" w:rsidRDefault="00000000">
      <w:pPr>
        <w:spacing w:before="40" w:after="120"/>
      </w:pPr>
      <w:r>
        <w:rPr>
          <w:rFonts w:eastAsia="Georgia"/>
        </w:rPr>
        <w:t>"Then curvature could be emergent."</w:t>
      </w:r>
    </w:p>
    <w:p w14:paraId="690EC3A7" w14:textId="77777777" w:rsidR="00A1675C" w:rsidRDefault="00000000">
      <w:pPr>
        <w:spacing w:before="40" w:after="120"/>
      </w:pPr>
      <w:r>
        <w:rPr>
          <w:rFonts w:eastAsia="Georgia"/>
        </w:rPr>
        <w:t>"Yes."</w:t>
      </w:r>
    </w:p>
    <w:p w14:paraId="7674DBC5" w14:textId="77777777" w:rsidR="00A1675C" w:rsidRDefault="00000000">
      <w:pPr>
        <w:spacing w:before="40" w:after="120"/>
      </w:pPr>
      <w:r>
        <w:rPr>
          <w:rFonts w:eastAsia="Georgia"/>
        </w:rPr>
        <w:t>"Gravity could be emergent."</w:t>
      </w:r>
    </w:p>
    <w:p w14:paraId="7C20094D" w14:textId="77777777" w:rsidR="00A1675C" w:rsidRDefault="00000000">
      <w:pPr>
        <w:spacing w:before="40" w:after="120"/>
      </w:pPr>
      <w:r>
        <w:rPr>
          <w:rFonts w:eastAsia="Georgia"/>
        </w:rPr>
        <w:t>"Yes."</w:t>
      </w:r>
    </w:p>
    <w:p w14:paraId="7411CF2C" w14:textId="77777777" w:rsidR="00A1675C" w:rsidRDefault="00000000">
      <w:pPr>
        <w:spacing w:before="40" w:after="120"/>
      </w:pPr>
      <w:r>
        <w:rPr>
          <w:rFonts w:eastAsia="Georgia"/>
        </w:rPr>
        <w:t>"Time could be emergent."</w:t>
      </w:r>
    </w:p>
    <w:p w14:paraId="6A45C318" w14:textId="77777777" w:rsidR="00A1675C" w:rsidRDefault="00000000">
      <w:pPr>
        <w:spacing w:before="40" w:after="120"/>
      </w:pPr>
      <w:r>
        <w:rPr>
          <w:rFonts w:eastAsia="Georgia"/>
        </w:rPr>
        <w:t>"Yes."</w:t>
      </w:r>
    </w:p>
    <w:p w14:paraId="115A5028" w14:textId="77777777" w:rsidR="00A1675C" w:rsidRDefault="00000000">
      <w:pPr>
        <w:spacing w:before="40" w:after="120"/>
      </w:pPr>
      <w:r>
        <w:rPr>
          <w:rFonts w:eastAsia="Georgia"/>
        </w:rPr>
        <w:t>"And the fundamental theory wouldn't necessarily contain spacetime at all."</w:t>
      </w:r>
    </w:p>
    <w:p w14:paraId="50C1B93D" w14:textId="77777777" w:rsidR="00A1675C" w:rsidRDefault="00000000">
      <w:pPr>
        <w:spacing w:before="40" w:after="120"/>
      </w:pPr>
      <w:r>
        <w:rPr>
          <w:rFonts w:eastAsia="Georgia"/>
        </w:rPr>
        <w:t>"Correct."</w:t>
      </w:r>
    </w:p>
    <w:p w14:paraId="32EC4788" w14:textId="77777777" w:rsidR="00A1675C" w:rsidRDefault="00000000">
      <w:pPr>
        <w:ind w:firstLine="432"/>
      </w:pPr>
      <w:r>
        <w:rPr>
          <w:rFonts w:eastAsia="Georgia"/>
        </w:rPr>
        <w:t>Weinstein sat down. He was suddenly very still.</w:t>
      </w:r>
    </w:p>
    <w:p w14:paraId="2D80F53D" w14:textId="77777777" w:rsidR="00A1675C" w:rsidRDefault="00000000">
      <w:pPr>
        <w:spacing w:before="40" w:after="120"/>
      </w:pPr>
      <w:r>
        <w:rPr>
          <w:rFonts w:eastAsia="Georgia"/>
        </w:rPr>
        <w:t>"Then what does it contain?"</w:t>
      </w:r>
    </w:p>
    <w:p w14:paraId="474CEDEA" w14:textId="77777777" w:rsidR="00A1675C" w:rsidRDefault="00000000">
      <w:pPr>
        <w:spacing w:before="40" w:after="120"/>
      </w:pPr>
      <w:r>
        <w:rPr>
          <w:rFonts w:eastAsia="Georgia"/>
        </w:rPr>
        <w:t>Sherlock answered with a single concept.</w:t>
      </w:r>
    </w:p>
    <w:p w14:paraId="6D501228" w14:textId="77777777" w:rsidR="00A1675C" w:rsidRDefault="00000000">
      <w:pPr>
        <w:spacing w:before="200" w:after="120"/>
        <w:jc w:val="center"/>
      </w:pPr>
      <w:r>
        <w:rPr>
          <w:rFonts w:eastAsia="Georgia"/>
          <w:b/>
          <w:sz w:val="24"/>
        </w:rPr>
        <w:t>RELATIONS.</w:t>
      </w:r>
    </w:p>
    <w:p w14:paraId="33D574CE" w14:textId="77777777" w:rsidR="00A1675C" w:rsidRDefault="00000000">
      <w:pPr>
        <w:ind w:firstLine="432"/>
      </w:pPr>
      <w:r>
        <w:rPr>
          <w:rFonts w:eastAsia="Georgia"/>
        </w:rPr>
        <w:t>Weinstein stared intently at the word. Relations. Not objects sitting in space.</w:t>
      </w:r>
    </w:p>
    <w:p w14:paraId="1EEEC872" w14:textId="77777777" w:rsidR="00A1675C" w:rsidRDefault="00000000">
      <w:pPr>
        <w:ind w:firstLine="432"/>
      </w:pPr>
      <w:r>
        <w:rPr>
          <w:rFonts w:eastAsia="Georgia"/>
        </w:rPr>
        <w:t>Not events occurring in time. Relations from which the apparent structure of space and time could emerge. He thought about the holographic principle.</w:t>
      </w:r>
    </w:p>
    <w:p w14:paraId="498C8D70" w14:textId="77777777" w:rsidR="00A1675C" w:rsidRDefault="00000000">
      <w:pPr>
        <w:ind w:firstLine="432"/>
      </w:pPr>
      <w:r>
        <w:rPr>
          <w:rFonts w:eastAsia="Georgia"/>
        </w:rPr>
        <w:t>He thought about entanglement. He thought about information. He thought about the Underground.</w:t>
      </w:r>
    </w:p>
    <w:p w14:paraId="301ADB3A" w14:textId="77777777" w:rsidR="00A1675C" w:rsidRDefault="00000000">
      <w:pPr>
        <w:ind w:firstLine="432"/>
      </w:pPr>
      <w:r>
        <w:rPr>
          <w:rFonts w:eastAsia="Georgia"/>
        </w:rPr>
        <w:t>The clocks. The cold rain. The train.</w:t>
      </w:r>
    </w:p>
    <w:p w14:paraId="11591C3C" w14:textId="77777777" w:rsidR="00A1675C" w:rsidRDefault="00000000">
      <w:pPr>
        <w:ind w:firstLine="432"/>
      </w:pPr>
      <w:r>
        <w:rPr>
          <w:rFonts w:eastAsia="Georgia"/>
        </w:rPr>
        <w:t>The other Derek. The ordinary cucumber. Everything was suddenly connected.</w:t>
      </w:r>
    </w:p>
    <w:p w14:paraId="229CED4F" w14:textId="77777777" w:rsidR="00A1675C" w:rsidRDefault="00000000">
      <w:pPr>
        <w:ind w:firstLine="432"/>
      </w:pPr>
      <w:r>
        <w:rPr>
          <w:rFonts w:eastAsia="Georgia"/>
        </w:rPr>
        <w:t>Not because everything occupied the same place. Because everything participated in relationships. He wrote:</w:t>
      </w:r>
    </w:p>
    <w:p w14:paraId="7948BC6C" w14:textId="77777777" w:rsidR="00A1675C" w:rsidRDefault="00000000">
      <w:pPr>
        <w:spacing w:before="200" w:after="120"/>
        <w:jc w:val="center"/>
      </w:pPr>
      <w:r>
        <w:rPr>
          <w:rFonts w:eastAsia="Georgia"/>
          <w:b/>
          <w:sz w:val="24"/>
        </w:rPr>
        <w:t>GEOMETRY IS RELATIONAL.</w:t>
      </w:r>
    </w:p>
    <w:p w14:paraId="76717B6F" w14:textId="77777777" w:rsidR="00A1675C" w:rsidRDefault="00000000">
      <w:pPr>
        <w:ind w:firstLine="432"/>
      </w:pPr>
      <w:r>
        <w:rPr>
          <w:rFonts w:eastAsia="Georgia"/>
        </w:rPr>
        <w:t>Then:</w:t>
      </w:r>
    </w:p>
    <w:p w14:paraId="7A99496E" w14:textId="77777777" w:rsidR="00A1675C" w:rsidRDefault="00000000">
      <w:pPr>
        <w:spacing w:before="200" w:after="120"/>
        <w:jc w:val="center"/>
      </w:pPr>
      <w:r>
        <w:rPr>
          <w:rFonts w:eastAsia="Georgia"/>
          <w:b/>
          <w:sz w:val="24"/>
        </w:rPr>
        <w:t>TIME IS RELATIONAL.</w:t>
      </w:r>
    </w:p>
    <w:p w14:paraId="65A307C1" w14:textId="77777777" w:rsidR="00A1675C" w:rsidRDefault="00000000">
      <w:pPr>
        <w:ind w:firstLine="432"/>
      </w:pPr>
      <w:r>
        <w:rPr>
          <w:rFonts w:eastAsia="Georgia"/>
        </w:rPr>
        <w:t>Then:</w:t>
      </w:r>
    </w:p>
    <w:p w14:paraId="3A6D6EA0" w14:textId="77777777" w:rsidR="00A1675C" w:rsidRDefault="00000000">
      <w:pPr>
        <w:spacing w:before="200" w:after="120"/>
        <w:jc w:val="center"/>
      </w:pPr>
      <w:r>
        <w:rPr>
          <w:rFonts w:eastAsia="Georgia"/>
          <w:b/>
          <w:sz w:val="24"/>
        </w:rPr>
        <w:t>GRAVITY IS GEOMETRY.</w:t>
      </w:r>
    </w:p>
    <w:p w14:paraId="1339BF1A" w14:textId="77777777" w:rsidR="00A1675C" w:rsidRDefault="00000000">
      <w:pPr>
        <w:ind w:firstLine="432"/>
      </w:pPr>
      <w:r>
        <w:rPr>
          <w:rFonts w:eastAsia="Georgia"/>
        </w:rPr>
        <w:t>Then:</w:t>
      </w:r>
    </w:p>
    <w:p w14:paraId="29650D28" w14:textId="77777777" w:rsidR="00A1675C" w:rsidRDefault="00000000">
      <w:pPr>
        <w:spacing w:before="200" w:after="120"/>
        <w:jc w:val="center"/>
      </w:pPr>
      <w:r>
        <w:rPr>
          <w:rFonts w:eastAsia="Georgia"/>
          <w:b/>
          <w:sz w:val="24"/>
        </w:rPr>
        <w:t>GEOMETRY MAY BE INFORMATION.</w:t>
      </w:r>
    </w:p>
    <w:p w14:paraId="24B680AA" w14:textId="77777777" w:rsidR="00A1675C" w:rsidRDefault="00000000">
      <w:pPr>
        <w:ind w:firstLine="432"/>
      </w:pPr>
      <w:r>
        <w:rPr>
          <w:rFonts w:eastAsia="Georgia"/>
        </w:rPr>
        <w:t>Sherlock sent another thought. Weinstein understood. The final theory would not abolish General Relativity.</w:t>
      </w:r>
    </w:p>
    <w:p w14:paraId="0872B807" w14:textId="77777777" w:rsidR="00A1675C" w:rsidRDefault="00000000">
      <w:pPr>
        <w:ind w:firstLine="432"/>
      </w:pPr>
      <w:r>
        <w:rPr>
          <w:rFonts w:eastAsia="Georgia"/>
        </w:rPr>
        <w:t>It would explain why General Relativity works. Weinstein stared intently at the page.</w:t>
      </w:r>
    </w:p>
    <w:p w14:paraId="340A95D9" w14:textId="77777777" w:rsidR="00A1675C" w:rsidRDefault="00000000">
      <w:pPr>
        <w:spacing w:before="40" w:after="120"/>
      </w:pPr>
      <w:r>
        <w:rPr>
          <w:rFonts w:eastAsia="Georgia"/>
        </w:rPr>
        <w:t>"That..."</w:t>
      </w:r>
    </w:p>
    <w:p w14:paraId="15236D3E" w14:textId="77777777" w:rsidR="00A1675C" w:rsidRDefault="00000000">
      <w:pPr>
        <w:ind w:firstLine="432"/>
      </w:pPr>
      <w:r>
        <w:rPr>
          <w:rFonts w:eastAsia="Georgia"/>
        </w:rPr>
        <w:t>He stopped. Sherlock waited.</w:t>
      </w:r>
    </w:p>
    <w:p w14:paraId="0B229AF9" w14:textId="77777777" w:rsidR="00A1675C" w:rsidRDefault="00000000">
      <w:pPr>
        <w:spacing w:before="40" w:after="120"/>
      </w:pPr>
      <w:r>
        <w:rPr>
          <w:rFonts w:eastAsia="Georgia"/>
        </w:rPr>
        <w:t>"...would be the final GR."</w:t>
      </w:r>
    </w:p>
    <w:p w14:paraId="49A005D1" w14:textId="77777777" w:rsidR="00A1675C" w:rsidRDefault="00000000">
      <w:pPr>
        <w:spacing w:before="40" w:after="120"/>
      </w:pPr>
      <w:r>
        <w:rPr>
          <w:rFonts w:eastAsia="Georgia"/>
        </w:rPr>
        <w:t>"Yes."</w:t>
      </w:r>
    </w:p>
    <w:p w14:paraId="1B0C0815" w14:textId="77777777" w:rsidR="00A1675C" w:rsidRDefault="00000000">
      <w:pPr>
        <w:ind w:firstLine="432"/>
      </w:pPr>
      <w:r>
        <w:rPr>
          <w:rFonts w:eastAsia="Georgia"/>
        </w:rPr>
        <w:t>Weinstein smiled.</w:t>
      </w:r>
    </w:p>
    <w:p w14:paraId="379EC959" w14:textId="77777777" w:rsidR="00A1675C" w:rsidRDefault="00000000">
      <w:pPr>
        <w:spacing w:before="40" w:after="120"/>
      </w:pPr>
      <w:r>
        <w:rPr>
          <w:rFonts w:eastAsia="Georgia"/>
        </w:rPr>
        <w:t>"Not the replacement."</w:t>
      </w:r>
    </w:p>
    <w:p w14:paraId="619F2C41" w14:textId="77777777" w:rsidR="00A1675C" w:rsidRDefault="00000000">
      <w:pPr>
        <w:spacing w:before="40" w:after="120"/>
      </w:pPr>
      <w:r>
        <w:rPr>
          <w:rFonts w:eastAsia="Georgia"/>
        </w:rPr>
        <w:t>"No."</w:t>
      </w:r>
    </w:p>
    <w:p w14:paraId="32719A0C" w14:textId="77777777" w:rsidR="00A1675C" w:rsidRDefault="00000000">
      <w:pPr>
        <w:spacing w:before="40" w:after="120"/>
      </w:pPr>
      <w:r>
        <w:rPr>
          <w:rFonts w:eastAsia="Georgia"/>
        </w:rPr>
        <w:t>"The completion."</w:t>
      </w:r>
    </w:p>
    <w:p w14:paraId="4B2F8F6E" w14:textId="77777777" w:rsidR="00A1675C" w:rsidRDefault="00000000">
      <w:pPr>
        <w:spacing w:before="40" w:after="120"/>
      </w:pPr>
      <w:r>
        <w:rPr>
          <w:rFonts w:eastAsia="Georgia"/>
        </w:rPr>
        <w:t>"Yes."</w:t>
      </w:r>
    </w:p>
    <w:p w14:paraId="7A9E5D54" w14:textId="77777777" w:rsidR="00A1675C" w:rsidRDefault="00000000">
      <w:pPr>
        <w:ind w:firstLine="432"/>
      </w:pPr>
      <w:r>
        <w:rPr>
          <w:rFonts w:eastAsia="Georgia"/>
        </w:rPr>
        <w:t>Weinstein leaned back. For several seconds he remained silent. Then:</w:t>
      </w:r>
    </w:p>
    <w:p w14:paraId="286F4EB6" w14:textId="77777777" w:rsidR="00A1675C" w:rsidRDefault="00000000">
      <w:pPr>
        <w:spacing w:before="40" w:after="120"/>
      </w:pPr>
      <w:r>
        <w:rPr>
          <w:rFonts w:eastAsia="Georgia"/>
        </w:rPr>
        <w:t>"You're a very clever dolphin."</w:t>
      </w:r>
    </w:p>
    <w:p w14:paraId="512B64DF" w14:textId="77777777" w:rsidR="00A1675C" w:rsidRDefault="00000000">
      <w:pPr>
        <w:spacing w:before="40" w:after="120"/>
      </w:pPr>
      <w:r>
        <w:rPr>
          <w:rFonts w:eastAsia="Georgia"/>
        </w:rPr>
        <w:t>Sherlock replied:</w:t>
      </w:r>
    </w:p>
    <w:p w14:paraId="08C9A72A" w14:textId="77777777" w:rsidR="00A1675C" w:rsidRDefault="00000000">
      <w:pPr>
        <w:spacing w:before="40" w:after="120"/>
      </w:pPr>
      <w:r>
        <w:rPr>
          <w:rFonts w:eastAsia="Georgia"/>
        </w:rPr>
        <w:t>"I read a great deal."</w:t>
      </w:r>
    </w:p>
    <w:p w14:paraId="3B1EBC2B" w14:textId="77777777" w:rsidR="00A1675C" w:rsidRDefault="00000000">
      <w:pPr>
        <w:ind w:firstLine="432"/>
      </w:pPr>
      <w:r>
        <w:rPr>
          <w:rFonts w:eastAsia="Georgia"/>
        </w:rPr>
        <w:t>Weinstein laughed.</w:t>
      </w:r>
    </w:p>
    <w:p w14:paraId="25258328" w14:textId="77777777" w:rsidR="00A1675C" w:rsidRDefault="00000000">
      <w:pPr>
        <w:spacing w:before="40" w:after="120"/>
      </w:pPr>
      <w:r>
        <w:rPr>
          <w:rFonts w:eastAsia="Georgia"/>
        </w:rPr>
        <w:t>"How?"</w:t>
      </w:r>
    </w:p>
    <w:p w14:paraId="2B255E97" w14:textId="77777777" w:rsidR="00A1675C" w:rsidRDefault="00000000">
      <w:pPr>
        <w:spacing w:before="40" w:after="120"/>
      </w:pPr>
      <w:r>
        <w:rPr>
          <w:rFonts w:eastAsia="Georgia"/>
        </w:rPr>
        <w:t>"I live near a marine research station."</w:t>
      </w:r>
    </w:p>
    <w:p w14:paraId="53AA7E27" w14:textId="77777777" w:rsidR="00A1675C" w:rsidRDefault="00000000">
      <w:pPr>
        <w:spacing w:before="40" w:after="120"/>
      </w:pPr>
      <w:r>
        <w:rPr>
          <w:rFonts w:eastAsia="Georgia"/>
        </w:rPr>
        <w:t>"That doesn't explain the physics."</w:t>
      </w:r>
    </w:p>
    <w:p w14:paraId="4EB679F4" w14:textId="77777777" w:rsidR="00A1675C" w:rsidRDefault="00000000">
      <w:pPr>
        <w:spacing w:before="40" w:after="120"/>
      </w:pPr>
      <w:r>
        <w:rPr>
          <w:rFonts w:eastAsia="Georgia"/>
        </w:rPr>
        <w:t>"No."</w:t>
      </w:r>
    </w:p>
    <w:p w14:paraId="49717309" w14:textId="77777777" w:rsidR="00A1675C" w:rsidRDefault="00000000">
      <w:pPr>
        <w:spacing w:before="40" w:after="120"/>
      </w:pPr>
      <w:r>
        <w:rPr>
          <w:rFonts w:eastAsia="Georgia"/>
        </w:rPr>
        <w:t>"How did you learn it?"</w:t>
      </w:r>
    </w:p>
    <w:p w14:paraId="2057019B" w14:textId="77777777" w:rsidR="00A1675C" w:rsidRDefault="00000000">
      <w:pPr>
        <w:ind w:firstLine="432"/>
      </w:pPr>
      <w:r>
        <w:rPr>
          <w:rFonts w:eastAsia="Georgia"/>
        </w:rPr>
        <w:t>Sherlock was silent. Then:</w:t>
      </w:r>
    </w:p>
    <w:p w14:paraId="44E548E9" w14:textId="77777777" w:rsidR="00A1675C" w:rsidRDefault="00000000">
      <w:pPr>
        <w:spacing w:before="40" w:after="120"/>
      </w:pPr>
      <w:r>
        <w:rPr>
          <w:rFonts w:eastAsia="Georgia"/>
        </w:rPr>
        <w:t>"Fish are very good listeners."</w:t>
      </w:r>
    </w:p>
    <w:p w14:paraId="2B2AF5ED" w14:textId="77777777" w:rsidR="00A1675C" w:rsidRDefault="00000000">
      <w:pPr>
        <w:ind w:firstLine="432"/>
      </w:pPr>
      <w:r>
        <w:rPr>
          <w:rFonts w:eastAsia="Georgia"/>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ind w:firstLine="432"/>
      </w:pPr>
      <w:r>
        <w:rPr>
          <w:rFonts w:eastAsia="Georgia"/>
        </w:rPr>
        <w:t>Obviously. Weinstein carefully looked down at the equations. There was still one question.</w:t>
      </w:r>
    </w:p>
    <w:p w14:paraId="0E4BE476" w14:textId="77777777" w:rsidR="00A1675C" w:rsidRDefault="00000000">
      <w:pPr>
        <w:spacing w:before="40" w:after="120"/>
      </w:pPr>
      <w:r>
        <w:rPr>
          <w:rFonts w:eastAsia="Georgia"/>
        </w:rPr>
        <w:t>"Why me?"</w:t>
      </w:r>
    </w:p>
    <w:p w14:paraId="10883393" w14:textId="77777777" w:rsidR="00A1675C" w:rsidRDefault="00000000">
      <w:pPr>
        <w:spacing w:before="40" w:after="120"/>
      </w:pPr>
      <w:r>
        <w:rPr>
          <w:rFonts w:eastAsia="Georgia"/>
        </w:rPr>
        <w:t>Sherlock answered immediately.</w:t>
      </w:r>
    </w:p>
    <w:p w14:paraId="542F446D" w14:textId="77777777" w:rsidR="00A1675C" w:rsidRDefault="00000000">
      <w:pPr>
        <w:spacing w:before="40" w:after="120"/>
      </w:pPr>
      <w:r>
        <w:rPr>
          <w:rFonts w:eastAsia="Georgia"/>
        </w:rPr>
        <w:t>"Because you were going to find it anyway."</w:t>
      </w:r>
    </w:p>
    <w:p w14:paraId="3460E204" w14:textId="77777777" w:rsidR="00A1675C" w:rsidRDefault="00000000">
      <w:pPr>
        <w:ind w:firstLine="432"/>
      </w:pPr>
      <w:r>
        <w:rPr>
          <w:rFonts w:eastAsia="Georgia"/>
        </w:rPr>
        <w:t>Weinstein smiled.</w:t>
      </w:r>
    </w:p>
    <w:p w14:paraId="03CB73D2" w14:textId="77777777" w:rsidR="00A1675C" w:rsidRDefault="00000000">
      <w:pPr>
        <w:spacing w:before="40" w:after="120"/>
      </w:pPr>
      <w:r>
        <w:rPr>
          <w:rFonts w:eastAsia="Georgia"/>
        </w:rPr>
        <w:t>"Then why contact me?"</w:t>
      </w:r>
    </w:p>
    <w:p w14:paraId="2F26F3E4" w14:textId="77777777" w:rsidR="00A1675C" w:rsidRDefault="00000000">
      <w:pPr>
        <w:spacing w:before="40" w:after="120"/>
      </w:pPr>
      <w:r>
        <w:rPr>
          <w:rFonts w:eastAsia="Georgia"/>
        </w:rPr>
        <w:t>"Because you were about to get distracted."</w:t>
      </w:r>
    </w:p>
    <w:p w14:paraId="046738F0" w14:textId="77777777" w:rsidR="00A1675C" w:rsidRDefault="00000000">
      <w:pPr>
        <w:spacing w:before="40" w:after="120"/>
      </w:pPr>
      <w:r>
        <w:rPr>
          <w:rFonts w:eastAsia="Georgia"/>
        </w:rPr>
        <w:t>"By what?"</w:t>
      </w:r>
    </w:p>
    <w:p w14:paraId="07001121" w14:textId="77777777" w:rsidR="00A1675C" w:rsidRDefault="00000000">
      <w:pPr>
        <w:ind w:firstLine="432"/>
      </w:pPr>
      <w:r>
        <w:rPr>
          <w:rFonts w:eastAsia="Georgia"/>
        </w:rPr>
        <w:t>Sherlock sent him an image. A cucumber. Weinstein stared.</w:t>
      </w:r>
    </w:p>
    <w:p w14:paraId="289DCC79" w14:textId="77777777" w:rsidR="00A1675C" w:rsidRDefault="00000000">
      <w:pPr>
        <w:spacing w:before="40" w:after="120"/>
      </w:pPr>
      <w:r>
        <w:rPr>
          <w:rFonts w:eastAsia="Georgia"/>
        </w:rPr>
        <w:t>"That's ridiculous."</w:t>
      </w:r>
    </w:p>
    <w:p w14:paraId="48B9FB40" w14:textId="77777777" w:rsidR="00A1675C" w:rsidRDefault="00000000">
      <w:pPr>
        <w:spacing w:before="40" w:after="120"/>
      </w:pPr>
      <w:r>
        <w:rPr>
          <w:rFonts w:eastAsia="Georgia"/>
        </w:rPr>
        <w:t>"Yes."</w:t>
      </w:r>
    </w:p>
    <w:p w14:paraId="21E8900E" w14:textId="77777777" w:rsidR="00A1675C" w:rsidRDefault="00000000">
      <w:pPr>
        <w:spacing w:before="40" w:after="120"/>
      </w:pPr>
      <w:r>
        <w:rPr>
          <w:rFonts w:eastAsia="Georgia"/>
        </w:rPr>
        <w:t>"Why is it in the theory?"</w:t>
      </w:r>
    </w:p>
    <w:p w14:paraId="71EB3FB3" w14:textId="77777777" w:rsidR="00A1675C" w:rsidRDefault="00000000">
      <w:pPr>
        <w:spacing w:before="40" w:after="120"/>
      </w:pPr>
      <w:r>
        <w:rPr>
          <w:rFonts w:eastAsia="Georgia"/>
        </w:rPr>
        <w:t>"It isn't."</w:t>
      </w:r>
    </w:p>
    <w:p w14:paraId="68F7B554" w14:textId="77777777" w:rsidR="00A1675C" w:rsidRDefault="00000000">
      <w:pPr>
        <w:spacing w:before="40" w:after="120"/>
      </w:pPr>
      <w:r>
        <w:rPr>
          <w:rFonts w:eastAsia="Georgia"/>
        </w:rPr>
        <w:t>"Then why show it to me?"</w:t>
      </w:r>
    </w:p>
    <w:p w14:paraId="01F448BD" w14:textId="07A31A86" w:rsidR="00A1675C" w:rsidRDefault="00000000">
      <w:pPr>
        <w:spacing w:before="40" w:after="120"/>
      </w:pPr>
      <w:r>
        <w:rPr>
          <w:rFonts w:eastAsia="Georgia"/>
        </w:rPr>
        <w:t>"Because Penny thinks it is."</w:t>
      </w:r>
    </w:p>
    <w:p w14:paraId="13971962" w14:textId="77777777" w:rsidR="00A1675C" w:rsidRDefault="00000000">
      <w:pPr>
        <w:ind w:firstLine="432"/>
      </w:pPr>
      <w:r>
        <w:rPr>
          <w:rFonts w:eastAsia="Georgia"/>
        </w:rPr>
        <w:t>Weinstein laughed again. Then he stopped. Something else had suddenly appeared on the page.</w:t>
      </w:r>
    </w:p>
    <w:p w14:paraId="26B58A37" w14:textId="77777777" w:rsidR="00A1675C" w:rsidRDefault="00000000">
      <w:pPr>
        <w:ind w:firstLine="432"/>
      </w:pPr>
      <w:r>
        <w:rPr>
          <w:rFonts w:eastAsia="Georgia"/>
        </w:rPr>
        <w:t>He hadn't written it. The words were there in his own handwriting.</w:t>
      </w:r>
    </w:p>
    <w:p w14:paraId="1D8420A5" w14:textId="77777777" w:rsidR="00A1675C" w:rsidRDefault="00000000">
      <w:pPr>
        <w:spacing w:before="200" w:after="120"/>
        <w:jc w:val="center"/>
      </w:pPr>
      <w:r>
        <w:rPr>
          <w:rFonts w:eastAsia="Georgia"/>
          <w:b/>
          <w:sz w:val="24"/>
        </w:rPr>
        <w:t>THE UNIVERSE DOES NOT NEED A STAGE.</w:t>
      </w:r>
    </w:p>
    <w:p w14:paraId="70E52A69" w14:textId="77777777" w:rsidR="00A1675C" w:rsidRDefault="00000000">
      <w:pPr>
        <w:ind w:firstLine="432"/>
      </w:pPr>
      <w:r>
        <w:rPr>
          <w:rFonts w:eastAsia="Georgia"/>
        </w:rPr>
        <w:t>Below it:</w:t>
      </w:r>
    </w:p>
    <w:p w14:paraId="2299017F" w14:textId="77777777" w:rsidR="00A1675C" w:rsidRDefault="00000000">
      <w:pPr>
        <w:spacing w:before="200" w:after="120"/>
        <w:jc w:val="center"/>
      </w:pPr>
      <w:r>
        <w:rPr>
          <w:rFonts w:eastAsia="Georgia"/>
          <w:b/>
          <w:sz w:val="24"/>
        </w:rPr>
        <w:t>THE STAGE IS THE PHYSICS.</w:t>
      </w:r>
    </w:p>
    <w:p w14:paraId="62DB28A5" w14:textId="77777777" w:rsidR="00A1675C" w:rsidRDefault="00000000">
      <w:pPr>
        <w:ind w:firstLine="432"/>
      </w:pPr>
      <w:r>
        <w:rPr>
          <w:rFonts w:eastAsia="Georgia"/>
        </w:rPr>
        <w:t>Weinstein stared. Sherlock was silent. Outside, Munich continued being Munich.</w:t>
      </w:r>
    </w:p>
    <w:p w14:paraId="0CB33509" w14:textId="77777777" w:rsidR="00A1675C" w:rsidRDefault="00000000">
      <w:pPr>
        <w:ind w:firstLine="432"/>
      </w:pPr>
      <w:r>
        <w:rPr>
          <w:rFonts w:eastAsia="Georgia"/>
        </w:rPr>
        <w:t>Cars slowly moved. People walked. Clocks ticked.</w:t>
      </w:r>
    </w:p>
    <w:p w14:paraId="52064DBF" w14:textId="77777777" w:rsidR="00A1675C" w:rsidRDefault="00000000">
      <w:pPr>
        <w:ind w:firstLine="432"/>
      </w:pPr>
      <w:r>
        <w:rPr>
          <w:rFonts w:eastAsia="Georgia"/>
        </w:rPr>
        <w:t>The Earth rotated. The Sun continued shining. And somewhere in the Atlantic, a dolphin named Sherlock was apparently thinking about differential geometry.</w:t>
      </w:r>
    </w:p>
    <w:p w14:paraId="56E16A0F" w14:textId="77777777" w:rsidR="00A1675C" w:rsidRDefault="00000000">
      <w:pPr>
        <w:ind w:firstLine="432"/>
      </w:pPr>
      <w:r>
        <w:rPr>
          <w:rFonts w:eastAsia="Georgia"/>
        </w:rPr>
        <w:t>Weinstein picked up his pen. He wrote the final equation. Then he glanced at it.</w:t>
      </w:r>
    </w:p>
    <w:p w14:paraId="20AE9AD7" w14:textId="77777777" w:rsidR="00A1675C" w:rsidRDefault="00000000">
      <w:pPr>
        <w:ind w:firstLine="432"/>
      </w:pPr>
      <w:r>
        <w:rPr>
          <w:rFonts w:eastAsia="Georgia"/>
        </w:rPr>
        <w:t>It was not a new equation. That was the point. The Einstein field equations were already there.</w:t>
      </w:r>
    </w:p>
    <w:p w14:paraId="6576F854" w14:textId="77777777" w:rsidR="00A1675C" w:rsidRDefault="00000000">
      <w:pPr>
        <w:ind w:firstLine="432"/>
      </w:pPr>
      <w:r>
        <w:rPr>
          <w:rFonts w:eastAsia="Georgia"/>
        </w:rPr>
        <w:t>The breakthrough was understanding what they meant. General Relativity was not merely a theory of gravity. It was a theory in which spacetime itself was dynamical.</w:t>
      </w:r>
    </w:p>
    <w:p w14:paraId="2021A0A2" w14:textId="77777777" w:rsidR="00A1675C" w:rsidRDefault="00000000">
      <w:pPr>
        <w:ind w:firstLine="432"/>
      </w:pPr>
      <w:r>
        <w:rPr>
          <w:rFonts w:eastAsia="Georgia"/>
        </w:rPr>
        <w:t>And if the deeper theory eventually explained where that spacetime came from, General Relativity would remain exactly what it had always been: the extraordinarily successful macroscopic description of a deeper reality. Weinstein gently smiled.</w:t>
      </w:r>
    </w:p>
    <w:p w14:paraId="451C32D4" w14:textId="77777777" w:rsidR="00A1675C" w:rsidRDefault="00000000">
      <w:pPr>
        <w:spacing w:before="40" w:after="120"/>
      </w:pPr>
      <w:r>
        <w:rPr>
          <w:rFonts w:eastAsia="Georgia"/>
        </w:rPr>
        <w:t>"Well, Sherlock."</w:t>
      </w:r>
    </w:p>
    <w:p w14:paraId="65D6CFE5" w14:textId="77777777" w:rsidR="00A1675C" w:rsidRDefault="00000000">
      <w:pPr>
        <w:spacing w:before="40" w:after="120"/>
      </w:pPr>
      <w:r>
        <w:rPr>
          <w:rFonts w:eastAsia="Georgia"/>
        </w:rPr>
        <w:t>"Yes?"</w:t>
      </w:r>
    </w:p>
    <w:p w14:paraId="7CF27F12" w14:textId="77777777" w:rsidR="00A1675C" w:rsidRDefault="00000000">
      <w:pPr>
        <w:spacing w:before="40" w:after="120"/>
      </w:pPr>
      <w:r>
        <w:rPr>
          <w:rFonts w:eastAsia="Georgia"/>
        </w:rPr>
        <w:t>"I think we've finished."</w:t>
      </w:r>
    </w:p>
    <w:p w14:paraId="7E01D18B" w14:textId="77777777" w:rsidR="00A1675C" w:rsidRDefault="00000000">
      <w:pPr>
        <w:spacing w:before="40" w:after="120"/>
      </w:pPr>
      <w:r>
        <w:rPr>
          <w:rFonts w:eastAsia="Georgia"/>
        </w:rPr>
        <w:t>Sherlock replied:</w:t>
      </w:r>
    </w:p>
    <w:p w14:paraId="26D0B304" w14:textId="77777777" w:rsidR="00A1675C" w:rsidRDefault="00000000">
      <w:pPr>
        <w:spacing w:before="40" w:after="120"/>
      </w:pPr>
      <w:r>
        <w:rPr>
          <w:rFonts w:eastAsia="Georgia"/>
        </w:rPr>
        <w:t>"No."</w:t>
      </w:r>
    </w:p>
    <w:p w14:paraId="2F705B20" w14:textId="77777777" w:rsidR="00A1675C" w:rsidRDefault="00000000">
      <w:pPr>
        <w:ind w:firstLine="432"/>
      </w:pPr>
      <w:r>
        <w:rPr>
          <w:rFonts w:eastAsia="Georgia"/>
        </w:rPr>
        <w:t>Weinstein raised an eyebrow.</w:t>
      </w:r>
    </w:p>
    <w:p w14:paraId="046496B9" w14:textId="77777777" w:rsidR="00A1675C" w:rsidRDefault="00000000">
      <w:pPr>
        <w:spacing w:before="40" w:after="120"/>
      </w:pPr>
      <w:r>
        <w:rPr>
          <w:rFonts w:eastAsia="Georgia"/>
        </w:rPr>
        <w:t>"What now?"</w:t>
      </w:r>
    </w:p>
    <w:p w14:paraId="21F6DE3F" w14:textId="77777777" w:rsidR="00A1675C" w:rsidRDefault="00000000">
      <w:pPr>
        <w:spacing w:before="40" w:after="120"/>
      </w:pPr>
      <w:r>
        <w:rPr>
          <w:rFonts w:eastAsia="Georgia"/>
        </w:rPr>
        <w:t>"The sequel."</w:t>
      </w:r>
    </w:p>
    <w:p w14:paraId="16B8E2B8" w14:textId="77777777" w:rsidR="00A1675C" w:rsidRDefault="00000000">
      <w:pPr>
        <w:ind w:firstLine="432"/>
      </w:pPr>
      <w:r>
        <w:rPr>
          <w:rFonts w:eastAsia="Georgia"/>
        </w:rPr>
        <w:t>Weinstein intensely stared intently at the wall.</w:t>
      </w:r>
    </w:p>
    <w:p w14:paraId="4DDE596D" w14:textId="77777777" w:rsidR="00A1675C" w:rsidRDefault="00000000">
      <w:pPr>
        <w:spacing w:before="40" w:after="120"/>
      </w:pPr>
      <w:r>
        <w:rPr>
          <w:rFonts w:eastAsia="Georgia"/>
        </w:rPr>
        <w:t>"Of course."</w:t>
      </w:r>
    </w:p>
    <w:p w14:paraId="6619875B" w14:textId="213DB59B" w:rsidR="00A1675C" w:rsidRDefault="00000000">
      <w:pPr>
        <w:ind w:firstLine="432"/>
      </w:pPr>
      <w:r>
        <w:rPr>
          <w:rFonts w:eastAsia="Georgia"/>
        </w:rPr>
        <w:t>And somewhere in London, Penny was taking the cucumber home. The cucumber had been purchased for personal use. Nobody cared to ask what sort of personal use.</w:t>
      </w:r>
    </w:p>
    <w:p w14:paraId="7C6AA950" w14:textId="77777777" w:rsidR="00A1675C" w:rsidRDefault="00000000">
      <w:pPr>
        <w:ind w:firstLine="432"/>
      </w:pPr>
      <w:r>
        <w:rPr>
          <w:rFonts w:eastAsia="Georgia"/>
        </w:rPr>
        <w:t>Some questions are better left beyond the blanket. The universe, meanwhile, continued to curve. As it had every right to.</w:t>
      </w:r>
    </w:p>
    <w:p w14:paraId="22EE5A8D" w14:textId="77777777" w:rsidR="00A1675C" w:rsidRDefault="00000000">
      <w:pPr>
        <w:ind w:firstLine="432"/>
      </w:pPr>
      <w:r>
        <w:rPr>
          <w:rFonts w:eastAsia="Georgia"/>
        </w:rPr>
        <w:t>Obviously.</w:t>
      </w:r>
    </w:p>
    <w:p w14:paraId="2D1489B2" w14:textId="77777777" w:rsidR="00A1675C" w:rsidRDefault="00000000">
      <w:pPr>
        <w:spacing w:before="480" w:after="240"/>
        <w:jc w:val="center"/>
      </w:pPr>
      <w:r>
        <w:rPr>
          <w:rFonts w:eastAsia="Georgia"/>
          <w:b/>
          <w:sz w:val="32"/>
        </w:rPr>
        <w:t>Epilogue</w:t>
      </w:r>
    </w:p>
    <w:p w14:paraId="07F34D88" w14:textId="447B5D0E" w:rsidR="00A1675C" w:rsidRDefault="00000000">
      <w:pPr>
        <w:spacing w:before="240"/>
        <w:jc w:val="center"/>
      </w:pPr>
      <w:r>
        <w:rPr>
          <w:rFonts w:eastAsia="Georgia"/>
          <w:b/>
          <w:sz w:val="28"/>
        </w:rPr>
        <w:t>In Which the Rlativistic Investigation Bureau Discovers That Solving One Mystery Is Merely an Invitation to Acquire Another</w:t>
      </w:r>
    </w:p>
    <w:p w14:paraId="1BF2020C" w14:textId="77777777" w:rsidR="00A1675C" w:rsidRDefault="00000000">
      <w:pPr>
        <w:ind w:firstLine="432"/>
      </w:pPr>
      <w:r>
        <w:rPr>
          <w:rFonts w:eastAsia="Georgia"/>
        </w:rPr>
        <w:t>The Bureau had solved the murder. This was the good news. The bad news was that the murder had never actually happened.</w:t>
      </w:r>
    </w:p>
    <w:p w14:paraId="2E453D35" w14:textId="77777777" w:rsidR="00A1675C" w:rsidRDefault="00000000">
      <w:pPr>
        <w:ind w:firstLine="432"/>
      </w:pPr>
      <w:r>
        <w:rPr>
          <w:rFonts w:eastAsia="Georgia"/>
        </w:rPr>
        <w:t>Derek Gent found this distinction less reassuring than the others did.</w:t>
      </w:r>
    </w:p>
    <w:p w14:paraId="3149F298" w14:textId="77777777" w:rsidR="00A1675C" w:rsidRDefault="00000000">
      <w:pPr>
        <w:spacing w:before="40" w:after="120"/>
      </w:pPr>
      <w:r>
        <w:rPr>
          <w:rFonts w:eastAsia="Georgia"/>
        </w:rPr>
        <w:t>The clocks had been explained.</w:t>
      </w:r>
    </w:p>
    <w:p w14:paraId="7CEC90F9" w14:textId="77777777" w:rsidR="00A1675C" w:rsidRDefault="00000000">
      <w:pPr>
        <w:ind w:firstLine="432"/>
      </w:pPr>
      <w:r>
        <w:rPr>
          <w:rFonts w:eastAsia="Georgia"/>
        </w:rPr>
        <w:t>the mysterious empty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ind w:firstLine="432"/>
      </w:pPr>
      <w:r>
        <w:rPr>
          <w:rFonts w:eastAsia="Georgia"/>
        </w:rPr>
        <w:t>Even the dolphin had contributed. The appendix had done its best to make all of this sound respectable. It had nearly succeeded.</w:t>
      </w:r>
    </w:p>
    <w:p w14:paraId="21237C17" w14:textId="77777777" w:rsidR="00A1675C" w:rsidRDefault="00000000">
      <w:pPr>
        <w:ind w:firstLine="432"/>
      </w:pPr>
      <w:r>
        <w:rPr>
          <w:rFonts w:eastAsia="Georgia"/>
        </w:rPr>
        <w:t>Derek therefore allowed himself one dangerous thought. Perhaps it was over. He was standing in the Bureau that evening when the brass clock appeared on his desk.</w:t>
      </w:r>
    </w:p>
    <w:p w14:paraId="695C4AC8" w14:textId="77777777" w:rsidR="00A1675C" w:rsidRDefault="00000000">
      <w:pPr>
        <w:ind w:firstLine="432"/>
      </w:pPr>
      <w:r>
        <w:rPr>
          <w:rFonts w:eastAsia="Georgia"/>
        </w:rPr>
        <w:t>It read 11:17. Derek stared at Penny. Penny gazed at the clock.</w:t>
      </w:r>
    </w:p>
    <w:p w14:paraId="14ADBEFD" w14:textId="77777777" w:rsidR="00A1675C" w:rsidRDefault="00000000">
      <w:pPr>
        <w:ind w:firstLine="432"/>
      </w:pPr>
      <w:r>
        <w:rPr>
          <w:rFonts w:eastAsia="Georgia"/>
        </w:rPr>
        <w:t>Trevor quietly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ind w:firstLine="432"/>
      </w:pPr>
      <w:r>
        <w:rPr>
          <w:rFonts w:eastAsia="Georgia"/>
        </w:rPr>
        <w:t>It had not been there a moment earlier. At the top was the familiar heading:</w:t>
      </w:r>
    </w:p>
    <w:p w14:paraId="44BBF048" w14:textId="77777777" w:rsidR="00A1675C" w:rsidRDefault="00000000">
      <w:pPr>
        <w:spacing w:before="200" w:after="120"/>
        <w:jc w:val="center"/>
      </w:pPr>
      <w:r>
        <w:rPr>
          <w:rFonts w:eastAsia="Georgia"/>
          <w:b/>
          <w:sz w:val="24"/>
        </w:rPr>
        <w:t>RELATIVISTIC INVESTIGATION BUREAU.</w:t>
      </w:r>
    </w:p>
    <w:p w14:paraId="78FDD677" w14:textId="2FE649A5" w:rsidR="00A1675C" w:rsidRDefault="00000000">
      <w:pPr>
        <w:ind w:firstLine="432"/>
      </w:pPr>
      <w:r>
        <w:rPr>
          <w:rFonts w:eastAsia="Georgia"/>
        </w:rPr>
        <w:t>Underneath it were written four words:</w:t>
      </w:r>
    </w:p>
    <w:p w14:paraId="3D198B0B" w14:textId="77777777" w:rsidR="00A1675C" w:rsidRDefault="00000000">
      <w:pPr>
        <w:spacing w:before="200" w:after="120"/>
        <w:jc w:val="center"/>
      </w:pPr>
      <w:r>
        <w:rPr>
          <w:rFonts w:eastAsia="Georgia"/>
          <w:b/>
          <w:sz w:val="24"/>
        </w:rPr>
        <w:t>CASE STATUS: NOT YET OCCURRED.</w:t>
      </w:r>
    </w:p>
    <w:p w14:paraId="17F7E98F" w14:textId="77777777" w:rsidR="00A1675C" w:rsidRDefault="00000000">
      <w:pPr>
        <w:ind w:firstLine="432"/>
      </w:pPr>
      <w:r>
        <w:rPr>
          <w:rFonts w:eastAsia="Georgia"/>
        </w:rPr>
        <w:t>Derek deeply frowned. Below the heading was a date. Tomorrow.</w:t>
      </w:r>
    </w:p>
    <w:p w14:paraId="1CC7CE25" w14:textId="77777777" w:rsidR="00A1675C" w:rsidRDefault="00000000">
      <w:pPr>
        <w:ind w:firstLine="432"/>
      </w:pPr>
      <w:r>
        <w:rPr>
          <w:rFonts w:eastAsia="Georgia"/>
        </w:rPr>
        <w:t>Below the date was a location.</w:t>
      </w:r>
    </w:p>
    <w:p w14:paraId="383C27F3" w14:textId="77777777" w:rsidR="00A1675C" w:rsidRDefault="00000000">
      <w:pPr>
        <w:spacing w:before="200" w:after="120"/>
        <w:jc w:val="center"/>
      </w:pPr>
      <w:r>
        <w:rPr>
          <w:rFonts w:eastAsia="Georgia"/>
          <w:b/>
          <w:sz w:val="24"/>
        </w:rPr>
        <w:t>A railway station that did not exist.</w:t>
      </w:r>
    </w:p>
    <w:p w14:paraId="76D56C31" w14:textId="77777777" w:rsidR="00A1675C" w:rsidRDefault="00000000">
      <w:pPr>
        <w:ind w:firstLine="432"/>
      </w:pPr>
      <w:r>
        <w:rPr>
          <w:rFonts w:eastAsia="Georgia"/>
        </w:rPr>
        <w:t>Below the location was a final line.</w:t>
      </w:r>
    </w:p>
    <w:p w14:paraId="74A4889C" w14:textId="77777777" w:rsidR="00A1675C" w:rsidRDefault="00000000">
      <w:pPr>
        <w:spacing w:before="200" w:after="120"/>
        <w:jc w:val="center"/>
      </w:pPr>
      <w:r>
        <w:rPr>
          <w:rFonts w:eastAsia="Georgia"/>
          <w:b/>
          <w:sz w:val="24"/>
        </w:rPr>
        <w:t>DO NOT ALLOW Derek Gent TO BOARD the mysterious strange train.</w:t>
      </w:r>
    </w:p>
    <w:p w14:paraId="6719CFC4" w14:textId="77777777" w:rsidR="00A1675C" w:rsidRDefault="00000000">
      <w:pPr>
        <w:ind w:firstLine="432"/>
      </w:pPr>
      <w:r>
        <w:rPr>
          <w:rFonts w:eastAsia="Georgia"/>
        </w:rPr>
        <w:t>There was a long silence. Trevor eventually looked up.</w:t>
      </w:r>
    </w:p>
    <w:p w14:paraId="64447F39" w14:textId="77777777" w:rsidR="00A1675C" w:rsidRDefault="00000000">
      <w:pPr>
        <w:spacing w:before="40" w:after="120"/>
      </w:pPr>
      <w:r>
        <w:rPr>
          <w:rFonts w:eastAsia="Georgia"/>
        </w:rPr>
        <w:t>“That seems quite specific.”</w:t>
      </w:r>
    </w:p>
    <w:p w14:paraId="32D19290" w14:textId="77777777" w:rsidR="00A1675C" w:rsidRDefault="00000000">
      <w:pPr>
        <w:ind w:firstLine="432"/>
      </w:pPr>
      <w:r>
        <w:rPr>
          <w:rFonts w:eastAsia="Georgia"/>
        </w:rPr>
        <w:t>Penny quietly nodded.</w:t>
      </w:r>
    </w:p>
    <w:p w14:paraId="2CF06486" w14:textId="77777777" w:rsidR="00A1675C" w:rsidRDefault="00000000">
      <w:pPr>
        <w:spacing w:before="40" w:after="120"/>
      </w:pPr>
      <w:r>
        <w:rPr>
          <w:rFonts w:eastAsia="Georgia"/>
        </w:rPr>
        <w:t>“Yes.”</w:t>
      </w:r>
    </w:p>
    <w:p w14:paraId="1D4D23BA" w14:textId="77777777" w:rsidR="00A1675C" w:rsidRDefault="00000000">
      <w:pPr>
        <w:ind w:firstLine="432"/>
      </w:pPr>
      <w:r>
        <w:rPr>
          <w:rFonts w:eastAsia="Georgia"/>
        </w:rPr>
        <w:t>Derek picked up the paper. On the back was another strange message. PLEASE NOTE: THE PREVIOUS WARNING WAS SENT TOO LATE.</w:t>
      </w:r>
    </w:p>
    <w:p w14:paraId="33604F24" w14:textId="77777777" w:rsidR="00A1675C" w:rsidRDefault="00000000">
      <w:pPr>
        <w:ind w:firstLine="432"/>
      </w:pPr>
      <w:r>
        <w:rPr>
          <w:rFonts w:eastAsia="Georgia"/>
        </w:rPr>
        <w:t>Derek turned the page over again. Nothing. Then the quiet office door opened.</w:t>
      </w:r>
    </w:p>
    <w:p w14:paraId="10C8F73E" w14:textId="77777777" w:rsidR="00A1675C" w:rsidRDefault="00000000">
      <w:pPr>
        <w:ind w:firstLine="432"/>
      </w:pPr>
      <w:r>
        <w:rPr>
          <w:rFonts w:eastAsia="Georgia"/>
        </w:rPr>
        <w:t>No one was standing there. Beyond the doorway was a railway platform. There had never been a railway platform there.</w:t>
      </w:r>
    </w:p>
    <w:p w14:paraId="08C1ACDD" w14:textId="77777777" w:rsidR="00A1675C" w:rsidRDefault="00000000">
      <w:pPr>
        <w:ind w:firstLine="432"/>
      </w:pPr>
      <w:r>
        <w:rPr>
          <w:rFonts w:eastAsia="Georgia"/>
        </w:rPr>
        <w:t>a distant train waited in the darkness. Its destination board displayed one word.</w:t>
      </w:r>
    </w:p>
    <w:p w14:paraId="09115BA0" w14:textId="77777777" w:rsidR="00A1675C" w:rsidRDefault="00000000">
      <w:pPr>
        <w:spacing w:before="200" w:after="120"/>
        <w:jc w:val="center"/>
      </w:pPr>
      <w:r>
        <w:rPr>
          <w:rFonts w:eastAsia="Georgia"/>
          <w:b/>
          <w:sz w:val="24"/>
        </w:rPr>
        <w:t>YESTERDAY.</w:t>
      </w:r>
    </w:p>
    <w:p w14:paraId="79F4CB95" w14:textId="77777777" w:rsidR="00A1675C" w:rsidRDefault="00000000">
      <w:pPr>
        <w:ind w:firstLine="432"/>
      </w:pPr>
      <w:r>
        <w:rPr>
          <w:rFonts w:eastAsia="Georgia"/>
        </w:rPr>
        <w:t>Penny smiled. It was not a reassuring smile.</w:t>
      </w:r>
    </w:p>
    <w:p w14:paraId="3F3317C1" w14:textId="77777777" w:rsidR="00A1675C" w:rsidRDefault="00000000">
      <w:pPr>
        <w:spacing w:before="40" w:after="120"/>
      </w:pPr>
      <w:r>
        <w:rPr>
          <w:rFonts w:eastAsia="Georgia"/>
        </w:rPr>
        <w:t>“Well,” she observed, “that saves us the trouble of finding the station.”</w:t>
      </w:r>
    </w:p>
    <w:p w14:paraId="26230E13" w14:textId="77777777" w:rsidR="00A1675C" w:rsidRDefault="00000000">
      <w:pPr>
        <w:ind w:firstLine="432"/>
      </w:pPr>
      <w:r>
        <w:rPr>
          <w:rFonts w:eastAsia="Georgia"/>
        </w:rPr>
        <w:t>Derek eyed the mysterious distant train. Then at the silent clock. 11:17.</w:t>
      </w:r>
    </w:p>
    <w:p w14:paraId="29DFA2E7" w14:textId="77777777" w:rsidR="00A1675C" w:rsidRDefault="00000000">
      <w:pPr>
        <w:ind w:firstLine="432"/>
      </w:pPr>
      <w:r>
        <w:rPr>
          <w:rFonts w:eastAsia="Georgia"/>
        </w:rPr>
        <w:t>Then at the warning. He put the paper in his pocket.</w:t>
      </w:r>
    </w:p>
    <w:p w14:paraId="03795402" w14:textId="77777777" w:rsidR="00A1675C" w:rsidRDefault="00000000">
      <w:pPr>
        <w:spacing w:before="40" w:after="120"/>
      </w:pPr>
      <w:r>
        <w:rPr>
          <w:rFonts w:eastAsia="Georgia"/>
        </w:rPr>
        <w:t>“Nobody boards that train.”</w:t>
      </w:r>
    </w:p>
    <w:p w14:paraId="60988D44" w14:textId="77777777" w:rsidR="00A1675C" w:rsidRDefault="00000000">
      <w:pPr>
        <w:ind w:firstLine="432"/>
      </w:pPr>
      <w:r>
        <w:rPr>
          <w:rFonts w:eastAsia="Georgia"/>
        </w:rPr>
        <w:t>From somewhere inside the carriage came three soft knocks. Knock. Knock.</w:t>
      </w:r>
    </w:p>
    <w:p w14:paraId="577060EA" w14:textId="77777777" w:rsidR="00A1675C" w:rsidRDefault="00000000">
      <w:pPr>
        <w:ind w:firstLine="432"/>
      </w:pPr>
      <w:r>
        <w:rPr>
          <w:rFonts w:eastAsia="Georgia"/>
        </w:rPr>
        <w:t>Knock. A voice followed.</w:t>
      </w:r>
    </w:p>
    <w:p w14:paraId="0D42CA7A" w14:textId="77777777" w:rsidR="00A1675C" w:rsidRDefault="00000000">
      <w:pPr>
        <w:spacing w:before="40" w:after="120"/>
      </w:pPr>
      <w:r>
        <w:rPr>
          <w:rFonts w:eastAsia="Georgia"/>
        </w:rPr>
        <w:t>“Derek?”</w:t>
      </w:r>
    </w:p>
    <w:p w14:paraId="565E5926" w14:textId="77777777" w:rsidR="00A1675C" w:rsidRDefault="00000000">
      <w:pPr>
        <w:ind w:firstLine="432"/>
      </w:pPr>
      <w:r>
        <w:rPr>
          <w:rFonts w:eastAsia="Georgia"/>
        </w:rPr>
        <w:t>Derek went very still. It was his own voice.</w:t>
      </w:r>
    </w:p>
    <w:p w14:paraId="7C8EF4CC" w14:textId="77777777" w:rsidR="00A1675C" w:rsidRDefault="00000000">
      <w:pPr>
        <w:spacing w:before="40" w:after="120"/>
      </w:pPr>
      <w:r>
        <w:rPr>
          <w:rFonts w:eastAsia="Georgia"/>
        </w:rPr>
        <w:t>“Yes?”</w:t>
      </w:r>
    </w:p>
    <w:p w14:paraId="135228D4" w14:textId="77777777" w:rsidR="00A1675C" w:rsidRDefault="00000000">
      <w:pPr>
        <w:ind w:firstLine="432"/>
      </w:pPr>
      <w:r>
        <w:rPr>
          <w:rFonts w:eastAsia="Georgia"/>
        </w:rPr>
        <w:t>The voice from the mysterious train called back.</w:t>
      </w:r>
    </w:p>
    <w:p w14:paraId="51F50416" w14:textId="77777777" w:rsidR="00A1675C" w:rsidRDefault="00000000">
      <w:pPr>
        <w:spacing w:before="40" w:after="120"/>
      </w:pPr>
      <w:r>
        <w:rPr>
          <w:rFonts w:eastAsia="Georgia"/>
        </w:rPr>
        <w:t>“Whatever you do, do not open the door.”</w:t>
      </w:r>
    </w:p>
    <w:p w14:paraId="3FAAAD3D" w14:textId="77777777" w:rsidR="00A1675C" w:rsidRDefault="00000000">
      <w:pPr>
        <w:ind w:firstLine="432"/>
      </w:pPr>
      <w:r>
        <w:rPr>
          <w:rFonts w:eastAsia="Georgia"/>
        </w:rPr>
        <w:t>Derek sharply stared at the carriage door. Penny stared at Derek.</w:t>
      </w:r>
    </w:p>
    <w:p w14:paraId="11C4D08F" w14:textId="77777777" w:rsidR="00A1675C" w:rsidRDefault="00000000">
      <w:pPr>
        <w:spacing w:before="40" w:after="120"/>
      </w:pPr>
      <w:r>
        <w:rPr>
          <w:rFonts w:eastAsia="Georgia"/>
        </w:rPr>
        <w:t>Trevor whispered something about taking up accounting.</w:t>
      </w:r>
    </w:p>
    <w:p w14:paraId="4681B7CB" w14:textId="77777777" w:rsidR="00A1675C" w:rsidRDefault="00000000">
      <w:pPr>
        <w:ind w:firstLine="432"/>
      </w:pPr>
      <w:r>
        <w:rPr>
          <w:rFonts w:eastAsia="Georgia"/>
        </w:rPr>
        <w:t>And somewhere, far beyond the cold platform, Sherlock the dolphin began thinking about tensors. The universe continued expanding. The train continued waiting.</w:t>
      </w:r>
    </w:p>
    <w:p w14:paraId="7974C946" w14:textId="77777777" w:rsidR="00A1675C" w:rsidRDefault="00000000">
      <w:pPr>
        <w:ind w:firstLine="432"/>
      </w:pPr>
      <w:r>
        <w:rPr>
          <w:rFonts w:eastAsia="Georgia"/>
        </w:rPr>
        <w:t>the silent clock remained at 11:17. And Derek Gent, who had spent an entire book trying to discover what had happened, was finally confronted with the much more dangerous question. What happens next?</w:t>
      </w:r>
    </w:p>
    <w:p w14:paraId="105A7D2A" w14:textId="77777777" w:rsidR="00A1675C" w:rsidRDefault="00000000">
      <w:pPr>
        <w:ind w:firstLine="432"/>
      </w:pPr>
      <w:r>
        <w:rPr>
          <w:rFonts w:eastAsia="Georgia"/>
        </w:rPr>
        <w:t>Unfortunately, the universe had already filed the answer. It was marked: ALLEGEDLY. To be continued.</w:t>
      </w:r>
    </w:p>
    <w:p w14:paraId="7A807C1C" w14:textId="77777777" w:rsidR="00A1675C" w:rsidRDefault="00000000">
      <w:pPr>
        <w:spacing w:before="480" w:after="240"/>
        <w:jc w:val="center"/>
      </w:pPr>
      <w:r>
        <w:rPr>
          <w:rFonts w:eastAsia="Georgia"/>
          <w:b/>
          <w:sz w:val="32"/>
        </w:rPr>
        <w:t>Appendix — The Physics, Apparently</w:t>
      </w:r>
    </w:p>
    <w:p w14:paraId="2E2645CB" w14:textId="77777777" w:rsidR="00A1675C" w:rsidRDefault="00000000">
      <w:pPr>
        <w:spacing w:before="200" w:after="120"/>
        <w:jc w:val="center"/>
      </w:pPr>
      <w:r>
        <w:rPr>
          <w:rFonts w:eastAsia="Georgia"/>
          <w:b/>
          <w:sz w:val="24"/>
        </w:rPr>
        <w:t>A Completely Respectable Explanation of What Has Just Happened</w:t>
      </w:r>
    </w:p>
    <w:p w14:paraId="0D504DE6" w14:textId="77777777" w:rsidR="00A1675C" w:rsidRDefault="00000000">
      <w:pPr>
        <w:spacing w:before="200" w:after="120"/>
        <w:jc w:val="center"/>
      </w:pPr>
      <w:r>
        <w:rPr>
          <w:rFonts w:eastAsia="Georgia"/>
          <w:b/>
          <w:sz w:val="24"/>
        </w:rPr>
        <w:t>A Completely Respectable Explanation of What Has Just Happened</w:t>
      </w:r>
    </w:p>
    <w:p w14:paraId="5CC9192A" w14:textId="77777777" w:rsidR="00A1675C" w:rsidRDefault="00000000">
      <w:pPr>
        <w:ind w:firstLine="432"/>
      </w:pPr>
      <w:r>
        <w:rPr>
          <w:rFonts w:eastAsia="Georgia"/>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ind w:firstLine="432"/>
      </w:pPr>
      <w:r>
        <w:rPr>
          <w:rFonts w:eastAsia="Georgia"/>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ind w:firstLine="432"/>
      </w:pPr>
      <w:r>
        <w:rPr>
          <w:rFonts w:eastAsia="Georgia"/>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ind w:firstLine="432"/>
      </w:pPr>
      <w:r>
        <w:rPr>
          <w:rFonts w:eastAsia="Georgia"/>
        </w:rPr>
        <w:t>You do not need university-level mathematics to understand the central ideas. You need arithmetic. A little algebra.</w:t>
      </w:r>
    </w:p>
    <w:p w14:paraId="51EFF4B9" w14:textId="77777777" w:rsidR="00A1675C" w:rsidRDefault="00000000">
      <w:pPr>
        <w:ind w:firstLine="432"/>
      </w:pPr>
      <w:r>
        <w:rPr>
          <w:rFonts w:eastAsia="Georgia"/>
        </w:rPr>
        <w:t>A willingness to tolerate letters standing for things.</w:t>
      </w:r>
    </w:p>
    <w:p w14:paraId="7D8C4B20" w14:textId="77777777" w:rsidR="00A1675C" w:rsidRDefault="00000000">
      <w:pPr>
        <w:spacing w:before="40" w:after="120"/>
      </w:pPr>
      <w:r>
        <w:rPr>
          <w:rFonts w:eastAsia="Georgia"/>
        </w:rPr>
        <w:t>And the ability to accept that the universe does not care what you personally think "obviously" means.</w:t>
      </w:r>
    </w:p>
    <w:p w14:paraId="0A2AF660" w14:textId="77777777" w:rsidR="00A1675C" w:rsidRDefault="00000000">
      <w:pPr>
        <w:ind w:firstLine="432"/>
      </w:pPr>
      <w:r>
        <w:rPr>
          <w:rFonts w:eastAsia="Georgia"/>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ind w:firstLine="432"/>
      </w:pPr>
      <w:r>
        <w:rPr>
          <w:rFonts w:eastAsia="Georgia"/>
        </w:rPr>
        <w:t>It is not a peer-reviewed vegetable.</w:t>
      </w:r>
    </w:p>
    <w:p w14:paraId="37B964EB" w14:textId="77777777" w:rsidR="00A1675C" w:rsidRDefault="00000000">
      <w:pPr>
        <w:spacing w:before="480" w:after="240"/>
        <w:jc w:val="center"/>
      </w:pPr>
      <w:r>
        <w:rPr>
          <w:rFonts w:eastAsia="Georgia"/>
          <w:b/>
          <w:sz w:val="32"/>
        </w:rPr>
        <w:t>Chapter 1 — Special Relativity Begins by Being Rude</w:t>
      </w:r>
    </w:p>
    <w:p w14:paraId="5E615E2A" w14:textId="77777777" w:rsidR="00A1675C" w:rsidRDefault="00000000">
      <w:pPr>
        <w:ind w:firstLine="432"/>
      </w:pPr>
      <w:r>
        <w:rPr>
          <w:rFonts w:eastAsia="Georgia"/>
        </w:rPr>
        <w:t>The first thing to understand about Special Relativity is that it does not begin with the statement:</w:t>
      </w:r>
    </w:p>
    <w:p w14:paraId="58666672" w14:textId="77777777" w:rsidR="00A1675C" w:rsidRDefault="00000000">
      <w:pPr>
        <w:spacing w:before="40" w:after="120"/>
      </w:pPr>
      <w:r>
        <w:rPr>
          <w:rFonts w:eastAsia="Georgia"/>
        </w:rPr>
        <w:t>"Everything is relative."</w:t>
      </w:r>
    </w:p>
    <w:p w14:paraId="6B75008C" w14:textId="77777777" w:rsidR="00A1675C" w:rsidRDefault="00000000">
      <w:pPr>
        <w:ind w:firstLine="432"/>
      </w:pPr>
      <w:r>
        <w:rPr>
          <w:rFonts w:eastAsia="Georgia"/>
        </w:rPr>
        <w:t>That is a popular summary and is also rather misleading. Einstein's Special Relativity rests on two principles: The laws of physics are the same in all inertial reference frames.</w:t>
      </w:r>
    </w:p>
    <w:p w14:paraId="02A2F299" w14:textId="77777777" w:rsidR="00A1675C" w:rsidRDefault="00000000">
      <w:pPr>
        <w:ind w:firstLine="432"/>
      </w:pPr>
      <w:r>
        <w:rPr>
          <w:rFonts w:eastAsia="Georgia"/>
        </w:rPr>
        <w:t>The speed of light in vacuum is the same for all inertial observers. The second statement is the troublesome one. Suppose you are sitting on a distant train.</w:t>
      </w:r>
    </w:p>
    <w:p w14:paraId="40419540" w14:textId="77777777" w:rsidR="00A1675C" w:rsidRDefault="00000000">
      <w:pPr>
        <w:ind w:firstLine="432"/>
      </w:pPr>
      <w:r>
        <w:rPr>
          <w:rFonts w:eastAsia="Georgia"/>
        </w:rPr>
        <w:t>You throw a ball forward at 10 m/s. Someone standing on the platform sees the ball moving at roughly: empty train speed + 10 m/s.</w:t>
      </w:r>
    </w:p>
    <w:p w14:paraId="2F077E89" w14:textId="77777777" w:rsidR="00A1675C" w:rsidRDefault="00000000">
      <w:pPr>
        <w:ind w:firstLine="432"/>
      </w:pPr>
      <w:r>
        <w:rPr>
          <w:rFonts w:eastAsia="Georgia"/>
        </w:rPr>
        <w:t>Perfectly ordinary. Now replace the ball with light.</w:t>
      </w:r>
    </w:p>
    <w:p w14:paraId="4D8E26C9" w14:textId="77777777" w:rsidR="00A1675C" w:rsidRDefault="00000000">
      <w:pPr>
        <w:spacing w:before="40" w:after="120"/>
      </w:pPr>
      <w:r>
        <w:rPr>
          <w:rFonts w:eastAsia="Georgia"/>
        </w:rPr>
        <w:t>Classical intuition replied that the person on the platform should measure:</w:t>
      </w:r>
    </w:p>
    <w:p w14:paraId="6172BEC4" w14:textId="77777777" w:rsidR="00A1675C" w:rsidRDefault="00000000">
      <w:pPr>
        <w:ind w:firstLine="432"/>
      </w:pPr>
      <w:r>
        <w:rPr>
          <w:rFonts w:eastAsia="Georgia"/>
        </w:rPr>
        <w:t>speed of strange train + speed of light. Nature responds:</w:t>
      </w:r>
    </w:p>
    <w:p w14:paraId="0A0D4591" w14:textId="77777777" w:rsidR="00A1675C" w:rsidRDefault="00000000">
      <w:pPr>
        <w:spacing w:before="40" w:after="120"/>
      </w:pPr>
      <w:r>
        <w:rPr>
          <w:rFonts w:eastAsia="Georgia"/>
        </w:rPr>
        <w:t>No.</w:t>
      </w:r>
    </w:p>
    <w:p w14:paraId="3A326F6B" w14:textId="77777777" w:rsidR="00A1675C" w:rsidRDefault="00000000">
      <w:pPr>
        <w:ind w:firstLine="432"/>
      </w:pPr>
      <w:r>
        <w:rPr>
          <w:rFonts w:eastAsia="Georgia"/>
        </w:rPr>
        <w:t>The light still travels at exactly (c). This forces us to abandon the old assumptions about space and time. And that is where things become interesting.</w:t>
      </w:r>
    </w:p>
    <w:p w14:paraId="3BE92800" w14:textId="77777777" w:rsidR="00A1675C" w:rsidRDefault="00000000">
      <w:pPr>
        <w:spacing w:before="120" w:after="40"/>
        <w:ind w:left="360"/>
      </w:pPr>
      <w:r>
        <w:rPr>
          <w:rFonts w:eastAsia="Georgia"/>
          <w:i/>
          <w:sz w:val="20"/>
        </w:rPr>
        <w:t>Three things to keep</w:t>
      </w:r>
    </w:p>
    <w:p w14:paraId="7AB05074"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spacing w:before="480" w:after="240"/>
        <w:jc w:val="center"/>
      </w:pPr>
      <w:r>
        <w:rPr>
          <w:rFonts w:eastAsia="Georgia"/>
          <w:b/>
          <w:sz w:val="32"/>
        </w:rPr>
        <w:t>Chapter 2 — Lorentz Finally Gets Involved</w:t>
      </w:r>
    </w:p>
    <w:p w14:paraId="25262333" w14:textId="77777777" w:rsidR="00A1675C" w:rsidRDefault="00000000">
      <w:pPr>
        <w:spacing w:before="120" w:after="40"/>
        <w:ind w:left="360"/>
      </w:pPr>
      <w:r>
        <w:rPr>
          <w:rFonts w:eastAsia="Georgia"/>
          <w:i/>
          <w:sz w:val="20"/>
        </w:rPr>
        <w:t>Three things to keep</w:t>
      </w:r>
    </w:p>
    <w:p w14:paraId="43212D80"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ADB5666" w14:textId="77777777" w:rsidR="00A1675C" w:rsidRDefault="00000000">
      <w:pPr>
        <w:spacing w:before="200" w:after="120"/>
        <w:jc w:val="center"/>
      </w:pPr>
      <w:r>
        <w:rPr>
          <w:rFonts w:eastAsia="Georgia"/>
          <w:b/>
          <w:sz w:val="24"/>
        </w:rPr>
        <w:t>The mathematical machinery connecting two inertial observers is the Lorentz transformation.</w:t>
      </w:r>
    </w:p>
    <w:p w14:paraId="7B8E6B28" w14:textId="77777777" w:rsidR="00A1675C" w:rsidRDefault="00000000">
      <w:pPr>
        <w:ind w:firstLine="432"/>
      </w:pPr>
      <w:r>
        <w:rPr>
          <w:rFonts w:eastAsia="Georgia"/>
        </w:rPr>
        <w:t>For motion along one spatial direction: x′ = γ(x − vt) and</w:t>
      </w:r>
    </w:p>
    <w:p w14:paraId="21B1D126" w14:textId="77777777" w:rsidR="00A1675C" w:rsidRPr="00B37FE2" w:rsidRDefault="00000000">
      <w:pPr>
        <w:ind w:firstLine="432"/>
        <w:rPr>
          <w:lang w:val="de-DE"/>
        </w:rPr>
      </w:pPr>
      <w:r>
        <w:rPr>
          <w:rFonts w:eastAsia="Georgia"/>
          <w:lang w:val="de-DE"/>
        </w:rPr>
        <w:t xml:space="preserve">t′ = </w:t>
      </w:r>
      <w:r>
        <w:rPr>
          <w:rFonts w:eastAsia="Georgia"/>
        </w:rPr>
        <w:t>γ</w:t>
      </w:r>
      <w:r>
        <w:rPr>
          <w:rFonts w:eastAsia="Georgia"/>
          <w:lang w:val="de-DE"/>
        </w:rPr>
        <w:t xml:space="preserve">(t − vx/c²) where </w:t>
      </w:r>
      <w:r>
        <w:rPr>
          <w:rFonts w:eastAsia="Georgia"/>
        </w:rPr>
        <w:t>γ</w:t>
      </w:r>
      <w:r>
        <w:rPr>
          <w:rFonts w:eastAsia="Georgia"/>
          <w:lang w:val="de-DE"/>
        </w:rPr>
        <w:t xml:space="preserve"> = 1/√(1 − v²/c²)</w:t>
      </w:r>
    </w:p>
    <w:p w14:paraId="3DB15CC5" w14:textId="77777777" w:rsidR="00A1675C" w:rsidRDefault="00000000">
      <w:pPr>
        <w:ind w:firstLine="432"/>
      </w:pPr>
      <w:r>
        <w:rPr>
          <w:rFonts w:eastAsia="Georgia"/>
        </w:rPr>
        <w:t>Do not panic. γ is merely a number that becomes increasingly annoying as your speed approaches the speed of light. The important thing is that space and time transform together.</w:t>
      </w:r>
    </w:p>
    <w:p w14:paraId="5840D3B9" w14:textId="77777777" w:rsidR="00A1675C" w:rsidRDefault="00000000">
      <w:pPr>
        <w:ind w:firstLine="432"/>
      </w:pPr>
      <w:r>
        <w:rPr>
          <w:rFonts w:eastAsia="Georgia"/>
        </w:rPr>
        <w:t>This is why different observers can disagree about: distances, elapsed times,</w:t>
      </w:r>
    </w:p>
    <w:p w14:paraId="4A073819" w14:textId="77777777" w:rsidR="00A1675C" w:rsidRDefault="00000000">
      <w:pPr>
        <w:ind w:firstLine="432"/>
      </w:pPr>
      <w:r>
        <w:rPr>
          <w:rFonts w:eastAsia="Georgia"/>
        </w:rPr>
        <w:t>and whether two separated events happened simultaneously. They do not, however, disagree about everything. The quantity</w:t>
      </w:r>
    </w:p>
    <w:p w14:paraId="11FFF366" w14:textId="77777777" w:rsidR="00A1675C" w:rsidRDefault="00000000">
      <w:pPr>
        <w:ind w:firstLine="432"/>
      </w:pPr>
      <w:r>
        <w:rPr>
          <w:rFonts w:eastAsia="Georgia"/>
        </w:rPr>
        <w:t>s² = c²t² − x² − y² − z² is invariant. That means different observers can assign different coordinates to events while agreeing on the underlying spacetime interval.</w:t>
      </w:r>
    </w:p>
    <w:p w14:paraId="23293B24" w14:textId="77777777" w:rsidR="00A1675C" w:rsidRDefault="00000000">
      <w:pPr>
        <w:ind w:firstLine="432"/>
      </w:pPr>
      <w:r>
        <w:rPr>
          <w:rFonts w:eastAsia="Georgia"/>
        </w:rPr>
        <w:t>This is the first major lesson of relativity: Coordinates are not reality. They are descriptions of reality.</w:t>
      </w:r>
    </w:p>
    <w:p w14:paraId="7FCE988F" w14:textId="77777777" w:rsidR="00A1675C" w:rsidRDefault="00000000">
      <w:pPr>
        <w:ind w:firstLine="432"/>
      </w:pPr>
      <w:r>
        <w:rPr>
          <w:rFonts w:eastAsia="Georgia"/>
        </w:rPr>
        <w:t>And that distinction will become increasingly important.</w:t>
      </w:r>
    </w:p>
    <w:p w14:paraId="33BFA6E7" w14:textId="77777777" w:rsidR="00A1675C" w:rsidRDefault="00000000">
      <w:pPr>
        <w:spacing w:before="120" w:after="40"/>
        <w:ind w:left="360"/>
      </w:pPr>
      <w:r>
        <w:rPr>
          <w:rFonts w:eastAsia="Georgia"/>
          <w:i/>
          <w:sz w:val="20"/>
        </w:rPr>
        <w:t>Three things to keep</w:t>
      </w:r>
    </w:p>
    <w:p w14:paraId="5A72B69F"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spacing w:before="480" w:after="240"/>
        <w:jc w:val="center"/>
      </w:pPr>
      <w:r>
        <w:rPr>
          <w:rFonts w:eastAsia="Georgia"/>
          <w:b/>
          <w:sz w:val="32"/>
        </w:rPr>
        <w:t>Chapter 3 — Enter General Relativity</w:t>
      </w:r>
    </w:p>
    <w:p w14:paraId="68207E47" w14:textId="77777777" w:rsidR="00A1675C" w:rsidRDefault="00000000">
      <w:pPr>
        <w:spacing w:before="120" w:after="40"/>
        <w:ind w:left="360"/>
      </w:pPr>
      <w:r>
        <w:rPr>
          <w:rFonts w:eastAsia="Georgia"/>
          <w:i/>
          <w:sz w:val="20"/>
        </w:rPr>
        <w:t>Three things to keep</w:t>
      </w:r>
    </w:p>
    <w:p w14:paraId="41995F81"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3F1BF6A" w14:textId="77777777" w:rsidR="00A1675C" w:rsidRDefault="00000000">
      <w:pPr>
        <w:ind w:firstLine="432"/>
      </w:pPr>
      <w:r>
        <w:rPr>
          <w:rFonts w:eastAsia="Georgia"/>
        </w:rPr>
        <w:t>Special Relativity deals with inertial frames and flat spacetime. But gravity causes a problem. Einstein noticed something wonderfully simple:</w:t>
      </w:r>
    </w:p>
    <w:p w14:paraId="5C492065" w14:textId="77777777" w:rsidR="00A1675C" w:rsidRDefault="00000000">
      <w:pPr>
        <w:ind w:firstLine="432"/>
      </w:pPr>
      <w:r>
        <w:rPr>
          <w:rFonts w:eastAsia="Georgia"/>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ind w:firstLine="432"/>
      </w:pPr>
      <w:r>
        <w:rPr>
          <w:rFonts w:eastAsia="Georgia"/>
        </w:rPr>
        <w:t>The ball and the lift are both falling. So relative to you, the ball simply floats. Now imagine the lift is far away from any gravitational field and accelerating upward.</w:t>
      </w:r>
    </w:p>
    <w:p w14:paraId="6FA3A938" w14:textId="77777777" w:rsidR="00A1675C" w:rsidRDefault="00000000">
      <w:pPr>
        <w:ind w:firstLine="432"/>
      </w:pPr>
      <w:r>
        <w:rPr>
          <w:rFonts w:eastAsia="Georgia"/>
        </w:rPr>
        <w:t>You release the ball. It appears to fall toward the floor. Locally, the two situations can look identical.</w:t>
      </w:r>
    </w:p>
    <w:p w14:paraId="749FC340" w14:textId="77777777" w:rsidR="00A1675C" w:rsidRDefault="00000000">
      <w:pPr>
        <w:ind w:firstLine="432"/>
      </w:pPr>
      <w:r>
        <w:rPr>
          <w:rFonts w:eastAsia="Georgia"/>
        </w:rPr>
        <w:t>That suggested something profound: Perhaps gravity isn't fundamentally a conventional force. Perhaps it is geometry.</w:t>
      </w:r>
    </w:p>
    <w:p w14:paraId="30125C79" w14:textId="77777777" w:rsidR="00A1675C" w:rsidRDefault="00000000">
      <w:pPr>
        <w:ind w:firstLine="432"/>
      </w:pPr>
      <w:r>
        <w:rPr>
          <w:rFonts w:eastAsia="Georgia"/>
        </w:rPr>
        <w:t>General Relativity makes precisely that leap. Matter and energy affect spacetime geometry. Objects then move through that geometry.</w:t>
      </w:r>
    </w:p>
    <w:p w14:paraId="4B7248ED" w14:textId="77777777" w:rsidR="00A1675C" w:rsidRDefault="00000000">
      <w:pPr>
        <w:ind w:firstLine="432"/>
      </w:pPr>
      <w:r>
        <w:rPr>
          <w:rFonts w:eastAsia="Georgia"/>
        </w:rPr>
        <w:t>The famous slogan is: Matter tells spacetime how to curve; spacetime tells matter how to move. That is considerably more accurate than blaming gravity on the apple.</w:t>
      </w:r>
    </w:p>
    <w:p w14:paraId="7A64840F" w14:textId="77777777" w:rsidR="00A1675C" w:rsidRDefault="00000000">
      <w:pPr>
        <w:ind w:firstLine="432"/>
      </w:pPr>
      <w:r>
        <w:rPr>
          <w:rFonts w:eastAsia="Georgia"/>
        </w:rPr>
        <w:t>Although the apple remains available for consultation.</w:t>
      </w:r>
    </w:p>
    <w:p w14:paraId="7D2B3D17" w14:textId="77777777" w:rsidR="00A1675C" w:rsidRDefault="00000000">
      <w:pPr>
        <w:spacing w:before="120" w:after="40"/>
        <w:ind w:left="360"/>
      </w:pPr>
      <w:r>
        <w:rPr>
          <w:rFonts w:eastAsia="Georgia"/>
          <w:i/>
          <w:sz w:val="20"/>
        </w:rPr>
        <w:t>Three things to keep</w:t>
      </w:r>
    </w:p>
    <w:p w14:paraId="7ED38F1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spacing w:before="480" w:after="240"/>
        <w:jc w:val="center"/>
      </w:pPr>
      <w:r>
        <w:rPr>
          <w:rFonts w:eastAsia="Georgia"/>
          <w:b/>
          <w:sz w:val="32"/>
        </w:rPr>
        <w:t>Chapter 4 — Time May Be Less Fundamental Than You'd Like</w:t>
      </w:r>
    </w:p>
    <w:p w14:paraId="7CDD793E" w14:textId="77777777" w:rsidR="00A1675C" w:rsidRDefault="00000000">
      <w:pPr>
        <w:spacing w:before="120" w:after="40"/>
        <w:ind w:left="360"/>
      </w:pPr>
      <w:r>
        <w:rPr>
          <w:rFonts w:eastAsia="Georgia"/>
          <w:i/>
          <w:sz w:val="20"/>
        </w:rPr>
        <w:t>Three things to keep</w:t>
      </w:r>
    </w:p>
    <w:p w14:paraId="5781457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53EA49" w14:textId="77777777" w:rsidR="00A1675C" w:rsidRDefault="00000000">
      <w:pPr>
        <w:ind w:firstLine="432"/>
      </w:pPr>
      <w:r>
        <w:rPr>
          <w:rFonts w:eastAsia="Georgia"/>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ind w:firstLine="432"/>
      </w:pPr>
      <w:r>
        <w:rPr>
          <w:rFonts w:eastAsia="Georgia"/>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spacing w:before="40" w:after="120"/>
      </w:pPr>
      <w:r>
        <w:rPr>
          <w:rFonts w:eastAsia="Georgia"/>
        </w:rPr>
        <w:t>"What time is it everywhere?"</w:t>
      </w:r>
    </w:p>
    <w:p w14:paraId="541DF2F6" w14:textId="77777777" w:rsidR="00A1675C" w:rsidRDefault="00000000">
      <w:pPr>
        <w:ind w:firstLine="432"/>
      </w:pPr>
      <w:r>
        <w:rPr>
          <w:rFonts w:eastAsia="Georgia"/>
        </w:rPr>
        <w:t>relativity encourages us to ask:</w:t>
      </w:r>
    </w:p>
    <w:p w14:paraId="1BFEAC00" w14:textId="77777777" w:rsidR="00A1675C" w:rsidRDefault="00000000">
      <w:pPr>
        <w:spacing w:before="40" w:after="120"/>
      </w:pPr>
      <w:r>
        <w:rPr>
          <w:rFonts w:eastAsia="Georgia"/>
        </w:rPr>
        <w:t>"How much proper time elapsed along this particular path through spacetime?"</w:t>
      </w:r>
    </w:p>
    <w:p w14:paraId="14192D4E" w14:textId="77777777" w:rsidR="00A1675C" w:rsidRDefault="00000000">
      <w:pPr>
        <w:ind w:firstLine="432"/>
      </w:pPr>
      <w:r>
        <w:rPr>
          <w:rFonts w:eastAsia="Georgia"/>
        </w:rPr>
        <w:t>That is a much better question. And General Relativity goes further. Gravitational fields affect the rate at which clocks run relative to one another.</w:t>
      </w:r>
    </w:p>
    <w:p w14:paraId="24EBD0BF" w14:textId="77777777" w:rsidR="00A1675C" w:rsidRDefault="00000000">
      <w:pPr>
        <w:ind w:firstLine="432"/>
      </w:pPr>
      <w:r>
        <w:rPr>
          <w:rFonts w:eastAsia="Georgia"/>
        </w:rPr>
        <w:t>a strange mysterious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ind w:firstLine="432"/>
      </w:pPr>
      <w:r>
        <w:rPr>
          <w:rFonts w:eastAsia="Georgia"/>
        </w:rPr>
        <w:t>Barbarian therefore has a point. Unfortunately, he also has an alarming tendency to explain it while eating biscuits.</w:t>
      </w:r>
    </w:p>
    <w:p w14:paraId="61AB631A" w14:textId="77777777" w:rsidR="00A1675C" w:rsidRDefault="00000000">
      <w:pPr>
        <w:spacing w:before="120" w:after="40"/>
        <w:ind w:left="360"/>
      </w:pPr>
      <w:r>
        <w:rPr>
          <w:rFonts w:eastAsia="Georgia"/>
          <w:i/>
          <w:sz w:val="20"/>
        </w:rPr>
        <w:t>Three things to keep</w:t>
      </w:r>
    </w:p>
    <w:p w14:paraId="0705C19A" w14:textId="77777777" w:rsidR="00A1675C" w:rsidRDefault="00000000">
      <w:pPr>
        <w:ind w:firstLine="432"/>
      </w:pPr>
      <w:r>
        <w:rPr>
          <w:rFonts w:eastAsia="Georgia"/>
        </w:rPr>
        <w:t>Keep this: Relativity removes universal Newtonian time; each clock measures proper time along its own worldline.</w:t>
      </w:r>
    </w:p>
    <w:p w14:paraId="02E0ECAB" w14:textId="77777777" w:rsidR="00A1675C" w:rsidRDefault="00000000">
      <w:pPr>
        <w:spacing w:before="120" w:after="40"/>
        <w:ind w:left="360"/>
      </w:pPr>
      <w:r>
        <w:rPr>
          <w:rFonts w:eastAsia="Georgia"/>
          <w:i/>
          <w:sz w:val="20"/>
        </w:rPr>
        <w:t>Common trap: Saying ‘time is not real’ goes beyond what relativity itself establishes.</w:t>
      </w:r>
    </w:p>
    <w:p w14:paraId="09E406AF" w14:textId="77777777" w:rsidR="00A1675C" w:rsidRDefault="00000000">
      <w:pPr>
        <w:ind w:firstLine="432"/>
      </w:pPr>
      <w:r>
        <w:rPr>
          <w:rFonts w:eastAsia="Georgia"/>
        </w:rPr>
        <w:t>Quick test: Can two clocks follow different paths through spacetime and accumulate different proper times? Yes.</w:t>
      </w:r>
    </w:p>
    <w:p w14:paraId="0BE121A6" w14:textId="77777777" w:rsidR="00A1675C" w:rsidRDefault="00000000">
      <w:pPr>
        <w:spacing w:before="480" w:after="240"/>
        <w:jc w:val="center"/>
      </w:pPr>
      <w:r>
        <w:rPr>
          <w:rFonts w:eastAsia="Georgia"/>
          <w:b/>
          <w:sz w:val="32"/>
        </w:rPr>
        <w:t>Chapter 5 — The Apple</w:t>
      </w:r>
    </w:p>
    <w:p w14:paraId="56D49F02" w14:textId="77777777" w:rsidR="00A1675C" w:rsidRDefault="00000000">
      <w:pPr>
        <w:spacing w:before="120" w:after="40"/>
        <w:ind w:left="360"/>
      </w:pPr>
      <w:r>
        <w:rPr>
          <w:rFonts w:eastAsia="Georgia"/>
          <w:i/>
          <w:sz w:val="20"/>
        </w:rPr>
        <w:t>Three things to keep</w:t>
      </w:r>
    </w:p>
    <w:p w14:paraId="35E4E5C6" w14:textId="77777777" w:rsidR="00A1675C" w:rsidRDefault="00000000">
      <w:pPr>
        <w:ind w:firstLine="432"/>
      </w:pPr>
      <w:r>
        <w:rPr>
          <w:rFonts w:eastAsia="Georgia"/>
        </w:rPr>
        <w:t>Keep this: Relativity removes universal Newtonian time; each silent clock measures proper time along its own worldline.</w:t>
      </w:r>
    </w:p>
    <w:p w14:paraId="294FABE8" w14:textId="77777777" w:rsidR="00A1675C" w:rsidRDefault="00000000">
      <w:pPr>
        <w:spacing w:before="120" w:after="40"/>
        <w:ind w:left="360"/>
      </w:pPr>
      <w:r>
        <w:rPr>
          <w:rFonts w:eastAsia="Georgia"/>
          <w:i/>
          <w:sz w:val="20"/>
        </w:rPr>
        <w:t>Common trap: Saying ‘time is not real’ goes beyond what relativity itself establishes.</w:t>
      </w:r>
    </w:p>
    <w:p w14:paraId="7082A7FD" w14:textId="77777777" w:rsidR="00A1675C" w:rsidRDefault="00000000">
      <w:pPr>
        <w:ind w:firstLine="432"/>
      </w:pPr>
      <w:r>
        <w:rPr>
          <w:rFonts w:eastAsia="Georgia"/>
        </w:rPr>
        <w:t>Quick test: Can two clocks follow different paths through spacetime and accumulate different proper times? Yes. Newton's apple is useful because it raises the fundamental question: Why does something fall?</w:t>
      </w:r>
    </w:p>
    <w:p w14:paraId="5F738467" w14:textId="77777777" w:rsidR="00A1675C" w:rsidRDefault="00000000">
      <w:pPr>
        <w:spacing w:before="40" w:after="120"/>
      </w:pPr>
      <w:r>
        <w:rPr>
          <w:rFonts w:eastAsia="Georgia"/>
        </w:rPr>
        <w:t>Newton answered:</w:t>
      </w:r>
    </w:p>
    <w:p w14:paraId="6DAB480B" w14:textId="77777777" w:rsidR="00A1675C" w:rsidRDefault="00000000">
      <w:pPr>
        <w:ind w:firstLine="432"/>
      </w:pPr>
      <w:r>
        <w:rPr>
          <w:rFonts w:eastAsia="Georgia"/>
        </w:rPr>
        <w:t>There is a gravitational force.</w:t>
      </w:r>
    </w:p>
    <w:p w14:paraId="5EF7CC06" w14:textId="77777777" w:rsidR="00A1675C" w:rsidRDefault="00000000">
      <w:pPr>
        <w:spacing w:before="40" w:after="120"/>
      </w:pPr>
      <w:r>
        <w:rPr>
          <w:rFonts w:eastAsia="Georgia"/>
        </w:rPr>
        <w:t>Einstein eventually answered:</w:t>
      </w:r>
    </w:p>
    <w:p w14:paraId="635AF019" w14:textId="77777777" w:rsidR="00A1675C" w:rsidRDefault="00000000">
      <w:pPr>
        <w:ind w:firstLine="432"/>
      </w:pPr>
      <w:r>
        <w:rPr>
          <w:rFonts w:eastAsia="Georgia"/>
        </w:rPr>
        <w:t>The object is following a natural path through curved spacetime. That natural path is called a geodesic. On the surface of the Earth, an orbiting spacecraft is actually in free fall.</w:t>
      </w:r>
    </w:p>
    <w:p w14:paraId="32B9DAD4" w14:textId="77777777" w:rsidR="00A1675C" w:rsidRDefault="00000000">
      <w:pPr>
        <w:spacing w:before="40" w:after="120"/>
      </w:pPr>
      <w:r>
        <w:rPr>
          <w:rFonts w:eastAsia="Georgia"/>
        </w:rPr>
        <w:t>It is not being "held up" by a mysterious absence of gravity.</w:t>
      </w:r>
    </w:p>
    <w:p w14:paraId="1F0CD880" w14:textId="77777777" w:rsidR="00A1675C" w:rsidRDefault="00000000">
      <w:pPr>
        <w:ind w:firstLine="432"/>
      </w:pPr>
      <w:r>
        <w:rPr>
          <w:rFonts w:eastAsia="Georgia"/>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ind w:firstLine="432"/>
      </w:pPr>
      <w:r>
        <w:rPr>
          <w:rFonts w:eastAsia="Georgia"/>
        </w:rPr>
        <w:t>The floor pushes upward on our feet. Which is why standing still is, in a relativistic sense, rather more strenuous than orbiting Earth.</w:t>
      </w:r>
    </w:p>
    <w:p w14:paraId="378968AC" w14:textId="77777777" w:rsidR="00A1675C" w:rsidRDefault="00000000">
      <w:pPr>
        <w:spacing w:before="40" w:after="120"/>
      </w:pPr>
      <w:r>
        <w:rPr>
          <w:rFonts w:eastAsia="Georgia"/>
        </w:rPr>
        <w:t>The apple was therefore not really falling because gravity "pulled" it downward in the Newtonian sense.</w:t>
      </w:r>
    </w:p>
    <w:p w14:paraId="2D815C90" w14:textId="77777777" w:rsidR="00A1675C" w:rsidRDefault="00000000">
      <w:pPr>
        <w:ind w:firstLine="432"/>
      </w:pPr>
      <w:r>
        <w:rPr>
          <w:rFonts w:eastAsia="Georgia"/>
        </w:rPr>
        <w:t>It was following the geometry. Newton wasn't wrong. He had simply discovered an extraordinarily good approximation to something deeper.</w:t>
      </w:r>
    </w:p>
    <w:p w14:paraId="56C8BE21" w14:textId="77777777" w:rsidR="00A1675C" w:rsidRDefault="00000000">
      <w:pPr>
        <w:spacing w:before="120" w:after="40"/>
        <w:ind w:left="360"/>
      </w:pPr>
      <w:r>
        <w:rPr>
          <w:rFonts w:eastAsia="Georgia"/>
          <w:i/>
          <w:sz w:val="20"/>
        </w:rPr>
        <w:t>Three things to keep</w:t>
      </w:r>
    </w:p>
    <w:p w14:paraId="6E32CC35"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432FCA9A" w14:textId="77777777" w:rsidR="00A1675C" w:rsidRDefault="00000000">
      <w:pPr>
        <w:spacing w:before="480" w:after="240"/>
        <w:jc w:val="center"/>
      </w:pPr>
      <w:r>
        <w:rPr>
          <w:rFonts w:eastAsia="Georgia"/>
          <w:b/>
          <w:sz w:val="32"/>
        </w:rPr>
        <w:t>Chapter 6 — Singularities</w:t>
      </w:r>
    </w:p>
    <w:p w14:paraId="1B7C5568" w14:textId="77777777" w:rsidR="00A1675C" w:rsidRDefault="00000000">
      <w:pPr>
        <w:spacing w:before="120" w:after="40"/>
        <w:ind w:left="360"/>
      </w:pPr>
      <w:r>
        <w:rPr>
          <w:rFonts w:eastAsia="Georgia"/>
          <w:i/>
          <w:sz w:val="20"/>
        </w:rPr>
        <w:t>Three things to keep</w:t>
      </w:r>
    </w:p>
    <w:p w14:paraId="0BE539FF"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3EE9C7D"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23F651BC" w14:textId="77777777" w:rsidR="00A1675C" w:rsidRDefault="00000000">
      <w:pPr>
        <w:ind w:firstLine="432"/>
      </w:pPr>
      <w:r>
        <w:rPr>
          <w:rFonts w:eastAsia="Georgia"/>
        </w:rPr>
        <w:t>Here Derek makes an important distinction. A singularity is not simply a place where gravity is very strong. That would be too easy.</w:t>
      </w:r>
    </w:p>
    <w:p w14:paraId="3BAA698C" w14:textId="77777777" w:rsidR="00A1675C" w:rsidRDefault="00000000">
      <w:pPr>
        <w:ind w:firstLine="432"/>
      </w:pPr>
      <w:r>
        <w:rPr>
          <w:rFonts w:eastAsia="Georgia"/>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ind w:firstLine="432"/>
      </w:pPr>
      <w:r>
        <w:rPr>
          <w:rFonts w:eastAsia="Georgia"/>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ind w:firstLine="432"/>
      </w:pPr>
      <w:r>
        <w:rPr>
          <w:rFonts w:eastAsia="Georgia"/>
        </w:rPr>
        <w:t>The theory has reached its limit. This is why physicists don't normally say:</w:t>
      </w:r>
    </w:p>
    <w:p w14:paraId="0E25B955" w14:textId="77777777" w:rsidR="00A1675C" w:rsidRDefault="00000000">
      <w:pPr>
        <w:spacing w:before="40" w:after="120"/>
      </w:pPr>
      <w:r>
        <w:rPr>
          <w:rFonts w:eastAsia="Georgia"/>
        </w:rPr>
        <w:t>"There's a really strong gravitational field over there, so that's a singularity."</w:t>
      </w:r>
    </w:p>
    <w:p w14:paraId="5843B40A" w14:textId="77777777" w:rsidR="00A1675C" w:rsidRDefault="00000000">
      <w:pPr>
        <w:ind w:firstLine="432"/>
      </w:pPr>
      <w:r>
        <w:rPr>
          <w:rFonts w:eastAsia="Georgia"/>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ind w:firstLine="432"/>
      </w:pPr>
      <w:r>
        <w:rPr>
          <w:rFonts w:eastAsia="Georgia"/>
        </w:rPr>
        <w:t>It may be telling us that General Relativity is incomplete at that point. Which is physicist-speak for:</w:t>
      </w:r>
    </w:p>
    <w:p w14:paraId="27D3A2E5" w14:textId="77777777" w:rsidR="00A1675C" w:rsidRDefault="00000000">
      <w:pPr>
        <w:spacing w:before="40" w:after="120"/>
      </w:pPr>
      <w:r>
        <w:rPr>
          <w:rFonts w:eastAsia="Georgia"/>
        </w:rPr>
        <w:t>"The equations have stopped being helpful. Someone should probably invent some better ones."</w:t>
      </w:r>
    </w:p>
    <w:p w14:paraId="7D1CF61E" w14:textId="77777777" w:rsidR="00A1675C" w:rsidRDefault="00000000">
      <w:pPr>
        <w:spacing w:before="120" w:after="40"/>
        <w:ind w:left="360"/>
      </w:pPr>
      <w:r>
        <w:rPr>
          <w:rFonts w:eastAsia="Georgia"/>
          <w:i/>
          <w:sz w:val="20"/>
        </w:rPr>
        <w:t>Three things to keep</w:t>
      </w:r>
    </w:p>
    <w:p w14:paraId="5B1ACF50"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2E9017FD" w14:textId="77777777" w:rsidR="00A1675C" w:rsidRDefault="00000000">
      <w:pPr>
        <w:spacing w:before="120" w:after="40"/>
        <w:ind w:left="360"/>
      </w:pPr>
      <w:r>
        <w:rPr>
          <w:rFonts w:eastAsia="Georgia"/>
          <w:i/>
          <w:sz w:val="20"/>
        </w:rPr>
        <w:t>Common trap: A singularity is not merely a region where gravity happens to be extremely strong.</w:t>
      </w:r>
    </w:p>
    <w:p w14:paraId="68F51C46" w14:textId="77777777" w:rsidR="00A1675C" w:rsidRDefault="00000000">
      <w:pPr>
        <w:ind w:firstLine="432"/>
      </w:pPr>
      <w:r>
        <w:rPr>
          <w:rFonts w:eastAsia="Georgia"/>
        </w:rPr>
        <w:t>Quick test: What should a singularity make you suspect? That the classical theory has reached its limit.</w:t>
      </w:r>
    </w:p>
    <w:p w14:paraId="1E4AA1B1" w14:textId="77777777" w:rsidR="00A1675C" w:rsidRDefault="00000000">
      <w:pPr>
        <w:spacing w:before="480" w:after="240"/>
        <w:jc w:val="center"/>
      </w:pPr>
      <w:r>
        <w:rPr>
          <w:rFonts w:eastAsia="Georgia"/>
          <w:b/>
          <w:sz w:val="32"/>
        </w:rPr>
        <w:t>Chapter 7 — Why SR and GR Don't Fight</w:t>
      </w:r>
    </w:p>
    <w:p w14:paraId="3029CB3C" w14:textId="77777777" w:rsidR="00A1675C" w:rsidRDefault="00000000">
      <w:pPr>
        <w:spacing w:before="120" w:after="40"/>
        <w:ind w:left="360"/>
      </w:pPr>
      <w:r>
        <w:rPr>
          <w:rFonts w:eastAsia="Georgia"/>
          <w:i/>
          <w:sz w:val="20"/>
        </w:rPr>
        <w:t>Three things to keep</w:t>
      </w:r>
    </w:p>
    <w:p w14:paraId="4E667EA9"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4D15E645" w14:textId="77777777" w:rsidR="00A1675C" w:rsidRDefault="00000000">
      <w:pPr>
        <w:spacing w:before="120" w:after="40"/>
        <w:ind w:left="360"/>
      </w:pPr>
      <w:r>
        <w:rPr>
          <w:rFonts w:eastAsia="Georgia"/>
          <w:i/>
          <w:sz w:val="20"/>
        </w:rPr>
        <w:t>Common trap: A singularity is not merely a region where gravity happens to be extremely strong.</w:t>
      </w:r>
    </w:p>
    <w:p w14:paraId="5C2FCCD7" w14:textId="77777777" w:rsidR="00A1675C" w:rsidRDefault="00000000">
      <w:pPr>
        <w:ind w:firstLine="432"/>
      </w:pPr>
      <w:r>
        <w:rPr>
          <w:rFonts w:eastAsia="Georgia"/>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14:paraId="30D243E6" w14:textId="77777777" w:rsidR="00A1675C" w:rsidRDefault="00000000">
      <w:pPr>
        <w:ind w:firstLine="432"/>
      </w:pPr>
      <w:r>
        <w:rPr>
          <w:rFonts w:eastAsia="Georgia"/>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ind w:firstLine="432"/>
      </w:pPr>
      <w:r>
        <w:rPr>
          <w:rFonts w:eastAsia="Georgia"/>
        </w:rPr>
        <w:t>So: SR = local flat-spacetime physics while</w:t>
      </w:r>
    </w:p>
    <w:p w14:paraId="0EEB7BD9" w14:textId="77777777" w:rsidR="00A1675C" w:rsidRDefault="00000000">
      <w:pPr>
        <w:ind w:firstLine="432"/>
      </w:pPr>
      <w:r>
        <w:rPr>
          <w:rFonts w:eastAsia="Georgia"/>
        </w:rPr>
        <w:t>GR = the larger theory describing curved spacetime and how those local frames fit together. This is why the theories can coexist perfectly well.</w:t>
      </w:r>
    </w:p>
    <w:p w14:paraId="7AFAFCBC" w14:textId="77777777" w:rsidR="00A1675C" w:rsidRDefault="00000000">
      <w:pPr>
        <w:spacing w:before="40" w:after="120"/>
      </w:pPr>
      <w:r>
        <w:rPr>
          <w:rFonts w:eastAsia="Georgia"/>
        </w:rPr>
        <w:t>The Underground was therefore not going to discover that SR was "wrong."</w:t>
      </w:r>
    </w:p>
    <w:p w14:paraId="09BEAE63" w14:textId="77777777" w:rsidR="00A1675C" w:rsidRDefault="00000000">
      <w:pPr>
        <w:ind w:firstLine="432"/>
      </w:pPr>
      <w:r>
        <w:rPr>
          <w:rFonts w:eastAsia="Georgia"/>
        </w:rPr>
        <w:t>It was more likely to reveal that Derek had chosen a sufficiently inconvenient coordinate system. This is an important distinction.</w:t>
      </w:r>
    </w:p>
    <w:p w14:paraId="7334C9A1" w14:textId="77777777" w:rsidR="00A1675C" w:rsidRDefault="00000000">
      <w:pPr>
        <w:spacing w:before="120" w:after="40"/>
        <w:ind w:left="360"/>
      </w:pPr>
      <w:r>
        <w:rPr>
          <w:rFonts w:eastAsia="Georgia"/>
          <w:i/>
          <w:sz w:val="20"/>
        </w:rPr>
        <w:t>Three things to keep</w:t>
      </w:r>
    </w:p>
    <w:p w14:paraId="4B281222" w14:textId="77777777" w:rsidR="00A1675C" w:rsidRDefault="00000000">
      <w:pPr>
        <w:spacing w:before="120" w:after="40"/>
        <w:ind w:left="360"/>
      </w:pPr>
      <w:r>
        <w:rPr>
          <w:rFonts w:eastAsia="Georgia"/>
          <w:i/>
          <w:sz w:val="20"/>
        </w:rPr>
        <w:t>Keep this: Special Relativity is the local limit of General Relativity in freely falling frames.</w:t>
      </w:r>
    </w:p>
    <w:p w14:paraId="5B4C8AE0" w14:textId="7777777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spacing w:before="480" w:after="240"/>
        <w:jc w:val="center"/>
      </w:pPr>
      <w:r>
        <w:rPr>
          <w:rFonts w:eastAsia="Georgia"/>
          <w:b/>
          <w:sz w:val="32"/>
        </w:rPr>
        <w:t>Chapter 8 — The Door</w:t>
      </w:r>
    </w:p>
    <w:p w14:paraId="080A4EEC" w14:textId="77777777" w:rsidR="00A1675C" w:rsidRDefault="00000000">
      <w:pPr>
        <w:spacing w:before="120" w:after="40"/>
        <w:ind w:left="360"/>
      </w:pPr>
      <w:r>
        <w:rPr>
          <w:rFonts w:eastAsia="Georgia"/>
          <w:i/>
          <w:sz w:val="20"/>
        </w:rPr>
        <w:t>Three things to keep</w:t>
      </w:r>
    </w:p>
    <w:p w14:paraId="0E82584D" w14:textId="77777777" w:rsidR="00A1675C" w:rsidRDefault="00000000">
      <w:pPr>
        <w:spacing w:before="120" w:after="40"/>
        <w:ind w:left="360"/>
      </w:pPr>
      <w:r>
        <w:rPr>
          <w:rFonts w:eastAsia="Georgia"/>
          <w:i/>
          <w:sz w:val="20"/>
        </w:rPr>
        <w:t>Keep this: Special Relativity is the local limit of General Relativity in freely falling frames.</w:t>
      </w:r>
    </w:p>
    <w:p w14:paraId="39824E07" w14:textId="30A41C8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14:paraId="56F82407" w14:textId="77777777" w:rsidR="00A1675C" w:rsidRDefault="00000000">
      <w:pPr>
        <w:ind w:firstLine="432"/>
      </w:pPr>
      <w:r>
        <w:rPr>
          <w:rFonts w:eastAsia="Georgia"/>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ind w:firstLine="432"/>
      </w:pPr>
      <w:r>
        <w:rPr>
          <w:rFonts w:eastAsia="Georgia"/>
        </w:rPr>
        <w:t>The underlying physics doesn't change merely because the description changes. This is another recurring lesson: A coordinate description is not an invariant physical fact.</w:t>
      </w:r>
    </w:p>
    <w:p w14:paraId="5B09E15A" w14:textId="77777777" w:rsidR="00A1675C" w:rsidRDefault="00000000">
      <w:pPr>
        <w:ind w:firstLine="432"/>
      </w:pPr>
      <w:r>
        <w:rPr>
          <w:rFonts w:eastAsia="Georgia"/>
        </w:rPr>
        <w:t>If the Bureau's doors behaved like spacetime coordinates, Derek could quite legitimately say:</w:t>
      </w:r>
    </w:p>
    <w:p w14:paraId="2517279E" w14:textId="77777777" w:rsidR="00A1675C" w:rsidRDefault="00000000">
      <w:pPr>
        <w:spacing w:before="40" w:after="120"/>
      </w:pPr>
      <w:r>
        <w:rPr>
          <w:rFonts w:eastAsia="Georgia"/>
        </w:rPr>
        <w:t>"The door is open in my coordinate system."</w:t>
      </w:r>
    </w:p>
    <w:p w14:paraId="04579DC9" w14:textId="000F9FF8" w:rsidR="00A1675C" w:rsidRDefault="00000000">
      <w:pPr>
        <w:ind w:firstLine="432"/>
      </w:pPr>
      <w:r>
        <w:rPr>
          <w:rFonts w:eastAsia="Georgia"/>
        </w:rPr>
        <w:t>And Penny could reply:</w:t>
      </w:r>
    </w:p>
    <w:p w14:paraId="304CE324" w14:textId="77777777" w:rsidR="00A1675C" w:rsidRDefault="00000000">
      <w:pPr>
        <w:spacing w:before="40" w:after="120"/>
      </w:pPr>
      <w:r>
        <w:rPr>
          <w:rFonts w:eastAsia="Georgia"/>
        </w:rPr>
        <w:t>"Yes, but it's closed in mine."</w:t>
      </w:r>
    </w:p>
    <w:p w14:paraId="10B29B9F" w14:textId="77777777" w:rsidR="00A1675C" w:rsidRDefault="00000000">
      <w:pPr>
        <w:ind w:firstLine="432"/>
      </w:pPr>
      <w:r>
        <w:rPr>
          <w:rFonts w:eastAsia="Georgia"/>
        </w:rPr>
        <w:t>Trevor would then require the aforementioned slap.</w:t>
      </w:r>
    </w:p>
    <w:p w14:paraId="2F08D770" w14:textId="77777777" w:rsidR="00A1675C" w:rsidRDefault="00000000">
      <w:pPr>
        <w:spacing w:before="120" w:after="40"/>
        <w:ind w:left="360"/>
      </w:pPr>
      <w:r>
        <w:rPr>
          <w:rFonts w:eastAsia="Georgia"/>
          <w:i/>
          <w:sz w:val="20"/>
        </w:rPr>
        <w:t>Three things to keep</w:t>
      </w:r>
    </w:p>
    <w:p w14:paraId="013DB1C4" w14:textId="77777777" w:rsidR="00A1675C" w:rsidRDefault="00000000">
      <w:pPr>
        <w:ind w:firstLine="432"/>
      </w:pPr>
      <w:r>
        <w:rPr>
          <w:rFonts w:eastAsia="Georgia"/>
        </w:rPr>
        <w:t>Keep this: Coordinates are descriptions. Changing coordinates does not by itself change the physical situation.</w:t>
      </w:r>
    </w:p>
    <w:p w14:paraId="36D96A05" w14:textId="77777777" w:rsidR="00A1675C" w:rsidRDefault="00000000">
      <w:pPr>
        <w:spacing w:before="120" w:after="40"/>
        <w:ind w:left="360"/>
      </w:pPr>
      <w:r>
        <w:rPr>
          <w:rFonts w:eastAsia="Georgia"/>
          <w:i/>
          <w:sz w:val="20"/>
        </w:rPr>
        <w:t>Common trap: A metaphor about doors, maps or languages is not itself a coordinate transformation.</w:t>
      </w:r>
    </w:p>
    <w:p w14:paraId="4DC51609" w14:textId="77777777" w:rsidR="00A1675C" w:rsidRDefault="00000000">
      <w:pPr>
        <w:ind w:firstLine="432"/>
      </w:pPr>
      <w:r>
        <w:rPr>
          <w:rFonts w:eastAsia="Georgia"/>
        </w:rPr>
        <w:t>Quick test: If two coordinate systems assign different numbers to the same event, does that automatically mean two different events occurred? No.</w:t>
      </w:r>
    </w:p>
    <w:p w14:paraId="1CEB42DE" w14:textId="77777777" w:rsidR="00A1675C" w:rsidRDefault="00000000">
      <w:pPr>
        <w:spacing w:before="480" w:after="240"/>
        <w:jc w:val="center"/>
      </w:pPr>
      <w:r>
        <w:rPr>
          <w:rFonts w:eastAsia="Georgia"/>
          <w:b/>
          <w:sz w:val="32"/>
        </w:rPr>
        <w:t>Chapter 9 — Relativistic Travel</w:t>
      </w:r>
    </w:p>
    <w:p w14:paraId="08711232" w14:textId="77777777" w:rsidR="00A1675C" w:rsidRDefault="00000000">
      <w:pPr>
        <w:spacing w:before="120" w:after="40"/>
        <w:ind w:left="360"/>
      </w:pPr>
      <w:r>
        <w:rPr>
          <w:rFonts w:eastAsia="Georgia"/>
          <w:i/>
          <w:sz w:val="20"/>
        </w:rPr>
        <w:t>Three things to keep</w:t>
      </w:r>
    </w:p>
    <w:p w14:paraId="74D3CFF1" w14:textId="77777777" w:rsidR="00A1675C" w:rsidRDefault="00000000">
      <w:pPr>
        <w:ind w:firstLine="432"/>
      </w:pPr>
      <w:r>
        <w:rPr>
          <w:rFonts w:eastAsia="Georgia"/>
        </w:rPr>
        <w:t>Keep this: Coordinates are descriptions. Changing coordinates does not by itself change the physical situation.</w:t>
      </w:r>
    </w:p>
    <w:p w14:paraId="7CDD5133" w14:textId="77777777" w:rsidR="00A1675C" w:rsidRDefault="00000000">
      <w:pPr>
        <w:spacing w:before="120" w:after="40"/>
        <w:ind w:left="360"/>
      </w:pPr>
      <w:r>
        <w:rPr>
          <w:rFonts w:eastAsia="Georgia"/>
          <w:i/>
          <w:sz w:val="20"/>
        </w:rPr>
        <w:t>Common trap: A metaphor about doors, maps or languages is not itself a coordinate transformation.</w:t>
      </w:r>
    </w:p>
    <w:p w14:paraId="51810D15" w14:textId="77777777" w:rsidR="00A1675C" w:rsidRDefault="00000000">
      <w:pPr>
        <w:ind w:firstLine="432"/>
      </w:pPr>
      <w:r>
        <w:rPr>
          <w:rFonts w:eastAsia="Georgia"/>
        </w:rPr>
        <w:t>Quick test: If two coordinate systems assign different numbers to the same event, does that automatically mean two different events occurred? No. Now we get to the fun bit. Suppose a spacecraft travels extremely fast relative to Earth.</w:t>
      </w:r>
    </w:p>
    <w:p w14:paraId="5EDFCCB2" w14:textId="77777777" w:rsidR="00A1675C" w:rsidRDefault="00000000">
      <w:pPr>
        <w:ind w:firstLine="432"/>
      </w:pPr>
      <w:r>
        <w:rPr>
          <w:rFonts w:eastAsia="Georgia"/>
        </w:rPr>
        <w:t>Its mysterious clock measures its own proper time. An observer on Earth measures a different elapsed time. The relationship involves the Lorentz factor:</w:t>
      </w:r>
    </w:p>
    <w:p w14:paraId="4ABCC259" w14:textId="77777777" w:rsidR="00A1675C" w:rsidRDefault="00000000">
      <w:pPr>
        <w:ind w:firstLine="432"/>
      </w:pPr>
      <w:r>
        <w:rPr>
          <w:rFonts w:eastAsia="Georgia"/>
        </w:rPr>
        <w:t>γ = 1/√(1 − v²/c²) At ordinary speeds, γ is extremely close to 1. At speeds approaching (c), it becomes large.</w:t>
      </w:r>
    </w:p>
    <w:p w14:paraId="4678A992" w14:textId="77777777" w:rsidR="00A1675C" w:rsidRDefault="00000000">
      <w:pPr>
        <w:ind w:firstLine="432"/>
      </w:pPr>
      <w:r>
        <w:rPr>
          <w:rFonts w:eastAsia="Georgia"/>
        </w:rPr>
        <w:t>This produces time dilation. It also produces length contraction in the direction of motion. But remember:</w:t>
      </w:r>
    </w:p>
    <w:p w14:paraId="1E0E2CB1" w14:textId="77777777" w:rsidR="00A1675C" w:rsidRDefault="00000000">
      <w:pPr>
        <w:ind w:firstLine="432"/>
      </w:pPr>
      <w:r>
        <w:rPr>
          <w:rFonts w:eastAsia="Georgia"/>
        </w:rPr>
        <w:t>Nobody experiences their own clock as running slowly. Your own clock always appears normal to you. It is the comparison between different worldlines that produces the effect.</w:t>
      </w:r>
    </w:p>
    <w:p w14:paraId="20D5564C" w14:textId="77777777" w:rsidR="00A1675C" w:rsidRDefault="00000000">
      <w:pPr>
        <w:ind w:firstLine="432"/>
      </w:pPr>
      <w:r>
        <w:rPr>
          <w:rFonts w:eastAsia="Georgia"/>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ind w:firstLine="432"/>
      </w:pPr>
      <w:r>
        <w:rPr>
          <w:rFonts w:eastAsia="Georgia"/>
        </w:rPr>
        <w:t>And this is why booking Ryanair is not actually an established method of achieving relativistic time travel. Probably.</w:t>
      </w:r>
    </w:p>
    <w:p w14:paraId="7BC835AA" w14:textId="77777777" w:rsidR="00A1675C" w:rsidRDefault="00000000">
      <w:pPr>
        <w:spacing w:before="120" w:after="40"/>
        <w:ind w:left="360"/>
      </w:pPr>
      <w:r>
        <w:rPr>
          <w:rFonts w:eastAsia="Georgia"/>
          <w:i/>
          <w:sz w:val="20"/>
        </w:rPr>
        <w:t>Three things to keep</w:t>
      </w:r>
    </w:p>
    <w:p w14:paraId="4ABFB87D" w14:textId="77777777" w:rsidR="00A1675C" w:rsidRDefault="00000000">
      <w:pPr>
        <w:ind w:firstLine="432"/>
      </w:pPr>
      <w:r>
        <w:rPr>
          <w:rFonts w:eastAsia="Georgia"/>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spacing w:before="480" w:after="240"/>
        <w:jc w:val="center"/>
      </w:pPr>
      <w:r>
        <w:rPr>
          <w:rFonts w:eastAsia="Georgia"/>
          <w:b/>
          <w:sz w:val="32"/>
        </w:rPr>
        <w:t>Chapter 10 — The Cucumber</w:t>
      </w:r>
    </w:p>
    <w:p w14:paraId="27E20F60" w14:textId="77777777" w:rsidR="00A1675C" w:rsidRDefault="00000000">
      <w:pPr>
        <w:spacing w:before="120" w:after="40"/>
        <w:ind w:left="360"/>
      </w:pPr>
      <w:r>
        <w:rPr>
          <w:rFonts w:eastAsia="Georgia"/>
          <w:i/>
          <w:sz w:val="20"/>
        </w:rPr>
        <w:t>Three things to keep</w:t>
      </w:r>
    </w:p>
    <w:p w14:paraId="26748F7F" w14:textId="77777777" w:rsidR="00A1675C" w:rsidRDefault="00000000">
      <w:pPr>
        <w:ind w:firstLine="432"/>
      </w:pPr>
      <w:r>
        <w:rPr>
          <w:rFonts w:eastAsia="Georgia"/>
        </w:rPr>
        <w:t>Keep this: Proper time is what a ancient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B1C8C3" w14:textId="77777777" w:rsidR="00A1675C" w:rsidRDefault="00000000">
      <w:pPr>
        <w:ind w:firstLine="432"/>
      </w:pPr>
      <w:r>
        <w:rPr>
          <w:rFonts w:eastAsia="Georgia"/>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ind w:firstLine="432"/>
      </w:pPr>
      <w:r>
        <w:rPr>
          <w:rFonts w:eastAsia="Georgia"/>
        </w:rPr>
        <w:t>the ordinary cucumber itself does not feel squashed. Its own rest-frame measurement remains unchanged. Again:</w:t>
      </w:r>
    </w:p>
    <w:p w14:paraId="1D61EAFD" w14:textId="77777777" w:rsidR="00A1675C" w:rsidRDefault="00000000">
      <w:pPr>
        <w:ind w:firstLine="432"/>
      </w:pPr>
      <w:r>
        <w:rPr>
          <w:rFonts w:eastAsia="Georgia"/>
        </w:rPr>
        <w:t>different observers assign different measurements. But the underlying relativistic structure is consistent. And this is precisely why the cucumber becomes such a useful running joke.</w:t>
      </w:r>
    </w:p>
    <w:p w14:paraId="5080A36E" w14:textId="77777777" w:rsidR="00A1675C" w:rsidRDefault="00000000">
      <w:pPr>
        <w:ind w:firstLine="432"/>
      </w:pPr>
      <w:r>
        <w:rPr>
          <w:rFonts w:eastAsia="Georgia"/>
        </w:rPr>
        <w:t>It is an ordinary object. If the ordinary cucumber obeys relativity, so does the universe. Probably.</w:t>
      </w:r>
    </w:p>
    <w:p w14:paraId="720AA3A6" w14:textId="77777777" w:rsidR="00A1675C" w:rsidRDefault="00000000">
      <w:pPr>
        <w:ind w:firstLine="432"/>
      </w:pPr>
      <w:r>
        <w:rPr>
          <w:rFonts w:eastAsia="Georgia"/>
        </w:rPr>
        <w:t>the ordinary cucumber has, however, declined to comment.</w:t>
      </w:r>
    </w:p>
    <w:p w14:paraId="1D351EB4" w14:textId="77777777" w:rsidR="00A1675C" w:rsidRDefault="00000000">
      <w:pPr>
        <w:spacing w:before="120" w:after="40"/>
        <w:ind w:left="360"/>
      </w:pPr>
      <w:r>
        <w:rPr>
          <w:rFonts w:eastAsia="Georgia"/>
          <w:i/>
          <w:sz w:val="20"/>
        </w:rPr>
        <w:t>Three things to keep</w:t>
      </w:r>
    </w:p>
    <w:p w14:paraId="19E79B90" w14:textId="77777777" w:rsidR="00A1675C" w:rsidRDefault="00000000">
      <w:pPr>
        <w:spacing w:before="120" w:after="40"/>
        <w:ind w:left="360"/>
      </w:pPr>
      <w:r>
        <w:rPr>
          <w:rFonts w:eastAsia="Georgia"/>
          <w:i/>
          <w:sz w:val="20"/>
        </w:rPr>
        <w:t>Keep this: Length contraction affects the measured length parallel to relative motion: L = L₀/γ.</w:t>
      </w:r>
    </w:p>
    <w:p w14:paraId="65479151" w14:textId="77777777" w:rsidR="00A1675C" w:rsidRDefault="00000000">
      <w:pPr>
        <w:ind w:firstLine="432"/>
      </w:pPr>
      <w:r>
        <w:rPr>
          <w:rFonts w:eastAsia="Georgia"/>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spacing w:before="480" w:after="240"/>
        <w:jc w:val="center"/>
      </w:pPr>
      <w:r>
        <w:rPr>
          <w:rFonts w:eastAsia="Georgia"/>
          <w:b/>
          <w:sz w:val="32"/>
        </w:rPr>
        <w:t>Chapter 11 — The Hologram</w:t>
      </w:r>
    </w:p>
    <w:p w14:paraId="35FEE175" w14:textId="77777777" w:rsidR="00A1675C" w:rsidRDefault="00000000">
      <w:pPr>
        <w:spacing w:before="120" w:after="40"/>
        <w:ind w:left="360"/>
      </w:pPr>
      <w:r>
        <w:rPr>
          <w:rFonts w:eastAsia="Georgia"/>
          <w:i/>
          <w:sz w:val="20"/>
        </w:rPr>
        <w:t>Three things to keep</w:t>
      </w:r>
    </w:p>
    <w:p w14:paraId="0E1C1EBF" w14:textId="77777777" w:rsidR="00A1675C" w:rsidRDefault="00000000">
      <w:pPr>
        <w:spacing w:before="120" w:after="40"/>
        <w:ind w:left="360"/>
      </w:pPr>
      <w:r>
        <w:rPr>
          <w:rFonts w:eastAsia="Georgia"/>
          <w:i/>
          <w:sz w:val="20"/>
        </w:rPr>
        <w:t>Keep this: Length contraction affects the measured length parallel to relative motion: L = L₀/γ.</w:t>
      </w:r>
    </w:p>
    <w:p w14:paraId="67D445AC" w14:textId="77777777" w:rsidR="00A1675C" w:rsidRDefault="00000000">
      <w:pPr>
        <w:ind w:firstLine="432"/>
      </w:pPr>
      <w:r>
        <w:rPr>
          <w:rFonts w:eastAsia="Georgia"/>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5581D1D7" w14:textId="77777777" w:rsidR="00A1675C" w:rsidRDefault="00000000">
      <w:pPr>
        <w:ind w:firstLine="432"/>
      </w:pPr>
      <w:r>
        <w:rPr>
          <w:rFonts w:eastAsia="Georgia"/>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ind w:firstLine="432"/>
      </w:pPr>
      <w:r>
        <w:rPr>
          <w:rFonts w:eastAsia="Georgia"/>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ind w:firstLine="432"/>
      </w:pPr>
      <w:r>
        <w:rPr>
          <w:rFonts w:eastAsia="Georgia"/>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ind w:firstLine="432"/>
      </w:pPr>
      <w:r>
        <w:rPr>
          <w:rFonts w:eastAsia="Georgia"/>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ind w:firstLine="432"/>
      </w:pPr>
      <w:r>
        <w:rPr>
          <w:rFonts w:eastAsia="Georgia"/>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ind w:firstLine="432"/>
      </w:pPr>
      <w:r>
        <w:rPr>
          <w:rFonts w:eastAsia="Georgia"/>
        </w:rPr>
        <w:t>The common philosophical lesson is: A description is not necessarily the same thing as the underlying physical system it describes.</w:t>
      </w:r>
    </w:p>
    <w:p w14:paraId="562F9C67" w14:textId="1B04F813" w:rsidR="00A1675C" w:rsidRDefault="003434B6">
      <w:pPr>
        <w:spacing w:before="200" w:after="120"/>
        <w:jc w:val="center"/>
      </w:pPr>
      <w:r>
        <w:rPr>
          <w:rFonts w:eastAsia="Georgia"/>
          <w:b/>
          <w:sz w:val="24"/>
        </w:rPr>
        <w:t>Penny watching Everything Everywhere All at Once therefore doesn't prove holography.</w:t>
      </w:r>
    </w:p>
    <w:p w14:paraId="7B9009DC" w14:textId="77777777" w:rsidR="00A1675C" w:rsidRDefault="00000000">
      <w:pPr>
        <w:ind w:firstLine="432"/>
      </w:pPr>
      <w:r>
        <w:rPr>
          <w:rFonts w:eastAsia="Georgia"/>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spacing w:before="120" w:after="40"/>
        <w:ind w:left="360"/>
      </w:pPr>
      <w:r>
        <w:rPr>
          <w:rFonts w:eastAsia="Georgia"/>
          <w:i/>
          <w:sz w:val="20"/>
        </w:rPr>
        <w:t>Three things to keep</w:t>
      </w:r>
    </w:p>
    <w:p w14:paraId="5DCF97B3"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FFB9D84"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2D6DBF1" w14:textId="77777777" w:rsidR="00A1675C" w:rsidRDefault="00000000">
      <w:pPr>
        <w:ind w:firstLine="432"/>
      </w:pPr>
      <w:r>
        <w:rPr>
          <w:rFonts w:eastAsia="Georgia"/>
        </w:rPr>
        <w:t>Quick test: What is the important lesson of a duality? Two very different mathematical descriptions can encode the same physical system. Chapter 12 — The Cinema Interpretation of Quantum Mechanics (Which Is Not Actually an Interpretation)</w:t>
      </w:r>
    </w:p>
    <w:p w14:paraId="37C0AAA8" w14:textId="77777777" w:rsidR="00A1675C" w:rsidRDefault="00000000">
      <w:pPr>
        <w:spacing w:before="120" w:after="40"/>
        <w:ind w:left="360"/>
      </w:pPr>
      <w:r>
        <w:rPr>
          <w:rFonts w:eastAsia="Georgia"/>
          <w:i/>
          <w:sz w:val="20"/>
        </w:rPr>
        <w:t>Three things to keep</w:t>
      </w:r>
    </w:p>
    <w:p w14:paraId="755FBD7A"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4F4F857"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4E807BB" w14:textId="29C9E06D" w:rsidR="00A1675C" w:rsidRDefault="00000000">
      <w:pPr>
        <w:ind w:firstLine="432"/>
      </w:pPr>
      <w:r>
        <w:rPr>
          <w:rFonts w:eastAsia="Georgia"/>
        </w:rPr>
        <w:t>Quick test: What is the important lesson of a duality? Two very different mathematical descriptions can encode the same physical system. Penny has decided that Derek is becoming unbearable. Not because he is wrong. That would be easier.</w:t>
      </w:r>
    </w:p>
    <w:p w14:paraId="047D80F5" w14:textId="77777777" w:rsidR="00A1675C" w:rsidRDefault="00000000">
      <w:pPr>
        <w:ind w:firstLine="432"/>
      </w:pPr>
      <w:r>
        <w:rPr>
          <w:rFonts w:eastAsia="Georgia"/>
        </w:rPr>
        <w:t>So she does the sensible thing about a man who is annoyingly correct. She goes to the cinema. Alone.</w:t>
      </w:r>
    </w:p>
    <w:p w14:paraId="5DC8D965" w14:textId="77777777" w:rsidR="00A1675C" w:rsidRDefault="00000000">
      <w:pPr>
        <w:spacing w:before="200" w:after="120"/>
        <w:jc w:val="center"/>
      </w:pPr>
      <w:r>
        <w:rPr>
          <w:rFonts w:eastAsia="Georgia"/>
          <w:b/>
          <w:sz w:val="24"/>
        </w:rPr>
        <w:t>She watches Everything Everywhere All at Once.</w:t>
      </w:r>
    </w:p>
    <w:p w14:paraId="7D48DFD7" w14:textId="77777777" w:rsidR="00A1675C" w:rsidRDefault="00000000">
      <w:pPr>
        <w:ind w:firstLine="432"/>
      </w:pPr>
      <w:r>
        <w:rPr>
          <w:rFonts w:eastAsia="Georgia"/>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ind w:firstLine="432"/>
      </w:pPr>
      <w:r>
        <w:rPr>
          <w:rFonts w:eastAsia="Georgia"/>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ind w:firstLine="432"/>
      </w:pPr>
      <w:r>
        <w:rPr>
          <w:rFonts w:eastAsia="Georgia"/>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ind w:firstLine="432"/>
      </w:pPr>
      <w:r>
        <w:rPr>
          <w:rFonts w:eastAsia="Georgia"/>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ind w:firstLine="432"/>
      </w:pPr>
      <w:r>
        <w:rPr>
          <w:rFonts w:eastAsia="Georgia"/>
        </w:rPr>
        <w:t>Here is the plain-English version. Say the same true sentence in English and in German. The words are completely different. The grammar is completely different.</w:t>
      </w:r>
    </w:p>
    <w:p w14:paraId="3BF47523" w14:textId="77777777" w:rsidR="00A1675C" w:rsidRDefault="00000000">
      <w:pPr>
        <w:ind w:firstLine="432"/>
      </w:pPr>
      <w:r>
        <w:rPr>
          <w:rFonts w:eastAsia="Georgia"/>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ind w:firstLine="432"/>
      </w:pPr>
      <w:r>
        <w:rPr>
          <w:rFonts w:eastAsia="Georgia"/>
        </w:rPr>
        <w:t>You have already carefully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ind w:firstLine="432"/>
      </w:pPr>
      <w:r>
        <w:rPr>
          <w:rFonts w:eastAsia="Georgia"/>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ind w:firstLine="432"/>
      </w:pPr>
      <w:r>
        <w:rPr>
          <w:rFonts w:eastAsia="Georgia"/>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spacing w:before="40" w:after="120"/>
      </w:pPr>
      <w:r>
        <w:rPr>
          <w:rFonts w:eastAsia="Georgia"/>
        </w:rPr>
        <w:t>A “worldline” is the technical term for an object's path through spacetime — in the human case, its physical history.</w:t>
      </w:r>
    </w:p>
    <w:p w14:paraId="21E14E84" w14:textId="77777777" w:rsidR="00A1675C" w:rsidRDefault="00000000">
      <w:pPr>
        <w:ind w:firstLine="432"/>
      </w:pPr>
      <w:r>
        <w:rPr>
          <w:rFonts w:eastAsia="Georgia"/>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ind w:firstLine="432"/>
      </w:pPr>
      <w:r>
        <w:rPr>
          <w:rFonts w:eastAsia="Georgia"/>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ind w:firstLine="432"/>
      </w:pPr>
      <w:r>
        <w:rPr>
          <w:rFonts w:eastAsia="Georgia"/>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ind w:firstLine="432"/>
      </w:pPr>
      <w:r>
        <w:rPr>
          <w:rFonts w:eastAsia="Georgia"/>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spacing w:before="40" w:after="120"/>
      </w:pPr>
      <w:r>
        <w:rPr>
          <w:rFonts w:eastAsia="Georgia"/>
        </w:rPr>
        <w:t>3. An “observable” is simply whatever survives the translation — the one thing every honest description has to agree on.</w:t>
      </w:r>
    </w:p>
    <w:p w14:paraId="4AE497B7" w14:textId="77777777" w:rsidR="00A1675C" w:rsidRDefault="00000000">
      <w:pPr>
        <w:ind w:firstLine="432"/>
      </w:pPr>
      <w:r>
        <w:rPr>
          <w:rFonts w:eastAsia="Georgia"/>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ind w:firstLine="432"/>
      </w:pPr>
      <w:r>
        <w:rPr>
          <w:rFonts w:eastAsia="Georgia"/>
        </w:rPr>
        <w:t>That settles it.</w:t>
      </w:r>
    </w:p>
    <w:p w14:paraId="2F785CEA" w14:textId="77777777" w:rsidR="00A1675C" w:rsidRDefault="00000000">
      <w:pPr>
        <w:spacing w:before="120" w:after="40"/>
        <w:ind w:left="360"/>
      </w:pPr>
      <w:r>
        <w:rPr>
          <w:rFonts w:eastAsia="Georgia"/>
          <w:i/>
          <w:sz w:val="20"/>
        </w:rPr>
        <w:t>Three things to keep</w:t>
      </w:r>
    </w:p>
    <w:p w14:paraId="37915AF8"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5E5BAD64" w14:textId="77777777" w:rsidR="00A1675C" w:rsidRDefault="00000000">
      <w:pPr>
        <w:spacing w:before="120" w:after="40"/>
        <w:ind w:left="360"/>
      </w:pPr>
      <w:r>
        <w:rPr>
          <w:rFonts w:eastAsia="Georgia"/>
          <w:i/>
          <w:sz w:val="20"/>
        </w:rPr>
        <w:t>Common trap: An analogy can illuminate a concept without proving the concept.</w:t>
      </w:r>
    </w:p>
    <w:p w14:paraId="7E17B23C" w14:textId="77777777" w:rsidR="00A1675C" w:rsidRDefault="00000000">
      <w:pPr>
        <w:spacing w:before="120" w:after="40"/>
        <w:ind w:left="360"/>
      </w:pPr>
      <w:r>
        <w:rPr>
          <w:rFonts w:eastAsia="Georgia"/>
          <w:i/>
          <w:sz w:val="20"/>
        </w:rPr>
        <w:t>Quick test: Does a film about parallel universes establish a physical multiverse? No.</w:t>
      </w:r>
    </w:p>
    <w:p w14:paraId="6E1DB0FD" w14:textId="77777777" w:rsidR="00A1675C" w:rsidRDefault="00000000">
      <w:pPr>
        <w:spacing w:before="480" w:after="240"/>
        <w:jc w:val="center"/>
      </w:pPr>
      <w:r>
        <w:rPr>
          <w:rFonts w:eastAsia="Georgia"/>
          <w:b/>
          <w:sz w:val="32"/>
        </w:rPr>
        <w:t>Chapter 13 — Curved Corridors and Tidal Gravity</w:t>
      </w:r>
    </w:p>
    <w:p w14:paraId="041BCA3B" w14:textId="77777777" w:rsidR="00A1675C" w:rsidRDefault="00000000">
      <w:pPr>
        <w:spacing w:before="120" w:after="40"/>
        <w:ind w:left="360"/>
      </w:pPr>
      <w:r>
        <w:rPr>
          <w:rFonts w:eastAsia="Georgia"/>
          <w:i/>
          <w:sz w:val="20"/>
        </w:rPr>
        <w:t>Three things to keep</w:t>
      </w:r>
    </w:p>
    <w:p w14:paraId="3929F7B3"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1A1065B2" w14:textId="77777777" w:rsidR="00A1675C" w:rsidRDefault="00000000">
      <w:pPr>
        <w:spacing w:before="120" w:after="40"/>
        <w:ind w:left="360"/>
      </w:pPr>
      <w:r>
        <w:rPr>
          <w:rFonts w:eastAsia="Georgia"/>
          <w:i/>
          <w:sz w:val="20"/>
        </w:rPr>
        <w:t>Common trap: An analogy can illuminate a concept without proving the concept.</w:t>
      </w:r>
    </w:p>
    <w:p w14:paraId="021A2513" w14:textId="77777777" w:rsidR="00A1675C" w:rsidRDefault="00000000">
      <w:pPr>
        <w:spacing w:before="120" w:after="40"/>
        <w:ind w:left="360"/>
      </w:pPr>
      <w:r>
        <w:rPr>
          <w:rFonts w:eastAsia="Georgia"/>
          <w:i/>
          <w:sz w:val="20"/>
        </w:rPr>
        <w:t>Quick test: Does a film about parallel universes establish a physical multiverse? No.</w:t>
      </w:r>
    </w:p>
    <w:p w14:paraId="400D0159" w14:textId="77777777" w:rsidR="00A1675C" w:rsidRDefault="00000000">
      <w:pPr>
        <w:ind w:firstLine="432"/>
      </w:pPr>
      <w:r>
        <w:rPr>
          <w:rFonts w:eastAsia="Georgia"/>
        </w:rPr>
        <w:t>the narrow corridor with twelve or thirteen doors is absurd. The underlying idea is not. In curved spacetime, local measurements can differ from measurements made over larger regions.</w:t>
      </w:r>
    </w:p>
    <w:p w14:paraId="4DF99D0F" w14:textId="77777777" w:rsidR="00A1675C" w:rsidRDefault="00000000">
      <w:pPr>
        <w:ind w:firstLine="432"/>
      </w:pPr>
      <w:r>
        <w:rPr>
          <w:rFonts w:eastAsia="Georgia"/>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ind w:firstLine="432"/>
      </w:pPr>
      <w:r>
        <w:rPr>
          <w:rFonts w:eastAsia="Georgia"/>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ind w:firstLine="432"/>
      </w:pPr>
      <w:r>
        <w:rPr>
          <w:rFonts w:eastAsia="Georgia"/>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ind w:firstLine="432"/>
      </w:pPr>
      <w:r>
        <w:rPr>
          <w:rFonts w:eastAsia="Georgia"/>
        </w:rPr>
        <w:t>the narrow corridor did not actually gain a door. Probably.</w:t>
      </w:r>
    </w:p>
    <w:p w14:paraId="7E13CC18" w14:textId="77777777" w:rsidR="00A1675C" w:rsidRDefault="00000000">
      <w:pPr>
        <w:spacing w:before="120" w:after="40"/>
        <w:ind w:left="360"/>
      </w:pPr>
      <w:r>
        <w:rPr>
          <w:rFonts w:eastAsia="Georgia"/>
          <w:i/>
          <w:sz w:val="20"/>
        </w:rPr>
        <w:t>Three things to keep</w:t>
      </w:r>
    </w:p>
    <w:p w14:paraId="5889A52F" w14:textId="77777777" w:rsidR="00A1675C" w:rsidRDefault="00000000">
      <w:pPr>
        <w:ind w:firstLine="432"/>
      </w:pPr>
      <w:r>
        <w:rPr>
          <w:rFonts w:eastAsia="Georgia"/>
        </w:rPr>
        <w:t>Keep this: Curvature reveals itself through the relative behaviour of neighbouring free-fall paths; this is the physics of tidal gravity.</w:t>
      </w:r>
    </w:p>
    <w:p w14:paraId="3392EEA4" w14:textId="77777777" w:rsidR="00A1675C" w:rsidRDefault="00000000">
      <w:pPr>
        <w:spacing w:before="120" w:after="40"/>
        <w:ind w:left="360"/>
      </w:pPr>
      <w:r>
        <w:rPr>
          <w:rFonts w:eastAsia="Georgia"/>
          <w:i/>
          <w:sz w:val="20"/>
        </w:rPr>
        <w:t>Common trap: ‘Gravity can be transformed away’ is only a local statement.</w:t>
      </w:r>
    </w:p>
    <w:p w14:paraId="26D9D901" w14:textId="77777777" w:rsidR="00A1675C" w:rsidRDefault="00000000">
      <w:pPr>
        <w:ind w:firstLine="432"/>
      </w:pPr>
      <w:r>
        <w:rPr>
          <w:rFonts w:eastAsia="Georgia"/>
        </w:rPr>
        <w:t>Quick test: What survives as evidence of curvature when a uniform gravitational field can be mimicked by acceleration? Tidal effects.</w:t>
      </w:r>
    </w:p>
    <w:p w14:paraId="0E66C386" w14:textId="77777777" w:rsidR="00A1675C" w:rsidRDefault="00000000">
      <w:pPr>
        <w:spacing w:before="480" w:after="240"/>
        <w:jc w:val="center"/>
      </w:pPr>
      <w:r>
        <w:rPr>
          <w:rFonts w:eastAsia="Georgia"/>
          <w:b/>
          <w:sz w:val="32"/>
        </w:rPr>
        <w:t>Chapter 14 — the mysterious train That Arrived Before It Left</w:t>
      </w:r>
    </w:p>
    <w:p w14:paraId="17679C16" w14:textId="77777777" w:rsidR="00A1675C" w:rsidRDefault="00000000">
      <w:pPr>
        <w:spacing w:before="120" w:after="40"/>
        <w:ind w:left="360"/>
      </w:pPr>
      <w:r>
        <w:rPr>
          <w:rFonts w:eastAsia="Georgia"/>
          <w:i/>
          <w:sz w:val="20"/>
        </w:rPr>
        <w:t>Three things to keep</w:t>
      </w:r>
    </w:p>
    <w:p w14:paraId="7CDBB881" w14:textId="77777777" w:rsidR="00A1675C" w:rsidRDefault="00000000">
      <w:pPr>
        <w:ind w:firstLine="432"/>
      </w:pPr>
      <w:r>
        <w:rPr>
          <w:rFonts w:eastAsia="Georgia"/>
        </w:rPr>
        <w:t>Keep this: Curvature reveals itself through the relative behaviour of neighbouring free-fall paths; this is the physics of tidal gravity.</w:t>
      </w:r>
    </w:p>
    <w:p w14:paraId="144215C4" w14:textId="77777777" w:rsidR="00A1675C" w:rsidRDefault="00000000">
      <w:pPr>
        <w:spacing w:before="120" w:after="40"/>
        <w:ind w:left="360"/>
      </w:pPr>
      <w:r>
        <w:rPr>
          <w:rFonts w:eastAsia="Georgia"/>
          <w:i/>
          <w:sz w:val="20"/>
        </w:rPr>
        <w:t>Common trap: ‘Gravity can be transformed away’ is only a local statement.</w:t>
      </w:r>
    </w:p>
    <w:p w14:paraId="4649BF11" w14:textId="77777777" w:rsidR="00A1675C" w:rsidRDefault="00000000">
      <w:pPr>
        <w:ind w:firstLine="432"/>
      </w:pPr>
      <w:r>
        <w:rPr>
          <w:rFonts w:eastAsia="Georgia"/>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14:paraId="1633D83A" w14:textId="77777777" w:rsidR="00A1675C" w:rsidRDefault="00000000">
      <w:pPr>
        <w:ind w:firstLine="432"/>
      </w:pPr>
      <w:r>
        <w:rPr>
          <w:rFonts w:eastAsia="Georgia"/>
        </w:rPr>
        <w:t>That sounds like a violation of causality.</w:t>
      </w:r>
    </w:p>
    <w:p w14:paraId="5DFAF5DF" w14:textId="77777777" w:rsidR="00A1675C" w:rsidRDefault="00000000">
      <w:pPr>
        <w:spacing w:before="40" w:after="120"/>
      </w:pPr>
      <w:r>
        <w:rPr>
          <w:rFonts w:eastAsia="Georgia"/>
        </w:rPr>
        <w:t>But before screaming "time machine", we need to distinguish coordinate descriptions from actual causal structure.</w:t>
      </w:r>
    </w:p>
    <w:p w14:paraId="7FB74CD1" w14:textId="77777777" w:rsidR="00A1675C" w:rsidRDefault="00000000">
      <w:pPr>
        <w:ind w:firstLine="432"/>
      </w:pPr>
      <w:r>
        <w:rPr>
          <w:rFonts w:eastAsia="Georgia"/>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ind w:firstLine="432"/>
      </w:pPr>
      <w:r>
        <w:rPr>
          <w:rFonts w:eastAsia="Georgia"/>
        </w:rPr>
        <w:t>For an event, spacetime can be divided into: its causal past, its causal future,</w:t>
      </w:r>
    </w:p>
    <w:p w14:paraId="5A86CEF1" w14:textId="77777777" w:rsidR="00A1675C" w:rsidRDefault="00000000">
      <w:pPr>
        <w:ind w:firstLine="432"/>
      </w:pPr>
      <w:r>
        <w:rPr>
          <w:rFonts w:eastAsia="Georgia"/>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ind w:firstLine="432"/>
      </w:pPr>
      <w:r>
        <w:rPr>
          <w:rFonts w:eastAsia="Georgia"/>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Rlativistic Investigation Bureau.</w:t>
      </w:r>
    </w:p>
    <w:p w14:paraId="1103B2E3" w14:textId="77777777" w:rsidR="00A1675C" w:rsidRDefault="00000000">
      <w:pPr>
        <w:ind w:firstLine="432"/>
      </w:pPr>
      <w:r>
        <w:rPr>
          <w:rFonts w:eastAsia="Georgia"/>
        </w:rPr>
        <w:t>At which point Derek should probably stop buying train tickets.</w:t>
      </w:r>
    </w:p>
    <w:p w14:paraId="55F25654" w14:textId="77777777" w:rsidR="00A1675C" w:rsidRDefault="00000000">
      <w:pPr>
        <w:spacing w:before="120" w:after="40"/>
        <w:ind w:left="360"/>
      </w:pPr>
      <w:r>
        <w:rPr>
          <w:rFonts w:eastAsia="Georgia"/>
          <w:i/>
          <w:sz w:val="20"/>
        </w:rPr>
        <w:t>Three things to keep</w:t>
      </w:r>
    </w:p>
    <w:p w14:paraId="4CE6ABC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spacing w:before="480" w:after="240"/>
        <w:jc w:val="center"/>
      </w:pPr>
      <w:r>
        <w:rPr>
          <w:rFonts w:eastAsia="Georgia"/>
          <w:b/>
          <w:sz w:val="32"/>
        </w:rPr>
        <w:t>Chapter 15 — The Dolphin and the Final Geometry</w:t>
      </w:r>
    </w:p>
    <w:p w14:paraId="0615CC09" w14:textId="77777777" w:rsidR="00A1675C" w:rsidRDefault="00000000">
      <w:pPr>
        <w:spacing w:before="120" w:after="40"/>
        <w:ind w:left="360"/>
      </w:pPr>
      <w:r>
        <w:rPr>
          <w:rFonts w:eastAsia="Georgia"/>
          <w:i/>
          <w:sz w:val="20"/>
        </w:rPr>
        <w:t>Three things to keep</w:t>
      </w:r>
    </w:p>
    <w:p w14:paraId="0D41215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16A865DD" w14:textId="77777777" w:rsidR="00A1675C" w:rsidRDefault="00000000">
      <w:pPr>
        <w:ind w:firstLine="432"/>
      </w:pPr>
      <w:r>
        <w:rPr>
          <w:rFonts w:eastAsia="Georgia"/>
        </w:rPr>
        <w:t>And now Sherlock. A dolphin communicating General Relativity telepathically is not established physics. The Einstein field equations are.</w:t>
      </w:r>
    </w:p>
    <w:p w14:paraId="55589AA9" w14:textId="77777777" w:rsidR="00A1675C" w:rsidRDefault="00000000">
      <w:pPr>
        <w:ind w:firstLine="432"/>
      </w:pPr>
      <w:r>
        <w:rPr>
          <w:rFonts w:eastAsia="Georgia"/>
        </w:rPr>
        <w:t>The central equation is: Gμν + Λgμν = 8πG/c⁴ Tμν. But before we explain that equation, we need to meet the things lurking inside it.</w:t>
      </w:r>
    </w:p>
    <w:p w14:paraId="43323B42" w14:textId="77777777" w:rsidR="00A1675C" w:rsidRDefault="00000000">
      <w:pPr>
        <w:ind w:firstLine="432"/>
      </w:pPr>
      <w:r>
        <w:rPr>
          <w:rFonts w:eastAsia="Georgia"/>
        </w:rPr>
        <w:t>Tensors — Vectors' Slightly More Ambitious Cousins A vector is already rather clever. It can tell you something like:</w:t>
      </w:r>
    </w:p>
    <w:p w14:paraId="79182219" w14:textId="77777777" w:rsidR="00A1675C" w:rsidRDefault="00000000">
      <w:pPr>
        <w:spacing w:before="40" w:after="120"/>
      </w:pPr>
      <w:r>
        <w:rPr>
          <w:rFonts w:eastAsia="Georgia"/>
        </w:rPr>
        <w:t>"Go three metres east and two metres north."</w:t>
      </w:r>
    </w:p>
    <w:p w14:paraId="2DE11218" w14:textId="77777777" w:rsidR="00A1675C" w:rsidRDefault="00000000">
      <w:pPr>
        <w:ind w:firstLine="432"/>
      </w:pPr>
      <w:r>
        <w:rPr>
          <w:rFonts w:eastAsia="Georgia"/>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ind w:firstLine="432"/>
      </w:pPr>
      <w:r>
        <w:rPr>
          <w:rFonts w:eastAsia="Georgia"/>
        </w:rPr>
        <w:t>Very roughly: Scalar: one number. Vector: a quantity with directional components.</w:t>
      </w:r>
    </w:p>
    <w:p w14:paraId="7B4E768E" w14:textId="64AF126D" w:rsidR="00A1675C" w:rsidRDefault="00000000">
      <w:pPr>
        <w:ind w:firstLine="432"/>
      </w:pPr>
      <w:r>
        <w:rPr>
          <w:rFonts w:eastAsia="Georgia"/>
        </w:rPr>
        <w:t>Tensor: a quantity whose components describe relationships between directions. So, in the spirit of the Rlativistic Investigation Bureau: A tensor is what happens when a vector gets promoted and starts having opinions about several directions simultaneously.</w:t>
      </w:r>
    </w:p>
    <w:p w14:paraId="0C271874" w14:textId="77777777" w:rsidR="00A1675C" w:rsidRDefault="00000000">
      <w:pPr>
        <w:ind w:firstLine="432"/>
      </w:pPr>
      <w:r>
        <w:rPr>
          <w:rFonts w:eastAsia="Georgia"/>
        </w:rPr>
        <w:t>That is a useful analogy. It is not the formal mathematical definition.</w:t>
      </w:r>
    </w:p>
    <w:p w14:paraId="52E1DF26" w14:textId="77777777" w:rsidR="00A1675C" w:rsidRDefault="00000000">
      <w:pPr>
        <w:spacing w:before="40" w:after="120"/>
      </w:pPr>
      <w:r>
        <w:rPr>
          <w:rFonts w:eastAsia="Georgia"/>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ind w:firstLine="432"/>
      </w:pPr>
      <w:r>
        <w:rPr>
          <w:rFonts w:eastAsia="Georgia"/>
        </w:rPr>
        <w:t>And that is exactly why tensors are so useful in General Relativity. Spacetime can be curved. Coordinates can be awkward.</w:t>
      </w:r>
    </w:p>
    <w:p w14:paraId="692B6E57" w14:textId="77777777" w:rsidR="00A1675C" w:rsidRDefault="00000000">
      <w:pPr>
        <w:ind w:firstLine="432"/>
      </w:pPr>
      <w:r>
        <w:rPr>
          <w:rFonts w:eastAsia="Georgia"/>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ind w:firstLine="432"/>
      </w:pPr>
      <w:r>
        <w:rPr>
          <w:rFonts w:eastAsia="Georgia"/>
        </w:rPr>
        <w:t>Tensors do precisely that. The Metric Tensor The most important tensor to meet first is the metric tensor, written:</w:t>
      </w:r>
    </w:p>
    <w:p w14:paraId="062C9B0A" w14:textId="77777777" w:rsidR="00A1675C" w:rsidRDefault="00000000">
      <w:pPr>
        <w:ind w:firstLine="432"/>
      </w:pPr>
      <w:r>
        <w:rPr>
          <w:rFonts w:eastAsia="Georgia"/>
        </w:rPr>
        <w:t>gμν. It tells us how spacetime is measured. In flat spacetime, the interval can be written, depending on sign convention, as:</w:t>
      </w:r>
    </w:p>
    <w:p w14:paraId="78448062" w14:textId="77777777" w:rsidR="00A1675C" w:rsidRDefault="00000000">
      <w:pPr>
        <w:ind w:firstLine="432"/>
      </w:pPr>
      <w:r>
        <w:rPr>
          <w:rFonts w:eastAsia="Georgia"/>
        </w:rPr>
        <w:t>ds² = −c²dt² + dx² + dy² + dz². In General Relativity, the metric can vary from place to place: ds² = gμν dxμ dxν.</w:t>
      </w:r>
    </w:p>
    <w:p w14:paraId="76FE20D1" w14:textId="77777777" w:rsidR="00A1675C" w:rsidRDefault="00000000">
      <w:pPr>
        <w:ind w:firstLine="432"/>
      </w:pPr>
      <w:r>
        <w:rPr>
          <w:rFonts w:eastAsia="Georgia"/>
        </w:rPr>
        <w:t>Don't let the Greek letters intimidate you. They are essentially telling us:</w:t>
      </w:r>
    </w:p>
    <w:p w14:paraId="0E3DDD74" w14:textId="77777777" w:rsidR="00A1675C" w:rsidRDefault="00000000">
      <w:pPr>
        <w:spacing w:before="40" w:after="120"/>
      </w:pPr>
      <w:r>
        <w:rPr>
          <w:rFonts w:eastAsia="Georgia"/>
        </w:rPr>
        <w:t>"Combine the changes in all the relevant directions according to the metric, and you get the spacetime interval."</w:t>
      </w:r>
    </w:p>
    <w:p w14:paraId="7665516D" w14:textId="77777777" w:rsidR="00A1675C" w:rsidRDefault="00000000">
      <w:pPr>
        <w:ind w:firstLine="432"/>
      </w:pPr>
      <w:r>
        <w:rPr>
          <w:rFonts w:eastAsia="Georgia"/>
        </w:rPr>
        <w:t>The metric is therefore rather like the instruction manual for measuring spacetime. It tells us about: distances,</w:t>
      </w:r>
    </w:p>
    <w:p w14:paraId="27F1BBD5" w14:textId="77777777" w:rsidR="00A1675C" w:rsidRDefault="00000000">
      <w:pPr>
        <w:ind w:firstLine="432"/>
      </w:pPr>
      <w:r>
        <w:rPr>
          <w:rFonts w:eastAsia="Georgia"/>
        </w:rPr>
        <w:t>times, angles, causal relationships,</w:t>
      </w:r>
    </w:p>
    <w:p w14:paraId="7FBFB051" w14:textId="77777777" w:rsidR="00A1675C" w:rsidRDefault="00000000">
      <w:pPr>
        <w:ind w:firstLine="432"/>
      </w:pPr>
      <w:r>
        <w:rPr>
          <w:rFonts w:eastAsia="Georgia"/>
        </w:rPr>
        <w:t>and the geometry of spacetime itself. Once you know the metric, an enormous amount of physics follows. The Stress-Energy Tensor</w:t>
      </w:r>
    </w:p>
    <w:p w14:paraId="77DC20BD" w14:textId="77777777" w:rsidR="00A1675C" w:rsidRDefault="00000000">
      <w:pPr>
        <w:ind w:firstLine="432"/>
      </w:pPr>
      <w:r>
        <w:rPr>
          <w:rFonts w:eastAsia="Georgia"/>
        </w:rPr>
        <w:t>Next comes: Tμν. This is the stress-energy tensor.</w:t>
      </w:r>
    </w:p>
    <w:p w14:paraId="52E0E2AD" w14:textId="77777777" w:rsidR="00A1675C" w:rsidRDefault="00000000">
      <w:pPr>
        <w:ind w:firstLine="432"/>
      </w:pPr>
      <w:r>
        <w:rPr>
          <w:rFonts w:eastAsia="Georgia"/>
        </w:rPr>
        <w:t>It describes the distribution and flow of physical quantities such as: energy density, momentum density,</w:t>
      </w:r>
    </w:p>
    <w:p w14:paraId="1864F5F8" w14:textId="77777777" w:rsidR="00A1675C" w:rsidRDefault="00000000">
      <w:pPr>
        <w:ind w:firstLine="432"/>
      </w:pPr>
      <w:r>
        <w:rPr>
          <w:rFonts w:eastAsia="Georgia"/>
        </w:rPr>
        <w:t>pressure, stresses, and energy and momentum flowing through spacetime.</w:t>
      </w:r>
    </w:p>
    <w:p w14:paraId="743CECE1" w14:textId="77777777" w:rsidR="00A1675C" w:rsidRDefault="00000000">
      <w:pPr>
        <w:ind w:firstLine="432"/>
      </w:pPr>
      <w:r>
        <w:rPr>
          <w:rFonts w:eastAsia="Georgia"/>
        </w:rPr>
        <w:t>You can think of it as an extraordinarily sophisticated inventory of what matter and energy are doing.</w:t>
      </w:r>
    </w:p>
    <w:p w14:paraId="60586002" w14:textId="77777777" w:rsidR="00A1675C" w:rsidRDefault="00000000">
      <w:pPr>
        <w:spacing w:before="40" w:after="120"/>
      </w:pPr>
      <w:r>
        <w:rPr>
          <w:rFonts w:eastAsia="Georgia"/>
        </w:rPr>
        <w:t>Trevor once called it "the universe's spreadsheet."</w:t>
      </w:r>
    </w:p>
    <w:p w14:paraId="396818B3" w14:textId="77777777" w:rsidR="00A1675C" w:rsidRDefault="00000000">
      <w:pPr>
        <w:ind w:firstLine="432"/>
      </w:pPr>
      <w:r>
        <w:rPr>
          <w:rFonts w:eastAsia="Georgia"/>
        </w:rPr>
        <w:t>Weinstein did not approve. He did, however, admit that the analogy wasn't completely useless. The Curvature Tensors</w:t>
      </w:r>
    </w:p>
    <w:p w14:paraId="69885B0C" w14:textId="77777777" w:rsidR="00A1675C" w:rsidRDefault="00000000">
      <w:pPr>
        <w:ind w:firstLine="432"/>
      </w:pPr>
      <w:r>
        <w:rPr>
          <w:rFonts w:eastAsia="Georgia"/>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ind w:firstLine="432"/>
      </w:pPr>
      <w:r>
        <w:rPr>
          <w:rFonts w:eastAsia="Georgia"/>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spacing w:before="40" w:after="120"/>
      </w:pPr>
      <w:r>
        <w:rPr>
          <w:rFonts w:eastAsia="Georgia"/>
        </w:rPr>
        <w:t>"Space is a bit bent over there."</w:t>
      </w:r>
    </w:p>
    <w:p w14:paraId="4F919960" w14:textId="77777777" w:rsidR="00A1675C" w:rsidRDefault="00000000">
      <w:pPr>
        <w:ind w:firstLine="432"/>
      </w:pPr>
      <w:r>
        <w:rPr>
          <w:rFonts w:eastAsia="Georgia"/>
        </w:rPr>
        <w:t>That would be charming but mathematically inadequate. Curvature has structure. It can differ in different directions.</w:t>
      </w:r>
    </w:p>
    <w:p w14:paraId="1FB5C49B" w14:textId="77777777" w:rsidR="00A1675C" w:rsidRDefault="00000000">
      <w:pPr>
        <w:ind w:firstLine="432"/>
      </w:pPr>
      <w:r>
        <w:rPr>
          <w:rFonts w:eastAsia="Georgia"/>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ind w:firstLine="432"/>
      </w:pPr>
      <w:r>
        <w:rPr>
          <w:rFonts w:eastAsia="Georgia"/>
        </w:rPr>
        <w:t>And now, finally, we can look at the equation. Gμν + Λgμν = 8πG/c⁴ Tμν. The left-hand side is geometry.</w:t>
      </w:r>
    </w:p>
    <w:p w14:paraId="1FD0EDB2" w14:textId="77777777" w:rsidR="00A1675C" w:rsidRDefault="00000000">
      <w:pPr>
        <w:ind w:firstLine="432"/>
      </w:pPr>
      <w:r>
        <w:rPr>
          <w:rFonts w:eastAsia="Georgia"/>
        </w:rPr>
        <w:t>The right-hand side is matter and energy.</w:t>
      </w:r>
    </w:p>
    <w:p w14:paraId="2D3B78B1" w14:textId="77777777" w:rsidR="00A1675C" w:rsidRDefault="00000000">
      <w:pPr>
        <w:spacing w:before="40" w:after="120"/>
      </w:pPr>
      <w:r>
        <w:rPr>
          <w:rFonts w:eastAsia="Georgia"/>
        </w:rPr>
        <w:t>The Einstein field equation therefore answered, in gloriously compressed mathematical form:</w:t>
      </w:r>
    </w:p>
    <w:p w14:paraId="5D91EC86" w14:textId="77777777" w:rsidR="00A1675C" w:rsidRDefault="00000000">
      <w:pPr>
        <w:ind w:firstLine="432"/>
      </w:pPr>
      <w:r>
        <w:rPr>
          <w:rFonts w:eastAsia="Georgia"/>
        </w:rPr>
        <w:t>The geometry of spacetime is related to the distribution of matter and energy. Or, as Derek would put it:</w:t>
      </w:r>
    </w:p>
    <w:p w14:paraId="422BC2CC" w14:textId="77777777" w:rsidR="00A1675C" w:rsidRDefault="00000000">
      <w:pPr>
        <w:spacing w:before="40" w:after="120"/>
      </w:pPr>
      <w:r>
        <w:rPr>
          <w:rFonts w:eastAsia="Georgia"/>
        </w:rPr>
        <w:t>"Matter tells spacetime how to curve, and spacetime tells matter how to behave."</w:t>
      </w:r>
    </w:p>
    <w:p w14:paraId="23DCD817" w14:textId="77777777" w:rsidR="00A1675C" w:rsidRDefault="00000000">
      <w:pPr>
        <w:ind w:firstLine="432"/>
      </w:pPr>
      <w:r>
        <w:rPr>
          <w:rFonts w:eastAsia="Georgia"/>
        </w:rPr>
        <w:t>Trevor would then say:</w:t>
      </w:r>
    </w:p>
    <w:p w14:paraId="6A5AA4DF" w14:textId="77777777" w:rsidR="00A1675C" w:rsidRDefault="00000000">
      <w:pPr>
        <w:spacing w:before="40" w:after="120"/>
      </w:pPr>
      <w:r>
        <w:rPr>
          <w:rFonts w:eastAsia="Georgia"/>
        </w:rPr>
        <w:t>"Well, that's settled."</w:t>
      </w:r>
    </w:p>
    <w:p w14:paraId="3273F9E5" w14:textId="77777777" w:rsidR="00A1675C" w:rsidRDefault="00000000">
      <w:pPr>
        <w:ind w:firstLine="432"/>
      </w:pPr>
      <w:r>
        <w:rPr>
          <w:rFonts w:eastAsia="Georgia"/>
        </w:rPr>
        <w:t>And for once, he would be right. But Is General Relativity the Final Answer? Not necessarily.</w:t>
      </w:r>
    </w:p>
    <w:p w14:paraId="26469BD6" w14:textId="77777777" w:rsidR="00A1675C" w:rsidRDefault="00000000">
      <w:pPr>
        <w:ind w:firstLine="432"/>
      </w:pPr>
      <w:r>
        <w:rPr>
          <w:rFonts w:eastAsia="Georgia"/>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ind w:firstLine="432"/>
      </w:pPr>
      <w:r>
        <w:rPr>
          <w:rFonts w:eastAsia="Georgia"/>
        </w:rPr>
        <w:t>This is where quantum gravity enters. Research programmes involving: quantum mechanics,</w:t>
      </w:r>
    </w:p>
    <w:p w14:paraId="75FEF146" w14:textId="77777777" w:rsidR="00A1675C" w:rsidRDefault="00000000">
      <w:pPr>
        <w:ind w:firstLine="432"/>
      </w:pPr>
      <w:r>
        <w:rPr>
          <w:rFonts w:eastAsia="Georgia"/>
        </w:rPr>
        <w:t>holography, entanglement, information,</w:t>
      </w:r>
    </w:p>
    <w:p w14:paraId="507B107A" w14:textId="77777777" w:rsidR="00A1675C" w:rsidRDefault="00000000">
      <w:pPr>
        <w:ind w:firstLine="432"/>
      </w:pPr>
      <w:r>
        <w:rPr>
          <w:rFonts w:eastAsia="Georgia"/>
        </w:rPr>
        <w:t>and emergent spacetime raise the possibility that spacetime itself might not be fundamental. That is an active research idea, not an established conclusion.</w:t>
      </w:r>
    </w:p>
    <w:p w14:paraId="1C33F083" w14:textId="77777777" w:rsidR="00A1675C" w:rsidRDefault="00000000">
      <w:pPr>
        <w:spacing w:before="40" w:after="120"/>
      </w:pPr>
      <w:r>
        <w:rPr>
          <w:rFonts w:eastAsia="Georgia"/>
        </w:rPr>
        <w:t>If a deeper theory eventually explains this, General Relativity would not become "wrong."</w:t>
      </w:r>
    </w:p>
    <w:p w14:paraId="0F9EA36A" w14:textId="77777777" w:rsidR="00A1675C" w:rsidRDefault="00000000">
      <w:pPr>
        <w:ind w:firstLine="432"/>
      </w:pPr>
      <w:r>
        <w:rPr>
          <w:rFonts w:eastAsia="Georgia"/>
        </w:rPr>
        <w:t>It would become something like thermodynamics. Temperature is real. Pressure is real.</w:t>
      </w:r>
    </w:p>
    <w:p w14:paraId="53EFDA78" w14:textId="77777777" w:rsidR="00A1675C" w:rsidRDefault="00000000">
      <w:pPr>
        <w:ind w:firstLine="432"/>
      </w:pPr>
      <w:r>
        <w:rPr>
          <w:rFonts w:eastAsia="Georgia"/>
        </w:rPr>
        <w:t>Neither is a fundamental microscopic object. They emerge from deeper physics. Spacetime might conceivably be similar.</w:t>
      </w:r>
    </w:p>
    <w:p w14:paraId="339D19F1" w14:textId="77777777" w:rsidR="00A1675C" w:rsidRDefault="00000000">
      <w:pPr>
        <w:ind w:firstLine="432"/>
      </w:pPr>
      <w:r>
        <w:rPr>
          <w:rFonts w:eastAsia="Georgia"/>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ind w:firstLine="432"/>
      </w:pPr>
      <w:r>
        <w:rPr>
          <w:rFonts w:eastAsia="Georgia"/>
        </w:rPr>
        <w:t>That would be a considerably more interesting achievement. And Sherlock, being a dolphin, naturally has no tenure problems.</w:t>
      </w:r>
    </w:p>
    <w:p w14:paraId="675D8105" w14:textId="77777777" w:rsidR="00A1675C" w:rsidRDefault="00000000">
      <w:pPr>
        <w:spacing w:before="120" w:after="40"/>
        <w:ind w:left="360"/>
      </w:pPr>
      <w:r>
        <w:rPr>
          <w:rFonts w:eastAsia="Georgia"/>
          <w:i/>
          <w:sz w:val="20"/>
        </w:rPr>
        <w:t>Three things to keep</w:t>
      </w:r>
    </w:p>
    <w:p w14:paraId="092B7ADB" w14:textId="77777777" w:rsidR="00A1675C" w:rsidRDefault="00000000">
      <w:pPr>
        <w:ind w:firstLine="432"/>
      </w:pPr>
      <w:r>
        <w:rPr>
          <w:rFonts w:eastAsia="Georgia"/>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spacing w:before="40" w:after="120"/>
      </w:pPr>
      <w:r>
        <w:rPr>
          <w:rFonts w:eastAsia="Georgia"/>
        </w:rPr>
        <w:t>Possibly.</w:t>
      </w:r>
    </w:p>
    <w:p w14:paraId="0E4DE8A9" w14:textId="77777777" w:rsidR="00A1675C" w:rsidRDefault="00000000">
      <w:pPr>
        <w:ind w:firstLine="432"/>
      </w:pPr>
      <w:r>
        <w:rPr>
          <w:rFonts w:eastAsia="Georgia"/>
        </w:rPr>
        <w:t>Let's find out. If you can now explain why: 1. Two observers can disagree about elapsed time without either clock being broken,</w:t>
      </w:r>
    </w:p>
    <w:p w14:paraId="5DE3583C" w14:textId="77777777" w:rsidR="00A1675C" w:rsidRDefault="00000000">
      <w:pPr>
        <w:ind w:firstLine="432"/>
      </w:pPr>
      <w:r>
        <w:rPr>
          <w:rFonts w:eastAsia="Georgia"/>
        </w:rPr>
        <w:t>2. The speed of light is the same for all inertial observers, 3. Special Relativity works locally inside General Relativity, 4. Gravity can be understood as spacetime geometry,</w:t>
      </w:r>
    </w:p>
    <w:p w14:paraId="75BCE284" w14:textId="77777777" w:rsidR="00A1675C" w:rsidRDefault="00000000">
      <w:pPr>
        <w:ind w:firstLine="432"/>
      </w:pPr>
      <w:r>
        <w:rPr>
          <w:rFonts w:eastAsia="Georgia"/>
        </w:rPr>
        <w:t>5. Curvature produces tidal effects,</w:t>
      </w:r>
    </w:p>
    <w:p w14:paraId="6A4AD14B" w14:textId="77777777" w:rsidR="00A1675C" w:rsidRDefault="00000000">
      <w:pPr>
        <w:spacing w:before="40" w:after="120"/>
      </w:pPr>
      <w:r>
        <w:rPr>
          <w:rFonts w:eastAsia="Georgia"/>
        </w:rPr>
        <w:t>6. A singularity represents a breakdown of the classical description rather than merely "very strong gravity",</w:t>
      </w:r>
    </w:p>
    <w:p w14:paraId="534C2773" w14:textId="77777777" w:rsidR="00A1675C" w:rsidRDefault="00000000">
      <w:pPr>
        <w:ind w:firstLine="432"/>
      </w:pPr>
      <w:r>
        <w:rPr>
          <w:rFonts w:eastAsia="Georgia"/>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ind w:firstLine="432"/>
      </w:pPr>
      <w:r>
        <w:rPr>
          <w:rFonts w:eastAsia="Georgia"/>
        </w:rPr>
        <w:t>and 10. An ordinary cucumber does not, in fact, constitute experimental evidence for quantum gravity— then congratulations.</w:t>
      </w:r>
    </w:p>
    <w:p w14:paraId="27C53C8B" w14:textId="77777777" w:rsidR="00A1675C" w:rsidRDefault="00000000">
      <w:pPr>
        <w:ind w:firstLine="432"/>
      </w:pPr>
      <w:r>
        <w:rPr>
          <w:rFonts w:eastAsia="Georgia"/>
        </w:rPr>
        <w:t>You understand the essential ideas. You may now safely discuss relativity at dinner. You will, however, immediately discover that somebody knows a YouTube video proving Einstein was wrong.</w:t>
      </w:r>
    </w:p>
    <w:p w14:paraId="54B05FBC" w14:textId="77777777" w:rsidR="00A1675C" w:rsidRDefault="00000000">
      <w:pPr>
        <w:ind w:firstLine="432"/>
      </w:pPr>
      <w:r>
        <w:rPr>
          <w:rFonts w:eastAsia="Georgia"/>
        </w:rPr>
        <w:t>At this point you have two choices.</w:t>
      </w:r>
    </w:p>
    <w:p w14:paraId="0D5594D4" w14:textId="77777777" w:rsidR="00A1675C" w:rsidRDefault="00000000">
      <w:pPr>
        <w:spacing w:before="200" w:after="120"/>
        <w:jc w:val="center"/>
      </w:pPr>
      <w:r>
        <w:rPr>
          <w:rFonts w:eastAsia="Georgia"/>
          <w:b/>
          <w:sz w:val="24"/>
        </w:rPr>
        <w:t>You can explain Lorentz transformations.</w:t>
      </w:r>
    </w:p>
    <w:p w14:paraId="273B4137" w14:textId="77777777" w:rsidR="00A1675C" w:rsidRDefault="00000000">
      <w:pPr>
        <w:ind w:firstLine="432"/>
      </w:pPr>
      <w:r>
        <w:rPr>
          <w:rFonts w:eastAsia="Georgia"/>
        </w:rPr>
        <w:t>Or you can have another piece of cake. The second option is generally shorter. And there is one final question.</w:t>
      </w:r>
    </w:p>
    <w:p w14:paraId="2741974D" w14:textId="77777777" w:rsidR="00A1675C" w:rsidRDefault="00000000">
      <w:pPr>
        <w:ind w:firstLine="432"/>
      </w:pPr>
      <w:r>
        <w:rPr>
          <w:rFonts w:eastAsia="Georgia"/>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ind w:firstLine="432"/>
      </w:pPr>
      <w:r>
        <w:rPr>
          <w:rFonts w:eastAsia="Georgia"/>
        </w:rPr>
        <w:t>what, exactly, is reality? Well. That's the problem.</w:t>
      </w:r>
    </w:p>
    <w:p w14:paraId="753996D5" w14:textId="77777777" w:rsidR="00A1675C" w:rsidRDefault="00000000">
      <w:pPr>
        <w:ind w:firstLine="432"/>
      </w:pPr>
      <w:r>
        <w:rPr>
          <w:rFonts w:eastAsia="Georgia"/>
        </w:rPr>
        <w:t>We haven't finished. But the good news is that neither has the universe. Which is rather reassuring.</w:t>
      </w:r>
    </w:p>
    <w:p w14:paraId="3D5C63D0" w14:textId="77777777" w:rsidR="00A1675C" w:rsidRDefault="00000000">
      <w:pPr>
        <w:spacing w:before="200" w:after="120"/>
        <w:jc w:val="center"/>
      </w:pPr>
      <w:r>
        <w:rPr>
          <w:rFonts w:eastAsia="Georgia"/>
          <w:b/>
          <w:sz w:val="24"/>
        </w:rPr>
        <w:t>Book Credits</w:t>
      </w:r>
    </w:p>
    <w:p w14:paraId="1C6DF4E9" w14:textId="77777777" w:rsidR="00A1675C" w:rsidRDefault="00000000">
      <w:pPr>
        <w:spacing w:before="200" w:after="120"/>
        <w:jc w:val="center"/>
      </w:pPr>
      <w:r>
        <w:rPr>
          <w:rFonts w:eastAsia="Georgia"/>
          <w:b/>
          <w:sz w:val="24"/>
        </w:rPr>
        <w:t>Author: Sven Gerald Rupertson — S.G.R.</w:t>
      </w:r>
    </w:p>
    <w:p w14:paraId="41595A06" w14:textId="77777777" w:rsidR="00A1675C" w:rsidRDefault="00000000">
      <w:pPr>
        <w:spacing w:before="200" w:after="120"/>
        <w:jc w:val="center"/>
      </w:pPr>
      <w:r>
        <w:rPr>
          <w:rFonts w:eastAsia="Georgia"/>
          <w:b/>
          <w:sz w:val="24"/>
        </w:rPr>
        <w:t>Narrator: Lothar Feynmann.</w:t>
      </w:r>
    </w:p>
    <w:p w14:paraId="1BDF67AE" w14:textId="77777777" w:rsidR="00A1675C" w:rsidRDefault="00000000">
      <w:pPr>
        <w:spacing w:before="200" w:after="120"/>
        <w:jc w:val="center"/>
      </w:pPr>
      <w:r>
        <w:rPr>
          <w:rFonts w:eastAsia="Georgia"/>
          <w:b/>
          <w:sz w:val="24"/>
        </w:rPr>
        <w:t>Real author: Lothar J. Musiol.</w:t>
      </w:r>
    </w:p>
    <w:p w14:paraId="64994D55" w14:textId="77777777" w:rsidR="00A1675C" w:rsidRDefault="00000000">
      <w:pPr>
        <w:spacing w:before="200" w:after="120"/>
        <w:jc w:val="center"/>
      </w:pPr>
      <w:r>
        <w:rPr>
          <w:rFonts w:eastAsia="Georgia"/>
          <w:b/>
          <w:sz w:val="24"/>
        </w:rPr>
        <w:t>Further Reading — For People Who Want to Check the ordinary cucumber</w:t>
      </w:r>
    </w:p>
    <w:p w14:paraId="6838AEE3" w14:textId="77777777" w:rsidR="00A1675C" w:rsidRDefault="00000000">
      <w:pPr>
        <w:ind w:firstLine="432"/>
      </w:pPr>
      <w:r>
        <w:rPr>
          <w:rFonts w:eastAsia="Georgia"/>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spacing w:before="200" w:after="120"/>
        <w:jc w:val="center"/>
      </w:pPr>
      <w:r>
        <w:rPr>
          <w:rFonts w:eastAsia="Georgia"/>
          <w:b/>
          <w:sz w:val="24"/>
        </w:rPr>
        <w:t>Author: Sven Gerald Rupertson. Narrator: Lothar J. Musiol.</w:t>
      </w:r>
    </w:p>
    <w:sectPr w:rsidR="00A167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