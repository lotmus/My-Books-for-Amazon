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w:spacing w:before="200" w:after="120"/>
        <w:jc w:val="center"/>
      </w:pPr>
      <w:r>
        <w:rPr>
          <w:rFonts w:eastAsia="Georgia"/>
          <w:b/>
          <w:sz w:val="24"/>
        </w:rPr>
        <w:t>The Relativistic Investigation Bureau</w:t>
      </w:r>
    </w:p>
    <w:p w14:paraId="2A4A3B26" w14:textId="77777777" w:rsidR="00A1675C" w:rsidRDefault="00000000">
      <w:pPr>
        <w:spacing w:before="200" w:after="120"/>
        <w:jc w:val="center"/>
      </w:pPr>
      <w:r>
        <w:rPr>
          <w:rFonts w:eastAsia="Georgia"/>
          <w:b/>
          <w:sz w:val="24"/>
        </w:rPr>
        <w:t>The Murder That Hadn’t Happened Yet</w:t>
      </w:r>
    </w:p>
    <w:p w14:paraId="7CCBE31D" w14:textId="77777777" w:rsidR="00A1675C" w:rsidRDefault="00000000">
      <w:pPr>
        <w:spacing w:before="200" w:after="120"/>
        <w:jc w:val="center"/>
      </w:pPr>
      <w:r>
        <w:rPr>
          <w:rFonts w:eastAsia="Georgia"/>
          <w:b/>
          <w:sz w:val="24"/>
        </w:rPr>
        <w:t>Sven Gerald Rupertson — S.G.R.</w:t>
      </w:r>
    </w:p>
    <w:p w14:paraId="34D4C639" w14:textId="77777777" w:rsidR="00A1675C" w:rsidRDefault="00000000">
      <w:pPr>
        <w:spacing w:before="200" w:after="120"/>
        <w:jc w:val="center"/>
      </w:pPr>
      <w:r>
        <w:rPr>
          <w:rFonts w:eastAsia="Georgia"/>
          <w:b/>
          <w:sz w:val="24"/>
        </w:rPr>
        <w:t>Dealing with Special and General Relativity — S.G.R.</w:t>
      </w:r>
    </w:p>
    <w:p w14:paraId="61C547C1" w14:textId="77777777" w:rsidR="00A1675C" w:rsidRDefault="00000000">
      <w:pPr>
        <w:spacing w:before="240"/>
        <w:jc w:val="center"/>
      </w:pPr>
      <w:r>
        <w:rPr>
          <w:rFonts w:eastAsia="Georgia"/>
          <w:b/>
          <w:sz w:val="28"/>
        </w:rPr>
        <w:t>BOOK ONE</w:t>
      </w:r>
    </w:p>
    <w:p w14:paraId="25FC1B23" w14:textId="77777777" w:rsidR="00A1675C" w:rsidRDefault="00000000">
      <w:pPr>
        <w:ind w:firstLine="432"/>
      </w:pPr>
      <w:r>
        <w:rPr>
          <w:rFonts w:eastAsia="Georgia"/>
        </w:rPr>
        <w:t>The author is Sven Gerald Rupertson, allegedly.</w:t>
      </w:r>
    </w:p>
    <w:p w14:paraId="53A9E1DC" w14:textId="77777777" w:rsidR="00A1675C" w:rsidRDefault="00000000">
      <w:pPr>
        <w:spacing w:before="480" w:after="240"/>
        <w:jc w:val="center"/>
      </w:pPr>
      <w:r>
        <w:rPr>
          <w:rFonts w:eastAsia="Georgia"/>
          <w:b/>
          <w:sz w:val="32"/>
        </w:rPr>
        <w:t>Prologue</w:t>
      </w:r>
    </w:p>
    <w:p w14:paraId="374A8E16" w14:textId="77777777" w:rsidR="00A1675C" w:rsidRDefault="00000000">
      <w:pPr>
        <w:spacing w:before="240"/>
        <w:jc w:val="center"/>
      </w:pPr>
      <w:r>
        <w:rPr>
          <w:rFonts w:eastAsia="Georgia"/>
          <w:b/>
          <w:sz w:val="28"/>
        </w:rPr>
        <w:t>In Which the Universe Refuses to Behave</w:t>
      </w:r>
    </w:p>
    <w:p w14:paraId="4239C1AD" w14:textId="77777777" w:rsidR="00A1675C" w:rsidRDefault="00000000">
      <w:pPr>
        <w:ind w:firstLine="432"/>
      </w:pPr>
      <w:r>
        <w:rPr>
          <w:rFonts w:eastAsia="Georgia"/>
        </w:rPr>
        <w:t>The murder had not happened yet. This was, in itself, not especially alarming. Most murders have the decency to wait until after they happen before becoming administrative problems. The difficulty was that the Relativistic Investigation Bureau had already received the paperwork.</w:t>
      </w:r>
    </w:p>
    <w:p w14:paraId="3CC7E1F7" w14:textId="77777777" w:rsidR="00A1675C" w:rsidRDefault="00000000">
      <w:pPr>
        <w:ind w:firstLine="432"/>
      </w:pPr>
      <w:r>
        <w:rPr>
          <w:rFonts w:eastAsia="Georgia"/>
        </w:rPr>
        <w:t>The time of death had been entered. The location had been entered. The victim had been identified.</w:t>
      </w:r>
    </w:p>
    <w:p w14:paraId="5B348B95" w14:textId="77777777" w:rsidR="00A1675C" w:rsidRDefault="00000000">
      <w:pPr>
        <w:ind w:firstLine="432"/>
      </w:pPr>
      <w:r>
        <w:rPr>
          <w:rFonts w:eastAsia="Georgia"/>
        </w:rPr>
        <w:t>The victim was Derek Gent. Derek was alive. He was also, regrettably, the sort of man who noticed discrepancies in official paperwork.</w:t>
      </w:r>
    </w:p>
    <w:p w14:paraId="09DBBE94" w14:textId="77777777" w:rsidR="00A1675C" w:rsidRDefault="00000000">
      <w:pPr>
        <w:ind w:firstLine="432"/>
      </w:pPr>
      <w:r>
        <w:rPr>
          <w:rFonts w:eastAsia="Georgia"/>
        </w:rPr>
        <w:t>This particular discrepancy was rather difficult to ignore. The paperwork predicted his death three days before it was due to occur. Derek therefore did what any sensible investigator would do.</w:t>
      </w:r>
    </w:p>
    <w:p w14:paraId="4E2AF960" w14:textId="5698E300" w:rsidR="00A1675C" w:rsidRDefault="00000000">
      <w:pPr>
        <w:ind w:firstLine="432"/>
      </w:pPr>
      <w:r>
        <w:rPr>
          <w:rFonts w:eastAsia="Georgia"/>
        </w:rPr>
        <w:t>He checked the date. Then the time. Then the ancient clock.</w:t>
      </w:r>
    </w:p>
    <w:p w14:paraId="61ADA7E6" w14:textId="42496E23" w:rsidR="00A1675C" w:rsidRDefault="00000000">
      <w:pPr>
        <w:ind w:firstLine="432"/>
      </w:pPr>
      <w:r>
        <w:rPr>
          <w:rFonts w:eastAsia="Georgia"/>
        </w:rPr>
        <w:t>Then the clock again, because the first check had produced a result he found professionally inconvenient. 11:17. The mysterious clock had stopped.</w:t>
      </w:r>
    </w:p>
    <w:p w14:paraId="5E0EFC18" w14:textId="77777777" w:rsidR="00A1675C" w:rsidRDefault="00000000">
      <w:pPr>
        <w:ind w:firstLine="432"/>
      </w:pPr>
      <w:r>
        <w:rPr>
          <w:rFonts w:eastAsia="Georgia"/>
        </w:rP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w:t>
      </w:r>
    </w:p>
    <w:p w14:paraId="7FEA00E1" w14:textId="77777777" w:rsidR="00A1675C" w:rsidRDefault="00000000">
      <w:pPr>
        <w:ind w:firstLine="432"/>
      </w:pPr>
      <w:r>
        <w:rPr>
          <w:rFonts w:eastAsia="Georgia"/>
        </w:rPr>
        <w:t>They are particularly suspicious of anything described as obvious. This suspicion has served the profession rather well. Newton discovered that falling objects obeyed laws.</w:t>
      </w:r>
    </w:p>
    <w:p w14:paraId="4F30A19D" w14:textId="77777777" w:rsidR="00A1675C" w:rsidRDefault="00000000">
      <w:pPr>
        <w:ind w:firstLine="432"/>
      </w:pPr>
      <w:r>
        <w:rPr>
          <w:rFonts w:eastAsia="Georgia"/>
        </w:rP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p>
    <w:p w14:paraId="17B4D0D7" w14:textId="77777777" w:rsidR="00A1675C" w:rsidRDefault="00000000">
      <w:pPr>
        <w:ind w:firstLine="432"/>
      </w:pPr>
      <w:r>
        <w:rPr>
          <w:rFonts w:eastAsia="Georgia"/>
        </w:rPr>
        <w:t>It did not. Clocks could disagree about elapsed time without either old clock being broken. Distances could depend on the observer.</w:t>
      </w:r>
    </w:p>
    <w:p w14:paraId="0EBC828E" w14:textId="77777777" w:rsidR="00A1675C" w:rsidRDefault="00000000">
      <w:pPr>
        <w:ind w:firstLine="432"/>
      </w:pPr>
      <w:r>
        <w:rPr>
          <w:rFonts w:eastAsia="Georgia"/>
        </w:rPr>
        <w:t>Two observers could disagree about whether separated events were simultaneous. The speed of light could remain the same for all inertial observers. Gravity could alter the rate at which clocks accumulated proper time.</w:t>
      </w:r>
    </w:p>
    <w:p w14:paraId="70E928C5" w14:textId="77777777" w:rsidR="00A1675C" w:rsidRDefault="00000000">
      <w:pPr>
        <w:ind w:firstLine="432"/>
      </w:pPr>
      <w:r>
        <w:rPr>
          <w:rFonts w:eastAsia="Georgia"/>
        </w:rPr>
        <w:t>Curvature could reveal itself through the behaviour of neighbouring free-fall paths. And somewhere along the way, an ordinary cucumber became relevant. Nobody had intended this.</w:t>
      </w:r>
    </w:p>
    <w:p w14:paraId="3BCE0DB2" w14:textId="77777777" w:rsidR="00A1675C" w:rsidRDefault="00000000">
      <w:pPr>
        <w:ind w:firstLine="432"/>
      </w:pPr>
      <w:r>
        <w:rPr>
          <w:rFonts w:eastAsia="Georgia"/>
        </w:rPr>
        <w:t>The universe had simply been uncooperative. That was how the Relativistic Investigation Bureau came into existence. It was not founded because anyone had dreamed of becoming a civil servant.</w:t>
      </w:r>
    </w:p>
    <w:p w14:paraId="6AF03084" w14:textId="09F45B60" w:rsidR="00A1675C" w:rsidRDefault="00000000">
      <w:pPr>
        <w:ind w:firstLine="432"/>
      </w:pPr>
      <w:r>
        <w:rPr>
          <w:rFonts w:eastAsia="Georgia"/>
        </w:rPr>
        <w:t xml:space="preserve">Nobody dreams of becoming a civil servant. </w:t>
      </w:r>
      <w:r w:rsidR="00B37FE2">
        <w:rPr>
          <w:rFonts w:eastAsia="Georgia"/>
        </w:rPr>
        <w:t>Bureaus</w:t>
      </w:r>
      <w:r>
        <w:rPr>
          <w:rFonts w:eastAsia="Georgia"/>
        </w:rPr>
        <w:t xml:space="preserve"> involve stationery, regulations, meetings, filing systems and the possibility that a perfectly respectable physical anomaly may be rejected because Form 17B was completed in black ink instead of blue. The </w:t>
      </w:r>
      <w:r w:rsidR="00C86E0C">
        <w:rPr>
          <w:rFonts w:eastAsia="Georgia"/>
        </w:rPr>
        <w:t>Rlativistic Investigation Bureau</w:t>
      </w:r>
      <w:r>
        <w:rPr>
          <w:rFonts w:eastAsia="Georgia"/>
        </w:rPr>
        <w:t xml:space="preserve"> existed because Derek Gent had begun asking questions.</w:t>
      </w:r>
    </w:p>
    <w:p w14:paraId="1B822367" w14:textId="09B14F03" w:rsidR="00A1675C" w:rsidRDefault="00000000">
      <w:pPr>
        <w:ind w:firstLine="432"/>
      </w:pPr>
      <w:r>
        <w:rPr>
          <w:rFonts w:eastAsia="Georgia"/>
        </w:rPr>
        <w:t xml:space="preserve">Unfortunately, Derek was very good at asking them. There was Trevor Boltzman, who understood difficult mathematics but occasionally required a small verbal shove toward the obvious. There was </w:t>
      </w:r>
      <w:r w:rsidR="003434B6">
        <w:rPr>
          <w:rFonts w:eastAsia="Georgia"/>
        </w:rPr>
        <w:t>Penny Gent</w:t>
      </w:r>
      <w:r>
        <w:rPr>
          <w:rFonts w:eastAsia="Georgia"/>
        </w:rPr>
        <w:t>, who could make tensor calculus sound almost reasonable and who regarded most forms of nonsense as a personal challenge.</w:t>
      </w:r>
    </w:p>
    <w:p w14:paraId="6A94EC2D" w14:textId="77777777" w:rsidR="00A1675C" w:rsidRDefault="00000000">
      <w:pPr>
        <w:ind w:firstLine="432"/>
      </w:pPr>
      <w:r>
        <w:rPr>
          <w:rFonts w:eastAsia="Georgia"/>
        </w:rPr>
        <w:t>There was Julius Barbarian, who maintained that time did not exist and had developed an argument for this that was considerably more coherent than anyone wanted it to be. There was Hermann Minkowski,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p>
    <w:p w14:paraId="6E35584E" w14:textId="77777777" w:rsidR="00A1675C" w:rsidRDefault="00000000">
      <w:pPr>
        <w:ind w:firstLine="432"/>
      </w:pPr>
      <w:r>
        <w:rPr>
          <w:rFonts w:eastAsia="Georgia"/>
        </w:rPr>
        <w:t>Weinstein regarded this as plagiarism on a cosmological scale. He had attempted to correct the historical record through ordinary academic channels. The academic channels had requested Form 17B.</w:t>
      </w:r>
    </w:p>
    <w:p w14:paraId="0F89A000" w14:textId="77777777" w:rsidR="00A1675C" w:rsidRDefault="00000000">
      <w:pPr>
        <w:ind w:firstLine="432"/>
      </w:pPr>
      <w:r>
        <w:rPr>
          <w:rFonts w:eastAsia="Georgia"/>
        </w:rPr>
        <w:t>Weinstein had never recovered. Then there was Sherlock. Sherlock was a dolphin.</w:t>
      </w:r>
    </w:p>
    <w:p w14:paraId="2DCBD6A0" w14:textId="77777777" w:rsidR="00A1675C" w:rsidRDefault="00000000">
      <w:pPr>
        <w:ind w:firstLine="432"/>
      </w:pPr>
      <w:r>
        <w:rPr>
          <w:rFonts w:eastAsia="Georgia"/>
        </w:rPr>
        <w:t>Sherlock was also, according to Penny, the least improbable member of the Bureau once one had properly understood General Relativity. Nobody asked him to explain this. The Bureau had learned that explanations often made matters worse.</w:t>
      </w:r>
    </w:p>
    <w:p w14:paraId="7FF57B8F" w14:textId="77777777" w:rsidR="00A1675C" w:rsidRDefault="00000000">
      <w:pPr>
        <w:ind w:firstLine="432"/>
      </w:pPr>
      <w:r>
        <w:rPr>
          <w:rFonts w:eastAsia="Georgia"/>
        </w:rPr>
        <w:t>So when Derek found a murder notice announcing his own future death, he did not immediately conclude that he was being hunted by a time traveller, a quantum ghost or an unusually vindictive railway timetable. He began with the evidence. A stopped clock.</w:t>
      </w:r>
    </w:p>
    <w:p w14:paraId="07920913" w14:textId="77777777" w:rsidR="00A1675C" w:rsidRDefault="00000000">
      <w:pPr>
        <w:ind w:firstLine="432"/>
      </w:pPr>
      <w:r>
        <w:rPr>
          <w:rFonts w:eastAsia="Georgia"/>
        </w:rPr>
        <w:t>A future date. A murder that had not happened. And, eventually, a distant, mysterious train.</w:t>
      </w:r>
    </w:p>
    <w:p w14:paraId="0872D594" w14:textId="77777777" w:rsidR="00A1675C" w:rsidRDefault="00000000">
      <w:pPr>
        <w:ind w:firstLine="432"/>
      </w:pPr>
      <w:r>
        <w:rPr>
          <w:rFonts w:eastAsia="Georgia"/>
        </w:rPr>
        <w:t>There was only one sensible response. Investigate. Because if the universe has made a mistake, someone has to fill in the form.</w:t>
      </w:r>
    </w:p>
    <w:p w14:paraId="387840AB" w14:textId="77777777" w:rsidR="00A1675C" w:rsidRDefault="00000000">
      <w:pPr>
        <w:ind w:firstLine="432"/>
      </w:pPr>
      <w:r>
        <w:rPr>
          <w:rFonts w:eastAsia="Georgia"/>
        </w:rPr>
        <w:t>Preferably before 11:17.</w:t>
      </w:r>
    </w:p>
    <w:p w14:paraId="7855B8E8" w14:textId="77777777" w:rsidR="00A1675C" w:rsidRDefault="00000000">
      <w:pPr>
        <w:spacing w:before="480" w:after="240"/>
        <w:jc w:val="center"/>
      </w:pPr>
      <w:r>
        <w:rPr>
          <w:rFonts w:eastAsia="Georgia"/>
          <w:b/>
          <w:sz w:val="32"/>
        </w:rPr>
        <w:t>Chapter 1</w:t>
      </w:r>
    </w:p>
    <w:p w14:paraId="0BA3A5DA" w14:textId="77777777" w:rsidR="00A1675C" w:rsidRDefault="00000000">
      <w:pPr>
        <w:spacing w:before="200" w:after="120"/>
        <w:jc w:val="center"/>
      </w:pPr>
      <w:r>
        <w:rPr>
          <w:rFonts w:eastAsia="Georgia"/>
          <w:b/>
          <w:sz w:val="24"/>
        </w:rPr>
        <w:t>The Murder That Hadn't Happened Yet</w:t>
      </w:r>
    </w:p>
    <w:p w14:paraId="201E628E" w14:textId="77777777" w:rsidR="00A1675C" w:rsidRDefault="00000000">
      <w:pPr>
        <w:ind w:firstLine="432"/>
      </w:pPr>
      <w:r>
        <w:rPr>
          <w:rFonts w:eastAsia="Georgia"/>
        </w:rPr>
        <w:t>At precisely 9:17 on a Tuesday morning, Derek Gent received an email informing him that he was dead. He was not particularly surprised. Derek had always suspected that death would arrive by email.</w:t>
      </w:r>
    </w:p>
    <w:p w14:paraId="48B7AA91" w14:textId="77777777" w:rsidR="00A1675C" w:rsidRDefault="00000000">
      <w:pPr>
        <w:ind w:firstLine="432"/>
      </w:pPr>
      <w:r>
        <w:rPr>
          <w:rFonts w:eastAsia="Georgia"/>
        </w:rPr>
        <w:t>Not because he was especially pessimistic, but because nearly everything important seemed to arrive by email these days. Electricity bills. Insurance renewals. Invitations to webinars. Notifications that someone had changed a password Derek had never used. Death was simply the logical next step. What surprised him was the sender.</w:t>
      </w:r>
    </w:p>
    <w:p w14:paraId="4917535E" w14:textId="5D7C5E90" w:rsidR="00A1675C" w:rsidRDefault="00000000">
      <w:pPr>
        <w:ind w:firstLine="432"/>
      </w:pPr>
      <w:r>
        <w:rPr>
          <w:rFonts w:eastAsia="Georgia"/>
        </w:rPr>
        <w:t>The message had come from the Derek Gent Relativistic Investigation Bureau. Derek stared intently at the screen. The Bureau was not supposed to send him emails.</w:t>
      </w:r>
    </w:p>
    <w:p w14:paraId="1EE61D0F" w14:textId="25D02235" w:rsidR="00A1675C" w:rsidRDefault="00000000">
      <w:pPr>
        <w:ind w:firstLine="432"/>
      </w:pPr>
      <w:r>
        <w:rPr>
          <w:rFonts w:eastAsia="Georgia"/>
        </w:rPr>
        <w:t xml:space="preserve">It was his Bureau. More precisely, it was a small private investigative organization occupying two rooms on the second floor of an old office building in London, plus a corridor which the landlord insisted was a communal area and Derek insisted belonged to </w:t>
      </w:r>
      <w:r w:rsidR="004F064B">
        <w:rPr>
          <w:rFonts w:eastAsia="Georgia"/>
        </w:rPr>
        <w:t>his</w:t>
      </w:r>
      <w:r>
        <w:rPr>
          <w:rFonts w:eastAsia="Georgia"/>
        </w:rPr>
        <w:t xml:space="preserve"> Bureau whenever he needed somewhere to put a coat. The Bureau dealt primarily with unusual cases.</w:t>
      </w:r>
    </w:p>
    <w:p w14:paraId="7CF58F1A" w14:textId="77777777" w:rsidR="00A1675C" w:rsidRDefault="00000000">
      <w:pPr>
        <w:ind w:firstLine="432"/>
      </w:pPr>
      <w:r>
        <w:rPr>
          <w:rFonts w:eastAsia="Georgia"/>
        </w:rPr>
        <w:t>This was partly because Derek liked unusual cases and partly because ordinary cases paid terribly. The sign on the frosted glass door read:</w:t>
      </w:r>
    </w:p>
    <w:p w14:paraId="737FE3A9" w14:textId="77777777" w:rsidR="00A1675C" w:rsidRDefault="00000000">
      <w:pPr>
        <w:spacing w:before="200" w:after="120"/>
        <w:jc w:val="center"/>
      </w:pPr>
      <w:r>
        <w:rPr>
          <w:rFonts w:eastAsia="Georgia"/>
          <w:b/>
          <w:sz w:val="24"/>
        </w:rPr>
        <w:t>DEREK GENT RELATIVISTIC INVESTIGATION BUREAU</w:t>
      </w:r>
    </w:p>
    <w:p w14:paraId="0C4DB71E" w14:textId="77777777" w:rsidR="00A1675C" w:rsidRDefault="00000000">
      <w:pPr>
        <w:ind w:firstLine="432"/>
      </w:pPr>
      <w:r>
        <w:rPr>
          <w:rFonts w:eastAsia="Georgia"/>
        </w:rPr>
        <w:t>Underneath, in smaller letters:</w:t>
      </w:r>
    </w:p>
    <w:p w14:paraId="1C76C2F5" w14:textId="77777777" w:rsidR="00A1675C" w:rsidRDefault="00000000">
      <w:pPr>
        <w:spacing w:before="200" w:after="120"/>
        <w:jc w:val="center"/>
      </w:pPr>
      <w:r>
        <w:rPr>
          <w:rFonts w:eastAsia="Georgia"/>
          <w:b/>
          <w:sz w:val="24"/>
        </w:rPr>
        <w:t>CAUSALITY, CHRONOLOGY &amp; OTHER INCONVENIENCES</w:t>
      </w:r>
    </w:p>
    <w:p w14:paraId="1321E84E" w14:textId="7F6BF1E2" w:rsidR="00A1675C" w:rsidRDefault="00000000">
      <w:pPr>
        <w:spacing w:before="40" w:after="120"/>
      </w:pPr>
      <w:r>
        <w:rPr>
          <w:rFonts w:eastAsia="Georgia"/>
        </w:rPr>
        <w:t xml:space="preserve">And underneath that, added by </w:t>
      </w:r>
      <w:r w:rsidR="003434B6">
        <w:rPr>
          <w:rFonts w:eastAsia="Georgia"/>
        </w:rPr>
        <w:t>Penny</w:t>
      </w:r>
      <w:r>
        <w:rPr>
          <w:rFonts w:eastAsia="Georgia"/>
        </w:rPr>
        <w:t xml:space="preserve"> several years earlier:</w:t>
      </w:r>
    </w:p>
    <w:p w14:paraId="16D9ADC3" w14:textId="77777777" w:rsidR="00A1675C" w:rsidRDefault="00000000">
      <w:pPr>
        <w:spacing w:before="200" w:after="120"/>
        <w:jc w:val="center"/>
      </w:pPr>
      <w:r>
        <w:rPr>
          <w:rFonts w:eastAsia="Georgia"/>
          <w:b/>
          <w:sz w:val="24"/>
        </w:rPr>
        <w:t>NO MURDERS BEFORE 10 A.M. WITHOUT AN APPOINTMENT</w:t>
      </w:r>
    </w:p>
    <w:p w14:paraId="37EBD8DF" w14:textId="7A3692DF" w:rsidR="00A1675C" w:rsidRDefault="00000000">
      <w:pPr>
        <w:ind w:firstLine="432"/>
      </w:pPr>
      <w:r>
        <w:rPr>
          <w:rFonts w:eastAsia="Georgia"/>
        </w:rPr>
        <w:t xml:space="preserve">Derek had objected. </w:t>
      </w:r>
      <w:r w:rsidR="003434B6">
        <w:rPr>
          <w:rFonts w:eastAsia="Georgia"/>
        </w:rPr>
        <w:t>Penny</w:t>
      </w:r>
      <w:r>
        <w:rPr>
          <w:rFonts w:eastAsia="Georgia"/>
        </w:rPr>
        <w:t xml:space="preserve"> had pointed out that they had never actually received a murder before ten.</w:t>
      </w:r>
    </w:p>
    <w:p w14:paraId="6DEBC457" w14:textId="77777777" w:rsidR="00A1675C" w:rsidRDefault="00000000">
      <w:pPr>
        <w:spacing w:before="40" w:after="120"/>
      </w:pPr>
      <w:r>
        <w:rPr>
          <w:rFonts w:eastAsia="Georgia"/>
        </w:rPr>
        <w:t>Derek had said that this was beside the point.</w:t>
      </w:r>
    </w:p>
    <w:p w14:paraId="08D83BF0" w14:textId="0BDE0C13" w:rsidR="00A1675C" w:rsidRDefault="003434B6">
      <w:pPr>
        <w:spacing w:before="40" w:after="120"/>
      </w:pPr>
      <w:r>
        <w:rPr>
          <w:rFonts w:eastAsia="Georgia"/>
        </w:rPr>
        <w:t>Penny had stated that was precisely the point.</w:t>
      </w:r>
    </w:p>
    <w:p w14:paraId="6A802340" w14:textId="77777777" w:rsidR="00A1675C" w:rsidRDefault="00000000">
      <w:pPr>
        <w:ind w:firstLine="432"/>
      </w:pPr>
      <w:r>
        <w:rPr>
          <w:rFonts w:eastAsia="Georgia"/>
        </w:rPr>
        <w:t>Derek had lost. He was now looking at an email from the Bureau. The subject line was:</w:t>
      </w:r>
    </w:p>
    <w:p w14:paraId="25F6CC44" w14:textId="77777777" w:rsidR="00E50E4A" w:rsidRDefault="00E50E4A" w:rsidP="00E50E4A">
      <w:pPr>
        <w:spacing w:before="200" w:after="120"/>
        <w:jc w:val="center"/>
      </w:pPr>
      <w:r>
        <w:rPr>
          <w:rFonts w:eastAsia="Georgia"/>
          <w:b/>
          <w:sz w:val="24"/>
        </w:rPr>
        <w:t>CASE UPDATE: DEREK GENT</w:t>
      </w:r>
    </w:p>
    <w:p w14:paraId="741E69D6" w14:textId="77777777" w:rsidR="00E50E4A" w:rsidRPr="00E50E4A" w:rsidRDefault="00E50E4A" w:rsidP="00E50E4A">
      <w:pPr>
        <w:ind w:firstLine="432"/>
        <w:rPr>
          <w:rFonts w:eastAsia="Georgia"/>
          <w:sz w:val="2"/>
          <w:szCs w:val="2"/>
        </w:rPr>
      </w:pPr>
      <w:r>
        <w:rPr>
          <w:rFonts w:eastAsia="Georgia"/>
        </w:rPr>
        <w:t xml:space="preserve">He opened it. </w:t>
      </w:r>
    </w:p>
    <w:p w14:paraId="5A317761" w14:textId="77777777" w:rsidR="00E50E4A" w:rsidRPr="00E50E4A" w:rsidRDefault="00E50E4A" w:rsidP="00E50E4A">
      <w:pPr>
        <w:ind w:firstLine="432"/>
        <w:rPr>
          <w:rFonts w:eastAsia="Georgia"/>
          <w:sz w:val="2"/>
          <w:szCs w:val="2"/>
        </w:rPr>
      </w:pPr>
    </w:p>
    <w:p w14:paraId="17DD5529" w14:textId="77777777" w:rsidR="00E50E4A" w:rsidRPr="00E50E4A" w:rsidRDefault="00E50E4A" w:rsidP="00E50E4A">
      <w:pPr>
        <w:spacing w:line="240" w:lineRule="auto"/>
        <w:ind w:left="432" w:firstLine="432"/>
        <w:rPr>
          <w:rFonts w:ascii="Arial" w:eastAsia="Georgia" w:hAnsi="Arial" w:cs="Arial"/>
          <w:b/>
          <w:bCs/>
        </w:rPr>
      </w:pPr>
      <w:r w:rsidRPr="00E50E4A">
        <w:rPr>
          <w:rFonts w:ascii="Arial" w:eastAsia="Georgia" w:hAnsi="Arial" w:cs="Arial"/>
          <w:b/>
          <w:bCs/>
        </w:rPr>
        <w:t xml:space="preserve">Dear Mr Gent, </w:t>
      </w:r>
    </w:p>
    <w:p w14:paraId="08070D25" w14:textId="23CD5908" w:rsidR="00E50E4A" w:rsidRPr="00E50E4A" w:rsidRDefault="00E50E4A" w:rsidP="00E50E4A">
      <w:pPr>
        <w:spacing w:line="240" w:lineRule="auto"/>
        <w:ind w:left="432" w:firstLine="432"/>
        <w:rPr>
          <w:rFonts w:ascii="Arial" w:hAnsi="Arial" w:cs="Arial"/>
          <w:b/>
          <w:bCs/>
        </w:rPr>
      </w:pPr>
      <w:r w:rsidRPr="00E50E4A">
        <w:rPr>
          <w:rFonts w:ascii="Arial" w:eastAsia="Georgia" w:hAnsi="Arial" w:cs="Arial"/>
          <w:b/>
          <w:bCs/>
        </w:rPr>
        <w:t>We regret to inform you that you have been murdered.</w:t>
      </w:r>
    </w:p>
    <w:p w14:paraId="11900003" w14:textId="77777777" w:rsidR="00E50E4A" w:rsidRPr="00E50E4A" w:rsidRDefault="00E50E4A" w:rsidP="00E50E4A">
      <w:pPr>
        <w:spacing w:line="240" w:lineRule="auto"/>
        <w:ind w:left="432" w:firstLine="432"/>
        <w:rPr>
          <w:rFonts w:ascii="Arial" w:hAnsi="Arial" w:cs="Arial"/>
          <w:b/>
          <w:bCs/>
        </w:rPr>
      </w:pPr>
      <w:r w:rsidRPr="00E50E4A">
        <w:rPr>
          <w:rFonts w:ascii="Arial" w:eastAsia="Georgia" w:hAnsi="Arial" w:cs="Arial"/>
          <w:b/>
          <w:bCs/>
        </w:rPr>
        <w:t>The incident will occur tomorrow at 11:03 a.m. The perpetrator has been identified. It is you.</w:t>
      </w:r>
    </w:p>
    <w:p w14:paraId="4E1BD135" w14:textId="77777777" w:rsidR="00E50E4A" w:rsidRPr="00E50E4A" w:rsidRDefault="00E50E4A" w:rsidP="00E50E4A">
      <w:pPr>
        <w:spacing w:line="240" w:lineRule="auto"/>
        <w:ind w:left="432" w:firstLine="432"/>
        <w:rPr>
          <w:rFonts w:ascii="Arial" w:eastAsia="Georgia" w:hAnsi="Arial" w:cs="Arial"/>
          <w:b/>
          <w:bCs/>
        </w:rPr>
      </w:pPr>
      <w:r w:rsidRPr="00E50E4A">
        <w:rPr>
          <w:rFonts w:ascii="Arial" w:eastAsia="Georgia" w:hAnsi="Arial" w:cs="Arial"/>
          <w:b/>
          <w:bCs/>
        </w:rPr>
        <w:t xml:space="preserve">Kind regards, </w:t>
      </w:r>
    </w:p>
    <w:p w14:paraId="54379EA4" w14:textId="1679A9F4" w:rsidR="00E50E4A" w:rsidRPr="00E50E4A" w:rsidRDefault="00E50E4A" w:rsidP="00E50E4A">
      <w:pPr>
        <w:spacing w:line="240" w:lineRule="auto"/>
        <w:ind w:left="432" w:firstLine="432"/>
        <w:rPr>
          <w:rFonts w:ascii="Arial" w:eastAsia="Georgia" w:hAnsi="Arial" w:cs="Arial"/>
          <w:b/>
          <w:bCs/>
        </w:rPr>
      </w:pPr>
      <w:r w:rsidRPr="00E50E4A">
        <w:rPr>
          <w:rFonts w:ascii="Arial" w:eastAsia="Georgia" w:hAnsi="Arial" w:cs="Arial"/>
          <w:b/>
          <w:bCs/>
        </w:rPr>
        <w:t>Derek Gent</w:t>
      </w:r>
    </w:p>
    <w:p w14:paraId="2A6BD9EC" w14:textId="1C35BA45" w:rsidR="00E50E4A" w:rsidRPr="00E50E4A" w:rsidRDefault="00E50E4A" w:rsidP="00E50E4A">
      <w:pPr>
        <w:spacing w:line="240" w:lineRule="auto"/>
        <w:ind w:left="432" w:firstLine="432"/>
        <w:rPr>
          <w:rFonts w:ascii="Arial" w:eastAsia="Georgia" w:hAnsi="Arial" w:cs="Arial"/>
          <w:b/>
          <w:bCs/>
        </w:rPr>
      </w:pPr>
      <w:r w:rsidRPr="00E50E4A">
        <w:rPr>
          <w:rFonts w:ascii="Arial" w:eastAsia="Georgia" w:hAnsi="Arial" w:cs="Arial"/>
          <w:b/>
          <w:bCs/>
        </w:rPr>
        <w:t xml:space="preserve">Relativistic Investigation Bureau. </w:t>
      </w:r>
    </w:p>
    <w:p w14:paraId="206D7FD2" w14:textId="77777777" w:rsidR="00E50E4A" w:rsidRPr="00E50E4A" w:rsidRDefault="00E50E4A" w:rsidP="00E50E4A">
      <w:pPr>
        <w:ind w:firstLine="432"/>
        <w:rPr>
          <w:rFonts w:eastAsia="Georgia"/>
          <w:sz w:val="6"/>
          <w:szCs w:val="6"/>
        </w:rPr>
      </w:pPr>
    </w:p>
    <w:p w14:paraId="5C5D3613" w14:textId="4DCF2FE7" w:rsidR="00E50E4A" w:rsidRDefault="00E50E4A" w:rsidP="00E50E4A">
      <w:pPr>
        <w:ind w:firstLine="432"/>
      </w:pPr>
      <w:r w:rsidRPr="00E50E4A">
        <w:rPr>
          <w:rFonts w:eastAsia="Georgia"/>
        </w:rPr>
        <w:t>Derek carefully read it again.</w:t>
      </w:r>
    </w:p>
    <w:p w14:paraId="7EF05F93" w14:textId="77777777" w:rsidR="00E50E4A" w:rsidRDefault="00E50E4A" w:rsidP="00E50E4A">
      <w:pPr>
        <w:ind w:firstLine="432"/>
      </w:pPr>
      <w:r>
        <w:rPr>
          <w:rFonts w:eastAsia="Georgia"/>
        </w:rPr>
        <w:t>Then a third time. He looked at the sender's address. It was correct.</w:t>
      </w:r>
    </w:p>
    <w:p w14:paraId="668F8116" w14:textId="77777777" w:rsidR="00E50E4A" w:rsidRDefault="00E50E4A" w:rsidP="00E50E4A">
      <w:pPr>
        <w:ind w:firstLine="432"/>
      </w:pPr>
      <w:r>
        <w:rPr>
          <w:rFonts w:eastAsia="Georgia"/>
        </w:rPr>
        <w:t>Then he</w:t>
      </w:r>
      <w:ins w:id="0" w:author="Lothar Musiol" w:date="2026-08-17T10:26:00Z" w16du:dateUtc="2026-08-17T17:26:00Z">
        <w:r>
          <w:rPr>
            <w:rFonts w:eastAsia="Georgia"/>
          </w:rPr>
          <w:t xml:space="preserve"> </w:t>
        </w:r>
      </w:ins>
      <w:r>
        <w:rPr>
          <w:rFonts w:eastAsia="Georgia"/>
        </w:rPr>
        <w:t>looked at the Bureau's computer. It was his computer.</w:t>
      </w:r>
    </w:p>
    <w:p w14:paraId="44B92D8A" w14:textId="77777777" w:rsidR="00E50E4A" w:rsidRPr="00E50E4A" w:rsidRDefault="00E50E4A" w:rsidP="00E50E4A">
      <w:pPr>
        <w:ind w:firstLine="432"/>
        <w:rPr>
          <w:rFonts w:eastAsia="Georgia"/>
        </w:rPr>
      </w:pPr>
      <w:r w:rsidRPr="00E50E4A">
        <w:rPr>
          <w:rFonts w:eastAsia="Georgia"/>
        </w:rPr>
        <w:t>Everything suddenly appeared to be where it ought to be. The filing cabinet was locked. The kettle was where the kettle normally was, which was not necessarily where it ought to be.</w:t>
      </w:r>
    </w:p>
    <w:p w14:paraId="0F14E1E0" w14:textId="77777777" w:rsidR="00E50E4A" w:rsidRPr="00E50E4A" w:rsidRDefault="00E50E4A" w:rsidP="00E50E4A">
      <w:pPr>
        <w:ind w:firstLine="432"/>
        <w:rPr>
          <w:rFonts w:eastAsia="Georgia"/>
        </w:rPr>
      </w:pPr>
      <w:r w:rsidRPr="00E50E4A">
        <w:rPr>
          <w:rFonts w:eastAsia="Georgia"/>
        </w:rPr>
        <w:t>The window was shut. The door was shut. Nothing quietly appeared to have been disturbed.</w:t>
      </w:r>
    </w:p>
    <w:p w14:paraId="2F2A0094" w14:textId="77777777" w:rsidR="00E50E4A" w:rsidRPr="00E50E4A" w:rsidRDefault="00E50E4A" w:rsidP="00E50E4A">
      <w:pPr>
        <w:ind w:firstLine="432"/>
        <w:rPr>
          <w:rFonts w:eastAsia="Georgia"/>
        </w:rPr>
      </w:pPr>
      <w:r w:rsidRPr="00E50E4A">
        <w:rPr>
          <w:rFonts w:eastAsia="Georgia"/>
        </w:rPr>
        <w:t>Derek carefully looked at the email again.</w:t>
      </w:r>
    </w:p>
    <w:p w14:paraId="7964FC10" w14:textId="77777777" w:rsidR="00E50E4A" w:rsidRPr="00E50E4A" w:rsidRDefault="00E50E4A" w:rsidP="00E50E4A">
      <w:pPr>
        <w:ind w:firstLine="432"/>
        <w:rPr>
          <w:rFonts w:eastAsia="Georgia"/>
        </w:rPr>
      </w:pPr>
      <w:r w:rsidRPr="00E50E4A">
        <w:rPr>
          <w:rFonts w:eastAsia="Georgia"/>
        </w:rPr>
        <w:t>"That's inconvenient," he commented.</w:t>
      </w:r>
    </w:p>
    <w:p w14:paraId="3226EAE6" w14:textId="77777777" w:rsidR="00E50E4A" w:rsidRPr="00E50E4A" w:rsidRDefault="00E50E4A" w:rsidP="00E50E4A">
      <w:pPr>
        <w:ind w:firstLine="432"/>
        <w:rPr>
          <w:rFonts w:eastAsia="Georgia"/>
        </w:rPr>
      </w:pPr>
      <w:r w:rsidRPr="00E50E4A">
        <w:rPr>
          <w:rFonts w:eastAsia="Georgia"/>
        </w:rPr>
        <w:t>Across the empty room, Trevor Boltzman looked up. Trevor was twenty-eight, highly intelligent, technically qualified, and possessed of the unfortunate tendency to think about one problem at a time. This made him very good at mathematics.</w:t>
      </w:r>
    </w:p>
    <w:p w14:paraId="09EA1E99" w14:textId="4972DF56" w:rsidR="00E50E4A" w:rsidRDefault="00E50E4A" w:rsidP="00E50E4A">
      <w:pPr>
        <w:ind w:firstLine="432"/>
        <w:rPr>
          <w:rFonts w:eastAsia="Georgia"/>
        </w:rPr>
      </w:pPr>
      <w:r w:rsidRPr="00E50E4A">
        <w:rPr>
          <w:rFonts w:eastAsia="Georgia"/>
        </w:rPr>
        <w:t>It made him considerably less useful when confronted with a sentence such as:</w:t>
      </w:r>
      <w:r>
        <w:rPr>
          <w:rFonts w:eastAsia="Georgia"/>
        </w:rPr>
        <w:t xml:space="preserve"> </w:t>
      </w:r>
      <w:r w:rsidRPr="00E50E4A">
        <w:rPr>
          <w:rFonts w:eastAsia="Georgia"/>
        </w:rPr>
        <w:t>"I have been murdered."</w:t>
      </w:r>
      <w:r>
        <w:rPr>
          <w:rFonts w:eastAsia="Georgia"/>
        </w:rPr>
        <w:t xml:space="preserve"> </w:t>
      </w:r>
    </w:p>
    <w:p w14:paraId="21ABEA43" w14:textId="4700180A" w:rsidR="00E50E4A" w:rsidRDefault="00E50E4A" w:rsidP="00E50E4A">
      <w:r>
        <w:rPr>
          <w:rFonts w:eastAsia="Georgia"/>
        </w:rPr>
        <w:t>Trevor removed his glasses. "What?"</w:t>
      </w:r>
    </w:p>
    <w:p w14:paraId="5B46D4DE" w14:textId="77777777" w:rsidR="00E50E4A" w:rsidRDefault="00E50E4A" w:rsidP="00E50E4A">
      <w:pPr>
        <w:spacing w:before="40" w:after="120"/>
      </w:pPr>
      <w:r>
        <w:rPr>
          <w:rFonts w:eastAsia="Georgia"/>
        </w:rPr>
        <w:t>"I've been murdered."</w:t>
      </w:r>
    </w:p>
    <w:p w14:paraId="47614242" w14:textId="77777777" w:rsidR="00E50E4A" w:rsidRDefault="00E50E4A" w:rsidP="00E50E4A">
      <w:pPr>
        <w:spacing w:before="40" w:after="120"/>
      </w:pPr>
      <w:r>
        <w:rPr>
          <w:rFonts w:eastAsia="Georgia"/>
        </w:rPr>
        <w:t>"Recently?"</w:t>
      </w:r>
    </w:p>
    <w:p w14:paraId="7937B03F" w14:textId="77777777" w:rsidR="00E50E4A" w:rsidRDefault="00E50E4A" w:rsidP="00E50E4A">
      <w:pPr>
        <w:spacing w:before="40" w:after="120"/>
      </w:pPr>
      <w:r>
        <w:rPr>
          <w:rFonts w:eastAsia="Georgia"/>
        </w:rPr>
        <w:t>"Tomorrow."</w:t>
      </w:r>
    </w:p>
    <w:p w14:paraId="68714BA8" w14:textId="77777777" w:rsidR="00E50E4A" w:rsidRDefault="00E50E4A" w:rsidP="00E50E4A">
      <w:pPr>
        <w:ind w:firstLine="432"/>
      </w:pPr>
      <w:r>
        <w:rPr>
          <w:rFonts w:eastAsia="Georgia"/>
        </w:rPr>
        <w:t>Trevor stared at him.</w:t>
      </w:r>
    </w:p>
    <w:p w14:paraId="5D706617" w14:textId="77777777" w:rsidR="00E50E4A" w:rsidRDefault="00E50E4A" w:rsidP="00E50E4A">
      <w:pPr>
        <w:spacing w:before="40" w:after="120"/>
      </w:pPr>
      <w:r>
        <w:rPr>
          <w:rFonts w:eastAsia="Georgia"/>
        </w:rPr>
        <w:t>"Tomorrow?"</w:t>
      </w:r>
    </w:p>
    <w:p w14:paraId="3C095613" w14:textId="77777777" w:rsidR="00E50E4A" w:rsidRDefault="00E50E4A" w:rsidP="00E50E4A">
      <w:pPr>
        <w:spacing w:before="40" w:after="120"/>
      </w:pPr>
      <w:r>
        <w:rPr>
          <w:rFonts w:eastAsia="Georgia"/>
        </w:rPr>
        <w:t>"Yes."</w:t>
      </w:r>
    </w:p>
    <w:p w14:paraId="4D37E8F3" w14:textId="77777777" w:rsidR="00E50E4A" w:rsidRDefault="00E50E4A" w:rsidP="00E50E4A">
      <w:pPr>
        <w:ind w:firstLine="432"/>
      </w:pPr>
      <w:r>
        <w:rPr>
          <w:rFonts w:eastAsia="Georgia"/>
        </w:rPr>
        <w:t>Trevor considered this carefully.</w:t>
      </w:r>
    </w:p>
    <w:p w14:paraId="74F08824" w14:textId="77777777" w:rsidR="00E50E4A" w:rsidRDefault="00E50E4A" w:rsidP="00E50E4A">
      <w:pPr>
        <w:spacing w:before="40" w:after="120"/>
      </w:pPr>
      <w:r>
        <w:rPr>
          <w:rFonts w:eastAsia="Georgia"/>
        </w:rPr>
        <w:t>"You're telling me you've been murdered tomorrow?"</w:t>
      </w:r>
    </w:p>
    <w:p w14:paraId="4AA3D36D" w14:textId="77777777" w:rsidR="00E50E4A" w:rsidRDefault="00E50E4A" w:rsidP="00E50E4A">
      <w:pPr>
        <w:spacing w:before="40" w:after="120"/>
      </w:pPr>
      <w:r>
        <w:rPr>
          <w:rFonts w:eastAsia="Georgia"/>
        </w:rPr>
        <w:t>"Yes."</w:t>
      </w:r>
    </w:p>
    <w:p w14:paraId="09F2CA4D" w14:textId="77777777" w:rsidR="00E50E4A" w:rsidRDefault="00E50E4A" w:rsidP="00E50E4A">
      <w:pPr>
        <w:ind w:firstLine="432"/>
      </w:pPr>
      <w:r>
        <w:rPr>
          <w:rFonts w:eastAsia="Georgia"/>
        </w:rPr>
        <w:t>Trevor nodded.</w:t>
      </w:r>
    </w:p>
    <w:p w14:paraId="4247AD4F" w14:textId="77777777" w:rsidR="00E50E4A" w:rsidRDefault="00E50E4A" w:rsidP="00E50E4A">
      <w:pPr>
        <w:spacing w:before="40" w:after="120"/>
      </w:pPr>
      <w:r>
        <w:rPr>
          <w:rFonts w:eastAsia="Georgia"/>
        </w:rPr>
        <w:t>"Ah."</w:t>
      </w:r>
    </w:p>
    <w:p w14:paraId="52D09886" w14:textId="77777777" w:rsidR="00E50E4A" w:rsidRDefault="00E50E4A" w:rsidP="00E50E4A">
      <w:pPr>
        <w:ind w:firstLine="432"/>
      </w:pPr>
      <w:r>
        <w:rPr>
          <w:rFonts w:eastAsia="Georgia"/>
        </w:rPr>
        <w:t>Derek waited. Trevor put his glasses back on. Derek continued waiting.</w:t>
      </w:r>
    </w:p>
    <w:p w14:paraId="27782AF1" w14:textId="77777777" w:rsidR="00E50E4A" w:rsidRDefault="00E50E4A" w:rsidP="00E50E4A">
      <w:pPr>
        <w:spacing w:before="40" w:after="120"/>
      </w:pPr>
      <w:r>
        <w:rPr>
          <w:rFonts w:eastAsia="Georgia"/>
        </w:rPr>
        <w:t>"Why did you say 'ah'?"</w:t>
      </w:r>
    </w:p>
    <w:p w14:paraId="4814265C" w14:textId="77777777" w:rsidR="00E50E4A" w:rsidRDefault="00E50E4A" w:rsidP="00E50E4A">
      <w:pPr>
        <w:spacing w:before="40" w:after="120"/>
      </w:pPr>
      <w:r>
        <w:rPr>
          <w:rFonts w:eastAsia="Georgia"/>
        </w:rPr>
        <w:t>"I wasn't sure what else to say."</w:t>
      </w:r>
    </w:p>
    <w:p w14:paraId="481063D9" w14:textId="77777777" w:rsidR="00E50E4A" w:rsidRDefault="00E50E4A" w:rsidP="00E50E4A">
      <w:pPr>
        <w:spacing w:before="40" w:after="120"/>
      </w:pPr>
      <w:r>
        <w:rPr>
          <w:rFonts w:eastAsia="Georgia"/>
        </w:rPr>
        <w:t>"How about 'that's impossible'?"</w:t>
      </w:r>
    </w:p>
    <w:p w14:paraId="37D36029" w14:textId="77777777" w:rsidR="00E50E4A" w:rsidRDefault="00E50E4A" w:rsidP="00E50E4A">
      <w:pPr>
        <w:spacing w:before="40" w:after="120"/>
      </w:pPr>
      <w:r>
        <w:rPr>
          <w:rFonts w:eastAsia="Georgia"/>
        </w:rPr>
        <w:t>"I thought you'd already know that."</w:t>
      </w:r>
    </w:p>
    <w:p w14:paraId="431CE70D" w14:textId="77777777" w:rsidR="00E50E4A" w:rsidRDefault="00E50E4A" w:rsidP="00E50E4A">
      <w:pPr>
        <w:ind w:firstLine="432"/>
      </w:pPr>
      <w:r>
        <w:rPr>
          <w:rFonts w:eastAsia="Georgia"/>
        </w:rPr>
        <w:t>Derek looked at him.</w:t>
      </w:r>
    </w:p>
    <w:p w14:paraId="46D8B59D" w14:textId="77777777" w:rsidR="00E50E4A" w:rsidRDefault="00E50E4A" w:rsidP="00E50E4A">
      <w:pPr>
        <w:spacing w:before="40" w:after="120"/>
      </w:pPr>
      <w:r>
        <w:rPr>
          <w:rFonts w:eastAsia="Georgia"/>
        </w:rPr>
        <w:t>"Trevor, I have been working in this field for twenty-three years."</w:t>
      </w:r>
    </w:p>
    <w:p w14:paraId="02BC245A" w14:textId="77777777" w:rsidR="00E50E4A" w:rsidRDefault="00E50E4A" w:rsidP="00E50E4A">
      <w:pPr>
        <w:spacing w:before="40" w:after="120"/>
      </w:pPr>
      <w:r>
        <w:rPr>
          <w:rFonts w:eastAsia="Georgia"/>
        </w:rPr>
        <w:t>"Yes."</w:t>
      </w:r>
    </w:p>
    <w:p w14:paraId="06CB3BC8" w14:textId="77777777" w:rsidR="00E50E4A" w:rsidRDefault="00E50E4A" w:rsidP="00E50E4A">
      <w:pPr>
        <w:spacing w:before="40" w:after="120"/>
      </w:pPr>
      <w:r>
        <w:rPr>
          <w:rFonts w:eastAsia="Georgia"/>
        </w:rPr>
        <w:t>"I know the difference between something being impossible and something being highly inconvenient."</w:t>
      </w:r>
    </w:p>
    <w:p w14:paraId="3DC12C25" w14:textId="77777777" w:rsidR="00E50E4A" w:rsidRDefault="00E50E4A" w:rsidP="00E50E4A">
      <w:pPr>
        <w:spacing w:before="40" w:after="120"/>
      </w:pPr>
      <w:r>
        <w:rPr>
          <w:rFonts w:eastAsia="Georgia"/>
        </w:rPr>
        <w:t>"Which is this?"</w:t>
      </w:r>
    </w:p>
    <w:p w14:paraId="36C752A9" w14:textId="77777777" w:rsidR="00E50E4A" w:rsidRDefault="00E50E4A" w:rsidP="00E50E4A">
      <w:pPr>
        <w:ind w:firstLine="432"/>
      </w:pPr>
      <w:r>
        <w:rPr>
          <w:rFonts w:eastAsia="Georgia"/>
        </w:rPr>
        <w:t>Derek held up the screen.</w:t>
      </w:r>
    </w:p>
    <w:p w14:paraId="17BAF60A" w14:textId="77777777" w:rsidR="00E50E4A" w:rsidRDefault="00E50E4A" w:rsidP="00E50E4A">
      <w:pPr>
        <w:spacing w:before="40" w:after="120"/>
      </w:pPr>
      <w:r>
        <w:rPr>
          <w:rFonts w:eastAsia="Georgia"/>
        </w:rPr>
        <w:t>"I'm not sure yet."</w:t>
      </w:r>
    </w:p>
    <w:p w14:paraId="7A7D8C89" w14:textId="77777777" w:rsidR="00E50E4A" w:rsidRDefault="00E50E4A" w:rsidP="00E50E4A">
      <w:pPr>
        <w:ind w:firstLine="432"/>
      </w:pPr>
      <w:r>
        <w:rPr>
          <w:rFonts w:eastAsia="Georgia"/>
        </w:rPr>
        <w:t>Trevor stood.</w:t>
      </w:r>
    </w:p>
    <w:p w14:paraId="3D8558BC" w14:textId="77777777" w:rsidR="00E50E4A" w:rsidRDefault="00E50E4A" w:rsidP="00E50E4A">
      <w:pPr>
        <w:spacing w:before="40" w:after="120"/>
      </w:pPr>
      <w:r>
        <w:rPr>
          <w:rFonts w:eastAsia="Georgia"/>
        </w:rPr>
        <w:t>"Tea?"</w:t>
      </w:r>
    </w:p>
    <w:p w14:paraId="3FA9EC9A" w14:textId="77777777" w:rsidR="00E50E4A" w:rsidRDefault="00E50E4A" w:rsidP="00E50E4A">
      <w:pPr>
        <w:spacing w:before="40" w:after="120"/>
      </w:pPr>
      <w:r>
        <w:rPr>
          <w:rFonts w:eastAsia="Georgia"/>
        </w:rPr>
        <w:t>"Yes."</w:t>
      </w:r>
    </w:p>
    <w:p w14:paraId="74E6B4A5" w14:textId="77777777" w:rsidR="00E50E4A" w:rsidRDefault="00E50E4A" w:rsidP="00E50E4A">
      <w:pPr>
        <w:spacing w:before="40" w:after="120"/>
      </w:pPr>
      <w:r>
        <w:rPr>
          <w:rFonts w:eastAsia="Georgia"/>
        </w:rPr>
        <w:t>"Milk?"</w:t>
      </w:r>
    </w:p>
    <w:p w14:paraId="51AD22F0" w14:textId="77777777" w:rsidR="00E50E4A" w:rsidRDefault="00E50E4A" w:rsidP="00E50E4A">
      <w:pPr>
        <w:spacing w:before="40" w:after="120"/>
      </w:pPr>
      <w:r>
        <w:rPr>
          <w:rFonts w:eastAsia="Georgia"/>
        </w:rPr>
        <w:t>"No."</w:t>
      </w:r>
    </w:p>
    <w:p w14:paraId="7A223AE8" w14:textId="77777777" w:rsidR="00E50E4A" w:rsidRDefault="00E50E4A" w:rsidP="00E50E4A">
      <w:pPr>
        <w:spacing w:before="40" w:after="120"/>
      </w:pPr>
      <w:r>
        <w:rPr>
          <w:rFonts w:eastAsia="Georgia"/>
        </w:rPr>
        <w:t>"Sugar?"</w:t>
      </w:r>
    </w:p>
    <w:p w14:paraId="0E3AE1CD" w14:textId="77777777" w:rsidR="00E50E4A" w:rsidRDefault="00E50E4A" w:rsidP="00E50E4A">
      <w:pPr>
        <w:spacing w:before="40" w:after="120"/>
      </w:pPr>
      <w:r>
        <w:rPr>
          <w:rFonts w:eastAsia="Georgia"/>
        </w:rPr>
        <w:t>"One."</w:t>
      </w:r>
    </w:p>
    <w:p w14:paraId="03F53158" w14:textId="0DE5B2C4" w:rsidR="00E50E4A" w:rsidRDefault="00E50E4A" w:rsidP="00E50E4A">
      <w:pPr>
        <w:ind w:firstLine="432"/>
      </w:pPr>
      <w:r>
        <w:rPr>
          <w:rFonts w:eastAsia="Georgia"/>
        </w:rPr>
        <w:t xml:space="preserve">Trevor nodded </w:t>
      </w:r>
      <w:r w:rsidRPr="00E50E4A">
        <w:rPr>
          <w:rFonts w:eastAsia="Georgia"/>
        </w:rPr>
        <w:t xml:space="preserve">and quietly walked </w:t>
      </w:r>
      <w:r>
        <w:rPr>
          <w:rFonts w:eastAsia="Georgia"/>
        </w:rPr>
        <w:t>toward the kitchen. Derek called after him.</w:t>
      </w:r>
    </w:p>
    <w:p w14:paraId="7072B576" w14:textId="77777777" w:rsidR="00E50E4A" w:rsidRDefault="00E50E4A" w:rsidP="00E50E4A">
      <w:pPr>
        <w:spacing w:before="40" w:after="120"/>
      </w:pPr>
      <w:r>
        <w:rPr>
          <w:rFonts w:eastAsia="Georgia"/>
        </w:rPr>
        <w:t>"Two."</w:t>
      </w:r>
    </w:p>
    <w:p w14:paraId="7BA86E6B" w14:textId="77777777" w:rsidR="00E50E4A" w:rsidRDefault="00E50E4A" w:rsidP="00E50E4A">
      <w:pPr>
        <w:ind w:firstLine="432"/>
      </w:pPr>
      <w:r>
        <w:rPr>
          <w:rFonts w:eastAsia="Georgia"/>
        </w:rPr>
        <w:t>Trevor stopped.</w:t>
      </w:r>
    </w:p>
    <w:p w14:paraId="07A0F723" w14:textId="77777777" w:rsidR="00E50E4A" w:rsidRDefault="00E50E4A" w:rsidP="00E50E4A">
      <w:pPr>
        <w:spacing w:before="40" w:after="120"/>
      </w:pPr>
      <w:r>
        <w:rPr>
          <w:rFonts w:eastAsia="Georgia"/>
        </w:rPr>
        <w:t>"Two?"</w:t>
      </w:r>
    </w:p>
    <w:p w14:paraId="45359B5C" w14:textId="77777777" w:rsidR="00E50E4A" w:rsidRDefault="00E50E4A" w:rsidP="00E50E4A">
      <w:pPr>
        <w:spacing w:before="40" w:after="120"/>
      </w:pPr>
      <w:r>
        <w:rPr>
          <w:rFonts w:eastAsia="Georgia"/>
        </w:rPr>
        <w:t>"Yes."</w:t>
      </w:r>
    </w:p>
    <w:p w14:paraId="3495E141" w14:textId="77777777" w:rsidR="00E50E4A" w:rsidRDefault="00E50E4A" w:rsidP="00E50E4A">
      <w:pPr>
        <w:ind w:firstLine="432"/>
      </w:pPr>
      <w:r>
        <w:rPr>
          <w:rFonts w:eastAsia="Georgia"/>
        </w:rPr>
        <w:t>Trevor continued. Derek watched him disappear. There was a knock at the door.</w:t>
      </w:r>
    </w:p>
    <w:p w14:paraId="74EF435E" w14:textId="7C9F2F0D" w:rsidR="00E50E4A" w:rsidRDefault="00E50E4A" w:rsidP="00E50E4A">
      <w:pPr>
        <w:ind w:firstLine="432"/>
      </w:pPr>
      <w:r>
        <w:rPr>
          <w:rFonts w:eastAsia="Georgia"/>
        </w:rPr>
        <w:t xml:space="preserve">Before Derek could answer, the door opened. It was </w:t>
      </w:r>
      <w:r w:rsidR="00A571F6">
        <w:rPr>
          <w:rFonts w:eastAsia="Georgia"/>
        </w:rPr>
        <w:t>Penny Gent</w:t>
      </w:r>
      <w:r>
        <w:rPr>
          <w:rFonts w:eastAsia="Georgia"/>
        </w:rPr>
        <w:t>, Derek's cousin.</w:t>
      </w:r>
    </w:p>
    <w:p w14:paraId="19F8554D" w14:textId="77777777" w:rsidR="00E50E4A" w:rsidRDefault="00E50E4A" w:rsidP="00E50E4A">
      <w:pPr>
        <w:ind w:firstLine="432"/>
      </w:pPr>
      <w:r>
        <w:rPr>
          <w:rFonts w:eastAsia="Georgia"/>
        </w:rPr>
        <w:t>She was also one of those people who</w:t>
      </w:r>
      <w:ins w:id="1" w:author="Lothar Musiol" w:date="2026-08-17T10:26:00Z" w16du:dateUtc="2026-08-17T17:26:00Z">
        <w:r>
          <w:rPr>
            <w:rFonts w:eastAsia="Georgia"/>
          </w:rPr>
          <w:t xml:space="preserve"> </w:t>
        </w:r>
      </w:ins>
      <w:r>
        <w:rPr>
          <w:rFonts w:eastAsia="Georgia"/>
        </w:rPr>
        <w:t>always appeared to have been designed specifically to make other people lose their train of thought. She was a striking brunette, though Derek had never used the word striking in her presence because he valued his life and had no wish to become the subject of a police report. She wore a dark coat, carried a handbag, and had the calm expression of someone who had already dealt with several irritating people before breakfast.</w:t>
      </w:r>
    </w:p>
    <w:p w14:paraId="66ED3107" w14:textId="77777777" w:rsidR="00E50E4A" w:rsidRDefault="00E50E4A" w:rsidP="00E50E4A">
      <w:pPr>
        <w:ind w:firstLine="432"/>
      </w:pPr>
      <w:r>
        <w:rPr>
          <w:rFonts w:eastAsia="Georgia"/>
        </w:rPr>
        <w:t>She looked at Derek.</w:t>
      </w:r>
    </w:p>
    <w:p w14:paraId="347ED361" w14:textId="77777777" w:rsidR="00E50E4A" w:rsidRDefault="00E50E4A" w:rsidP="00E50E4A">
      <w:pPr>
        <w:spacing w:before="40" w:after="120"/>
      </w:pPr>
      <w:r>
        <w:rPr>
          <w:rFonts w:eastAsia="Georgia"/>
        </w:rPr>
        <w:t>"Morning."</w:t>
      </w:r>
    </w:p>
    <w:p w14:paraId="007FF10E" w14:textId="77777777" w:rsidR="00E50E4A" w:rsidRDefault="00E50E4A" w:rsidP="00E50E4A">
      <w:pPr>
        <w:spacing w:before="40" w:after="120"/>
      </w:pPr>
      <w:r>
        <w:rPr>
          <w:rFonts w:eastAsia="Georgia"/>
        </w:rPr>
        <w:t>"Morning."</w:t>
      </w:r>
    </w:p>
    <w:p w14:paraId="474F5E22" w14:textId="77777777" w:rsidR="00E50E4A" w:rsidRDefault="00E50E4A" w:rsidP="00E50E4A">
      <w:pPr>
        <w:ind w:firstLine="432"/>
      </w:pPr>
      <w:r>
        <w:rPr>
          <w:rFonts w:eastAsia="Georgia"/>
        </w:rPr>
        <w:t>She put her handbag down.</w:t>
      </w:r>
    </w:p>
    <w:p w14:paraId="4ADB1319" w14:textId="77777777" w:rsidR="00E50E4A" w:rsidRDefault="00E50E4A" w:rsidP="00E50E4A">
      <w:pPr>
        <w:spacing w:before="40" w:after="120"/>
      </w:pPr>
      <w:r>
        <w:rPr>
          <w:rFonts w:eastAsia="Georgia"/>
        </w:rPr>
        <w:t>"Why do you look like that?"</w:t>
      </w:r>
    </w:p>
    <w:p w14:paraId="517875BB" w14:textId="77777777" w:rsidR="00E50E4A" w:rsidRDefault="00E50E4A" w:rsidP="00E50E4A">
      <w:pPr>
        <w:spacing w:before="40" w:after="120"/>
      </w:pPr>
      <w:r>
        <w:rPr>
          <w:rFonts w:eastAsia="Georgia"/>
        </w:rPr>
        <w:t>"Like what?"</w:t>
      </w:r>
    </w:p>
    <w:p w14:paraId="154963FF" w14:textId="77777777" w:rsidR="00E50E4A" w:rsidRDefault="00E50E4A" w:rsidP="00E50E4A">
      <w:pPr>
        <w:spacing w:before="40" w:after="120"/>
      </w:pPr>
      <w:r>
        <w:rPr>
          <w:rFonts w:eastAsia="Georgia"/>
        </w:rPr>
        <w:t>"Like you've just discovered the Inland Revenue has found you."</w:t>
      </w:r>
    </w:p>
    <w:p w14:paraId="3B8DF80B" w14:textId="77777777" w:rsidR="00E50E4A" w:rsidRDefault="00E50E4A" w:rsidP="00E50E4A">
      <w:pPr>
        <w:spacing w:before="40" w:after="120"/>
      </w:pPr>
      <w:r>
        <w:rPr>
          <w:rFonts w:eastAsia="Georgia"/>
        </w:rPr>
        <w:t>"I've been murdered."</w:t>
      </w:r>
    </w:p>
    <w:p w14:paraId="50717FA2" w14:textId="496A1CEC" w:rsidR="00E50E4A" w:rsidRDefault="003434B6" w:rsidP="00E50E4A">
      <w:pPr>
        <w:ind w:firstLine="432"/>
      </w:pPr>
      <w:r>
        <w:rPr>
          <w:rFonts w:eastAsia="Georgia"/>
        </w:rPr>
        <w:t>Penny</w:t>
      </w:r>
      <w:r w:rsidR="00E50E4A">
        <w:rPr>
          <w:rFonts w:eastAsia="Georgia"/>
        </w:rPr>
        <w:t xml:space="preserve"> paused.</w:t>
      </w:r>
    </w:p>
    <w:p w14:paraId="2D3A4830" w14:textId="77777777" w:rsidR="00E50E4A" w:rsidRDefault="00E50E4A" w:rsidP="00E50E4A">
      <w:pPr>
        <w:spacing w:before="40" w:after="120"/>
      </w:pPr>
      <w:r>
        <w:rPr>
          <w:rFonts w:eastAsia="Georgia"/>
        </w:rPr>
        <w:t>"Already?"</w:t>
      </w:r>
    </w:p>
    <w:p w14:paraId="2FF02737" w14:textId="77777777" w:rsidR="00E50E4A" w:rsidRDefault="00E50E4A" w:rsidP="00E50E4A">
      <w:pPr>
        <w:spacing w:before="40" w:after="120"/>
      </w:pPr>
      <w:r>
        <w:rPr>
          <w:rFonts w:eastAsia="Georgia"/>
        </w:rPr>
        <w:t>"Apparently."</w:t>
      </w:r>
    </w:p>
    <w:p w14:paraId="2B1D314A" w14:textId="77777777" w:rsidR="00E50E4A" w:rsidRDefault="00E50E4A" w:rsidP="00E50E4A">
      <w:pPr>
        <w:spacing w:before="40" w:after="120"/>
      </w:pPr>
      <w:r>
        <w:rPr>
          <w:rFonts w:eastAsia="Georgia"/>
        </w:rPr>
        <w:t>"Who did it?"</w:t>
      </w:r>
    </w:p>
    <w:p w14:paraId="19F8A23A" w14:textId="77777777" w:rsidR="00E50E4A" w:rsidRDefault="00E50E4A" w:rsidP="00E50E4A">
      <w:pPr>
        <w:spacing w:before="40" w:after="120"/>
      </w:pPr>
      <w:r>
        <w:rPr>
          <w:rFonts w:eastAsia="Georgia"/>
        </w:rPr>
        <w:t>"I did."</w:t>
      </w:r>
    </w:p>
    <w:p w14:paraId="72744357" w14:textId="77777777" w:rsidR="00E50E4A" w:rsidRDefault="00E50E4A" w:rsidP="00E50E4A">
      <w:pPr>
        <w:ind w:firstLine="432"/>
      </w:pPr>
      <w:r>
        <w:rPr>
          <w:rFonts w:eastAsia="Georgia"/>
        </w:rPr>
        <w:t>She nodded.</w:t>
      </w:r>
    </w:p>
    <w:p w14:paraId="71484A40" w14:textId="77777777" w:rsidR="00E50E4A" w:rsidRDefault="00E50E4A" w:rsidP="00E50E4A">
      <w:pPr>
        <w:spacing w:before="40" w:after="120"/>
      </w:pPr>
      <w:r>
        <w:rPr>
          <w:rFonts w:eastAsia="Georgia"/>
        </w:rPr>
        <w:t>"Fair enough."</w:t>
      </w:r>
    </w:p>
    <w:p w14:paraId="7D557DF2" w14:textId="77777777" w:rsidR="00E50E4A" w:rsidRDefault="00E50E4A" w:rsidP="00E50E4A">
      <w:pPr>
        <w:ind w:firstLine="432"/>
      </w:pPr>
      <w:r>
        <w:rPr>
          <w:rFonts w:eastAsia="Georgia"/>
        </w:rPr>
        <w:t>Derek looked at her.</w:t>
      </w:r>
    </w:p>
    <w:p w14:paraId="53CDA121" w14:textId="77777777" w:rsidR="00E50E4A" w:rsidRDefault="00E50E4A" w:rsidP="00E50E4A">
      <w:pPr>
        <w:spacing w:before="40" w:after="120"/>
      </w:pPr>
      <w:r>
        <w:rPr>
          <w:rFonts w:eastAsia="Georgia"/>
        </w:rPr>
        <w:t>"You're taking this remarkably well."</w:t>
      </w:r>
    </w:p>
    <w:p w14:paraId="12AB3E57" w14:textId="77777777" w:rsidR="00E50E4A" w:rsidRDefault="00E50E4A" w:rsidP="00E50E4A">
      <w:pPr>
        <w:spacing w:before="40" w:after="120"/>
      </w:pPr>
      <w:r>
        <w:rPr>
          <w:rFonts w:eastAsia="Georgia"/>
        </w:rPr>
        <w:t>"It's Tuesday."</w:t>
      </w:r>
    </w:p>
    <w:p w14:paraId="4E8350CB" w14:textId="77777777" w:rsidR="00E50E4A" w:rsidRDefault="00E50E4A" w:rsidP="00E50E4A">
      <w:pPr>
        <w:spacing w:before="40" w:after="120"/>
      </w:pPr>
      <w:r>
        <w:rPr>
          <w:rFonts w:eastAsia="Georgia"/>
        </w:rPr>
        <w:t>"That doesn't explain anything."</w:t>
      </w:r>
    </w:p>
    <w:p w14:paraId="1EBF56A3" w14:textId="77777777" w:rsidR="00E50E4A" w:rsidRDefault="00E50E4A" w:rsidP="00E50E4A">
      <w:pPr>
        <w:spacing w:before="40" w:after="120"/>
      </w:pPr>
      <w:r>
        <w:rPr>
          <w:rFonts w:eastAsia="Georgia"/>
        </w:rPr>
        <w:t>"It explains most things."</w:t>
      </w:r>
    </w:p>
    <w:p w14:paraId="2D6B6B5B" w14:textId="77777777" w:rsidR="00E50E4A" w:rsidRDefault="00E50E4A" w:rsidP="00E50E4A">
      <w:pPr>
        <w:ind w:firstLine="432"/>
      </w:pPr>
      <w:r>
        <w:rPr>
          <w:rFonts w:eastAsia="Georgia"/>
        </w:rPr>
        <w:t>She walked over to the computer.</w:t>
      </w:r>
    </w:p>
    <w:p w14:paraId="0D02481F" w14:textId="77777777" w:rsidR="00E50E4A" w:rsidRDefault="00E50E4A" w:rsidP="00E50E4A">
      <w:pPr>
        <w:spacing w:before="40" w:after="120"/>
      </w:pPr>
      <w:r>
        <w:rPr>
          <w:rFonts w:eastAsia="Georgia"/>
        </w:rPr>
        <w:t>"Show me."</w:t>
      </w:r>
    </w:p>
    <w:p w14:paraId="2B957A5F" w14:textId="051FD54F" w:rsidR="00E50E4A" w:rsidRDefault="00E50E4A" w:rsidP="00E50E4A">
      <w:pPr>
        <w:ind w:firstLine="432"/>
      </w:pPr>
      <w:r>
        <w:rPr>
          <w:rFonts w:eastAsia="Georgia"/>
        </w:rPr>
        <w:t xml:space="preserve">Derek turned the monitor toward her. </w:t>
      </w:r>
      <w:r w:rsidR="003434B6">
        <w:rPr>
          <w:rFonts w:eastAsia="Georgia"/>
        </w:rPr>
        <w:t>Penny</w:t>
      </w:r>
      <w:r>
        <w:rPr>
          <w:rFonts w:eastAsia="Georgia"/>
        </w:rPr>
        <w:t xml:space="preserve"> read the email. Her expression changed.</w:t>
      </w:r>
    </w:p>
    <w:p w14:paraId="20844F54" w14:textId="074BDF73" w:rsidR="00E50E4A" w:rsidRDefault="00E50E4A" w:rsidP="00E50E4A">
      <w:pPr>
        <w:ind w:firstLine="432"/>
      </w:pPr>
      <w:r>
        <w:rPr>
          <w:rFonts w:eastAsia="Georgia"/>
        </w:rPr>
        <w:t xml:space="preserve">Only slightly. </w:t>
      </w:r>
      <w:r w:rsidR="003434B6">
        <w:rPr>
          <w:rFonts w:eastAsia="Georgia"/>
        </w:rPr>
        <w:t>Penny</w:t>
      </w:r>
      <w:r>
        <w:rPr>
          <w:rFonts w:eastAsia="Georgia"/>
        </w:rPr>
        <w:t xml:space="preserve"> was clever. Very clever.</w:t>
      </w:r>
    </w:p>
    <w:p w14:paraId="0EE40191" w14:textId="038631BB" w:rsidR="00E50E4A" w:rsidRDefault="00E50E4A" w:rsidP="00E50E4A">
      <w:pPr>
        <w:ind w:firstLine="432"/>
      </w:pPr>
      <w:r>
        <w:rPr>
          <w:rFonts w:eastAsia="Georgia"/>
        </w:rPr>
        <w:t xml:space="preserve">Unlike Trevor, who approached every new piece of information as if it might require a spreadsheet, </w:t>
      </w:r>
      <w:r w:rsidR="003434B6">
        <w:rPr>
          <w:rFonts w:eastAsia="Georgia"/>
        </w:rPr>
        <w:t>Penny</w:t>
      </w:r>
      <w:r>
        <w:rPr>
          <w:rFonts w:eastAsia="Georgia"/>
        </w:rPr>
        <w:t xml:space="preserve"> seemed to absorb things almost before anyone had </w:t>
      </w:r>
      <w:r w:rsidRPr="00E50E4A">
        <w:rPr>
          <w:rFonts w:eastAsia="Georgia"/>
        </w:rPr>
        <w:t>spoken. She carefully read the mysterious message again.</w:t>
      </w:r>
    </w:p>
    <w:p w14:paraId="5C1CC60E" w14:textId="77777777" w:rsidR="00E50E4A" w:rsidRDefault="00E50E4A" w:rsidP="00E50E4A">
      <w:pPr>
        <w:spacing w:before="40" w:after="120"/>
      </w:pPr>
      <w:r>
        <w:rPr>
          <w:rFonts w:eastAsia="Georgia"/>
        </w:rPr>
        <w:t>"Tomorrow at eleven-oh-three."</w:t>
      </w:r>
    </w:p>
    <w:p w14:paraId="56E6F1A2" w14:textId="77777777" w:rsidR="00E50E4A" w:rsidRDefault="00E50E4A" w:rsidP="00E50E4A">
      <w:pPr>
        <w:spacing w:before="40" w:after="120"/>
      </w:pPr>
      <w:r>
        <w:rPr>
          <w:rFonts w:eastAsia="Georgia"/>
        </w:rPr>
        <w:t>"Yes."</w:t>
      </w:r>
    </w:p>
    <w:p w14:paraId="74D0B8ED" w14:textId="77777777" w:rsidR="00E50E4A" w:rsidRDefault="00E50E4A" w:rsidP="00E50E4A">
      <w:pPr>
        <w:spacing w:before="40" w:after="120"/>
      </w:pPr>
      <w:r>
        <w:rPr>
          <w:rFonts w:eastAsia="Georgia"/>
        </w:rPr>
        <w:t>"Not approximately eleven."</w:t>
      </w:r>
    </w:p>
    <w:p w14:paraId="06535D94" w14:textId="77777777" w:rsidR="00E50E4A" w:rsidRDefault="00E50E4A" w:rsidP="00E50E4A">
      <w:pPr>
        <w:spacing w:before="40" w:after="120"/>
      </w:pPr>
      <w:r>
        <w:rPr>
          <w:rFonts w:eastAsia="Georgia"/>
        </w:rPr>
        <w:t>"No."</w:t>
      </w:r>
    </w:p>
    <w:p w14:paraId="4739A572" w14:textId="77777777" w:rsidR="00E50E4A" w:rsidRDefault="00E50E4A" w:rsidP="00E50E4A">
      <w:pPr>
        <w:spacing w:before="40" w:after="120"/>
      </w:pPr>
      <w:r>
        <w:rPr>
          <w:rFonts w:eastAsia="Georgia"/>
        </w:rPr>
        <w:t>"Eleven-oh-three."</w:t>
      </w:r>
    </w:p>
    <w:p w14:paraId="098CE67A" w14:textId="77777777" w:rsidR="00E50E4A" w:rsidRDefault="00E50E4A" w:rsidP="00E50E4A">
      <w:pPr>
        <w:spacing w:before="40" w:after="120"/>
      </w:pPr>
      <w:r>
        <w:rPr>
          <w:rFonts w:eastAsia="Georgia"/>
        </w:rPr>
        <w:t>"Yes."</w:t>
      </w:r>
    </w:p>
    <w:p w14:paraId="7D72848C" w14:textId="77777777" w:rsidR="00E50E4A" w:rsidRDefault="00E50E4A" w:rsidP="00E50E4A">
      <w:pPr>
        <w:spacing w:before="40" w:after="120"/>
      </w:pPr>
      <w:r>
        <w:rPr>
          <w:rFonts w:eastAsia="Georgia"/>
        </w:rPr>
        <w:t>"That's very specific."</w:t>
      </w:r>
    </w:p>
    <w:p w14:paraId="2D53F1D6" w14:textId="77777777" w:rsidR="00E50E4A" w:rsidRDefault="00E50E4A" w:rsidP="00E50E4A">
      <w:pPr>
        <w:spacing w:before="40" w:after="120"/>
      </w:pPr>
      <w:r>
        <w:rPr>
          <w:rFonts w:eastAsia="Georgia"/>
        </w:rPr>
        <w:t>"I thought so."</w:t>
      </w:r>
    </w:p>
    <w:p w14:paraId="087165B4" w14:textId="77777777" w:rsidR="00E50E4A" w:rsidRDefault="00E50E4A" w:rsidP="00E50E4A">
      <w:pPr>
        <w:spacing w:before="40" w:after="120"/>
      </w:pPr>
      <w:r>
        <w:rPr>
          <w:rFonts w:eastAsia="Georgia"/>
        </w:rPr>
        <w:t>"And the murderer is you."</w:t>
      </w:r>
    </w:p>
    <w:p w14:paraId="01575E65" w14:textId="77777777" w:rsidR="00E50E4A" w:rsidRDefault="00E50E4A" w:rsidP="00E50E4A">
      <w:pPr>
        <w:spacing w:before="40" w:after="120"/>
      </w:pPr>
      <w:r>
        <w:rPr>
          <w:rFonts w:eastAsia="Georgia"/>
        </w:rPr>
        <w:t>"Apparently."</w:t>
      </w:r>
    </w:p>
    <w:p w14:paraId="0FCCFE6B" w14:textId="6B93888B" w:rsidR="00E50E4A" w:rsidRDefault="003434B6" w:rsidP="00E50E4A">
      <w:pPr>
        <w:ind w:firstLine="432"/>
      </w:pPr>
      <w:r>
        <w:rPr>
          <w:rFonts w:eastAsia="Georgia"/>
        </w:rPr>
        <w:t>Penny</w:t>
      </w:r>
      <w:r w:rsidR="00E50E4A">
        <w:rPr>
          <w:rFonts w:eastAsia="Georgia"/>
        </w:rPr>
        <w:t xml:space="preserve"> looked at Derek.</w:t>
      </w:r>
    </w:p>
    <w:p w14:paraId="46490B6A" w14:textId="77777777" w:rsidR="00E50E4A" w:rsidRDefault="00E50E4A" w:rsidP="00E50E4A">
      <w:pPr>
        <w:spacing w:before="40" w:after="120"/>
      </w:pPr>
      <w:r>
        <w:rPr>
          <w:rFonts w:eastAsia="Georgia"/>
        </w:rPr>
        <w:t>"Are you planning to murder yourself?"</w:t>
      </w:r>
    </w:p>
    <w:p w14:paraId="7B47BDDB" w14:textId="77777777" w:rsidR="00E50E4A" w:rsidRDefault="00E50E4A" w:rsidP="00E50E4A">
      <w:pPr>
        <w:spacing w:before="40" w:after="120"/>
      </w:pPr>
      <w:r>
        <w:rPr>
          <w:rFonts w:eastAsia="Georgia"/>
        </w:rPr>
        <w:t>"Not consciously."</w:t>
      </w:r>
    </w:p>
    <w:p w14:paraId="0A4B62B6" w14:textId="77777777" w:rsidR="00E50E4A" w:rsidRDefault="00E50E4A" w:rsidP="00E50E4A">
      <w:pPr>
        <w:spacing w:before="40" w:after="120"/>
      </w:pPr>
      <w:r>
        <w:rPr>
          <w:rFonts w:eastAsia="Georgia"/>
        </w:rPr>
        <w:t>"Good."</w:t>
      </w:r>
    </w:p>
    <w:p w14:paraId="0916A62E" w14:textId="77777777" w:rsidR="00E50E4A" w:rsidRDefault="00E50E4A" w:rsidP="00E50E4A">
      <w:pPr>
        <w:ind w:firstLine="432"/>
      </w:pPr>
      <w:r>
        <w:rPr>
          <w:rFonts w:eastAsia="Georgia"/>
        </w:rPr>
        <w:t>She pulled out a chair.</w:t>
      </w:r>
    </w:p>
    <w:p w14:paraId="44F1DFD1" w14:textId="77777777" w:rsidR="00E50E4A" w:rsidRDefault="00E50E4A" w:rsidP="00E50E4A">
      <w:pPr>
        <w:spacing w:before="40" w:after="120"/>
      </w:pPr>
      <w:r>
        <w:rPr>
          <w:rFonts w:eastAsia="Georgia"/>
        </w:rPr>
        <w:t>"I'd hate to think you'd become predictable."</w:t>
      </w:r>
    </w:p>
    <w:p w14:paraId="0E243C1B" w14:textId="77777777" w:rsidR="00E50E4A" w:rsidRDefault="00E50E4A" w:rsidP="00E50E4A">
      <w:pPr>
        <w:ind w:firstLine="432"/>
      </w:pPr>
      <w:r>
        <w:t>He smiled lightly, somewhat against his own will</w:t>
      </w:r>
      <w:r>
        <w:rPr>
          <w:rFonts w:eastAsia="Georgia"/>
        </w:rPr>
        <w:t>. Trevor came back carrying three mugs.</w:t>
      </w:r>
    </w:p>
    <w:p w14:paraId="1F228FDB" w14:textId="77777777" w:rsidR="00E50E4A" w:rsidRDefault="00E50E4A" w:rsidP="00E50E4A">
      <w:pPr>
        <w:spacing w:before="40" w:after="120"/>
      </w:pPr>
      <w:r>
        <w:rPr>
          <w:rFonts w:eastAsia="Georgia"/>
        </w:rPr>
        <w:t>"Milk?"</w:t>
      </w:r>
    </w:p>
    <w:p w14:paraId="0BF5994E" w14:textId="77777777" w:rsidR="00E50E4A" w:rsidRDefault="00E50E4A" w:rsidP="00E50E4A">
      <w:pPr>
        <w:spacing w:before="40" w:after="120"/>
      </w:pPr>
      <w:r>
        <w:rPr>
          <w:rFonts w:eastAsia="Georgia"/>
        </w:rPr>
        <w:t>"None," Derek noted.</w:t>
      </w:r>
    </w:p>
    <w:p w14:paraId="68070985" w14:textId="560D9203" w:rsidR="00E50E4A" w:rsidRDefault="00E50E4A" w:rsidP="00E50E4A">
      <w:pPr>
        <w:spacing w:before="40" w:after="120"/>
      </w:pPr>
      <w:r>
        <w:rPr>
          <w:rFonts w:eastAsia="Georgia"/>
        </w:rPr>
        <w:t xml:space="preserve">"Two sugars," </w:t>
      </w:r>
      <w:r w:rsidR="003434B6">
        <w:rPr>
          <w:rFonts w:eastAsia="Georgia"/>
        </w:rPr>
        <w:t>Penny</w:t>
      </w:r>
      <w:r>
        <w:rPr>
          <w:rFonts w:eastAsia="Georgia"/>
        </w:rPr>
        <w:t xml:space="preserve"> observed.</w:t>
      </w:r>
    </w:p>
    <w:p w14:paraId="71051864" w14:textId="6D93450D" w:rsidR="00E50E4A" w:rsidRDefault="00E50E4A" w:rsidP="00E50E4A">
      <w:pPr>
        <w:ind w:firstLine="432"/>
      </w:pPr>
      <w:r>
        <w:rPr>
          <w:rFonts w:eastAsia="Georgia"/>
        </w:rPr>
        <w:t xml:space="preserve">Trevor handed </w:t>
      </w:r>
      <w:r w:rsidR="003434B6">
        <w:rPr>
          <w:rFonts w:eastAsia="Georgia"/>
        </w:rPr>
        <w:t>Penny</w:t>
      </w:r>
      <w:r>
        <w:rPr>
          <w:rFonts w:eastAsia="Georgia"/>
        </w:rPr>
        <w:t xml:space="preserve"> her mug.</w:t>
      </w:r>
    </w:p>
    <w:p w14:paraId="6B85B5CD" w14:textId="77777777" w:rsidR="00E50E4A" w:rsidRDefault="00E50E4A" w:rsidP="00E50E4A">
      <w:pPr>
        <w:spacing w:before="40" w:after="120"/>
      </w:pPr>
      <w:r>
        <w:rPr>
          <w:rFonts w:eastAsia="Georgia"/>
        </w:rPr>
        <w:t>"Thanks."</w:t>
      </w:r>
    </w:p>
    <w:p w14:paraId="039C74E2" w14:textId="3E0B04E0" w:rsidR="00E50E4A" w:rsidRDefault="00E50E4A" w:rsidP="00E50E4A">
      <w:pPr>
        <w:ind w:firstLine="432"/>
      </w:pPr>
      <w:r>
        <w:rPr>
          <w:rFonts w:eastAsia="Georgia"/>
        </w:rPr>
        <w:t>Then he handed Derek the other one. Derek took a sip before looking</w:t>
      </w:r>
      <w:ins w:id="2" w:author="Lothar Musiol" w:date="2026-08-17T10:26:00Z" w16du:dateUtc="2026-08-17T17:26:00Z">
        <w:r>
          <w:rPr>
            <w:rFonts w:eastAsia="Georgia"/>
          </w:rPr>
          <w:t xml:space="preserve"> </w:t>
        </w:r>
      </w:ins>
      <w:r>
        <w:rPr>
          <w:rFonts w:eastAsia="Georgia"/>
        </w:rPr>
        <w:t xml:space="preserve">sharply </w:t>
      </w:r>
      <w:r w:rsidRPr="00E50E4A">
        <w:rPr>
          <w:rFonts w:eastAsia="Georgia"/>
        </w:rPr>
        <w:t xml:space="preserve">at </w:t>
      </w:r>
      <w:r>
        <w:rPr>
          <w:rFonts w:eastAsia="Georgia"/>
        </w:rPr>
        <w:t>Trevor.</w:t>
      </w:r>
    </w:p>
    <w:p w14:paraId="243CBBE0" w14:textId="77777777" w:rsidR="00E50E4A" w:rsidRDefault="00E50E4A" w:rsidP="00E50E4A">
      <w:pPr>
        <w:spacing w:before="40" w:after="120"/>
      </w:pPr>
      <w:r>
        <w:rPr>
          <w:rFonts w:eastAsia="Georgia"/>
        </w:rPr>
        <w:t>"Where's yours?"</w:t>
      </w:r>
    </w:p>
    <w:p w14:paraId="079C4AE8" w14:textId="77777777" w:rsidR="00A1675C" w:rsidRDefault="00000000">
      <w:pPr>
        <w:spacing w:before="40" w:after="120"/>
      </w:pPr>
      <w:r>
        <w:rPr>
          <w:rFonts w:eastAsia="Georgia"/>
        </w:rPr>
        <w:t>"I didn't make one."</w:t>
      </w:r>
    </w:p>
    <w:p w14:paraId="11F26D04" w14:textId="77777777" w:rsidR="00A1675C" w:rsidRDefault="00000000">
      <w:pPr>
        <w:spacing w:before="40" w:after="120"/>
      </w:pPr>
      <w:r>
        <w:rPr>
          <w:rFonts w:eastAsia="Georgia"/>
        </w:rPr>
        <w:t>"Why not?"</w:t>
      </w:r>
    </w:p>
    <w:p w14:paraId="1C4CF7EA" w14:textId="77777777" w:rsidR="00A1675C" w:rsidRDefault="00000000">
      <w:pPr>
        <w:spacing w:before="40" w:after="120"/>
      </w:pPr>
      <w:r>
        <w:rPr>
          <w:rFonts w:eastAsia="Georgia"/>
        </w:rPr>
        <w:t>"I thought there were only two of us."</w:t>
      </w:r>
    </w:p>
    <w:p w14:paraId="4FCF8E18" w14:textId="45FED117" w:rsidR="00A1675C" w:rsidRDefault="003434B6">
      <w:pPr>
        <w:ind w:firstLine="432"/>
      </w:pPr>
      <w:r>
        <w:rPr>
          <w:rFonts w:eastAsia="Georgia"/>
        </w:rPr>
        <w:t>Penny quietly looked at him. Trevor looked at Penny. Then at Derek.</w:t>
      </w:r>
    </w:p>
    <w:p w14:paraId="688B107F" w14:textId="77777777" w:rsidR="00A1675C" w:rsidRDefault="00000000">
      <w:pPr>
        <w:spacing w:before="40" w:after="120"/>
      </w:pPr>
      <w:r>
        <w:rPr>
          <w:rFonts w:eastAsia="Georgia"/>
        </w:rPr>
        <w:t>"Oh."</w:t>
      </w:r>
    </w:p>
    <w:p w14:paraId="3A04D9EA" w14:textId="5E771A74" w:rsidR="00A1675C" w:rsidRDefault="00000000">
      <w:pPr>
        <w:spacing w:before="40" w:after="120"/>
      </w:pPr>
      <w:r>
        <w:rPr>
          <w:rFonts w:eastAsia="Georgia"/>
        </w:rPr>
        <w:t>Derek sighed</w:t>
      </w:r>
      <w:r w:rsidR="00AD38A7">
        <w:rPr>
          <w:rFonts w:eastAsia="Georgia"/>
        </w:rPr>
        <w:t xml:space="preserve"> softly</w:t>
      </w:r>
      <w:r>
        <w:rPr>
          <w:rFonts w:eastAsia="Georgia"/>
        </w:rPr>
        <w:t>.</w:t>
      </w:r>
    </w:p>
    <w:p w14:paraId="6728B08F" w14:textId="77777777" w:rsidR="00A1675C" w:rsidRDefault="00000000">
      <w:pPr>
        <w:spacing w:before="40" w:after="120"/>
      </w:pPr>
      <w:r>
        <w:rPr>
          <w:rFonts w:eastAsia="Georgia"/>
        </w:rPr>
        <w:t>"Trevor."</w:t>
      </w:r>
    </w:p>
    <w:p w14:paraId="1F0A53E4" w14:textId="77777777" w:rsidR="00A1675C" w:rsidRDefault="00000000">
      <w:pPr>
        <w:spacing w:before="40" w:after="120"/>
      </w:pPr>
      <w:r>
        <w:rPr>
          <w:rFonts w:eastAsia="Georgia"/>
        </w:rPr>
        <w:t>"Yes?"</w:t>
      </w:r>
    </w:p>
    <w:p w14:paraId="6A41018E" w14:textId="658DD3C7" w:rsidR="00A1675C" w:rsidRDefault="00000000">
      <w:pPr>
        <w:spacing w:before="40" w:after="120"/>
      </w:pPr>
      <w:r>
        <w:rPr>
          <w:rFonts w:eastAsia="Georgia"/>
        </w:rPr>
        <w:t>"That's Penny."</w:t>
      </w:r>
    </w:p>
    <w:p w14:paraId="5AE59979" w14:textId="77777777" w:rsidR="00A1675C" w:rsidRDefault="00000000">
      <w:pPr>
        <w:spacing w:before="40" w:after="120"/>
      </w:pPr>
      <w:r>
        <w:rPr>
          <w:rFonts w:eastAsia="Georgia"/>
        </w:rPr>
        <w:t>"I know."</w:t>
      </w:r>
    </w:p>
    <w:p w14:paraId="353D9E95" w14:textId="77777777" w:rsidR="00A1675C" w:rsidRDefault="00000000">
      <w:pPr>
        <w:spacing w:before="40" w:after="120"/>
      </w:pPr>
      <w:r>
        <w:rPr>
          <w:rFonts w:eastAsia="Georgia"/>
        </w:rPr>
        <w:t>"My cousin."</w:t>
      </w:r>
    </w:p>
    <w:p w14:paraId="17F99BFD" w14:textId="77777777" w:rsidR="00A1675C" w:rsidRDefault="00000000">
      <w:pPr>
        <w:spacing w:before="40" w:after="120"/>
      </w:pPr>
      <w:r>
        <w:rPr>
          <w:rFonts w:eastAsia="Georgia"/>
        </w:rPr>
        <w:t>"I know."</w:t>
      </w:r>
    </w:p>
    <w:p w14:paraId="5DE1F4ED" w14:textId="77777777" w:rsidR="00A1675C" w:rsidRDefault="00000000">
      <w:pPr>
        <w:spacing w:before="40" w:after="120"/>
      </w:pPr>
      <w:r>
        <w:rPr>
          <w:rFonts w:eastAsia="Georgia"/>
        </w:rPr>
        <w:t>"She's been here for approximately ninety seconds."</w:t>
      </w:r>
    </w:p>
    <w:p w14:paraId="407E14E5" w14:textId="77777777" w:rsidR="00A1675C" w:rsidRDefault="00000000">
      <w:pPr>
        <w:spacing w:before="40" w:after="120"/>
      </w:pPr>
      <w:r>
        <w:rPr>
          <w:rFonts w:eastAsia="Georgia"/>
        </w:rPr>
        <w:t>"Yes."</w:t>
      </w:r>
    </w:p>
    <w:p w14:paraId="355B46C2" w14:textId="77777777" w:rsidR="00AD38A7" w:rsidRDefault="00AD38A7">
      <w:pPr>
        <w:spacing w:before="40" w:after="120"/>
        <w:rPr>
          <w:rFonts w:eastAsia="Georgia"/>
        </w:rPr>
      </w:pPr>
      <w:r w:rsidRPr="00AD38A7">
        <w:rPr>
          <w:rFonts w:eastAsia="Georgia"/>
        </w:rPr>
        <w:t>“And yet somehow you’ve already forgotten that she exists,” countered Derek.</w:t>
      </w:r>
    </w:p>
    <w:p w14:paraId="1DD8E8A7" w14:textId="2832866A" w:rsidR="00A1675C" w:rsidRDefault="00000000">
      <w:pPr>
        <w:spacing w:before="40" w:after="120"/>
      </w:pPr>
      <w:r>
        <w:rPr>
          <w:rFonts w:eastAsia="Georgia"/>
        </w:rPr>
        <w:t>"I haven't forgotten she exists."</w:t>
      </w:r>
    </w:p>
    <w:p w14:paraId="25620897" w14:textId="77777777" w:rsidR="00A1675C" w:rsidRDefault="00000000">
      <w:pPr>
        <w:spacing w:before="40" w:after="120"/>
      </w:pPr>
      <w:r>
        <w:rPr>
          <w:rFonts w:eastAsia="Georgia"/>
        </w:rPr>
        <w:t>"You made two cups of tea."</w:t>
      </w:r>
    </w:p>
    <w:p w14:paraId="3CF04BFE" w14:textId="77777777" w:rsidR="00A1675C" w:rsidRDefault="00000000">
      <w:pPr>
        <w:spacing w:before="40" w:after="120"/>
      </w:pPr>
      <w:r>
        <w:rPr>
          <w:rFonts w:eastAsia="Georgia"/>
        </w:rPr>
        <w:t>"I thought you didn't want one."</w:t>
      </w:r>
    </w:p>
    <w:p w14:paraId="69A01F85" w14:textId="77777777" w:rsidR="00A1675C" w:rsidRDefault="00000000">
      <w:pPr>
        <w:spacing w:before="40" w:after="120"/>
      </w:pPr>
      <w:r>
        <w:rPr>
          <w:rFonts w:eastAsia="Georgia"/>
        </w:rPr>
        <w:t>"I have one."</w:t>
      </w:r>
    </w:p>
    <w:p w14:paraId="3EE61FC3" w14:textId="77777777" w:rsidR="00A1675C" w:rsidRDefault="00000000">
      <w:pPr>
        <w:ind w:firstLine="432"/>
      </w:pPr>
      <w:r>
        <w:rPr>
          <w:rFonts w:eastAsia="Georgia"/>
        </w:rPr>
        <w:t>Trevor stared silently at Derek's mug.</w:t>
      </w:r>
    </w:p>
    <w:p w14:paraId="1D5D4BA4" w14:textId="77777777" w:rsidR="00A1675C" w:rsidRDefault="00000000">
      <w:pPr>
        <w:spacing w:before="40" w:after="120"/>
      </w:pPr>
      <w:r>
        <w:rPr>
          <w:rFonts w:eastAsia="Georgia"/>
        </w:rPr>
        <w:t>"Right."</w:t>
      </w:r>
    </w:p>
    <w:p w14:paraId="6654DB24" w14:textId="6078DB65" w:rsidR="00A1675C" w:rsidRDefault="003434B6">
      <w:pPr>
        <w:spacing w:before="40" w:after="120"/>
      </w:pPr>
      <w:r>
        <w:rPr>
          <w:rFonts w:eastAsia="Georgia"/>
        </w:rPr>
        <w:t>Penny</w:t>
      </w:r>
      <w:r w:rsidR="00AD38A7" w:rsidRPr="00AD38A7">
        <w:rPr>
          <w:rFonts w:eastAsia="Georgia"/>
        </w:rPr>
        <w:t xml:space="preserve"> smiled, clearly amused.</w:t>
      </w:r>
      <w:r w:rsidR="00AD38A7">
        <w:rPr>
          <w:rFonts w:eastAsia="Georgia"/>
        </w:rPr>
        <w:t xml:space="preserve"> </w:t>
      </w:r>
      <w:r>
        <w:rPr>
          <w:rFonts w:eastAsia="Georgia"/>
        </w:rPr>
        <w:t>"Don't worry. He's usually this bright."</w:t>
      </w:r>
    </w:p>
    <w:p w14:paraId="6067DCD4" w14:textId="77777777" w:rsidR="00A1675C" w:rsidRDefault="00000000">
      <w:pPr>
        <w:spacing w:before="40" w:after="120"/>
      </w:pPr>
      <w:r>
        <w:rPr>
          <w:rFonts w:eastAsia="Georgia"/>
        </w:rPr>
        <w:t>"I'm sitting right here."</w:t>
      </w:r>
    </w:p>
    <w:p w14:paraId="0B8F8850" w14:textId="77777777" w:rsidR="00A1675C" w:rsidRDefault="00000000">
      <w:pPr>
        <w:spacing w:before="40" w:after="120"/>
      </w:pPr>
      <w:r>
        <w:rPr>
          <w:rFonts w:eastAsia="Georgia"/>
        </w:rPr>
        <w:t>"We know."</w:t>
      </w:r>
    </w:p>
    <w:p w14:paraId="1C6D09A1" w14:textId="77777777" w:rsidR="00A1675C" w:rsidRDefault="00000000" w:rsidP="00AD38A7">
      <w:r>
        <w:rPr>
          <w:rFonts w:eastAsia="Georgia"/>
        </w:rPr>
        <w:t>Derek carefully turned back to the computer. There was something bothering him. Not the murder.</w:t>
      </w:r>
    </w:p>
    <w:p w14:paraId="1E17318B" w14:textId="77777777" w:rsidR="00A1675C" w:rsidRDefault="00000000" w:rsidP="00AD38A7">
      <w:r>
        <w:rPr>
          <w:rFonts w:eastAsia="Georgia"/>
        </w:rPr>
        <w:t>The murder was, in some respects, straightforward. The date was the problem. He clicked the attachment.</w:t>
      </w:r>
    </w:p>
    <w:p w14:paraId="7AD462FB" w14:textId="77777777" w:rsidR="00A1675C" w:rsidRDefault="00000000" w:rsidP="00AD38A7">
      <w:r>
        <w:rPr>
          <w:rFonts w:eastAsia="Georgia"/>
        </w:rPr>
        <w:t>A photograph appeared. Derek stopped breathing for a moment. Trevor noticed.</w:t>
      </w:r>
    </w:p>
    <w:p w14:paraId="40E62DF2" w14:textId="77777777" w:rsidR="00A1675C" w:rsidRDefault="00000000">
      <w:pPr>
        <w:spacing w:before="40" w:after="120"/>
      </w:pPr>
      <w:r>
        <w:rPr>
          <w:rFonts w:eastAsia="Georgia"/>
        </w:rPr>
        <w:t>"What?"</w:t>
      </w:r>
    </w:p>
    <w:p w14:paraId="597D7301" w14:textId="34272013" w:rsidR="00A1675C" w:rsidRDefault="00000000" w:rsidP="00916DC5">
      <w:r>
        <w:rPr>
          <w:rFonts w:eastAsia="Georgia"/>
        </w:rPr>
        <w:t>Derek turned the monitor toward them. The strange photograph showed the</w:t>
      </w:r>
      <w:r w:rsidR="004F064B">
        <w:rPr>
          <w:rFonts w:eastAsia="Georgia"/>
        </w:rPr>
        <w:t>ir</w:t>
      </w:r>
      <w:r>
        <w:rPr>
          <w:rFonts w:eastAsia="Georgia"/>
        </w:rPr>
        <w:t xml:space="preserve"> office. Not a similar office.</w:t>
      </w:r>
    </w:p>
    <w:p w14:paraId="3CB1E240" w14:textId="77777777" w:rsidR="00A1675C" w:rsidRDefault="00000000" w:rsidP="00AD38A7">
      <w:r>
        <w:rPr>
          <w:rFonts w:eastAsia="Georgia"/>
        </w:rPr>
        <w:t>Not a room that resembled it. The actual room. The same battered desk.</w:t>
      </w:r>
    </w:p>
    <w:p w14:paraId="0F4198E1" w14:textId="77777777" w:rsidR="00A1675C" w:rsidRDefault="00000000" w:rsidP="00916DC5">
      <w:r>
        <w:rPr>
          <w:rFonts w:eastAsia="Georgia"/>
        </w:rPr>
        <w:t>The same green filing cabinet. The same window overlooking the street. The same framed photograph of Derek's grandfather standing beside a Morris Minor in 1964.</w:t>
      </w:r>
    </w:p>
    <w:p w14:paraId="6292AB3B" w14:textId="77777777" w:rsidR="00A1675C" w:rsidRDefault="00000000" w:rsidP="00916DC5">
      <w:r>
        <w:rPr>
          <w:rFonts w:eastAsia="Georgia"/>
        </w:rPr>
        <w:t>And on the floor, face-down beside the familiar desk, was Derek. There was blood on the back of his shirt. Trevor stared intently.</w:t>
      </w:r>
    </w:p>
    <w:p w14:paraId="2FBFD8D1" w14:textId="7A1E4860" w:rsidR="00A1675C" w:rsidRDefault="003434B6" w:rsidP="00916DC5">
      <w:r>
        <w:rPr>
          <w:rFonts w:eastAsia="Georgia"/>
        </w:rPr>
        <w:t>Penny leaned closer.</w:t>
      </w:r>
    </w:p>
    <w:p w14:paraId="6DED905B" w14:textId="77777777" w:rsidR="00A1675C" w:rsidRDefault="00000000">
      <w:pPr>
        <w:spacing w:before="40" w:after="120"/>
      </w:pPr>
      <w:r>
        <w:rPr>
          <w:rFonts w:eastAsia="Georgia"/>
        </w:rPr>
        <w:t>"That's you."</w:t>
      </w:r>
    </w:p>
    <w:p w14:paraId="4DC7E95F" w14:textId="77777777" w:rsidR="00A1675C" w:rsidRDefault="00000000">
      <w:pPr>
        <w:spacing w:before="40" w:after="120"/>
      </w:pPr>
      <w:r>
        <w:rPr>
          <w:rFonts w:eastAsia="Georgia"/>
        </w:rPr>
        <w:t>"Yes."</w:t>
      </w:r>
    </w:p>
    <w:p w14:paraId="0950B429" w14:textId="77777777" w:rsidR="00A1675C" w:rsidRDefault="00000000">
      <w:pPr>
        <w:spacing w:before="40" w:after="120"/>
      </w:pPr>
      <w:r>
        <w:rPr>
          <w:rFonts w:eastAsia="Georgia"/>
        </w:rPr>
        <w:t>"You look dead."</w:t>
      </w:r>
    </w:p>
    <w:p w14:paraId="781C49C8" w14:textId="77777777" w:rsidR="00A1675C" w:rsidRDefault="00000000">
      <w:pPr>
        <w:spacing w:before="40" w:after="120"/>
      </w:pPr>
      <w:r>
        <w:rPr>
          <w:rFonts w:eastAsia="Georgia"/>
        </w:rPr>
        <w:t>"I should hope so."</w:t>
      </w:r>
    </w:p>
    <w:p w14:paraId="70476308" w14:textId="77777777" w:rsidR="00A1675C" w:rsidRDefault="00000000">
      <w:pPr>
        <w:spacing w:before="40" w:after="120"/>
      </w:pPr>
      <w:r>
        <w:rPr>
          <w:rFonts w:eastAsia="Georgia"/>
        </w:rPr>
        <w:t>"Why?"</w:t>
      </w:r>
    </w:p>
    <w:p w14:paraId="7DAF20F7" w14:textId="77777777" w:rsidR="00A1675C" w:rsidRDefault="00000000">
      <w:pPr>
        <w:spacing w:before="40" w:after="120"/>
      </w:pPr>
      <w:r>
        <w:rPr>
          <w:rFonts w:eastAsia="Georgia"/>
        </w:rPr>
        <w:t>"Because it would be a very poor photograph if I didn't."</w:t>
      </w:r>
    </w:p>
    <w:p w14:paraId="3FCBB225" w14:textId="5DB669DB" w:rsidR="00A1675C" w:rsidRDefault="00000000" w:rsidP="00916DC5">
      <w:r>
        <w:rPr>
          <w:rFonts w:eastAsia="Georgia"/>
        </w:rPr>
        <w:t>Trevor zoomed in.</w:t>
      </w:r>
      <w:r w:rsidR="00916DC5">
        <w:rPr>
          <w:rFonts w:eastAsia="Georgia"/>
        </w:rPr>
        <w:t xml:space="preserve"> </w:t>
      </w:r>
      <w:r>
        <w:rPr>
          <w:rFonts w:eastAsia="Georgia"/>
        </w:rPr>
        <w:t>"There's something on the desk."</w:t>
      </w:r>
    </w:p>
    <w:p w14:paraId="4F0E0503" w14:textId="77777777" w:rsidR="004A2372" w:rsidRDefault="004A2372" w:rsidP="00916DC5">
      <w:pPr>
        <w:rPr>
          <w:rFonts w:eastAsia="Georgia"/>
        </w:rPr>
      </w:pPr>
      <w:r w:rsidRPr="004A2372">
        <w:rPr>
          <w:rFonts w:eastAsia="Georgia"/>
        </w:rPr>
        <w:t>Derek peered at the screen.</w:t>
      </w:r>
      <w:r>
        <w:rPr>
          <w:rFonts w:eastAsia="Georgia"/>
        </w:rPr>
        <w:t xml:space="preserve"> A small, silent brass railway clock stood beside the computer. </w:t>
      </w:r>
    </w:p>
    <w:p w14:paraId="70B30AA1" w14:textId="0D0BDBA4" w:rsidR="00A1675C" w:rsidRDefault="00916DC5" w:rsidP="004A2372">
      <w:r>
        <w:rPr>
          <w:rFonts w:eastAsia="Georgia"/>
        </w:rPr>
        <w:t xml:space="preserve">Then he </w:t>
      </w:r>
      <w:r w:rsidRPr="00916DC5">
        <w:rPr>
          <w:rFonts w:eastAsia="Georgia"/>
        </w:rPr>
        <w:t xml:space="preserve">frowned </w:t>
      </w:r>
      <w:r>
        <w:rPr>
          <w:rFonts w:eastAsia="Georgia"/>
        </w:rPr>
        <w:t>deeply.</w:t>
      </w:r>
      <w:r w:rsidR="004A2372">
        <w:rPr>
          <w:rFonts w:eastAsia="Georgia"/>
        </w:rPr>
        <w:t xml:space="preserve"> </w:t>
      </w:r>
      <w:r>
        <w:rPr>
          <w:rFonts w:eastAsia="Georgia"/>
        </w:rPr>
        <w:t>"I don't own that."</w:t>
      </w:r>
    </w:p>
    <w:p w14:paraId="1BD46C90" w14:textId="793EB476" w:rsidR="00A1675C" w:rsidRDefault="003434B6" w:rsidP="00916DC5">
      <w:r>
        <w:rPr>
          <w:rFonts w:eastAsia="Georgia"/>
        </w:rPr>
        <w:t>Penny looked at him.</w:t>
      </w:r>
      <w:r w:rsidR="00916DC5">
        <w:rPr>
          <w:rFonts w:eastAsia="Georgia"/>
        </w:rPr>
        <w:t xml:space="preserve"> </w:t>
      </w:r>
      <w:r>
        <w:rPr>
          <w:rFonts w:eastAsia="Georgia"/>
        </w:rPr>
        <w:t>"Yes, you do."</w:t>
      </w:r>
    </w:p>
    <w:p w14:paraId="3F559FE3" w14:textId="77777777" w:rsidR="00A1675C" w:rsidRDefault="00000000">
      <w:pPr>
        <w:spacing w:before="40" w:after="120"/>
      </w:pPr>
      <w:r>
        <w:rPr>
          <w:rFonts w:eastAsia="Georgia"/>
        </w:rPr>
        <w:t>"No."</w:t>
      </w:r>
    </w:p>
    <w:p w14:paraId="52E39D8E" w14:textId="77777777" w:rsidR="00A1675C" w:rsidRDefault="00000000">
      <w:pPr>
        <w:spacing w:before="40" w:after="120"/>
      </w:pPr>
      <w:r>
        <w:rPr>
          <w:rFonts w:eastAsia="Georgia"/>
        </w:rPr>
        <w:t>"You bought it last Thursday."</w:t>
      </w:r>
    </w:p>
    <w:p w14:paraId="0120457A" w14:textId="77777777" w:rsidR="00A1675C" w:rsidRDefault="00000000">
      <w:pPr>
        <w:spacing w:before="40" w:after="120"/>
      </w:pPr>
      <w:r>
        <w:rPr>
          <w:rFonts w:eastAsia="Georgia"/>
        </w:rPr>
        <w:t>"I did?"</w:t>
      </w:r>
    </w:p>
    <w:p w14:paraId="4E161A95" w14:textId="77777777" w:rsidR="00A1675C" w:rsidRDefault="00000000">
      <w:pPr>
        <w:spacing w:before="40" w:after="120"/>
      </w:pPr>
      <w:r>
        <w:rPr>
          <w:rFonts w:eastAsia="Georgia"/>
        </w:rPr>
        <w:t>"You described it was historically significant."</w:t>
      </w:r>
    </w:p>
    <w:p w14:paraId="4106A7FD" w14:textId="77777777" w:rsidR="00A1675C" w:rsidRDefault="00000000">
      <w:pPr>
        <w:spacing w:before="40" w:after="120"/>
      </w:pPr>
      <w:r>
        <w:rPr>
          <w:rFonts w:eastAsia="Georgia"/>
        </w:rPr>
        <w:t>"What is it?"</w:t>
      </w:r>
    </w:p>
    <w:p w14:paraId="37675C65" w14:textId="77777777" w:rsidR="00A1675C" w:rsidRDefault="00000000">
      <w:pPr>
        <w:spacing w:before="40" w:after="120"/>
      </w:pPr>
      <w:r>
        <w:rPr>
          <w:rFonts w:eastAsia="Georgia"/>
        </w:rPr>
        <w:t>"An old railway clock."</w:t>
      </w:r>
    </w:p>
    <w:p w14:paraId="003FB7A3" w14:textId="77777777" w:rsidR="00916DC5" w:rsidRDefault="00000000" w:rsidP="00916DC5">
      <w:pPr>
        <w:rPr>
          <w:rFonts w:eastAsia="Georgia"/>
        </w:rPr>
      </w:pPr>
      <w:r>
        <w:rPr>
          <w:rFonts w:eastAsia="Georgia"/>
        </w:rPr>
        <w:t>Derek carefully looked again. The old clock showed 11:03. He looked at the clock on his own desk.</w:t>
      </w:r>
      <w:r w:rsidR="00916DC5">
        <w:t xml:space="preserve"> </w:t>
      </w:r>
      <w:r>
        <w:rPr>
          <w:rFonts w:eastAsia="Georgia"/>
        </w:rPr>
        <w:t xml:space="preserve">9:21. </w:t>
      </w:r>
    </w:p>
    <w:p w14:paraId="0AAAEA6A" w14:textId="1B9D6531" w:rsidR="00A1675C" w:rsidRDefault="00000000" w:rsidP="00916DC5">
      <w:r>
        <w:rPr>
          <w:rFonts w:eastAsia="Georgia"/>
        </w:rPr>
        <w:t>He looked at his computer. 9:21.</w:t>
      </w:r>
    </w:p>
    <w:p w14:paraId="56A0A633" w14:textId="77777777" w:rsidR="00916DC5" w:rsidRDefault="00000000" w:rsidP="00916DC5">
      <w:pPr>
        <w:rPr>
          <w:rFonts w:eastAsia="Georgia"/>
        </w:rPr>
      </w:pPr>
      <w:r>
        <w:rPr>
          <w:rFonts w:eastAsia="Georgia"/>
        </w:rPr>
        <w:t>His phone. 9:21. The wall clock.</w:t>
      </w:r>
      <w:r w:rsidR="00916DC5">
        <w:t xml:space="preserve"> </w:t>
      </w:r>
      <w:r>
        <w:rPr>
          <w:rFonts w:eastAsia="Georgia"/>
        </w:rPr>
        <w:t xml:space="preserve">9:21. </w:t>
      </w:r>
    </w:p>
    <w:p w14:paraId="5966DC0B" w14:textId="30E18463" w:rsidR="00A1675C" w:rsidRDefault="00000000" w:rsidP="00916DC5">
      <w:r>
        <w:rPr>
          <w:rFonts w:eastAsia="Georgia"/>
        </w:rPr>
        <w:t>He quietly looked back at the strange photograph. 11:03.</w:t>
      </w:r>
    </w:p>
    <w:p w14:paraId="5DCCF327" w14:textId="624A3DF7" w:rsidR="00A1675C" w:rsidRDefault="00000000" w:rsidP="004A2372">
      <w:r>
        <w:rPr>
          <w:rFonts w:eastAsia="Georgia"/>
        </w:rPr>
        <w:t>Derek leaned back.</w:t>
      </w:r>
      <w:r w:rsidR="004A2372">
        <w:t xml:space="preserve"> </w:t>
      </w:r>
      <w:r>
        <w:rPr>
          <w:rFonts w:eastAsia="Georgia"/>
        </w:rPr>
        <w:t>"Interesting."</w:t>
      </w:r>
    </w:p>
    <w:p w14:paraId="7B617EB4" w14:textId="4ADE7BD7" w:rsidR="00A1675C" w:rsidRDefault="003434B6" w:rsidP="004A2372">
      <w:r>
        <w:rPr>
          <w:rFonts w:eastAsia="Georgia"/>
        </w:rPr>
        <w:t xml:space="preserve">Penny </w:t>
      </w:r>
      <w:r w:rsidR="004A2372">
        <w:rPr>
          <w:rFonts w:eastAsia="Georgia"/>
        </w:rPr>
        <w:t>looked puzzled</w:t>
      </w:r>
      <w:r>
        <w:rPr>
          <w:rFonts w:eastAsia="Georgia"/>
        </w:rPr>
        <w:t>.</w:t>
      </w:r>
      <w:r w:rsidR="004A2372">
        <w:t xml:space="preserve"> </w:t>
      </w:r>
      <w:r>
        <w:rPr>
          <w:rFonts w:eastAsia="Georgia"/>
        </w:rPr>
        <w:t>"What?"</w:t>
      </w:r>
    </w:p>
    <w:p w14:paraId="6646B7F3" w14:textId="77777777" w:rsidR="00A1675C" w:rsidRDefault="00000000">
      <w:pPr>
        <w:spacing w:before="40" w:after="120"/>
      </w:pPr>
      <w:r>
        <w:rPr>
          <w:rFonts w:eastAsia="Georgia"/>
        </w:rPr>
        <w:t>"That photograph wasn't taken tomorrow."</w:t>
      </w:r>
    </w:p>
    <w:p w14:paraId="5930E23D" w14:textId="3BB9B447" w:rsidR="00A1675C" w:rsidRDefault="00000000" w:rsidP="004A2372">
      <w:r>
        <w:rPr>
          <w:rFonts w:eastAsia="Georgia"/>
        </w:rPr>
        <w:t>Trevor deeply frowned.</w:t>
      </w:r>
      <w:r w:rsidR="004A2372">
        <w:rPr>
          <w:rFonts w:eastAsia="Georgia"/>
        </w:rPr>
        <w:t xml:space="preserve"> </w:t>
      </w:r>
      <w:r>
        <w:rPr>
          <w:rFonts w:eastAsia="Georgia"/>
        </w:rPr>
        <w:t>"Then when was it taken?"</w:t>
      </w:r>
    </w:p>
    <w:p w14:paraId="7563625B" w14:textId="23CE3A42" w:rsidR="00A1675C" w:rsidRDefault="00000000" w:rsidP="004A2372">
      <w:r>
        <w:rPr>
          <w:rFonts w:eastAsia="Georgia"/>
        </w:rPr>
        <w:t>Derek pointed</w:t>
      </w:r>
      <w:r w:rsidR="004A2372">
        <w:rPr>
          <w:rFonts w:eastAsia="Georgia"/>
        </w:rPr>
        <w:t xml:space="preserve"> at the picture</w:t>
      </w:r>
      <w:r>
        <w:rPr>
          <w:rFonts w:eastAsia="Georgia"/>
        </w:rPr>
        <w:t>.</w:t>
      </w:r>
      <w:r w:rsidR="004A2372">
        <w:rPr>
          <w:rFonts w:eastAsia="Georgia"/>
        </w:rPr>
        <w:t xml:space="preserve"> </w:t>
      </w:r>
      <w:r>
        <w:rPr>
          <w:rFonts w:eastAsia="Georgia"/>
        </w:rPr>
        <w:t>"The clock reads eleven-oh-three."</w:t>
      </w:r>
    </w:p>
    <w:p w14:paraId="00C123A4" w14:textId="3668FEA2" w:rsidR="00A1675C" w:rsidRDefault="00000000">
      <w:pPr>
        <w:spacing w:before="40" w:after="120"/>
      </w:pPr>
      <w:r>
        <w:rPr>
          <w:rFonts w:eastAsia="Georgia"/>
        </w:rPr>
        <w:t>"</w:t>
      </w:r>
      <w:r w:rsidR="004A2372">
        <w:rPr>
          <w:rFonts w:eastAsia="Georgia"/>
        </w:rPr>
        <w:t>So?</w:t>
      </w:r>
      <w:r>
        <w:rPr>
          <w:rFonts w:eastAsia="Georgia"/>
        </w:rPr>
        <w:t>"</w:t>
      </w:r>
    </w:p>
    <w:p w14:paraId="0C80F152" w14:textId="77777777" w:rsidR="00A1675C" w:rsidRDefault="00000000">
      <w:pPr>
        <w:spacing w:before="40" w:after="120"/>
      </w:pPr>
      <w:r>
        <w:rPr>
          <w:rFonts w:eastAsia="Georgia"/>
        </w:rPr>
        <w:t>"Tomorrow's murder is at eleven-oh-three."</w:t>
      </w:r>
    </w:p>
    <w:p w14:paraId="49B686BE" w14:textId="77777777" w:rsidR="00A1675C" w:rsidRDefault="00000000">
      <w:pPr>
        <w:spacing w:before="40" w:after="120"/>
      </w:pPr>
      <w:r>
        <w:rPr>
          <w:rFonts w:eastAsia="Georgia"/>
        </w:rPr>
        <w:t>"Yes."</w:t>
      </w:r>
    </w:p>
    <w:p w14:paraId="7A5C15F4" w14:textId="77777777" w:rsidR="00A1675C" w:rsidRDefault="00000000">
      <w:pPr>
        <w:spacing w:before="40" w:after="120"/>
      </w:pPr>
      <w:r>
        <w:rPr>
          <w:rFonts w:eastAsia="Georgia"/>
        </w:rPr>
        <w:t>"And the photograph was apparently taken at the moment of my death."</w:t>
      </w:r>
    </w:p>
    <w:p w14:paraId="39C31B97" w14:textId="77777777" w:rsidR="00A1675C" w:rsidRDefault="00000000">
      <w:pPr>
        <w:spacing w:before="40" w:after="120"/>
      </w:pPr>
      <w:r>
        <w:rPr>
          <w:rFonts w:eastAsia="Georgia"/>
        </w:rPr>
        <w:t>"Yes."</w:t>
      </w:r>
    </w:p>
    <w:p w14:paraId="0D0643B4" w14:textId="77777777" w:rsidR="00A1675C" w:rsidRDefault="00000000" w:rsidP="004A2372">
      <w:r>
        <w:rPr>
          <w:rFonts w:eastAsia="Georgia"/>
        </w:rPr>
        <w:t>Trevor waited. Derek carefully looked at him. Trevor looked back.</w:t>
      </w:r>
    </w:p>
    <w:p w14:paraId="44600DAF" w14:textId="77777777" w:rsidR="00A1675C" w:rsidRDefault="00000000">
      <w:pPr>
        <w:spacing w:before="40" w:after="120"/>
      </w:pPr>
      <w:r>
        <w:rPr>
          <w:rFonts w:eastAsia="Georgia"/>
        </w:rPr>
        <w:t>"So?"</w:t>
      </w:r>
    </w:p>
    <w:p w14:paraId="33F9BC61" w14:textId="77777777" w:rsidR="00A1675C" w:rsidRDefault="00000000">
      <w:pPr>
        <w:spacing w:before="40" w:after="120"/>
      </w:pPr>
      <w:r>
        <w:rPr>
          <w:rFonts w:eastAsia="Georgia"/>
        </w:rPr>
        <w:t>Derek deeply sighed.</w:t>
      </w:r>
    </w:p>
    <w:p w14:paraId="0EBCABDC" w14:textId="4369389B" w:rsidR="00A1675C" w:rsidRDefault="00000000">
      <w:pPr>
        <w:spacing w:before="40" w:after="120"/>
      </w:pPr>
      <w:r>
        <w:rPr>
          <w:rFonts w:eastAsia="Georgia"/>
        </w:rPr>
        <w:t xml:space="preserve">"Trevor, if you </w:t>
      </w:r>
      <w:r w:rsidR="004A2372">
        <w:rPr>
          <w:rFonts w:eastAsia="Georgia"/>
        </w:rPr>
        <w:t>want to continue</w:t>
      </w:r>
      <w:r>
        <w:rPr>
          <w:rFonts w:eastAsia="Georgia"/>
        </w:rPr>
        <w:t xml:space="preserve"> to work here, you really must learn to recognize the moment when a mystery is standing on the table waving its arms."</w:t>
      </w:r>
    </w:p>
    <w:p w14:paraId="3353FE48" w14:textId="33BF1AA3" w:rsidR="00A1675C" w:rsidRDefault="00000000" w:rsidP="004A2372">
      <w:r>
        <w:rPr>
          <w:rFonts w:eastAsia="Georgia"/>
        </w:rPr>
        <w:t>Trevor looked at the strange photograph.</w:t>
      </w:r>
      <w:r w:rsidR="004A2372">
        <w:rPr>
          <w:rFonts w:eastAsia="Georgia"/>
        </w:rPr>
        <w:t xml:space="preserve"> </w:t>
      </w:r>
      <w:r>
        <w:rPr>
          <w:rFonts w:eastAsia="Georgia"/>
        </w:rPr>
        <w:t>"Oh."</w:t>
      </w:r>
    </w:p>
    <w:p w14:paraId="4251DCE7" w14:textId="7920DAC1" w:rsidR="00A1675C" w:rsidRDefault="003434B6" w:rsidP="004A2372">
      <w:r>
        <w:rPr>
          <w:rFonts w:eastAsia="Georgia"/>
        </w:rPr>
        <w:t>Penny gently smiled.</w:t>
      </w:r>
      <w:r w:rsidR="004A2372">
        <w:rPr>
          <w:rFonts w:eastAsia="Georgia"/>
        </w:rPr>
        <w:t xml:space="preserve"> </w:t>
      </w:r>
      <w:r>
        <w:rPr>
          <w:rFonts w:eastAsia="Georgia"/>
        </w:rPr>
        <w:t>"There he is."</w:t>
      </w:r>
    </w:p>
    <w:p w14:paraId="2A00BAF7" w14:textId="1B4619D6" w:rsidR="00A1675C" w:rsidRDefault="00000000" w:rsidP="004A2372">
      <w:r>
        <w:rPr>
          <w:rFonts w:eastAsia="Georgia"/>
        </w:rPr>
        <w:t>Trevor leaned closer.</w:t>
      </w:r>
      <w:r w:rsidR="004A2372">
        <w:rPr>
          <w:rFonts w:eastAsia="Georgia"/>
        </w:rPr>
        <w:t xml:space="preserve"> </w:t>
      </w:r>
      <w:r>
        <w:rPr>
          <w:rFonts w:eastAsia="Georgia"/>
        </w:rPr>
        <w:t>"Hang on."</w:t>
      </w:r>
    </w:p>
    <w:p w14:paraId="79115916" w14:textId="77777777" w:rsidR="00A1675C" w:rsidRDefault="00000000">
      <w:pPr>
        <w:spacing w:before="40" w:after="120"/>
      </w:pPr>
      <w:r>
        <w:rPr>
          <w:rFonts w:eastAsia="Georgia"/>
        </w:rPr>
        <w:t>"What?"</w:t>
      </w:r>
    </w:p>
    <w:p w14:paraId="2993AC83" w14:textId="77777777" w:rsidR="00A1675C" w:rsidRDefault="00000000">
      <w:pPr>
        <w:spacing w:before="40" w:after="120"/>
      </w:pPr>
      <w:r>
        <w:rPr>
          <w:rFonts w:eastAsia="Georgia"/>
        </w:rPr>
        <w:t>"If that's a photograph of tomorrow—"</w:t>
      </w:r>
    </w:p>
    <w:p w14:paraId="214DD976" w14:textId="77777777" w:rsidR="00A1675C" w:rsidRDefault="00000000">
      <w:pPr>
        <w:spacing w:before="40" w:after="120"/>
      </w:pPr>
      <w:r>
        <w:rPr>
          <w:rFonts w:eastAsia="Georgia"/>
        </w:rPr>
        <w:t>"It's not."</w:t>
      </w:r>
    </w:p>
    <w:p w14:paraId="429C3C5D" w14:textId="77777777" w:rsidR="00A1675C" w:rsidRDefault="00000000">
      <w:pPr>
        <w:spacing w:before="40" w:after="120"/>
      </w:pPr>
      <w:r>
        <w:rPr>
          <w:rFonts w:eastAsia="Georgia"/>
        </w:rPr>
        <w:t>"Right."</w:t>
      </w:r>
    </w:p>
    <w:p w14:paraId="7EC493F9" w14:textId="77777777" w:rsidR="00A1675C" w:rsidRDefault="00000000">
      <w:pPr>
        <w:spacing w:before="40" w:after="120"/>
      </w:pPr>
      <w:r>
        <w:rPr>
          <w:rFonts w:eastAsia="Georgia"/>
        </w:rPr>
        <w:t>"If it's a photograph taken tomorrow, then why does the clock show eleven-oh-three?"</w:t>
      </w:r>
    </w:p>
    <w:p w14:paraId="566DAFA4" w14:textId="77777777" w:rsidR="00A1675C" w:rsidRDefault="00000000">
      <w:pPr>
        <w:spacing w:before="40" w:after="120"/>
      </w:pPr>
      <w:r>
        <w:rPr>
          <w:rFonts w:eastAsia="Georgia"/>
        </w:rPr>
        <w:t>"Because that's when Derek dies."</w:t>
      </w:r>
    </w:p>
    <w:p w14:paraId="48F80DE7" w14:textId="77777777" w:rsidR="00A1675C" w:rsidRDefault="00000000">
      <w:pPr>
        <w:spacing w:before="40" w:after="120"/>
      </w:pPr>
      <w:r>
        <w:rPr>
          <w:rFonts w:eastAsia="Georgia"/>
        </w:rPr>
        <w:t>"But the clock here reads nine-twenty-one."</w:t>
      </w:r>
    </w:p>
    <w:p w14:paraId="6F3A4343" w14:textId="77777777" w:rsidR="00A1675C" w:rsidRDefault="00000000">
      <w:pPr>
        <w:spacing w:before="40" w:after="120"/>
      </w:pPr>
      <w:r>
        <w:rPr>
          <w:rFonts w:eastAsia="Georgia"/>
        </w:rPr>
        <w:t>"Yes."</w:t>
      </w:r>
    </w:p>
    <w:p w14:paraId="29335435" w14:textId="77777777" w:rsidR="00A1675C" w:rsidRDefault="00000000">
      <w:pPr>
        <w:spacing w:before="40" w:after="120"/>
      </w:pPr>
      <w:r>
        <w:rPr>
          <w:rFonts w:eastAsia="Georgia"/>
        </w:rPr>
        <w:t>"So the photograph was taken two hours later."</w:t>
      </w:r>
    </w:p>
    <w:p w14:paraId="31323A44" w14:textId="77777777" w:rsidR="00A1675C" w:rsidRDefault="00000000">
      <w:pPr>
        <w:spacing w:before="40" w:after="120"/>
      </w:pPr>
      <w:r>
        <w:rPr>
          <w:rFonts w:eastAsia="Georgia"/>
        </w:rPr>
        <w:t>"Yes."</w:t>
      </w:r>
    </w:p>
    <w:p w14:paraId="552A611D" w14:textId="0DAC86EA" w:rsidR="00A1675C" w:rsidRDefault="00000000" w:rsidP="004A2372">
      <w:r>
        <w:rPr>
          <w:rFonts w:eastAsia="Georgia"/>
        </w:rPr>
        <w:t>Trevor slowly looked pleased</w:t>
      </w:r>
      <w:r w:rsidR="004A2372">
        <w:rPr>
          <w:rFonts w:eastAsia="Georgia"/>
        </w:rPr>
        <w:t xml:space="preserve"> with himself</w:t>
      </w:r>
      <w:r>
        <w:rPr>
          <w:rFonts w:eastAsia="Georgia"/>
        </w:rPr>
        <w:t>.</w:t>
      </w:r>
      <w:r w:rsidR="004A2372">
        <w:rPr>
          <w:rFonts w:eastAsia="Georgia"/>
        </w:rPr>
        <w:t xml:space="preserve"> </w:t>
      </w:r>
      <w:r>
        <w:rPr>
          <w:rFonts w:eastAsia="Georgia"/>
        </w:rPr>
        <w:t>"That's what I meant."</w:t>
      </w:r>
    </w:p>
    <w:p w14:paraId="55DC6EC6" w14:textId="35BC884B" w:rsidR="00A1675C" w:rsidRDefault="00000000">
      <w:pPr>
        <w:spacing w:before="40" w:after="120"/>
      </w:pPr>
      <w:r>
        <w:rPr>
          <w:rFonts w:eastAsia="Georgia"/>
        </w:rPr>
        <w:t xml:space="preserve">"No," </w:t>
      </w:r>
      <w:r w:rsidR="003434B6">
        <w:rPr>
          <w:rFonts w:eastAsia="Georgia"/>
        </w:rPr>
        <w:t>Penny</w:t>
      </w:r>
      <w:r>
        <w:rPr>
          <w:rFonts w:eastAsia="Georgia"/>
        </w:rPr>
        <w:t xml:space="preserve"> replied. "It isn't."</w:t>
      </w:r>
    </w:p>
    <w:p w14:paraId="048E9021" w14:textId="3EC1BA7E" w:rsidR="00A1675C" w:rsidRDefault="00000000" w:rsidP="00555E96">
      <w:r>
        <w:rPr>
          <w:rFonts w:eastAsia="Georgia"/>
        </w:rPr>
        <w:t>Trevor's expression collapsed.</w:t>
      </w:r>
      <w:r w:rsidR="00555E96">
        <w:rPr>
          <w:rFonts w:eastAsia="Georgia"/>
        </w:rPr>
        <w:t xml:space="preserve"> </w:t>
      </w:r>
      <w:r>
        <w:rPr>
          <w:rFonts w:eastAsia="Georgia"/>
        </w:rPr>
        <w:t>"Oh."</w:t>
      </w:r>
    </w:p>
    <w:p w14:paraId="6C3BE6DA" w14:textId="35230B20" w:rsidR="00A1675C" w:rsidRDefault="00000000" w:rsidP="00555E96">
      <w:r>
        <w:rPr>
          <w:rFonts w:eastAsia="Georgia"/>
        </w:rPr>
        <w:t xml:space="preserve">Derek </w:t>
      </w:r>
      <w:r w:rsidR="00555E96">
        <w:rPr>
          <w:rFonts w:eastAsia="Georgia"/>
        </w:rPr>
        <w:t>got up</w:t>
      </w:r>
      <w:r>
        <w:rPr>
          <w:rFonts w:eastAsia="Georgia"/>
        </w:rPr>
        <w:t xml:space="preserve"> and walked to the window. Outside, gloomy London was doing what London did best. Being grey</w:t>
      </w:r>
      <w:r w:rsidR="00555E96">
        <w:rPr>
          <w:rFonts w:eastAsia="Georgia"/>
        </w:rPr>
        <w:t xml:space="preserve"> and getting wet</w:t>
      </w:r>
      <w:r>
        <w:rPr>
          <w:rFonts w:eastAsia="Georgia"/>
        </w:rPr>
        <w:t>.</w:t>
      </w:r>
    </w:p>
    <w:p w14:paraId="6F032329" w14:textId="77777777" w:rsidR="00555E96" w:rsidRDefault="00555E96" w:rsidP="00555E96">
      <w:pPr>
        <w:rPr>
          <w:rFonts w:eastAsia="Georgia"/>
        </w:rPr>
      </w:pPr>
      <w:r>
        <w:rPr>
          <w:rFonts w:eastAsia="Georgia"/>
        </w:rPr>
        <w:t xml:space="preserve">Also, being expensive and mildly annoying. </w:t>
      </w:r>
    </w:p>
    <w:p w14:paraId="0C4779B5" w14:textId="5B417155" w:rsidR="00A1675C" w:rsidRDefault="00000000" w:rsidP="00555E96">
      <w:r>
        <w:rPr>
          <w:rFonts w:eastAsia="Georgia"/>
        </w:rPr>
        <w:t>A bus stopped.</w:t>
      </w:r>
      <w:r w:rsidR="00555E96">
        <w:rPr>
          <w:rFonts w:eastAsia="Georgia"/>
        </w:rPr>
        <w:t xml:space="preserve"> </w:t>
      </w:r>
      <w:r>
        <w:rPr>
          <w:rFonts w:eastAsia="Georgia"/>
        </w:rPr>
        <w:t>Another bus stopped behind it. Neither seemed to know why. Derek watched the traffic.</w:t>
      </w:r>
    </w:p>
    <w:p w14:paraId="112CF2CA" w14:textId="0A0747A9" w:rsidR="00A1675C" w:rsidRDefault="00000000">
      <w:pPr>
        <w:spacing w:before="40" w:after="120"/>
      </w:pPr>
      <w:r>
        <w:rPr>
          <w:rFonts w:eastAsia="Georgia"/>
        </w:rPr>
        <w:t>Then he answered:</w:t>
      </w:r>
      <w:r w:rsidR="00555E96">
        <w:rPr>
          <w:rFonts w:eastAsia="Georgia"/>
        </w:rPr>
        <w:t xml:space="preserve"> </w:t>
      </w:r>
      <w:r>
        <w:rPr>
          <w:rFonts w:eastAsia="Georgia"/>
        </w:rPr>
        <w:t>"Do you know what the irritating thing about this is?"</w:t>
      </w:r>
    </w:p>
    <w:p w14:paraId="15C42A1F" w14:textId="5CB8228C" w:rsidR="00A1675C" w:rsidRDefault="003434B6" w:rsidP="00555E96">
      <w:r>
        <w:rPr>
          <w:rFonts w:eastAsia="Georgia"/>
        </w:rPr>
        <w:t>Penny looked up.</w:t>
      </w:r>
      <w:r w:rsidR="00555E96">
        <w:rPr>
          <w:rFonts w:eastAsia="Georgia"/>
        </w:rPr>
        <w:t xml:space="preserve"> </w:t>
      </w:r>
      <w:r>
        <w:rPr>
          <w:rFonts w:eastAsia="Georgia"/>
        </w:rPr>
        <w:t>"Your impending murder?"</w:t>
      </w:r>
    </w:p>
    <w:p w14:paraId="21909412" w14:textId="77777777" w:rsidR="00A1675C" w:rsidRDefault="00000000">
      <w:pPr>
        <w:spacing w:before="40" w:after="120"/>
      </w:pPr>
      <w:r>
        <w:rPr>
          <w:rFonts w:eastAsia="Georgia"/>
        </w:rPr>
        <w:t>"Other than that."</w:t>
      </w:r>
    </w:p>
    <w:p w14:paraId="428D41D8" w14:textId="77777777" w:rsidR="00A1675C" w:rsidRDefault="00000000">
      <w:pPr>
        <w:spacing w:before="40" w:after="120"/>
      </w:pPr>
      <w:r>
        <w:rPr>
          <w:rFonts w:eastAsia="Georgia"/>
        </w:rPr>
        <w:t>"Your Bureau?"</w:t>
      </w:r>
    </w:p>
    <w:p w14:paraId="4023C400" w14:textId="77777777" w:rsidR="00A1675C" w:rsidRDefault="00000000">
      <w:pPr>
        <w:spacing w:before="40" w:after="120"/>
      </w:pPr>
      <w:r>
        <w:rPr>
          <w:rFonts w:eastAsia="Georgia"/>
        </w:rPr>
        <w:t>"Also other than that."</w:t>
      </w:r>
    </w:p>
    <w:p w14:paraId="55D9CE28" w14:textId="1B213276" w:rsidR="00A1675C" w:rsidRDefault="00000000" w:rsidP="00461100">
      <w:r>
        <w:rPr>
          <w:rFonts w:eastAsia="Georgia"/>
        </w:rPr>
        <w:t>Trevor thought.</w:t>
      </w:r>
      <w:r w:rsidR="00461100">
        <w:rPr>
          <w:rFonts w:eastAsia="Georgia"/>
        </w:rPr>
        <w:t xml:space="preserve"> </w:t>
      </w:r>
      <w:r>
        <w:rPr>
          <w:rFonts w:eastAsia="Georgia"/>
        </w:rPr>
        <w:t>"Your cousin?"</w:t>
      </w:r>
    </w:p>
    <w:p w14:paraId="172AE0CE" w14:textId="1859D1E8" w:rsidR="00461100" w:rsidRDefault="003434B6" w:rsidP="00461100">
      <w:pPr>
        <w:rPr>
          <w:rFonts w:eastAsia="Georgia"/>
        </w:rPr>
      </w:pPr>
      <w:r>
        <w:rPr>
          <w:rFonts w:eastAsia="Georgia"/>
        </w:rPr>
        <w:t xml:space="preserve">Penny carefully looked at him. Trevor immediately reconsidered his life choices. </w:t>
      </w:r>
    </w:p>
    <w:p w14:paraId="26A5E6F5" w14:textId="46BCD280" w:rsidR="00A1675C" w:rsidRDefault="00461100" w:rsidP="00461100">
      <w:r>
        <w:rPr>
          <w:rFonts w:eastAsia="Georgia"/>
        </w:rPr>
        <w:t>But Derek smiled softly. "No."</w:t>
      </w:r>
    </w:p>
    <w:p w14:paraId="42F4A948" w14:textId="5714FB51" w:rsidR="00A1675C" w:rsidRDefault="00000000" w:rsidP="00461100">
      <w:r>
        <w:rPr>
          <w:rFonts w:eastAsia="Georgia"/>
        </w:rPr>
        <w:t>He pointed toward the street.</w:t>
      </w:r>
      <w:r w:rsidR="00461100">
        <w:rPr>
          <w:rFonts w:eastAsia="Georgia"/>
        </w:rPr>
        <w:t xml:space="preserve"> </w:t>
      </w:r>
      <w:r>
        <w:rPr>
          <w:rFonts w:eastAsia="Georgia"/>
        </w:rPr>
        <w:t>"Everyone assumes time is the same everywhere."</w:t>
      </w:r>
    </w:p>
    <w:p w14:paraId="3E3237CF" w14:textId="4E9FEEE9" w:rsidR="00A1675C" w:rsidRDefault="00000000" w:rsidP="00461100">
      <w:r>
        <w:rPr>
          <w:rFonts w:eastAsia="Georgia"/>
        </w:rPr>
        <w:t>Trevor frowned.</w:t>
      </w:r>
      <w:r w:rsidR="00461100">
        <w:rPr>
          <w:rFonts w:eastAsia="Georgia"/>
        </w:rPr>
        <w:t xml:space="preserve"> </w:t>
      </w:r>
      <w:r>
        <w:rPr>
          <w:rFonts w:eastAsia="Georgia"/>
        </w:rPr>
        <w:t>"Isn't it?"</w:t>
      </w:r>
    </w:p>
    <w:p w14:paraId="2793E26F" w14:textId="0E3929F0" w:rsidR="00A1675C" w:rsidRDefault="00000000">
      <w:pPr>
        <w:spacing w:before="40" w:after="120"/>
      </w:pPr>
      <w:r>
        <w:rPr>
          <w:rFonts w:eastAsia="Georgia"/>
        </w:rPr>
        <w:t>"No</w:t>
      </w:r>
      <w:r w:rsidR="00461100">
        <w:rPr>
          <w:rFonts w:eastAsia="Georgia"/>
        </w:rPr>
        <w:t>, obviously</w:t>
      </w:r>
      <w:r>
        <w:rPr>
          <w:rFonts w:eastAsia="Georgia"/>
        </w:rPr>
        <w:t>."</w:t>
      </w:r>
    </w:p>
    <w:p w14:paraId="6F6274D1" w14:textId="77777777" w:rsidR="00A1675C" w:rsidRDefault="00000000">
      <w:pPr>
        <w:spacing w:before="40" w:after="120"/>
      </w:pPr>
      <w:r>
        <w:rPr>
          <w:rFonts w:eastAsia="Georgia"/>
        </w:rPr>
        <w:t>"Why not?"</w:t>
      </w:r>
    </w:p>
    <w:p w14:paraId="2F28747B" w14:textId="77777777" w:rsidR="00A1675C" w:rsidRDefault="00000000">
      <w:pPr>
        <w:spacing w:before="40" w:after="120"/>
      </w:pPr>
      <w:r>
        <w:rPr>
          <w:rFonts w:eastAsia="Georgia"/>
        </w:rPr>
        <w:t>"Because Alfred Weinstein ruined that particular assumption."</w:t>
      </w:r>
    </w:p>
    <w:p w14:paraId="09647010" w14:textId="0B0493FF" w:rsidR="00A1675C" w:rsidRDefault="00000000" w:rsidP="00461100">
      <w:r>
        <w:rPr>
          <w:rFonts w:eastAsia="Georgia"/>
        </w:rPr>
        <w:t xml:space="preserve">Trevor </w:t>
      </w:r>
      <w:r w:rsidR="00461100">
        <w:rPr>
          <w:rFonts w:eastAsia="Georgia"/>
        </w:rPr>
        <w:t xml:space="preserve">asked hesitantly, </w:t>
      </w:r>
      <w:r>
        <w:rPr>
          <w:rFonts w:eastAsia="Georgia"/>
        </w:rPr>
        <w:t>"Special Relativity</w:t>
      </w:r>
      <w:r w:rsidR="00461100">
        <w:rPr>
          <w:rFonts w:eastAsia="Georgia"/>
        </w:rPr>
        <w:t>?</w:t>
      </w:r>
      <w:r>
        <w:rPr>
          <w:rFonts w:eastAsia="Georgia"/>
        </w:rPr>
        <w:t>"</w:t>
      </w:r>
    </w:p>
    <w:p w14:paraId="6D2BD7AC" w14:textId="77777777" w:rsidR="00A1675C" w:rsidRDefault="00000000">
      <w:pPr>
        <w:spacing w:before="40" w:after="120"/>
      </w:pPr>
      <w:r>
        <w:rPr>
          <w:rFonts w:eastAsia="Georgia"/>
        </w:rPr>
        <w:t>"Yes."</w:t>
      </w:r>
    </w:p>
    <w:p w14:paraId="45FDD4B9" w14:textId="6B2B8C6C" w:rsidR="00A1675C" w:rsidRDefault="00000000">
      <w:pPr>
        <w:spacing w:before="40" w:after="120"/>
      </w:pPr>
      <w:r>
        <w:rPr>
          <w:rFonts w:eastAsia="Georgia"/>
        </w:rPr>
        <w:t>"The</w:t>
      </w:r>
      <w:r w:rsidR="00461100">
        <w:rPr>
          <w:rFonts w:eastAsia="Georgia"/>
        </w:rPr>
        <w:t>e</w:t>
      </w:r>
      <w:r>
        <w:rPr>
          <w:rFonts w:eastAsia="Georgia"/>
        </w:rPr>
        <w:t xml:space="preserve"> Weinstein</w:t>
      </w:r>
      <w:r w:rsidR="00461100">
        <w:rPr>
          <w:rFonts w:eastAsia="Georgia"/>
        </w:rPr>
        <w:t>?</w:t>
      </w:r>
      <w:r>
        <w:rPr>
          <w:rFonts w:eastAsia="Georgia"/>
        </w:rPr>
        <w:t>"</w:t>
      </w:r>
    </w:p>
    <w:p w14:paraId="35D6A522" w14:textId="77777777" w:rsidR="00A1675C" w:rsidRDefault="00000000">
      <w:pPr>
        <w:spacing w:before="40" w:after="120"/>
      </w:pPr>
      <w:r>
        <w:rPr>
          <w:rFonts w:eastAsia="Georgia"/>
        </w:rPr>
        <w:t>"There aren't many of them."</w:t>
      </w:r>
    </w:p>
    <w:p w14:paraId="727EC4BD" w14:textId="67D24AE2" w:rsidR="00A1675C" w:rsidRDefault="003434B6" w:rsidP="00461100">
      <w:r>
        <w:rPr>
          <w:rFonts w:eastAsia="Georgia"/>
        </w:rPr>
        <w:t>Penny quietly sat down.</w:t>
      </w:r>
      <w:r w:rsidR="00461100">
        <w:rPr>
          <w:rFonts w:eastAsia="Georgia"/>
        </w:rPr>
        <w:t xml:space="preserve"> </w:t>
      </w:r>
      <w:r>
        <w:rPr>
          <w:rFonts w:eastAsia="Georgia"/>
        </w:rPr>
        <w:t>"</w:t>
      </w:r>
      <w:r w:rsidR="00461100">
        <w:rPr>
          <w:rFonts w:eastAsia="Georgia"/>
        </w:rPr>
        <w:t>Would you care to e</w:t>
      </w:r>
      <w:r>
        <w:rPr>
          <w:rFonts w:eastAsia="Georgia"/>
        </w:rPr>
        <w:t>xplain."</w:t>
      </w:r>
    </w:p>
    <w:p w14:paraId="50E99CDD" w14:textId="0C41BD1F" w:rsidR="00A1675C" w:rsidRDefault="00000000" w:rsidP="00461100">
      <w:r>
        <w:rPr>
          <w:rFonts w:eastAsia="Georgia"/>
        </w:rPr>
        <w:t>Derek picked up a marker and went to the whiteboard.</w:t>
      </w:r>
      <w:r w:rsidR="00461100">
        <w:rPr>
          <w:rFonts w:eastAsia="Georgia"/>
        </w:rPr>
        <w:t xml:space="preserve"> </w:t>
      </w:r>
      <w:r>
        <w:rPr>
          <w:rFonts w:eastAsia="Georgia"/>
        </w:rPr>
        <w:t>"This is basic Special Relativity."</w:t>
      </w:r>
    </w:p>
    <w:p w14:paraId="34FAA575" w14:textId="2D64D014" w:rsidR="00A1675C" w:rsidRDefault="00000000" w:rsidP="00461100">
      <w:r>
        <w:rPr>
          <w:rFonts w:eastAsia="Georgia"/>
        </w:rPr>
        <w:t>He drew a railway track. Then a mysterious train.</w:t>
      </w:r>
      <w:r w:rsidR="00461100">
        <w:rPr>
          <w:rFonts w:eastAsia="Georgia"/>
        </w:rPr>
        <w:t xml:space="preserve"> </w:t>
      </w:r>
      <w:r>
        <w:rPr>
          <w:rFonts w:eastAsia="Georgia"/>
        </w:rPr>
        <w:t>"Suppose you're standing on a platform and a train passes you at a very high speed."</w:t>
      </w:r>
    </w:p>
    <w:p w14:paraId="0EAA42F0" w14:textId="77777777" w:rsidR="00A1675C" w:rsidRDefault="00000000">
      <w:pPr>
        <w:spacing w:before="40" w:after="120"/>
      </w:pPr>
      <w:r>
        <w:rPr>
          <w:rFonts w:eastAsia="Georgia"/>
        </w:rPr>
        <w:t>"How high?"</w:t>
      </w:r>
    </w:p>
    <w:p w14:paraId="34D6A4F7" w14:textId="77777777" w:rsidR="00A1675C" w:rsidRDefault="00000000">
      <w:pPr>
        <w:spacing w:before="40" w:after="120"/>
      </w:pPr>
      <w:r>
        <w:rPr>
          <w:rFonts w:eastAsia="Georgia"/>
        </w:rPr>
        <w:t>"High enough that relativity becomes interesting."</w:t>
      </w:r>
    </w:p>
    <w:p w14:paraId="29835EEA" w14:textId="77777777" w:rsidR="00A1675C" w:rsidRDefault="00000000">
      <w:pPr>
        <w:spacing w:before="40" w:after="120"/>
      </w:pPr>
      <w:r>
        <w:rPr>
          <w:rFonts w:eastAsia="Georgia"/>
        </w:rPr>
        <w:t>"That's not a unit."</w:t>
      </w:r>
    </w:p>
    <w:p w14:paraId="2FDCFFEA" w14:textId="77777777" w:rsidR="00A1675C" w:rsidRDefault="00000000">
      <w:pPr>
        <w:spacing w:before="40" w:after="120"/>
      </w:pPr>
      <w:r>
        <w:rPr>
          <w:rFonts w:eastAsia="Georgia"/>
        </w:rPr>
        <w:t>"It's sufficient for the moment."</w:t>
      </w:r>
    </w:p>
    <w:p w14:paraId="149480F7" w14:textId="0759352E" w:rsidR="00A1675C" w:rsidRDefault="00000000" w:rsidP="00461100">
      <w:r>
        <w:rPr>
          <w:rFonts w:eastAsia="Georgia"/>
        </w:rPr>
        <w:t>He drew two lightning bolts.</w:t>
      </w:r>
      <w:r w:rsidR="00461100">
        <w:rPr>
          <w:rFonts w:eastAsia="Georgia"/>
        </w:rPr>
        <w:t xml:space="preserve"> </w:t>
      </w:r>
      <w:r>
        <w:rPr>
          <w:rFonts w:eastAsia="Georgia"/>
        </w:rPr>
        <w:t>"Lightning strikes the front and rear of the train simultaneously."</w:t>
      </w:r>
    </w:p>
    <w:p w14:paraId="0513A3AE" w14:textId="67506A5B" w:rsidR="00461100" w:rsidRDefault="003434B6" w:rsidP="00461100">
      <w:pPr>
        <w:rPr>
          <w:rFonts w:eastAsia="Georgia"/>
        </w:rPr>
      </w:pPr>
      <w:r>
        <w:rPr>
          <w:rFonts w:eastAsia="Georgia"/>
        </w:rPr>
        <w:t>Penny slowly nodded</w:t>
      </w:r>
      <w:r w:rsidR="00461100">
        <w:rPr>
          <w:rFonts w:eastAsia="Georgia"/>
        </w:rPr>
        <w:t xml:space="preserve"> silently</w:t>
      </w:r>
      <w:r>
        <w:rPr>
          <w:rFonts w:eastAsia="Georgia"/>
        </w:rPr>
        <w:t xml:space="preserve">. </w:t>
      </w:r>
    </w:p>
    <w:p w14:paraId="41CFEE08" w14:textId="77777777" w:rsidR="00461100" w:rsidRDefault="00000000" w:rsidP="00461100">
      <w:pPr>
        <w:rPr>
          <w:rFonts w:eastAsia="Georgia"/>
        </w:rPr>
      </w:pPr>
      <w:r>
        <w:rPr>
          <w:rFonts w:eastAsia="Georgia"/>
        </w:rPr>
        <w:t>Trevor watched.</w:t>
      </w:r>
      <w:r w:rsidR="00461100">
        <w:rPr>
          <w:rFonts w:eastAsia="Georgia"/>
        </w:rPr>
        <w:t xml:space="preserve"> </w:t>
      </w:r>
    </w:p>
    <w:p w14:paraId="2B383D77" w14:textId="49404626" w:rsidR="00A1675C" w:rsidRDefault="00000000" w:rsidP="00461100">
      <w:r>
        <w:rPr>
          <w:rFonts w:eastAsia="Georgia"/>
        </w:rPr>
        <w:t>"An observer standing on the platform, exactly halfway between the two strikes, sees the flashes arrive simultaneously."</w:t>
      </w:r>
    </w:p>
    <w:p w14:paraId="279AD90C" w14:textId="77777777" w:rsidR="00A1675C" w:rsidRDefault="00000000">
      <w:pPr>
        <w:spacing w:before="40" w:after="120"/>
      </w:pPr>
      <w:r>
        <w:rPr>
          <w:rFonts w:eastAsia="Georgia"/>
        </w:rPr>
        <w:t>"Right."</w:t>
      </w:r>
    </w:p>
    <w:p w14:paraId="7A855A87" w14:textId="77777777" w:rsidR="00A1675C" w:rsidRDefault="00000000">
      <w:pPr>
        <w:spacing w:before="40" w:after="120"/>
      </w:pPr>
      <w:r>
        <w:rPr>
          <w:rFonts w:eastAsia="Georgia"/>
        </w:rPr>
        <w:t>"Now imagine someone sitting exactly halfway between the front and rear of the train."</w:t>
      </w:r>
    </w:p>
    <w:p w14:paraId="68EEDD95" w14:textId="3B0BDFDC" w:rsidR="00A1675C" w:rsidRDefault="00000000">
      <w:pPr>
        <w:spacing w:before="40" w:after="120"/>
      </w:pPr>
      <w:r>
        <w:rPr>
          <w:rFonts w:eastAsia="Georgia"/>
        </w:rPr>
        <w:t>"</w:t>
      </w:r>
      <w:r w:rsidR="00461100">
        <w:rPr>
          <w:rFonts w:eastAsia="Georgia"/>
        </w:rPr>
        <w:t>Okay..</w:t>
      </w:r>
      <w:r>
        <w:rPr>
          <w:rFonts w:eastAsia="Georgia"/>
        </w:rPr>
        <w:t>."</w:t>
      </w:r>
    </w:p>
    <w:p w14:paraId="2EB796BD" w14:textId="77777777" w:rsidR="00A1675C" w:rsidRDefault="00000000">
      <w:pPr>
        <w:spacing w:before="40" w:after="120"/>
      </w:pPr>
      <w:r>
        <w:rPr>
          <w:rFonts w:eastAsia="Georgia"/>
        </w:rPr>
        <w:t>"But the train is moving."</w:t>
      </w:r>
    </w:p>
    <w:p w14:paraId="541EA2EE" w14:textId="3E11BBE7" w:rsidR="00A1675C" w:rsidRDefault="00000000">
      <w:pPr>
        <w:spacing w:before="40" w:after="120"/>
      </w:pPr>
      <w:r>
        <w:rPr>
          <w:rFonts w:eastAsia="Georgia"/>
        </w:rPr>
        <w:t>"Yes.</w:t>
      </w:r>
      <w:r w:rsidR="00461100">
        <w:rPr>
          <w:rFonts w:eastAsia="Georgia"/>
        </w:rPr>
        <w:t xml:space="preserve"> Trains tend to do that.</w:t>
      </w:r>
      <w:r>
        <w:rPr>
          <w:rFonts w:eastAsia="Georgia"/>
        </w:rPr>
        <w:t>"</w:t>
      </w:r>
    </w:p>
    <w:p w14:paraId="365D6F3C" w14:textId="77777777" w:rsidR="00A1675C" w:rsidRDefault="00000000">
      <w:pPr>
        <w:spacing w:before="40" w:after="120"/>
      </w:pPr>
      <w:r>
        <w:rPr>
          <w:rFonts w:eastAsia="Georgia"/>
        </w:rPr>
        <w:t>"So the passenger is moving toward the flash at the front and away from the flash at the back."</w:t>
      </w:r>
    </w:p>
    <w:p w14:paraId="2A5EEB9F" w14:textId="5CF64A34" w:rsidR="00A1675C" w:rsidRDefault="00000000" w:rsidP="00461100">
      <w:r>
        <w:rPr>
          <w:rFonts w:eastAsia="Georgia"/>
        </w:rPr>
        <w:t>Trevor nodded.</w:t>
      </w:r>
      <w:r w:rsidR="00461100">
        <w:rPr>
          <w:rFonts w:eastAsia="Georgia"/>
        </w:rPr>
        <w:t xml:space="preserve"> </w:t>
      </w:r>
      <w:r>
        <w:rPr>
          <w:rFonts w:eastAsia="Georgia"/>
        </w:rPr>
        <w:t>"The front flash reaches him first."</w:t>
      </w:r>
    </w:p>
    <w:p w14:paraId="168208EF" w14:textId="77777777" w:rsidR="00A1675C" w:rsidRDefault="00000000">
      <w:pPr>
        <w:spacing w:before="40" w:after="120"/>
      </w:pPr>
      <w:r>
        <w:rPr>
          <w:rFonts w:eastAsia="Georgia"/>
        </w:rPr>
        <w:t>"Exactly."</w:t>
      </w:r>
    </w:p>
    <w:p w14:paraId="52A9DF25" w14:textId="3DED84D2" w:rsidR="00A1675C" w:rsidRDefault="00000000" w:rsidP="003434B6">
      <w:r>
        <w:rPr>
          <w:rFonts w:eastAsia="Georgia"/>
        </w:rPr>
        <w:t>Trevor frowned</w:t>
      </w:r>
      <w:r w:rsidR="003434B6" w:rsidRPr="003434B6">
        <w:rPr>
          <w:rFonts w:eastAsia="Georgia"/>
        </w:rPr>
        <w:t xml:space="preserve"> </w:t>
      </w:r>
      <w:r w:rsidR="003434B6">
        <w:rPr>
          <w:rFonts w:eastAsia="Georgia"/>
        </w:rPr>
        <w:t>sharply</w:t>
      </w:r>
      <w:r>
        <w:rPr>
          <w:rFonts w:eastAsia="Georgia"/>
        </w:rPr>
        <w:t>.</w:t>
      </w:r>
      <w:r w:rsidR="003434B6">
        <w:rPr>
          <w:rFonts w:eastAsia="Georgia"/>
        </w:rPr>
        <w:t xml:space="preserve"> </w:t>
      </w:r>
      <w:r>
        <w:rPr>
          <w:rFonts w:eastAsia="Georgia"/>
        </w:rPr>
        <w:t>"But the lightning still struck at the same time."</w:t>
      </w:r>
    </w:p>
    <w:p w14:paraId="796BF75D" w14:textId="77777777" w:rsidR="003434B6" w:rsidRDefault="00000000" w:rsidP="003434B6">
      <w:pPr>
        <w:rPr>
          <w:rFonts w:eastAsia="Georgia"/>
        </w:rPr>
      </w:pPr>
      <w:r>
        <w:rPr>
          <w:rFonts w:eastAsia="Georgia"/>
        </w:rPr>
        <w:t>Derek smiled.</w:t>
      </w:r>
      <w:r w:rsidR="003434B6">
        <w:rPr>
          <w:rFonts w:eastAsia="Georgia"/>
        </w:rPr>
        <w:t xml:space="preserve"> </w:t>
      </w:r>
      <w:r>
        <w:rPr>
          <w:rFonts w:eastAsia="Georgia"/>
        </w:rPr>
        <w:t>"According to whom?"</w:t>
      </w:r>
      <w:r w:rsidR="003434B6">
        <w:t xml:space="preserve"> , he asked </w:t>
      </w:r>
      <w:r>
        <w:rPr>
          <w:rFonts w:eastAsia="Georgia"/>
        </w:rPr>
        <w:t>Trevor</w:t>
      </w:r>
      <w:r w:rsidR="003434B6">
        <w:rPr>
          <w:rFonts w:eastAsia="Georgia"/>
        </w:rPr>
        <w:t>.</w:t>
      </w:r>
    </w:p>
    <w:p w14:paraId="3DCC9BB7" w14:textId="3D33AAD3" w:rsidR="00A1675C" w:rsidRDefault="00000000" w:rsidP="003434B6">
      <w:r>
        <w:rPr>
          <w:rFonts w:eastAsia="Georgia"/>
        </w:rPr>
        <w:t>Penny leaned forward.</w:t>
      </w:r>
      <w:r w:rsidR="003434B6">
        <w:rPr>
          <w:rFonts w:eastAsia="Georgia"/>
        </w:rPr>
        <w:t xml:space="preserve"> </w:t>
      </w:r>
      <w:r>
        <w:rPr>
          <w:rFonts w:eastAsia="Georgia"/>
        </w:rPr>
        <w:t>"Ah."</w:t>
      </w:r>
    </w:p>
    <w:p w14:paraId="6D7EA2CE" w14:textId="2BCAA131" w:rsidR="00A1675C" w:rsidRDefault="003434B6" w:rsidP="003434B6">
      <w:r w:rsidRPr="003434B6">
        <w:rPr>
          <w:rFonts w:eastAsia="Georgia"/>
        </w:rPr>
        <w:t>"Exactly</w:t>
      </w:r>
      <w:r>
        <w:rPr>
          <w:rFonts w:eastAsia="Georgia"/>
        </w:rPr>
        <w:t>,</w:t>
      </w:r>
      <w:r w:rsidRPr="003434B6">
        <w:rPr>
          <w:rFonts w:eastAsia="Georgia"/>
        </w:rPr>
        <w:t>"</w:t>
      </w:r>
      <w:r>
        <w:rPr>
          <w:rFonts w:eastAsia="Georgia"/>
        </w:rPr>
        <w:t xml:space="preserve"> answered Derek, pointing at her.</w:t>
      </w:r>
    </w:p>
    <w:p w14:paraId="4E25C8BA" w14:textId="77777777" w:rsidR="00A1675C" w:rsidRDefault="00000000">
      <w:pPr>
        <w:spacing w:before="40" w:after="120"/>
      </w:pPr>
      <w:r>
        <w:rPr>
          <w:rFonts w:eastAsia="Georgia"/>
        </w:rPr>
        <w:t>"Different observers can disagree about whether two separated events happened at the same time."</w:t>
      </w:r>
    </w:p>
    <w:p w14:paraId="1A925A72" w14:textId="0B2EAF34" w:rsidR="00A1675C" w:rsidRDefault="00000000">
      <w:pPr>
        <w:spacing w:before="40" w:after="120"/>
      </w:pPr>
      <w:r>
        <w:rPr>
          <w:rFonts w:eastAsia="Georgia"/>
        </w:rPr>
        <w:t>"Without either observer being wrong</w:t>
      </w:r>
      <w:r w:rsidR="003434B6">
        <w:rPr>
          <w:rFonts w:eastAsia="Georgia"/>
        </w:rPr>
        <w:t>, allegedly</w:t>
      </w:r>
      <w:r>
        <w:rPr>
          <w:rFonts w:eastAsia="Georgia"/>
        </w:rPr>
        <w:t>"</w:t>
      </w:r>
    </w:p>
    <w:p w14:paraId="6F70157B" w14:textId="23150622" w:rsidR="00A1675C" w:rsidRDefault="00000000" w:rsidP="003434B6">
      <w:r>
        <w:rPr>
          <w:rFonts w:eastAsia="Georgia"/>
        </w:rPr>
        <w:t>Trevor looked sharply at the strange photograph.</w:t>
      </w:r>
      <w:r w:rsidR="003434B6">
        <w:rPr>
          <w:rFonts w:eastAsia="Georgia"/>
        </w:rPr>
        <w:t xml:space="preserve"> </w:t>
      </w:r>
      <w:r>
        <w:rPr>
          <w:rFonts w:eastAsia="Georgia"/>
        </w:rPr>
        <w:t>"</w:t>
      </w:r>
      <w:r w:rsidR="003434B6">
        <w:rPr>
          <w:rFonts w:eastAsia="Georgia"/>
        </w:rPr>
        <w:t xml:space="preserve">You are saying, </w:t>
      </w:r>
      <w:r>
        <w:rPr>
          <w:rFonts w:eastAsia="Georgia"/>
        </w:rPr>
        <w:t>there's no universal 'now'."</w:t>
      </w:r>
    </w:p>
    <w:p w14:paraId="07A3D0CA" w14:textId="5AA8D1C1" w:rsidR="00A1675C" w:rsidRDefault="003434B6">
      <w:pPr>
        <w:spacing w:before="40" w:after="120"/>
      </w:pPr>
      <w:r w:rsidRPr="003434B6">
        <w:rPr>
          <w:rFonts w:eastAsia="Georgia"/>
        </w:rPr>
        <w:t>Derek put the marker down.</w:t>
      </w:r>
      <w:r>
        <w:rPr>
          <w:rFonts w:eastAsia="Georgia"/>
        </w:rPr>
        <w:t xml:space="preserve"> "Not in Special Relativity. And that matters here."</w:t>
      </w:r>
    </w:p>
    <w:p w14:paraId="781C105F" w14:textId="4031B320" w:rsidR="00A1675C" w:rsidRDefault="00000000" w:rsidP="003434B6">
      <w:r>
        <w:rPr>
          <w:rFonts w:eastAsia="Georgia"/>
        </w:rPr>
        <w:t>Penny carefully looked</w:t>
      </w:r>
      <w:r w:rsidR="003434B6">
        <w:rPr>
          <w:rFonts w:eastAsia="Georgia"/>
        </w:rPr>
        <w:t xml:space="preserve"> again</w:t>
      </w:r>
      <w:r>
        <w:rPr>
          <w:rFonts w:eastAsia="Georgia"/>
        </w:rPr>
        <w:t xml:space="preserve"> at the vivid photograph.</w:t>
      </w:r>
      <w:r w:rsidR="003434B6">
        <w:t xml:space="preserve"> </w:t>
      </w:r>
      <w:r>
        <w:rPr>
          <w:rFonts w:eastAsia="Georgia"/>
        </w:rPr>
        <w:t>"Because the murder is an event."</w:t>
      </w:r>
    </w:p>
    <w:p w14:paraId="67ACFBA1" w14:textId="77777777" w:rsidR="00A1675C" w:rsidRDefault="00000000">
      <w:pPr>
        <w:spacing w:before="40" w:after="120"/>
      </w:pPr>
      <w:r>
        <w:rPr>
          <w:rFonts w:eastAsia="Georgia"/>
        </w:rPr>
        <w:t>"Yes."</w:t>
      </w:r>
    </w:p>
    <w:p w14:paraId="723E37B6" w14:textId="77777777" w:rsidR="00A1675C" w:rsidRDefault="00000000">
      <w:pPr>
        <w:spacing w:before="40" w:after="120"/>
      </w:pPr>
      <w:r>
        <w:rPr>
          <w:rFonts w:eastAsia="Georgia"/>
        </w:rPr>
        <w:t>"And the timestamp is an observation of that event."</w:t>
      </w:r>
    </w:p>
    <w:p w14:paraId="57EC345B" w14:textId="77777777" w:rsidR="00A1675C" w:rsidRDefault="00000000">
      <w:pPr>
        <w:spacing w:before="40" w:after="120"/>
      </w:pPr>
      <w:r>
        <w:rPr>
          <w:rFonts w:eastAsia="Georgia"/>
        </w:rPr>
        <w:t>"Yes."</w:t>
      </w:r>
    </w:p>
    <w:p w14:paraId="1BA16EFD" w14:textId="77777777" w:rsidR="00A1675C" w:rsidRDefault="00000000">
      <w:pPr>
        <w:spacing w:before="40" w:after="120"/>
      </w:pPr>
      <w:r>
        <w:rPr>
          <w:rFonts w:eastAsia="Georgia"/>
        </w:rPr>
        <w:t>"So we need to know the reference frame."</w:t>
      </w:r>
    </w:p>
    <w:p w14:paraId="716332E7" w14:textId="34FB59DA" w:rsidR="00A1675C" w:rsidRDefault="00000000" w:rsidP="003434B6">
      <w:r>
        <w:rPr>
          <w:rFonts w:eastAsia="Georgia"/>
        </w:rPr>
        <w:t>Derek calmly nodded.</w:t>
      </w:r>
      <w:r w:rsidR="003434B6">
        <w:rPr>
          <w:rFonts w:eastAsia="Georgia"/>
        </w:rPr>
        <w:t xml:space="preserve"> </w:t>
      </w:r>
      <w:r>
        <w:rPr>
          <w:rFonts w:eastAsia="Georgia"/>
        </w:rPr>
        <w:t>"Now you're thinking like a detective."</w:t>
      </w:r>
    </w:p>
    <w:p w14:paraId="1AEF1DD8" w14:textId="4A55801E" w:rsidR="00A1675C" w:rsidRDefault="00000000" w:rsidP="003434B6">
      <w:r>
        <w:rPr>
          <w:rFonts w:eastAsia="Georgia"/>
        </w:rPr>
        <w:t>Trevor raised a finger.</w:t>
      </w:r>
      <w:r w:rsidR="003434B6">
        <w:rPr>
          <w:rFonts w:eastAsia="Georgia"/>
        </w:rPr>
        <w:t xml:space="preserve"> </w:t>
      </w:r>
      <w:r>
        <w:rPr>
          <w:rFonts w:eastAsia="Georgia"/>
        </w:rPr>
        <w:t>"Wouldn't the photograph itself give us the frame?"</w:t>
      </w:r>
    </w:p>
    <w:p w14:paraId="6258B458" w14:textId="77777777" w:rsidR="00A1675C" w:rsidRDefault="00000000">
      <w:pPr>
        <w:spacing w:before="40" w:after="120"/>
      </w:pPr>
      <w:r>
        <w:rPr>
          <w:rFonts w:eastAsia="Georgia"/>
        </w:rPr>
        <w:t>"No."</w:t>
      </w:r>
    </w:p>
    <w:p w14:paraId="000B7BC0" w14:textId="77777777" w:rsidR="00A1675C" w:rsidRDefault="00000000">
      <w:pPr>
        <w:spacing w:before="40" w:after="120"/>
      </w:pPr>
      <w:r>
        <w:rPr>
          <w:rFonts w:eastAsia="Georgia"/>
        </w:rPr>
        <w:t>"Why not?"</w:t>
      </w:r>
    </w:p>
    <w:p w14:paraId="539717D1" w14:textId="77777777" w:rsidR="00A1675C" w:rsidRDefault="00000000">
      <w:pPr>
        <w:spacing w:before="40" w:after="120"/>
      </w:pPr>
      <w:r>
        <w:rPr>
          <w:rFonts w:eastAsia="Georgia"/>
        </w:rPr>
        <w:t>"Because a photograph records light."</w:t>
      </w:r>
    </w:p>
    <w:p w14:paraId="66798710" w14:textId="77777777" w:rsidR="00A1675C" w:rsidRDefault="00000000">
      <w:pPr>
        <w:spacing w:before="40" w:after="120"/>
      </w:pPr>
      <w:r>
        <w:rPr>
          <w:rFonts w:eastAsia="Georgia"/>
        </w:rPr>
        <w:t>"So?"</w:t>
      </w:r>
    </w:p>
    <w:p w14:paraId="5F3F6BFE" w14:textId="77777777" w:rsidR="00A1675C" w:rsidRDefault="00000000">
      <w:pPr>
        <w:spacing w:before="40" w:after="120"/>
      </w:pPr>
      <w:r>
        <w:rPr>
          <w:rFonts w:eastAsia="Georgia"/>
        </w:rPr>
        <w:t>"Light takes time to reach the camera."</w:t>
      </w:r>
    </w:p>
    <w:p w14:paraId="7EA28656" w14:textId="01584EA1" w:rsidR="00A1675C" w:rsidRDefault="00000000" w:rsidP="003434B6">
      <w:r>
        <w:rPr>
          <w:rFonts w:eastAsia="Georgia"/>
        </w:rPr>
        <w:t>Trevor stopped. Derek could see the thought arriving.</w:t>
      </w:r>
      <w:r w:rsidR="003434B6">
        <w:rPr>
          <w:rFonts w:eastAsia="Georgia"/>
        </w:rPr>
        <w:t xml:space="preserve"> </w:t>
      </w:r>
      <w:r>
        <w:rPr>
          <w:rFonts w:eastAsia="Georgia"/>
        </w:rPr>
        <w:t>"Ah."</w:t>
      </w:r>
    </w:p>
    <w:p w14:paraId="3C089318" w14:textId="77777777" w:rsidR="00A1675C" w:rsidRDefault="00000000">
      <w:pPr>
        <w:spacing w:before="40" w:after="120"/>
      </w:pPr>
      <w:r>
        <w:rPr>
          <w:rFonts w:eastAsia="Georgia"/>
        </w:rPr>
        <w:t>"Exactly."</w:t>
      </w:r>
    </w:p>
    <w:p w14:paraId="2FFFD151" w14:textId="33CD1AAE" w:rsidR="00A1675C" w:rsidRDefault="00000000" w:rsidP="003434B6">
      <w:r>
        <w:rPr>
          <w:rFonts w:eastAsia="Georgia"/>
        </w:rPr>
        <w:t>Penny smiled.</w:t>
      </w:r>
    </w:p>
    <w:p w14:paraId="040DE2DA" w14:textId="77777777" w:rsidR="00A1675C" w:rsidRDefault="00000000">
      <w:pPr>
        <w:spacing w:before="40" w:after="120"/>
      </w:pPr>
      <w:r>
        <w:rPr>
          <w:rFonts w:eastAsia="Georgia"/>
        </w:rPr>
        <w:t>"So even the photograph isn't necessarily showing us what happened when we think it happened."</w:t>
      </w:r>
    </w:p>
    <w:p w14:paraId="4900EADB" w14:textId="3024413A" w:rsidR="00A1675C" w:rsidRDefault="00000000" w:rsidP="003434B6">
      <w:pPr>
        <w:spacing w:before="40" w:after="120"/>
      </w:pPr>
      <w:r>
        <w:rPr>
          <w:rFonts w:eastAsia="Georgia"/>
        </w:rPr>
        <w:t>"Correct."</w:t>
      </w:r>
      <w:r w:rsidR="003434B6">
        <w:t xml:space="preserve"> </w:t>
      </w:r>
      <w:r>
        <w:rPr>
          <w:rFonts w:eastAsia="Georgia"/>
        </w:rPr>
        <w:t>Derek sat down.</w:t>
      </w:r>
      <w:r w:rsidR="003434B6">
        <w:t xml:space="preserve"> </w:t>
      </w:r>
      <w:r>
        <w:rPr>
          <w:rFonts w:eastAsia="Georgia"/>
        </w:rPr>
        <w:t>"And that's where things become interesting."</w:t>
      </w:r>
    </w:p>
    <w:p w14:paraId="433EA2AF" w14:textId="77777777" w:rsidR="00A1675C" w:rsidRDefault="00000000" w:rsidP="003434B6">
      <w:r>
        <w:rPr>
          <w:rFonts w:eastAsia="Georgia"/>
        </w:rPr>
        <w:t>He enlarged the photograph. There was something in the lower-right corner. A piece of paper.</w:t>
      </w:r>
    </w:p>
    <w:p w14:paraId="54F3E638" w14:textId="77777777" w:rsidR="00A1675C" w:rsidRDefault="00000000" w:rsidP="003434B6">
      <w:r>
        <w:rPr>
          <w:rFonts w:eastAsia="Georgia"/>
        </w:rPr>
        <w:t>He zoomed in. It contained three lines.</w:t>
      </w:r>
    </w:p>
    <w:p w14:paraId="2BD3D999" w14:textId="77777777" w:rsidR="00A1675C" w:rsidRDefault="00000000">
      <w:pPr>
        <w:spacing w:before="200" w:after="120"/>
        <w:jc w:val="center"/>
      </w:pPr>
      <w:r>
        <w:rPr>
          <w:rFonts w:eastAsia="Georgia"/>
          <w:b/>
          <w:sz w:val="24"/>
        </w:rPr>
        <w:t>11:03 — DEATH</w:t>
      </w:r>
    </w:p>
    <w:p w14:paraId="794F8198" w14:textId="77777777" w:rsidR="00A1675C" w:rsidRDefault="00000000">
      <w:pPr>
        <w:spacing w:before="200" w:after="120"/>
        <w:jc w:val="center"/>
      </w:pPr>
      <w:r>
        <w:rPr>
          <w:rFonts w:eastAsia="Georgia"/>
          <w:b/>
          <w:sz w:val="24"/>
        </w:rPr>
        <w:t>11:17 — DEPARTURE</w:t>
      </w:r>
    </w:p>
    <w:p w14:paraId="7A2B9B34" w14:textId="77777777" w:rsidR="00A1675C" w:rsidRDefault="00000000">
      <w:pPr>
        <w:spacing w:before="200" w:after="120"/>
        <w:jc w:val="center"/>
      </w:pPr>
      <w:r>
        <w:rPr>
          <w:rFonts w:eastAsia="Georgia"/>
          <w:b/>
          <w:sz w:val="24"/>
        </w:rPr>
        <w:t>12:04 — ARRIVAL</w:t>
      </w:r>
    </w:p>
    <w:p w14:paraId="75EE04CF" w14:textId="77777777" w:rsidR="00A1675C" w:rsidRDefault="00000000" w:rsidP="003434B6">
      <w:r>
        <w:rPr>
          <w:rFonts w:eastAsia="Georgia"/>
        </w:rPr>
        <w:t>Below them:</w:t>
      </w:r>
    </w:p>
    <w:p w14:paraId="473B8132" w14:textId="77777777" w:rsidR="00A1675C" w:rsidRDefault="00000000">
      <w:pPr>
        <w:spacing w:before="200" w:after="120"/>
        <w:jc w:val="center"/>
      </w:pPr>
      <w:r>
        <w:rPr>
          <w:rFonts w:eastAsia="Georgia"/>
          <w:b/>
          <w:sz w:val="24"/>
        </w:rPr>
        <w:t>DO NOT TRUST THE CLOCKS.</w:t>
      </w:r>
    </w:p>
    <w:p w14:paraId="50D828B7" w14:textId="3BF73C53" w:rsidR="00A1675C" w:rsidRDefault="003434B6" w:rsidP="003434B6">
      <w:r>
        <w:rPr>
          <w:rFonts w:eastAsia="Georgia"/>
        </w:rPr>
        <w:t>Penny carefully read it.</w:t>
      </w:r>
    </w:p>
    <w:p w14:paraId="0F9ECE3F" w14:textId="77777777" w:rsidR="00A1675C" w:rsidRDefault="00000000">
      <w:pPr>
        <w:spacing w:before="40" w:after="120"/>
      </w:pPr>
      <w:r>
        <w:rPr>
          <w:rFonts w:eastAsia="Georgia"/>
        </w:rPr>
        <w:t>"That's ominous."</w:t>
      </w:r>
    </w:p>
    <w:p w14:paraId="5A5B1197" w14:textId="77777777" w:rsidR="00A1675C" w:rsidRDefault="00000000">
      <w:pPr>
        <w:spacing w:before="40" w:after="120"/>
      </w:pPr>
      <w:r>
        <w:rPr>
          <w:rFonts w:eastAsia="Georgia"/>
        </w:rPr>
        <w:t>"Very."</w:t>
      </w:r>
    </w:p>
    <w:p w14:paraId="72BEAB5D" w14:textId="77777777" w:rsidR="00A1675C" w:rsidRDefault="00000000">
      <w:pPr>
        <w:ind w:firstLine="432"/>
      </w:pPr>
      <w:r>
        <w:rPr>
          <w:rFonts w:eastAsia="Georgia"/>
        </w:rPr>
        <w:t>Trevor leaned over.</w:t>
      </w:r>
    </w:p>
    <w:p w14:paraId="17C10300" w14:textId="77777777" w:rsidR="00A1675C" w:rsidRDefault="00000000">
      <w:pPr>
        <w:spacing w:before="40" w:after="120"/>
      </w:pPr>
      <w:r>
        <w:rPr>
          <w:rFonts w:eastAsia="Georgia"/>
        </w:rPr>
        <w:t>"Could 'departure' mean the train?"</w:t>
      </w:r>
    </w:p>
    <w:p w14:paraId="629CE659" w14:textId="77777777" w:rsidR="00A1675C" w:rsidRDefault="00000000">
      <w:pPr>
        <w:spacing w:before="40" w:after="120"/>
      </w:pPr>
      <w:r>
        <w:rPr>
          <w:rFonts w:eastAsia="Georgia"/>
        </w:rPr>
        <w:t>"Perhaps."</w:t>
      </w:r>
    </w:p>
    <w:p w14:paraId="383DCBE2" w14:textId="77777777" w:rsidR="00A1675C" w:rsidRDefault="00000000">
      <w:pPr>
        <w:spacing w:before="40" w:after="120"/>
      </w:pPr>
      <w:r>
        <w:rPr>
          <w:rFonts w:eastAsia="Georgia"/>
        </w:rPr>
        <w:t>"Arrival?"</w:t>
      </w:r>
    </w:p>
    <w:p w14:paraId="35C377FE" w14:textId="77777777" w:rsidR="00A1675C" w:rsidRDefault="00000000">
      <w:pPr>
        <w:spacing w:before="40" w:after="120"/>
      </w:pPr>
      <w:r>
        <w:rPr>
          <w:rFonts w:eastAsia="Georgia"/>
        </w:rPr>
        <w:t>"Perhaps."</w:t>
      </w:r>
    </w:p>
    <w:p w14:paraId="26DF0B6A" w14:textId="77777777" w:rsidR="00A1675C" w:rsidRDefault="00000000">
      <w:pPr>
        <w:spacing w:before="40" w:after="120"/>
      </w:pPr>
      <w:r>
        <w:rPr>
          <w:rFonts w:eastAsia="Georgia"/>
        </w:rPr>
        <w:t>"Death?"</w:t>
      </w:r>
    </w:p>
    <w:p w14:paraId="55C5A791" w14:textId="77777777" w:rsidR="00A1675C" w:rsidRDefault="00000000">
      <w:pPr>
        <w:spacing w:before="40" w:after="120"/>
      </w:pPr>
      <w:r>
        <w:rPr>
          <w:rFonts w:eastAsia="Georgia"/>
        </w:rPr>
        <w:t>"Almost certainly me."</w:t>
      </w:r>
    </w:p>
    <w:p w14:paraId="1ABA3926" w14:textId="77777777" w:rsidR="00A1675C" w:rsidRDefault="00000000">
      <w:pPr>
        <w:ind w:firstLine="432"/>
      </w:pPr>
      <w:r>
        <w:rPr>
          <w:rFonts w:eastAsia="Georgia"/>
        </w:rPr>
        <w:t>Trevor looked uncomfortable.</w:t>
      </w:r>
    </w:p>
    <w:p w14:paraId="752F279D" w14:textId="77777777" w:rsidR="00A1675C" w:rsidRDefault="00000000">
      <w:pPr>
        <w:spacing w:before="40" w:after="120"/>
      </w:pPr>
      <w:r>
        <w:rPr>
          <w:rFonts w:eastAsia="Georgia"/>
        </w:rPr>
        <w:t>"You're taking that rather calmly."</w:t>
      </w:r>
    </w:p>
    <w:p w14:paraId="2D0FB6CF" w14:textId="77777777" w:rsidR="00A1675C" w:rsidRDefault="00000000">
      <w:pPr>
        <w:ind w:firstLine="432"/>
      </w:pPr>
      <w:r>
        <w:rPr>
          <w:rFonts w:eastAsia="Georgia"/>
        </w:rPr>
        <w:t>Derek shrugged.</w:t>
      </w:r>
    </w:p>
    <w:p w14:paraId="4EE4F7F1" w14:textId="77777777" w:rsidR="00A1675C" w:rsidRDefault="00000000">
      <w:pPr>
        <w:spacing w:before="40" w:after="120"/>
      </w:pPr>
      <w:r>
        <w:rPr>
          <w:rFonts w:eastAsia="Georgia"/>
        </w:rPr>
        <w:t>"At the moment, I'm alive."</w:t>
      </w:r>
    </w:p>
    <w:p w14:paraId="4108C319" w14:textId="162C513B" w:rsidR="00A1675C" w:rsidRDefault="003434B6">
      <w:pPr>
        <w:ind w:firstLine="432"/>
      </w:pPr>
      <w:r>
        <w:rPr>
          <w:rFonts w:eastAsia="Georgia"/>
        </w:rPr>
        <w:t>Penny carefully looked at him.</w:t>
      </w:r>
    </w:p>
    <w:p w14:paraId="08317B2A" w14:textId="77777777" w:rsidR="00A1675C" w:rsidRDefault="00000000">
      <w:pPr>
        <w:spacing w:before="40" w:after="120"/>
      </w:pPr>
      <w:r>
        <w:rPr>
          <w:rFonts w:eastAsia="Georgia"/>
        </w:rPr>
        <w:t>"That's a surprisingly weak argument."</w:t>
      </w:r>
    </w:p>
    <w:p w14:paraId="6D4EAF01" w14:textId="77777777" w:rsidR="00A1675C" w:rsidRDefault="00000000">
      <w:pPr>
        <w:spacing w:before="40" w:after="120"/>
      </w:pPr>
      <w:r>
        <w:rPr>
          <w:rFonts w:eastAsia="Georgia"/>
        </w:rPr>
        <w:t>"It has served me well."</w:t>
      </w:r>
    </w:p>
    <w:p w14:paraId="7E9CB4C4" w14:textId="77777777" w:rsidR="00A1675C" w:rsidRDefault="00000000">
      <w:pPr>
        <w:ind w:firstLine="432"/>
      </w:pPr>
      <w:r>
        <w:rPr>
          <w:rFonts w:eastAsia="Georgia"/>
        </w:rPr>
        <w:t>Derek zoomed in again. The railway silent clock in the mysterious photograph wasn't showing exactly 11:03. It showed 11:03:17.</w:t>
      </w:r>
    </w:p>
    <w:p w14:paraId="5CCFC9B3" w14:textId="77777777" w:rsidR="00A1675C" w:rsidRDefault="00000000">
      <w:pPr>
        <w:ind w:firstLine="432"/>
      </w:pPr>
      <w:r>
        <w:rPr>
          <w:rFonts w:eastAsia="Georgia"/>
        </w:rPr>
        <w:t>Derek stared intently. He quietly looked at his own clock. 9:27:17.</w:t>
      </w:r>
    </w:p>
    <w:p w14:paraId="2A79B3AB" w14:textId="77777777" w:rsidR="00A1675C" w:rsidRDefault="00000000">
      <w:pPr>
        <w:ind w:firstLine="432"/>
      </w:pPr>
      <w:r>
        <w:rPr>
          <w:rFonts w:eastAsia="Georgia"/>
        </w:rPr>
        <w:t>He checked his phone. 9:27:17. The wall clock.</w:t>
      </w:r>
    </w:p>
    <w:p w14:paraId="19EE6038" w14:textId="35A70557" w:rsidR="00A1675C" w:rsidRDefault="00000000">
      <w:pPr>
        <w:ind w:firstLine="432"/>
      </w:pPr>
      <w:r>
        <w:rPr>
          <w:rFonts w:eastAsia="Georgia"/>
        </w:rPr>
        <w:t xml:space="preserve">9:27:17. </w:t>
      </w:r>
      <w:r w:rsidR="003434B6">
        <w:rPr>
          <w:rFonts w:eastAsia="Georgia"/>
        </w:rPr>
        <w:t>Penny</w:t>
      </w:r>
      <w:r>
        <w:rPr>
          <w:rFonts w:eastAsia="Georgia"/>
        </w:rPr>
        <w:t xml:space="preserve"> noticed.</w:t>
      </w:r>
    </w:p>
    <w:p w14:paraId="68EE078D" w14:textId="77777777" w:rsidR="00A1675C" w:rsidRDefault="00000000">
      <w:pPr>
        <w:spacing w:before="40" w:after="120"/>
      </w:pPr>
      <w:r>
        <w:rPr>
          <w:rFonts w:eastAsia="Georgia"/>
        </w:rPr>
        <w:t>"What?"</w:t>
      </w:r>
    </w:p>
    <w:p w14:paraId="0EA4A9CE" w14:textId="77777777" w:rsidR="00A1675C" w:rsidRDefault="00000000">
      <w:pPr>
        <w:ind w:firstLine="432"/>
      </w:pPr>
      <w:r>
        <w:rPr>
          <w:rFonts w:eastAsia="Georgia"/>
        </w:rPr>
        <w:t>Derek pointed.</w:t>
      </w:r>
    </w:p>
    <w:p w14:paraId="5E1307CB" w14:textId="77777777" w:rsidR="00A1675C" w:rsidRDefault="00000000">
      <w:pPr>
        <w:spacing w:before="40" w:after="120"/>
      </w:pPr>
      <w:r>
        <w:rPr>
          <w:rFonts w:eastAsia="Georgia"/>
        </w:rPr>
        <w:t>"Seventeen seconds."</w:t>
      </w:r>
    </w:p>
    <w:p w14:paraId="1B1EED49" w14:textId="77777777" w:rsidR="00A1675C" w:rsidRDefault="00000000">
      <w:pPr>
        <w:ind w:firstLine="432"/>
      </w:pPr>
      <w:r>
        <w:rPr>
          <w:rFonts w:eastAsia="Georgia"/>
        </w:rPr>
        <w:t>Trevor looked sharply.</w:t>
      </w:r>
    </w:p>
    <w:p w14:paraId="0C81CAA3" w14:textId="77777777" w:rsidR="00A1675C" w:rsidRDefault="00000000">
      <w:pPr>
        <w:spacing w:before="40" w:after="120"/>
      </w:pPr>
      <w:r>
        <w:rPr>
          <w:rFonts w:eastAsia="Georgia"/>
        </w:rPr>
        <w:t>"Same."</w:t>
      </w:r>
    </w:p>
    <w:p w14:paraId="6A477CC5" w14:textId="77777777" w:rsidR="00A1675C" w:rsidRDefault="00000000">
      <w:pPr>
        <w:ind w:firstLine="432"/>
      </w:pPr>
      <w:r>
        <w:rPr>
          <w:rFonts w:eastAsia="Georgia"/>
        </w:rPr>
        <w:t>Derek nodded.</w:t>
      </w:r>
    </w:p>
    <w:p w14:paraId="538A7C30" w14:textId="77777777" w:rsidR="00A1675C" w:rsidRDefault="00000000">
      <w:pPr>
        <w:spacing w:before="40" w:after="120"/>
      </w:pPr>
      <w:r>
        <w:rPr>
          <w:rFonts w:eastAsia="Georgia"/>
        </w:rPr>
        <w:t>"That's interesting."</w:t>
      </w:r>
    </w:p>
    <w:p w14:paraId="02CB297D" w14:textId="755EA755" w:rsidR="00A1675C" w:rsidRDefault="003434B6">
      <w:pPr>
        <w:ind w:firstLine="432"/>
      </w:pPr>
      <w:r>
        <w:rPr>
          <w:rFonts w:eastAsia="Georgia"/>
        </w:rPr>
        <w:t>Penny leaned closer.</w:t>
      </w:r>
    </w:p>
    <w:p w14:paraId="4703510A" w14:textId="77777777" w:rsidR="00A1675C" w:rsidRDefault="00000000">
      <w:pPr>
        <w:spacing w:before="40" w:after="120"/>
      </w:pPr>
      <w:r>
        <w:rPr>
          <w:rFonts w:eastAsia="Georgia"/>
        </w:rPr>
        <w:t>"Why?"</w:t>
      </w:r>
    </w:p>
    <w:p w14:paraId="6548C20D" w14:textId="77777777" w:rsidR="00A1675C" w:rsidRDefault="00000000">
      <w:pPr>
        <w:spacing w:before="40" w:after="120"/>
      </w:pPr>
      <w:r>
        <w:rPr>
          <w:rFonts w:eastAsia="Georgia"/>
        </w:rPr>
        <w:t>"Because if this were simply a badly set clock, there's no reason for the seconds to line up."</w:t>
      </w:r>
    </w:p>
    <w:p w14:paraId="33496043" w14:textId="77777777" w:rsidR="00A1675C" w:rsidRDefault="00000000">
      <w:pPr>
        <w:ind w:firstLine="432"/>
      </w:pPr>
      <w:r>
        <w:rPr>
          <w:rFonts w:eastAsia="Georgia"/>
        </w:rPr>
        <w:t>Trevor thought about that.</w:t>
      </w:r>
    </w:p>
    <w:p w14:paraId="20FEC7A1" w14:textId="77777777" w:rsidR="00A1675C" w:rsidRDefault="00000000">
      <w:pPr>
        <w:spacing w:before="40" w:after="120"/>
      </w:pPr>
      <w:r>
        <w:rPr>
          <w:rFonts w:eastAsia="Georgia"/>
        </w:rPr>
        <w:t>"Could someone have set it deliberately?"</w:t>
      </w:r>
    </w:p>
    <w:p w14:paraId="693D246E" w14:textId="77777777" w:rsidR="00A1675C" w:rsidRDefault="00000000">
      <w:pPr>
        <w:spacing w:before="40" w:after="120"/>
      </w:pPr>
      <w:r>
        <w:rPr>
          <w:rFonts w:eastAsia="Georgia"/>
        </w:rPr>
        <w:t>"Yes."</w:t>
      </w:r>
    </w:p>
    <w:p w14:paraId="69AB91F6" w14:textId="77777777" w:rsidR="00A1675C" w:rsidRDefault="00000000">
      <w:pPr>
        <w:spacing w:before="40" w:after="120"/>
      </w:pPr>
      <w:r>
        <w:rPr>
          <w:rFonts w:eastAsia="Georgia"/>
        </w:rPr>
        <w:t>"Then it's a clue."</w:t>
      </w:r>
    </w:p>
    <w:p w14:paraId="760B69D3" w14:textId="77777777" w:rsidR="00A1675C" w:rsidRDefault="00000000">
      <w:pPr>
        <w:spacing w:before="40" w:after="120"/>
      </w:pPr>
      <w:r>
        <w:rPr>
          <w:rFonts w:eastAsia="Georgia"/>
        </w:rPr>
        <w:t>"Exactly."</w:t>
      </w:r>
    </w:p>
    <w:p w14:paraId="2EE7AD3A" w14:textId="5C065B22" w:rsidR="00A1675C" w:rsidRDefault="00000000">
      <w:pPr>
        <w:ind w:firstLine="432"/>
      </w:pPr>
      <w:r>
        <w:rPr>
          <w:rFonts w:eastAsia="Georgia"/>
        </w:rPr>
        <w:t>Derek opened the Bureau's internal records. The system showed no record of the ancient brass clock. No purchase.</w:t>
      </w:r>
    </w:p>
    <w:p w14:paraId="08ED615E" w14:textId="77777777" w:rsidR="00A1675C" w:rsidRDefault="00000000">
      <w:pPr>
        <w:ind w:firstLine="432"/>
      </w:pPr>
      <w:r>
        <w:rPr>
          <w:rFonts w:eastAsia="Georgia"/>
        </w:rPr>
        <w:t>No inventory entry. No photograph. No mention of it.</w:t>
      </w:r>
    </w:p>
    <w:p w14:paraId="15BCF7B7" w14:textId="77777777" w:rsidR="00A1675C" w:rsidRDefault="00000000">
      <w:pPr>
        <w:ind w:firstLine="432"/>
      </w:pPr>
      <w:r>
        <w:rPr>
          <w:rFonts w:eastAsia="Georgia"/>
        </w:rPr>
        <w:t>Derek searched the building's security footage. Nothing. He checked the office camera.</w:t>
      </w:r>
    </w:p>
    <w:p w14:paraId="0D77F389" w14:textId="77777777" w:rsidR="00A1675C" w:rsidRDefault="00000000">
      <w:pPr>
        <w:ind w:firstLine="432"/>
      </w:pPr>
      <w:r>
        <w:rPr>
          <w:rFonts w:eastAsia="Georgia"/>
        </w:rPr>
        <w:t>At 9:16, the old desk was empty. At 9:17, the old desk was empty. At 9:18, the desk was empty.</w:t>
      </w:r>
    </w:p>
    <w:p w14:paraId="4DC69042" w14:textId="77777777" w:rsidR="00A1675C" w:rsidRDefault="00000000">
      <w:pPr>
        <w:ind w:firstLine="432"/>
      </w:pPr>
      <w:r>
        <w:rPr>
          <w:rFonts w:eastAsia="Georgia"/>
        </w:rPr>
        <w:t>At 9:19, the old desk was empty. At 9:20, the ancient brass clock appeared. Trevor stared.</w:t>
      </w:r>
    </w:p>
    <w:p w14:paraId="55990460" w14:textId="77777777" w:rsidR="00A1675C" w:rsidRDefault="00000000">
      <w:pPr>
        <w:spacing w:before="40" w:after="120"/>
      </w:pPr>
      <w:r>
        <w:rPr>
          <w:rFonts w:eastAsia="Georgia"/>
        </w:rPr>
        <w:t>"How?"</w:t>
      </w:r>
    </w:p>
    <w:p w14:paraId="6A49ACE4" w14:textId="77777777" w:rsidR="00A1675C" w:rsidRDefault="00000000">
      <w:pPr>
        <w:ind w:firstLine="432"/>
      </w:pPr>
      <w:r>
        <w:rPr>
          <w:rFonts w:eastAsia="Georgia"/>
        </w:rPr>
        <w:t>Derek replayed it. The clock simply suddenly appeared. There was no hand.</w:t>
      </w:r>
    </w:p>
    <w:p w14:paraId="277A94C0" w14:textId="77777777" w:rsidR="00A1675C" w:rsidRDefault="00000000">
      <w:pPr>
        <w:ind w:firstLine="432"/>
      </w:pPr>
      <w:r>
        <w:rPr>
          <w:rFonts w:eastAsia="Georgia"/>
        </w:rPr>
        <w:t>No person. No shadow. One frame: nothing.</w:t>
      </w:r>
    </w:p>
    <w:p w14:paraId="24A94F23" w14:textId="6658E7DB" w:rsidR="00A1675C" w:rsidRDefault="00000000">
      <w:pPr>
        <w:ind w:firstLine="432"/>
      </w:pPr>
      <w:r>
        <w:rPr>
          <w:rFonts w:eastAsia="Georgia"/>
        </w:rPr>
        <w:t xml:space="preserve">Next frame: clock. </w:t>
      </w:r>
      <w:r w:rsidR="003434B6">
        <w:rPr>
          <w:rFonts w:eastAsia="Georgia"/>
        </w:rPr>
        <w:t>Penny</w:t>
      </w:r>
      <w:r>
        <w:rPr>
          <w:rFonts w:eastAsia="Georgia"/>
        </w:rPr>
        <w:t xml:space="preserve"> looked at Derek.</w:t>
      </w:r>
    </w:p>
    <w:p w14:paraId="0E4DACD6" w14:textId="77777777" w:rsidR="00A1675C" w:rsidRDefault="00000000">
      <w:pPr>
        <w:spacing w:before="40" w:after="120"/>
      </w:pPr>
      <w:r>
        <w:rPr>
          <w:rFonts w:eastAsia="Georgia"/>
        </w:rPr>
        <w:t>"That's not normal."</w:t>
      </w:r>
    </w:p>
    <w:p w14:paraId="54EC4D48" w14:textId="77777777" w:rsidR="00A1675C" w:rsidRDefault="00000000">
      <w:pPr>
        <w:spacing w:before="40" w:after="120"/>
      </w:pPr>
      <w:r>
        <w:rPr>
          <w:rFonts w:eastAsia="Georgia"/>
        </w:rPr>
        <w:t>"No."</w:t>
      </w:r>
    </w:p>
    <w:p w14:paraId="085D9E33" w14:textId="77777777" w:rsidR="00A1675C" w:rsidRDefault="00000000">
      <w:pPr>
        <w:spacing w:before="40" w:after="120"/>
      </w:pPr>
      <w:r>
        <w:rPr>
          <w:rFonts w:eastAsia="Georgia"/>
        </w:rPr>
        <w:t>"Could the camera have glitched?"</w:t>
      </w:r>
    </w:p>
    <w:p w14:paraId="0A8AB23E" w14:textId="77777777" w:rsidR="00A1675C" w:rsidRDefault="00000000">
      <w:pPr>
        <w:spacing w:before="40" w:after="120"/>
      </w:pPr>
      <w:r>
        <w:rPr>
          <w:rFonts w:eastAsia="Georgia"/>
        </w:rPr>
        <w:t>"Yes."</w:t>
      </w:r>
    </w:p>
    <w:p w14:paraId="05E4B258" w14:textId="77777777" w:rsidR="00A1675C" w:rsidRDefault="00000000">
      <w:pPr>
        <w:spacing w:before="40" w:after="120"/>
      </w:pPr>
      <w:r>
        <w:rPr>
          <w:rFonts w:eastAsia="Georgia"/>
        </w:rPr>
        <w:t>"Did it?"</w:t>
      </w:r>
    </w:p>
    <w:p w14:paraId="319A87D3" w14:textId="77777777" w:rsidR="00A1675C" w:rsidRDefault="00000000">
      <w:pPr>
        <w:spacing w:before="40" w:after="120"/>
      </w:pPr>
      <w:r>
        <w:rPr>
          <w:rFonts w:eastAsia="Georgia"/>
        </w:rPr>
        <w:t>"No."</w:t>
      </w:r>
    </w:p>
    <w:p w14:paraId="105989CA" w14:textId="77777777" w:rsidR="00A1675C" w:rsidRDefault="00000000">
      <w:pPr>
        <w:spacing w:before="40" w:after="120"/>
      </w:pPr>
      <w:r>
        <w:rPr>
          <w:rFonts w:eastAsia="Georgia"/>
        </w:rPr>
        <w:t>"How do you know?"</w:t>
      </w:r>
    </w:p>
    <w:p w14:paraId="5607BF95" w14:textId="77777777" w:rsidR="00A1675C" w:rsidRDefault="00000000">
      <w:pPr>
        <w:spacing w:before="40" w:after="120"/>
      </w:pPr>
      <w:r>
        <w:rPr>
          <w:rFonts w:eastAsia="Georgia"/>
        </w:rPr>
        <w:t>"Because the clock casts a shadow."</w:t>
      </w:r>
    </w:p>
    <w:p w14:paraId="024D8FA0" w14:textId="6BA5B425" w:rsidR="00A1675C" w:rsidRDefault="004043D9">
      <w:pPr>
        <w:ind w:firstLine="432"/>
      </w:pPr>
      <w:r>
        <w:t xml:space="preserve">Penny studied it again, more carefully this time. </w:t>
      </w:r>
      <w:r>
        <w:rPr>
          <w:rFonts w:eastAsia="Georgia"/>
        </w:rPr>
        <w:t>It did. The shadow moved normally as the light from the window changed.</w:t>
      </w:r>
    </w:p>
    <w:p w14:paraId="748B8E17" w14:textId="77777777" w:rsidR="00A1675C" w:rsidRDefault="00000000">
      <w:pPr>
        <w:ind w:firstLine="432"/>
      </w:pPr>
      <w:r>
        <w:rPr>
          <w:rFonts w:eastAsia="Georgia"/>
        </w:rPr>
        <w:t>Derek replayed the footage. The silent clock existed. Then it didn't.</w:t>
      </w:r>
    </w:p>
    <w:p w14:paraId="28D70591" w14:textId="77777777" w:rsidR="00A1675C" w:rsidRDefault="00000000">
      <w:pPr>
        <w:ind w:firstLine="432"/>
      </w:pPr>
      <w:r>
        <w:rPr>
          <w:rFonts w:eastAsia="Georgia"/>
        </w:rPr>
        <w:t>Then it existed again. Trevor looked increasingly unhappy.</w:t>
      </w:r>
    </w:p>
    <w:p w14:paraId="5BFD43CC" w14:textId="77777777" w:rsidR="00A1675C" w:rsidRDefault="00000000">
      <w:pPr>
        <w:spacing w:before="40" w:after="120"/>
      </w:pPr>
      <w:r>
        <w:rPr>
          <w:rFonts w:eastAsia="Georgia"/>
        </w:rPr>
        <w:t>"Could someone have edited the footage?"</w:t>
      </w:r>
    </w:p>
    <w:p w14:paraId="1E1EC4D3" w14:textId="77777777" w:rsidR="00A1675C" w:rsidRDefault="00000000">
      <w:pPr>
        <w:spacing w:before="40" w:after="120"/>
      </w:pPr>
      <w:r>
        <w:rPr>
          <w:rFonts w:eastAsia="Georgia"/>
        </w:rPr>
        <w:t>"Yes."</w:t>
      </w:r>
    </w:p>
    <w:p w14:paraId="1D7192B8" w14:textId="77777777" w:rsidR="00A1675C" w:rsidRDefault="00000000">
      <w:pPr>
        <w:spacing w:before="40" w:after="120"/>
      </w:pPr>
      <w:r>
        <w:rPr>
          <w:rFonts w:eastAsia="Georgia"/>
        </w:rPr>
        <w:t>"Could they have edited the photograph?"</w:t>
      </w:r>
    </w:p>
    <w:p w14:paraId="29165BEF" w14:textId="77777777" w:rsidR="00A1675C" w:rsidRDefault="00000000">
      <w:pPr>
        <w:spacing w:before="40" w:after="120"/>
      </w:pPr>
      <w:r>
        <w:rPr>
          <w:rFonts w:eastAsia="Georgia"/>
        </w:rPr>
        <w:t>"Yes."</w:t>
      </w:r>
    </w:p>
    <w:p w14:paraId="59D1B76A" w14:textId="77777777" w:rsidR="00A1675C" w:rsidRDefault="00000000">
      <w:pPr>
        <w:spacing w:before="40" w:after="120"/>
      </w:pPr>
      <w:r>
        <w:rPr>
          <w:rFonts w:eastAsia="Georgia"/>
        </w:rPr>
        <w:t>"So how do we know anything is real?"</w:t>
      </w:r>
    </w:p>
    <w:p w14:paraId="1D276CA2" w14:textId="041589EF" w:rsidR="00A1675C" w:rsidRDefault="0075693C">
      <w:pPr>
        <w:spacing w:before="40" w:after="120"/>
      </w:pPr>
      <w:r w:rsidRPr="0075693C">
        <w:rPr>
          <w:rFonts w:eastAsia="Georgia"/>
        </w:rPr>
        <w:t>Derek met his eyes.</w:t>
      </w:r>
      <w:r>
        <w:rPr>
          <w:rFonts w:eastAsia="Georgia"/>
        </w:rPr>
        <w:t xml:space="preserve"> "Now you're asking the right question."</w:t>
      </w:r>
    </w:p>
    <w:p w14:paraId="0C7F45D7" w14:textId="77777777" w:rsidR="00A1675C" w:rsidRDefault="00000000">
      <w:pPr>
        <w:ind w:firstLine="432"/>
      </w:pPr>
      <w:r>
        <w:rPr>
          <w:rFonts w:eastAsia="Georgia"/>
        </w:rPr>
        <w:t>Trevor didn't look reassured. Derek slowly opened another file.</w:t>
      </w:r>
    </w:p>
    <w:p w14:paraId="09A70B6C" w14:textId="77777777" w:rsidR="00A1675C" w:rsidRDefault="00000000">
      <w:pPr>
        <w:spacing w:before="40" w:after="120"/>
      </w:pPr>
      <w:r>
        <w:rPr>
          <w:rFonts w:eastAsia="Georgia"/>
        </w:rPr>
        <w:t>"Let's start with the clocks."</w:t>
      </w:r>
    </w:p>
    <w:p w14:paraId="686DD831" w14:textId="7AE30635" w:rsidR="00A1675C" w:rsidRDefault="00000000">
      <w:pPr>
        <w:ind w:firstLine="432"/>
      </w:pPr>
      <w:r>
        <w:rPr>
          <w:rFonts w:eastAsia="Georgia"/>
        </w:rPr>
        <w:t>He took the ancient brass clock from the photograph and compared its mechanism with the Bureau's clocks. They were different. He compared the hands.</w:t>
      </w:r>
    </w:p>
    <w:p w14:paraId="590BC536" w14:textId="77777777" w:rsidR="00A1675C" w:rsidRDefault="00000000">
      <w:pPr>
        <w:ind w:firstLine="432"/>
      </w:pPr>
      <w:r>
        <w:rPr>
          <w:rFonts w:eastAsia="Georgia"/>
        </w:rPr>
        <w:t>Different. He compared the second hand. Identical.</w:t>
      </w:r>
    </w:p>
    <w:p w14:paraId="33999AA9" w14:textId="008D4E24" w:rsidR="00A1675C" w:rsidRDefault="00000000">
      <w:pPr>
        <w:ind w:firstLine="432"/>
      </w:pPr>
      <w:r>
        <w:rPr>
          <w:rFonts w:eastAsia="Georgia"/>
        </w:rPr>
        <w:t xml:space="preserve">Seventeen seconds. Derek frowned. </w:t>
      </w:r>
      <w:r w:rsidR="003434B6">
        <w:rPr>
          <w:rFonts w:eastAsia="Georgia"/>
        </w:rPr>
        <w:t>Penny</w:t>
      </w:r>
      <w:r>
        <w:rPr>
          <w:rFonts w:eastAsia="Georgia"/>
        </w:rPr>
        <w:t xml:space="preserve"> noticed.</w:t>
      </w:r>
    </w:p>
    <w:p w14:paraId="26CF0A68" w14:textId="77777777" w:rsidR="00A1675C" w:rsidRDefault="00000000">
      <w:pPr>
        <w:spacing w:before="40" w:after="120"/>
      </w:pPr>
      <w:r>
        <w:rPr>
          <w:rFonts w:eastAsia="Georgia"/>
        </w:rPr>
        <w:t>"Another problem?"</w:t>
      </w:r>
    </w:p>
    <w:p w14:paraId="6FCEF66B" w14:textId="77777777" w:rsidR="00A1675C" w:rsidRDefault="00000000">
      <w:pPr>
        <w:spacing w:before="40" w:after="120"/>
      </w:pPr>
      <w:r>
        <w:rPr>
          <w:rFonts w:eastAsia="Georgia"/>
        </w:rPr>
        <w:t>"Yes."</w:t>
      </w:r>
    </w:p>
    <w:p w14:paraId="71D06160" w14:textId="77777777" w:rsidR="00A1675C" w:rsidRDefault="00000000">
      <w:pPr>
        <w:spacing w:before="40" w:after="120"/>
      </w:pPr>
      <w:r>
        <w:rPr>
          <w:rFonts w:eastAsia="Georgia"/>
        </w:rPr>
        <w:t>"How many are we up to?"</w:t>
      </w:r>
    </w:p>
    <w:p w14:paraId="62349F7A" w14:textId="77777777" w:rsidR="00A1675C" w:rsidRDefault="00000000">
      <w:pPr>
        <w:spacing w:before="40" w:after="120"/>
      </w:pPr>
      <w:r>
        <w:rPr>
          <w:rFonts w:eastAsia="Georgia"/>
        </w:rPr>
        <w:t>"Seven."</w:t>
      </w:r>
    </w:p>
    <w:p w14:paraId="17D6F20D" w14:textId="77777777" w:rsidR="00A1675C" w:rsidRDefault="00000000">
      <w:pPr>
        <w:ind w:firstLine="432"/>
      </w:pPr>
      <w:r>
        <w:rPr>
          <w:rFonts w:eastAsia="Georgia"/>
        </w:rPr>
        <w:t>Trevor raised his eyebrows.</w:t>
      </w:r>
    </w:p>
    <w:p w14:paraId="2C109153" w14:textId="77777777" w:rsidR="00A1675C" w:rsidRDefault="00000000">
      <w:pPr>
        <w:spacing w:before="40" w:after="120"/>
      </w:pPr>
      <w:r>
        <w:rPr>
          <w:rFonts w:eastAsia="Georgia"/>
        </w:rPr>
        <w:t>"Seven?"</w:t>
      </w:r>
    </w:p>
    <w:p w14:paraId="12A3E443" w14:textId="77777777" w:rsidR="00A1675C" w:rsidRDefault="00000000">
      <w:pPr>
        <w:spacing w:before="40" w:after="120"/>
      </w:pPr>
      <w:r>
        <w:rPr>
          <w:rFonts w:eastAsia="Georgia"/>
        </w:rPr>
        <w:t>"At least."</w:t>
      </w:r>
    </w:p>
    <w:p w14:paraId="3478A047" w14:textId="77777777" w:rsidR="00A1675C" w:rsidRDefault="00000000">
      <w:pPr>
        <w:ind w:firstLine="432"/>
      </w:pPr>
      <w:r>
        <w:rPr>
          <w:rFonts w:eastAsia="Georgia"/>
        </w:rPr>
        <w:t>Derek carefully turned the clear clear photograph upside down. There was a small number written on the back. 1047.</w:t>
      </w:r>
    </w:p>
    <w:p w14:paraId="12A997A4" w14:textId="421C0AAD" w:rsidR="00A1675C" w:rsidRDefault="00000000">
      <w:pPr>
        <w:ind w:firstLine="432"/>
      </w:pPr>
      <w:r>
        <w:rPr>
          <w:rFonts w:eastAsia="Georgia"/>
        </w:rPr>
        <w:t xml:space="preserve">He carefully </w:t>
      </w:r>
      <w:r w:rsidR="0075693C">
        <w:rPr>
          <w:rFonts w:eastAsia="Georgia"/>
        </w:rPr>
        <w:t xml:space="preserve">reviewed </w:t>
      </w:r>
      <w:r>
        <w:rPr>
          <w:rFonts w:eastAsia="Georgia"/>
        </w:rPr>
        <w:t>the case database. Case 1047 did not exist. He searched deleted cases.</w:t>
      </w:r>
    </w:p>
    <w:p w14:paraId="0F2B2BDF" w14:textId="77777777" w:rsidR="00A1675C" w:rsidRDefault="00000000">
      <w:pPr>
        <w:ind w:firstLine="432"/>
      </w:pPr>
      <w:r>
        <w:rPr>
          <w:rFonts w:eastAsia="Georgia"/>
        </w:rPr>
        <w:t>Nothing. He searched archived cases. Nothing.</w:t>
      </w:r>
    </w:p>
    <w:p w14:paraId="063ED3D2" w14:textId="77777777" w:rsidR="00A1675C" w:rsidRDefault="00000000">
      <w:pPr>
        <w:ind w:firstLine="432"/>
      </w:pPr>
      <w:r>
        <w:rPr>
          <w:rFonts w:eastAsia="Georgia"/>
        </w:rPr>
        <w:t>He searched future-dated cases. Nothing. Then the computer made a noise.</w:t>
      </w:r>
    </w:p>
    <w:p w14:paraId="3350CF8B" w14:textId="77777777" w:rsidR="00A1675C" w:rsidRDefault="00000000">
      <w:pPr>
        <w:ind w:firstLine="432"/>
      </w:pPr>
      <w:r>
        <w:rPr>
          <w:rFonts w:eastAsia="Georgia"/>
        </w:rPr>
        <w:t>A soft chime. A new case appeared.</w:t>
      </w:r>
    </w:p>
    <w:p w14:paraId="3E36E070" w14:textId="77777777" w:rsidR="00A1675C" w:rsidRDefault="00000000">
      <w:pPr>
        <w:spacing w:before="200" w:after="120"/>
        <w:jc w:val="center"/>
      </w:pPr>
      <w:r>
        <w:rPr>
          <w:rFonts w:eastAsia="Georgia"/>
          <w:b/>
          <w:sz w:val="24"/>
        </w:rPr>
        <w:t>CASE 1047.</w:t>
      </w:r>
    </w:p>
    <w:p w14:paraId="5A4CF377" w14:textId="77777777" w:rsidR="00A1675C" w:rsidRDefault="00000000">
      <w:pPr>
        <w:spacing w:before="200" w:after="120"/>
        <w:jc w:val="center"/>
      </w:pPr>
      <w:r>
        <w:rPr>
          <w:rFonts w:eastAsia="Georgia"/>
          <w:b/>
          <w:sz w:val="24"/>
        </w:rPr>
        <w:t>CLIENT: Derek Gent</w:t>
      </w:r>
    </w:p>
    <w:p w14:paraId="552500B5" w14:textId="77777777" w:rsidR="00A1675C" w:rsidRDefault="00000000">
      <w:pPr>
        <w:spacing w:before="200" w:after="120"/>
        <w:jc w:val="center"/>
      </w:pPr>
      <w:r>
        <w:rPr>
          <w:rFonts w:eastAsia="Georgia"/>
          <w:b/>
          <w:sz w:val="24"/>
        </w:rPr>
        <w:t>STATUS: ACTIVE</w:t>
      </w:r>
    </w:p>
    <w:p w14:paraId="07990FDA" w14:textId="12D01AA5" w:rsidR="00A1675C" w:rsidRDefault="00000000">
      <w:pPr>
        <w:ind w:firstLine="432"/>
      </w:pPr>
      <w:r>
        <w:rPr>
          <w:rFonts w:eastAsia="Georgia"/>
        </w:rPr>
        <w:t xml:space="preserve">Derek stared intently. </w:t>
      </w:r>
      <w:r w:rsidR="003434B6">
        <w:rPr>
          <w:rFonts w:eastAsia="Georgia"/>
        </w:rPr>
        <w:t>Penny</w:t>
      </w:r>
      <w:r>
        <w:rPr>
          <w:rFonts w:eastAsia="Georgia"/>
        </w:rPr>
        <w:t xml:space="preserve"> leaned over.</w:t>
      </w:r>
    </w:p>
    <w:p w14:paraId="1601C77C" w14:textId="77777777" w:rsidR="00A1675C" w:rsidRDefault="00000000">
      <w:pPr>
        <w:spacing w:before="40" w:after="120"/>
      </w:pPr>
      <w:r>
        <w:rPr>
          <w:rFonts w:eastAsia="Georgia"/>
        </w:rPr>
        <w:t>"What does it say?"</w:t>
      </w:r>
    </w:p>
    <w:p w14:paraId="5D4E96BE" w14:textId="77777777" w:rsidR="00A1675C" w:rsidRDefault="00000000">
      <w:pPr>
        <w:ind w:firstLine="432"/>
      </w:pPr>
      <w:r>
        <w:rPr>
          <w:rFonts w:eastAsia="Georgia"/>
        </w:rPr>
        <w:t>Derek scrolled. The case contained only three pieces of information. Client: Derek Gent.</w:t>
      </w:r>
    </w:p>
    <w:p w14:paraId="2AF9E7CB" w14:textId="77777777" w:rsidR="00A1675C" w:rsidRDefault="00000000">
      <w:pPr>
        <w:ind w:firstLine="432"/>
      </w:pPr>
      <w:r>
        <w:rPr>
          <w:rFonts w:eastAsia="Georgia"/>
        </w:rPr>
        <w:t>Subject: Murder. Date: Wednesday. Time: 11:03:17.</w:t>
      </w:r>
    </w:p>
    <w:p w14:paraId="503E1862" w14:textId="77777777" w:rsidR="00A1675C" w:rsidRDefault="00000000">
      <w:pPr>
        <w:spacing w:before="40" w:after="120"/>
      </w:pPr>
      <w:r>
        <w:rPr>
          <w:rFonts w:eastAsia="Georgia"/>
        </w:rPr>
        <w:t>Derek clicked "Assigned Investigator."</w:t>
      </w:r>
    </w:p>
    <w:p w14:paraId="793A45EF" w14:textId="77777777" w:rsidR="00A1675C" w:rsidRDefault="00000000">
      <w:pPr>
        <w:ind w:firstLine="432"/>
      </w:pPr>
      <w:r>
        <w:rPr>
          <w:rFonts w:eastAsia="Georgia"/>
        </w:rPr>
        <w:t>The field was blank.</w:t>
      </w:r>
    </w:p>
    <w:p w14:paraId="4B99D5F6" w14:textId="77777777" w:rsidR="00A1675C" w:rsidRDefault="00000000">
      <w:pPr>
        <w:spacing w:before="40" w:after="120"/>
      </w:pPr>
      <w:r>
        <w:rPr>
          <w:rFonts w:eastAsia="Georgia"/>
        </w:rPr>
        <w:t>He clicked "Perpetrator."</w:t>
      </w:r>
    </w:p>
    <w:p w14:paraId="67B22D2F" w14:textId="77777777" w:rsidR="00A1675C" w:rsidRDefault="00000000">
      <w:pPr>
        <w:ind w:firstLine="432"/>
      </w:pPr>
      <w:r>
        <w:rPr>
          <w:rFonts w:eastAsia="Georgia"/>
        </w:rPr>
        <w:t>Blank.</w:t>
      </w:r>
    </w:p>
    <w:p w14:paraId="397C56B7" w14:textId="77777777" w:rsidR="00A1675C" w:rsidRDefault="00000000">
      <w:pPr>
        <w:spacing w:before="40" w:after="120"/>
      </w:pPr>
      <w:r>
        <w:rPr>
          <w:rFonts w:eastAsia="Georgia"/>
        </w:rPr>
        <w:t>He clicked "Victim."</w:t>
      </w:r>
    </w:p>
    <w:p w14:paraId="721780DF" w14:textId="77777777" w:rsidR="00A1675C" w:rsidRDefault="00000000">
      <w:pPr>
        <w:ind w:firstLine="432"/>
      </w:pPr>
      <w:r>
        <w:rPr>
          <w:rFonts w:eastAsia="Georgia"/>
        </w:rPr>
        <w:t>Derek Gent.</w:t>
      </w:r>
    </w:p>
    <w:p w14:paraId="0AB7D56A" w14:textId="77777777" w:rsidR="00A1675C" w:rsidRDefault="00000000">
      <w:pPr>
        <w:spacing w:before="40" w:after="120"/>
      </w:pPr>
      <w:r>
        <w:rPr>
          <w:rFonts w:eastAsia="Georgia"/>
        </w:rPr>
        <w:t>He clicked "Case Notes."</w:t>
      </w:r>
    </w:p>
    <w:p w14:paraId="4982F449" w14:textId="77777777" w:rsidR="00A1675C" w:rsidRDefault="00000000">
      <w:pPr>
        <w:ind w:firstLine="432"/>
      </w:pPr>
      <w:r>
        <w:rPr>
          <w:rFonts w:eastAsia="Georgia"/>
        </w:rPr>
        <w:t>There was one note. Written in Derek's own handwriting.</w:t>
      </w:r>
    </w:p>
    <w:p w14:paraId="3FE277E0" w14:textId="77777777" w:rsidR="00A1675C" w:rsidRDefault="00000000">
      <w:pPr>
        <w:spacing w:before="200" w:after="120"/>
        <w:jc w:val="center"/>
      </w:pPr>
      <w:r>
        <w:rPr>
          <w:rFonts w:eastAsia="Georgia"/>
          <w:b/>
          <w:sz w:val="24"/>
        </w:rPr>
        <w:t>DO NOT LET Trevor NEAR THE strange CLOCK.</w:t>
      </w:r>
    </w:p>
    <w:p w14:paraId="6E1DA0AB" w14:textId="77777777" w:rsidR="00A1675C" w:rsidRDefault="00000000">
      <w:pPr>
        <w:ind w:firstLine="432"/>
      </w:pPr>
      <w:r>
        <w:rPr>
          <w:rFonts w:eastAsia="Georgia"/>
        </w:rPr>
        <w:t>Trevor read it.</w:t>
      </w:r>
    </w:p>
    <w:p w14:paraId="01A9A73A" w14:textId="77777777" w:rsidR="00A1675C" w:rsidRDefault="00000000">
      <w:pPr>
        <w:spacing w:before="40" w:after="120"/>
      </w:pPr>
      <w:r>
        <w:rPr>
          <w:rFonts w:eastAsia="Georgia"/>
        </w:rPr>
        <w:t>"I feel slightly insulted."</w:t>
      </w:r>
    </w:p>
    <w:p w14:paraId="45E243AC" w14:textId="4695C7E6" w:rsidR="00A1675C" w:rsidRDefault="0075693C">
      <w:pPr>
        <w:spacing w:before="40" w:after="120"/>
      </w:pPr>
      <w:r w:rsidRPr="0075693C">
        <w:rPr>
          <w:rFonts w:eastAsia="Georgia"/>
        </w:rPr>
        <w:t>Derek turned toward him, wondering.</w:t>
      </w:r>
      <w:r>
        <w:rPr>
          <w:rFonts w:eastAsia="Georgia"/>
        </w:rPr>
        <w:t xml:space="preserve"> "Don't."</w:t>
      </w:r>
    </w:p>
    <w:p w14:paraId="144AECC3" w14:textId="77777777" w:rsidR="00A1675C" w:rsidRDefault="00000000">
      <w:pPr>
        <w:spacing w:before="40" w:after="120"/>
      </w:pPr>
      <w:r>
        <w:rPr>
          <w:rFonts w:eastAsia="Georgia"/>
        </w:rPr>
        <w:t>"I wasn't going to."</w:t>
      </w:r>
    </w:p>
    <w:p w14:paraId="1969AF10" w14:textId="77777777" w:rsidR="00A1675C" w:rsidRDefault="00000000">
      <w:pPr>
        <w:spacing w:before="40" w:after="120"/>
      </w:pPr>
      <w:r>
        <w:rPr>
          <w:rFonts w:eastAsia="Georgia"/>
        </w:rPr>
        <w:t>"You were."</w:t>
      </w:r>
    </w:p>
    <w:p w14:paraId="066DB176" w14:textId="77777777" w:rsidR="00A1675C" w:rsidRDefault="00000000">
      <w:pPr>
        <w:spacing w:before="40" w:after="120"/>
      </w:pPr>
      <w:r>
        <w:rPr>
          <w:rFonts w:eastAsia="Georgia"/>
        </w:rPr>
        <w:t>"I was."</w:t>
      </w:r>
    </w:p>
    <w:p w14:paraId="1053FF6F" w14:textId="78836F9F" w:rsidR="00A1675C" w:rsidRDefault="003434B6" w:rsidP="0075693C">
      <w:r>
        <w:rPr>
          <w:rFonts w:eastAsia="Georgia"/>
        </w:rPr>
        <w:t>Penny smiled.</w:t>
      </w:r>
      <w:r w:rsidR="0075693C">
        <w:rPr>
          <w:rFonts w:eastAsia="Georgia"/>
        </w:rPr>
        <w:t xml:space="preserve"> </w:t>
      </w:r>
      <w:r>
        <w:rPr>
          <w:rFonts w:eastAsia="Georgia"/>
        </w:rPr>
        <w:t>"This is becoming quite good."</w:t>
      </w:r>
    </w:p>
    <w:p w14:paraId="017B070A" w14:textId="77777777" w:rsidR="00A1675C" w:rsidRDefault="00000000" w:rsidP="0075693C">
      <w:r>
        <w:rPr>
          <w:rFonts w:eastAsia="Georgia"/>
        </w:rPr>
        <w:t>Derek silently stared at the screen.</w:t>
      </w:r>
    </w:p>
    <w:p w14:paraId="67C9C992" w14:textId="77777777" w:rsidR="00A1675C" w:rsidRDefault="00000000">
      <w:pPr>
        <w:spacing w:before="40" w:after="120"/>
      </w:pPr>
      <w:r>
        <w:rPr>
          <w:rFonts w:eastAsia="Georgia"/>
        </w:rPr>
        <w:t>"Something is using the Bureau."</w:t>
      </w:r>
    </w:p>
    <w:p w14:paraId="4346D60F" w14:textId="77777777" w:rsidR="00A1675C" w:rsidRDefault="00000000">
      <w:pPr>
        <w:spacing w:before="40" w:after="120"/>
      </w:pPr>
      <w:r>
        <w:rPr>
          <w:rFonts w:eastAsia="Georgia"/>
        </w:rPr>
        <w:t>"What?"</w:t>
      </w:r>
    </w:p>
    <w:p w14:paraId="0F8ED199" w14:textId="77777777" w:rsidR="00A1675C" w:rsidRDefault="00000000">
      <w:pPr>
        <w:spacing w:before="40" w:after="120"/>
      </w:pPr>
      <w:r>
        <w:rPr>
          <w:rFonts w:eastAsia="Georgia"/>
        </w:rPr>
        <w:t>"Someone—or something—is creating cases inside our system."</w:t>
      </w:r>
    </w:p>
    <w:p w14:paraId="750B8D61" w14:textId="77777777" w:rsidR="00A1675C" w:rsidRDefault="00000000">
      <w:pPr>
        <w:spacing w:before="40" w:after="120"/>
      </w:pPr>
      <w:r>
        <w:rPr>
          <w:rFonts w:eastAsia="Georgia"/>
        </w:rPr>
        <w:t>"From where?"</w:t>
      </w:r>
    </w:p>
    <w:p w14:paraId="573BC849" w14:textId="77777777" w:rsidR="00A1675C" w:rsidRDefault="00000000">
      <w:pPr>
        <w:spacing w:before="40" w:after="120"/>
      </w:pPr>
      <w:r>
        <w:rPr>
          <w:rFonts w:eastAsia="Georgia"/>
        </w:rPr>
        <w:t>"I don't know."</w:t>
      </w:r>
    </w:p>
    <w:p w14:paraId="2B7F70B6" w14:textId="77777777" w:rsidR="00A1675C" w:rsidRDefault="00000000">
      <w:pPr>
        <w:spacing w:before="40" w:after="120"/>
      </w:pPr>
      <w:r>
        <w:rPr>
          <w:rFonts w:eastAsia="Georgia"/>
        </w:rPr>
        <w:t>"Can we trace it?"</w:t>
      </w:r>
    </w:p>
    <w:p w14:paraId="5313C7F0" w14:textId="77777777" w:rsidR="00A1675C" w:rsidRDefault="00000000" w:rsidP="0075693C">
      <w:r>
        <w:rPr>
          <w:rFonts w:eastAsia="Georgia"/>
        </w:rPr>
        <w:t>Derek checked.</w:t>
      </w:r>
    </w:p>
    <w:p w14:paraId="38EA2984" w14:textId="77777777" w:rsidR="00A1675C" w:rsidRDefault="00000000">
      <w:pPr>
        <w:spacing w:before="40" w:after="120"/>
      </w:pPr>
      <w:r>
        <w:rPr>
          <w:rFonts w:eastAsia="Georgia"/>
        </w:rPr>
        <w:t>"No."</w:t>
      </w:r>
    </w:p>
    <w:p w14:paraId="0A4772F1" w14:textId="77777777" w:rsidR="00A1675C" w:rsidRDefault="00000000">
      <w:pPr>
        <w:spacing w:before="40" w:after="120"/>
      </w:pPr>
      <w:r>
        <w:rPr>
          <w:rFonts w:eastAsia="Georgia"/>
        </w:rPr>
        <w:t>"Why?"</w:t>
      </w:r>
    </w:p>
    <w:p w14:paraId="72112DB0" w14:textId="77777777" w:rsidR="00A1675C" w:rsidRDefault="00000000">
      <w:pPr>
        <w:spacing w:before="40" w:after="120"/>
      </w:pPr>
      <w:r>
        <w:rPr>
          <w:rFonts w:eastAsia="Georgia"/>
        </w:rPr>
        <w:t>"Because the originating address is..."</w:t>
      </w:r>
    </w:p>
    <w:p w14:paraId="1812A43D" w14:textId="77777777" w:rsidR="00A1675C" w:rsidRDefault="00000000" w:rsidP="0075693C">
      <w:r>
        <w:rPr>
          <w:rFonts w:eastAsia="Georgia"/>
        </w:rPr>
        <w:t>He stopped.</w:t>
      </w:r>
    </w:p>
    <w:p w14:paraId="1E336FD6" w14:textId="77777777" w:rsidR="00A1675C" w:rsidRDefault="00000000">
      <w:pPr>
        <w:spacing w:before="40" w:after="120"/>
      </w:pPr>
      <w:r>
        <w:rPr>
          <w:rFonts w:eastAsia="Georgia"/>
        </w:rPr>
        <w:t>"What?"</w:t>
      </w:r>
    </w:p>
    <w:p w14:paraId="661B39B8" w14:textId="3D823A7C" w:rsidR="0075693C" w:rsidRPr="0075693C" w:rsidRDefault="00000000" w:rsidP="0075693C">
      <w:pPr>
        <w:rPr>
          <w:rFonts w:eastAsia="Georgia"/>
        </w:rPr>
      </w:pPr>
      <w:r>
        <w:rPr>
          <w:rFonts w:eastAsia="Georgia"/>
        </w:rPr>
        <w:t>Derek turned the monitor toward them. The address read:</w:t>
      </w:r>
    </w:p>
    <w:p w14:paraId="1FAF90BC" w14:textId="77777777" w:rsidR="00A1675C" w:rsidRDefault="00000000" w:rsidP="0075693C">
      <w:pPr>
        <w:spacing w:before="200" w:after="120"/>
        <w:ind w:left="1440" w:firstLine="720"/>
      </w:pPr>
      <w:r>
        <w:rPr>
          <w:rFonts w:eastAsia="Georgia"/>
          <w:b/>
          <w:sz w:val="24"/>
        </w:rPr>
        <w:t>LOCALHOST.</w:t>
      </w:r>
    </w:p>
    <w:p w14:paraId="2D503924" w14:textId="77777777" w:rsidR="00A1675C" w:rsidRDefault="00000000" w:rsidP="0075693C">
      <w:r>
        <w:rPr>
          <w:rFonts w:eastAsia="Georgia"/>
        </w:rPr>
        <w:t>Trevor frowned.</w:t>
      </w:r>
    </w:p>
    <w:p w14:paraId="79ACE06F" w14:textId="77777777" w:rsidR="00A1675C" w:rsidRDefault="00000000">
      <w:pPr>
        <w:spacing w:before="40" w:after="120"/>
      </w:pPr>
      <w:r>
        <w:rPr>
          <w:rFonts w:eastAsia="Georgia"/>
        </w:rPr>
        <w:t>"That's the computer."</w:t>
      </w:r>
    </w:p>
    <w:p w14:paraId="782AF1AA" w14:textId="77777777" w:rsidR="00A1675C" w:rsidRDefault="00000000">
      <w:pPr>
        <w:spacing w:before="40" w:after="120"/>
      </w:pPr>
      <w:r>
        <w:rPr>
          <w:rFonts w:eastAsia="Georgia"/>
        </w:rPr>
        <w:t>"Yes."</w:t>
      </w:r>
    </w:p>
    <w:p w14:paraId="228603F7" w14:textId="480A7D70" w:rsidR="00A1675C" w:rsidRDefault="00000000">
      <w:pPr>
        <w:spacing w:before="40" w:after="120"/>
      </w:pPr>
      <w:r>
        <w:rPr>
          <w:rFonts w:eastAsia="Georgia"/>
        </w:rPr>
        <w:t>"So</w:t>
      </w:r>
      <w:r w:rsidR="0075693C">
        <w:rPr>
          <w:rFonts w:eastAsia="Georgia"/>
        </w:rPr>
        <w:t>,</w:t>
      </w:r>
      <w:r>
        <w:rPr>
          <w:rFonts w:eastAsia="Georgia"/>
        </w:rPr>
        <w:t xml:space="preserve"> someone is doing it from here."</w:t>
      </w:r>
    </w:p>
    <w:p w14:paraId="0A52E24A" w14:textId="77777777" w:rsidR="00A1675C" w:rsidRDefault="00000000">
      <w:pPr>
        <w:spacing w:before="40" w:after="120"/>
      </w:pPr>
      <w:r>
        <w:rPr>
          <w:rFonts w:eastAsia="Georgia"/>
        </w:rPr>
        <w:t>"Apparently."</w:t>
      </w:r>
    </w:p>
    <w:p w14:paraId="28BFF645" w14:textId="6E4A85B8" w:rsidR="00A1675C" w:rsidRDefault="003434B6">
      <w:pPr>
        <w:ind w:firstLine="432"/>
      </w:pPr>
      <w:r>
        <w:rPr>
          <w:rFonts w:eastAsia="Georgia"/>
        </w:rPr>
        <w:t>Penny looked around the room. There were three people in it. Derek.</w:t>
      </w:r>
    </w:p>
    <w:p w14:paraId="6757702F" w14:textId="55689CA8" w:rsidR="00A1675C" w:rsidRDefault="00000000">
      <w:pPr>
        <w:ind w:firstLine="432"/>
      </w:pPr>
      <w:r>
        <w:rPr>
          <w:rFonts w:eastAsia="Georgia"/>
        </w:rPr>
        <w:t xml:space="preserve">Trevor. </w:t>
      </w:r>
      <w:r w:rsidR="003434B6">
        <w:rPr>
          <w:rFonts w:eastAsia="Georgia"/>
        </w:rPr>
        <w:t>Penny</w:t>
      </w:r>
      <w:r>
        <w:rPr>
          <w:rFonts w:eastAsia="Georgia"/>
        </w:rPr>
        <w:t>. Nobody else.</w:t>
      </w:r>
    </w:p>
    <w:p w14:paraId="2077A0FB" w14:textId="77777777" w:rsidR="00A1675C" w:rsidRDefault="00000000">
      <w:pPr>
        <w:ind w:firstLine="432"/>
      </w:pPr>
      <w:r>
        <w:rPr>
          <w:rFonts w:eastAsia="Georgia"/>
        </w:rPr>
        <w:t>She folded her arms.</w:t>
      </w:r>
    </w:p>
    <w:p w14:paraId="286771DC" w14:textId="77777777" w:rsidR="00A1675C" w:rsidRDefault="00000000">
      <w:pPr>
        <w:spacing w:before="40" w:after="120"/>
      </w:pPr>
      <w:r>
        <w:rPr>
          <w:rFonts w:eastAsia="Georgia"/>
        </w:rPr>
        <w:t>"Well."</w:t>
      </w:r>
    </w:p>
    <w:p w14:paraId="2387D300" w14:textId="77777777" w:rsidR="00A1675C" w:rsidRDefault="00000000" w:rsidP="0075693C">
      <w:r>
        <w:rPr>
          <w:rFonts w:eastAsia="Georgia"/>
        </w:rPr>
        <w:t>Trevor looked at her.</w:t>
      </w:r>
    </w:p>
    <w:p w14:paraId="2CB664D1" w14:textId="77777777" w:rsidR="00A1675C" w:rsidRDefault="00000000">
      <w:pPr>
        <w:spacing w:before="40" w:after="120"/>
      </w:pPr>
      <w:r>
        <w:rPr>
          <w:rFonts w:eastAsia="Georgia"/>
        </w:rPr>
        <w:t>"What?"</w:t>
      </w:r>
    </w:p>
    <w:p w14:paraId="6C467A25" w14:textId="77777777" w:rsidR="00A1675C" w:rsidRDefault="00000000">
      <w:pPr>
        <w:spacing w:before="40" w:after="120"/>
      </w:pPr>
      <w:r>
        <w:rPr>
          <w:rFonts w:eastAsia="Georgia"/>
        </w:rPr>
        <w:t>"You've got an interesting problem."</w:t>
      </w:r>
    </w:p>
    <w:p w14:paraId="66C8BD93" w14:textId="77777777" w:rsidR="00A1675C" w:rsidRDefault="00000000">
      <w:pPr>
        <w:spacing w:before="40" w:after="120"/>
      </w:pPr>
      <w:r>
        <w:rPr>
          <w:rFonts w:eastAsia="Georgia"/>
        </w:rPr>
        <w:t>"Which one?"</w:t>
      </w:r>
    </w:p>
    <w:p w14:paraId="3E1D8C0A" w14:textId="77777777" w:rsidR="00A1675C" w:rsidRDefault="00000000">
      <w:pPr>
        <w:spacing w:before="40" w:after="120"/>
      </w:pPr>
      <w:r>
        <w:rPr>
          <w:rFonts w:eastAsia="Georgia"/>
        </w:rPr>
        <w:t>"One of us is lying."</w:t>
      </w:r>
    </w:p>
    <w:p w14:paraId="0E923B18" w14:textId="77777777" w:rsidR="00A1675C" w:rsidRDefault="00000000" w:rsidP="0075693C">
      <w:r>
        <w:rPr>
          <w:rFonts w:eastAsia="Georgia"/>
        </w:rPr>
        <w:t>Derek looked at the three chairs. Then the silent clock. Then the computer.</w:t>
      </w:r>
    </w:p>
    <w:p w14:paraId="1AF1CAEF" w14:textId="77777777" w:rsidR="00A1675C" w:rsidRDefault="00000000">
      <w:pPr>
        <w:spacing w:before="40" w:after="120"/>
      </w:pPr>
      <w:r>
        <w:rPr>
          <w:rFonts w:eastAsia="Georgia"/>
        </w:rPr>
        <w:t>"Perhaps."</w:t>
      </w:r>
    </w:p>
    <w:p w14:paraId="4902E3AD" w14:textId="3045FF07" w:rsidR="00A1675C" w:rsidRDefault="0075693C" w:rsidP="0075693C">
      <w:r>
        <w:rPr>
          <w:rFonts w:eastAsia="Georgia"/>
        </w:rPr>
        <w:t xml:space="preserve">Now </w:t>
      </w:r>
      <w:r w:rsidR="003434B6">
        <w:rPr>
          <w:rFonts w:eastAsia="Georgia"/>
        </w:rPr>
        <w:t>Penny</w:t>
      </w:r>
      <w:r>
        <w:rPr>
          <w:rFonts w:eastAsia="Georgia"/>
        </w:rPr>
        <w:t xml:space="preserve"> couldn’t  help smiling.</w:t>
      </w:r>
    </w:p>
    <w:p w14:paraId="0EE54E2D" w14:textId="77777777" w:rsidR="00A1675C" w:rsidRDefault="00000000">
      <w:pPr>
        <w:spacing w:before="40" w:after="120"/>
      </w:pPr>
      <w:r>
        <w:rPr>
          <w:rFonts w:eastAsia="Georgia"/>
        </w:rPr>
        <w:t>"Or one of us hasn't done it yet."</w:t>
      </w:r>
    </w:p>
    <w:p w14:paraId="0DF4BE29" w14:textId="77777777" w:rsidR="00A1675C" w:rsidRDefault="00000000" w:rsidP="0075693C">
      <w:r>
        <w:rPr>
          <w:rFonts w:eastAsia="Georgia"/>
        </w:rPr>
        <w:t>Derek looked at her. The office suddenly felt colder. Trevor swallowed.</w:t>
      </w:r>
    </w:p>
    <w:p w14:paraId="012FEC03" w14:textId="77777777" w:rsidR="00A1675C" w:rsidRDefault="00000000">
      <w:pPr>
        <w:spacing w:before="40" w:after="120"/>
      </w:pPr>
      <w:r>
        <w:rPr>
          <w:rFonts w:eastAsia="Georgia"/>
        </w:rPr>
        <w:t>"You mean..."</w:t>
      </w:r>
    </w:p>
    <w:p w14:paraId="267DDCA6" w14:textId="77777777" w:rsidR="00A1675C" w:rsidRDefault="00000000" w:rsidP="0075693C">
      <w:r>
        <w:rPr>
          <w:rFonts w:eastAsia="Georgia"/>
        </w:rPr>
        <w:t>Derek didn't answer. The computer chimed again. All three carefully looked at the screen.</w:t>
      </w:r>
    </w:p>
    <w:p w14:paraId="45869091" w14:textId="77777777" w:rsidR="00A1675C" w:rsidRDefault="00000000" w:rsidP="0075693C">
      <w:r>
        <w:rPr>
          <w:rFonts w:eastAsia="Georgia"/>
        </w:rPr>
        <w:t>A new message suddenly appeared.</w:t>
      </w:r>
    </w:p>
    <w:p w14:paraId="5664DBDC" w14:textId="77777777" w:rsidR="00A1675C" w:rsidRDefault="00000000">
      <w:pPr>
        <w:spacing w:before="200" w:after="120"/>
        <w:jc w:val="center"/>
      </w:pPr>
      <w:r>
        <w:rPr>
          <w:rFonts w:eastAsia="Georgia"/>
          <w:b/>
          <w:sz w:val="24"/>
        </w:rPr>
        <w:t>CASE UPDATE.</w:t>
      </w:r>
    </w:p>
    <w:p w14:paraId="76536C86" w14:textId="77777777" w:rsidR="00A1675C" w:rsidRDefault="00000000">
      <w:pPr>
        <w:spacing w:before="200" w:after="120"/>
        <w:jc w:val="center"/>
      </w:pPr>
      <w:r>
        <w:rPr>
          <w:rFonts w:eastAsia="Georgia"/>
          <w:b/>
          <w:sz w:val="24"/>
        </w:rPr>
        <w:t>PERPETRATOR IDENTIFIED.</w:t>
      </w:r>
    </w:p>
    <w:p w14:paraId="79773634" w14:textId="77777777" w:rsidR="00A1675C" w:rsidRDefault="00000000" w:rsidP="0075693C">
      <w:r>
        <w:rPr>
          <w:rFonts w:eastAsia="Georgia"/>
        </w:rPr>
        <w:t>Derek opened it. The name appeared.</w:t>
      </w:r>
    </w:p>
    <w:p w14:paraId="6D676DE3" w14:textId="77777777" w:rsidR="00A1675C" w:rsidRDefault="00000000">
      <w:pPr>
        <w:spacing w:before="200" w:after="120"/>
        <w:jc w:val="center"/>
      </w:pPr>
      <w:r>
        <w:rPr>
          <w:rFonts w:eastAsia="Georgia"/>
          <w:b/>
          <w:sz w:val="24"/>
        </w:rPr>
        <w:t>TREVOR BOLTZMAN.</w:t>
      </w:r>
    </w:p>
    <w:p w14:paraId="33EF8731" w14:textId="77777777" w:rsidR="00A1675C" w:rsidRDefault="00000000" w:rsidP="0075693C">
      <w:r>
        <w:rPr>
          <w:rFonts w:eastAsia="Georgia"/>
        </w:rPr>
        <w:t>Trevor stared silently.</w:t>
      </w:r>
    </w:p>
    <w:p w14:paraId="072221AB" w14:textId="77777777" w:rsidR="00A1675C" w:rsidRDefault="00000000">
      <w:pPr>
        <w:spacing w:before="40" w:after="120"/>
      </w:pPr>
      <w:r>
        <w:rPr>
          <w:rFonts w:eastAsia="Georgia"/>
        </w:rPr>
        <w:t>"What?"</w:t>
      </w:r>
    </w:p>
    <w:p w14:paraId="43725FCF" w14:textId="3DC027C0" w:rsidR="00A1675C" w:rsidRDefault="00000000" w:rsidP="0075693C">
      <w:r>
        <w:rPr>
          <w:rFonts w:eastAsia="Georgia"/>
        </w:rPr>
        <w:t xml:space="preserve">Derek slowly looked at him. Trevor </w:t>
      </w:r>
      <w:r w:rsidR="003434B6">
        <w:rPr>
          <w:rFonts w:eastAsia="Georgia"/>
        </w:rPr>
        <w:t>and</w:t>
      </w:r>
      <w:r>
        <w:rPr>
          <w:rFonts w:eastAsia="Georgia"/>
        </w:rPr>
        <w:t xml:space="preserve"> </w:t>
      </w:r>
      <w:r w:rsidR="003434B6">
        <w:rPr>
          <w:rFonts w:eastAsia="Georgia"/>
        </w:rPr>
        <w:t>Penny l</w:t>
      </w:r>
      <w:r>
        <w:rPr>
          <w:rFonts w:eastAsia="Georgia"/>
        </w:rPr>
        <w:t xml:space="preserve">ooked at </w:t>
      </w:r>
      <w:r w:rsidR="003434B6">
        <w:rPr>
          <w:rFonts w:eastAsia="Georgia"/>
        </w:rPr>
        <w:t>each other</w:t>
      </w:r>
      <w:r>
        <w:rPr>
          <w:rFonts w:eastAsia="Georgia"/>
        </w:rPr>
        <w:t>.</w:t>
      </w:r>
    </w:p>
    <w:p w14:paraId="15D25501" w14:textId="77777777" w:rsidR="00A1675C" w:rsidRDefault="00000000">
      <w:pPr>
        <w:spacing w:before="40" w:after="120"/>
      </w:pPr>
      <w:r>
        <w:rPr>
          <w:rFonts w:eastAsia="Georgia"/>
        </w:rPr>
        <w:t>"That wasn't me."</w:t>
      </w:r>
    </w:p>
    <w:p w14:paraId="4113C1CF" w14:textId="77777777" w:rsidR="00A1675C" w:rsidRDefault="00000000">
      <w:pPr>
        <w:spacing w:before="40" w:after="120"/>
      </w:pPr>
      <w:r>
        <w:rPr>
          <w:rFonts w:eastAsia="Georgia"/>
        </w:rPr>
        <w:t>"I know," Derek added.</w:t>
      </w:r>
    </w:p>
    <w:p w14:paraId="2DFEEFC0" w14:textId="77777777" w:rsidR="00A1675C" w:rsidRDefault="00000000">
      <w:pPr>
        <w:spacing w:before="40" w:after="120"/>
      </w:pPr>
      <w:r>
        <w:rPr>
          <w:rFonts w:eastAsia="Georgia"/>
        </w:rPr>
        <w:t>"How do you know?"</w:t>
      </w:r>
    </w:p>
    <w:p w14:paraId="28407284" w14:textId="77777777" w:rsidR="00A1675C" w:rsidRDefault="00000000">
      <w:pPr>
        <w:spacing w:before="40" w:after="120"/>
      </w:pPr>
      <w:r>
        <w:rPr>
          <w:rFonts w:eastAsia="Georgia"/>
        </w:rPr>
        <w:t>"Because you're still here."</w:t>
      </w:r>
    </w:p>
    <w:p w14:paraId="4B75FCA8" w14:textId="77777777" w:rsidR="00A1675C" w:rsidRDefault="00000000" w:rsidP="0075693C">
      <w:r>
        <w:rPr>
          <w:rFonts w:eastAsia="Georgia"/>
        </w:rPr>
        <w:t>Trevor blinked.</w:t>
      </w:r>
    </w:p>
    <w:p w14:paraId="086A968C" w14:textId="77777777" w:rsidR="00A1675C" w:rsidRDefault="00000000">
      <w:pPr>
        <w:spacing w:before="40" w:after="120"/>
      </w:pPr>
      <w:r>
        <w:rPr>
          <w:rFonts w:eastAsia="Georgia"/>
        </w:rPr>
        <w:t>"That's your evidence?"</w:t>
      </w:r>
    </w:p>
    <w:p w14:paraId="7C1E2058" w14:textId="77777777" w:rsidR="00A1675C" w:rsidRDefault="00000000">
      <w:pPr>
        <w:spacing w:before="40" w:after="120"/>
      </w:pPr>
      <w:r>
        <w:rPr>
          <w:rFonts w:eastAsia="Georgia"/>
        </w:rPr>
        <w:t>"For the moment."</w:t>
      </w:r>
    </w:p>
    <w:p w14:paraId="2ACBC59C" w14:textId="1871B56F" w:rsidR="00A1675C" w:rsidRDefault="003434B6" w:rsidP="0075693C">
      <w:r>
        <w:rPr>
          <w:rFonts w:eastAsia="Georgia"/>
        </w:rPr>
        <w:t>Penny walked to the window.</w:t>
      </w:r>
    </w:p>
    <w:p w14:paraId="6668AC0A" w14:textId="77777777" w:rsidR="00A1675C" w:rsidRDefault="00000000">
      <w:pPr>
        <w:spacing w:before="40" w:after="120"/>
      </w:pPr>
      <w:r>
        <w:rPr>
          <w:rFonts w:eastAsia="Georgia"/>
        </w:rPr>
        <w:t>"Then who is framing him?"</w:t>
      </w:r>
    </w:p>
    <w:p w14:paraId="589CE894" w14:textId="77777777" w:rsidR="00A1675C" w:rsidRDefault="00000000" w:rsidP="0075693C">
      <w:r>
        <w:rPr>
          <w:rFonts w:eastAsia="Georgia"/>
        </w:rPr>
        <w:t>Derek carefully looked at the clock. 9:31:17. He looked at the strange photograph.</w:t>
      </w:r>
    </w:p>
    <w:p w14:paraId="169353A7" w14:textId="77777777" w:rsidR="00A1675C" w:rsidRDefault="00000000" w:rsidP="0075693C">
      <w:r>
        <w:rPr>
          <w:rFonts w:eastAsia="Georgia"/>
        </w:rPr>
        <w:t>11:03:17. He looked at the case file. Then he looked at Trevor.</w:t>
      </w:r>
    </w:p>
    <w:p w14:paraId="2CFCF800" w14:textId="77777777" w:rsidR="00A1675C" w:rsidRDefault="00000000">
      <w:pPr>
        <w:spacing w:before="40" w:after="120"/>
      </w:pPr>
      <w:r>
        <w:rPr>
          <w:rFonts w:eastAsia="Georgia"/>
        </w:rPr>
        <w:t>"Maybe nobody."</w:t>
      </w:r>
    </w:p>
    <w:p w14:paraId="7FC2D2AA" w14:textId="77777777" w:rsidR="00A1675C" w:rsidRDefault="00000000" w:rsidP="0075693C">
      <w:r>
        <w:rPr>
          <w:rFonts w:eastAsia="Georgia"/>
        </w:rPr>
        <w:t>Trevor deeply frowned.</w:t>
      </w:r>
    </w:p>
    <w:p w14:paraId="7018CC93" w14:textId="77777777" w:rsidR="00A1675C" w:rsidRDefault="00000000">
      <w:pPr>
        <w:spacing w:before="40" w:after="120"/>
      </w:pPr>
      <w:r>
        <w:rPr>
          <w:rFonts w:eastAsia="Georgia"/>
        </w:rPr>
        <w:t>"What does that mean?"</w:t>
      </w:r>
    </w:p>
    <w:p w14:paraId="026D1752" w14:textId="77777777" w:rsidR="00A1675C" w:rsidRDefault="00000000" w:rsidP="0075693C">
      <w:r>
        <w:rPr>
          <w:rFonts w:eastAsia="Georgia"/>
        </w:rPr>
        <w:t>Derek quietly walked to the whiteboard. He wrote:</w:t>
      </w:r>
    </w:p>
    <w:p w14:paraId="2E245844" w14:textId="77777777" w:rsidR="00A1675C" w:rsidRDefault="00000000">
      <w:pPr>
        <w:spacing w:before="200" w:after="120"/>
        <w:jc w:val="center"/>
      </w:pPr>
      <w:r>
        <w:rPr>
          <w:rFonts w:eastAsia="Georgia"/>
          <w:b/>
          <w:sz w:val="24"/>
        </w:rPr>
        <w:t>EVENT</w:t>
      </w:r>
    </w:p>
    <w:p w14:paraId="435AFA61" w14:textId="77777777" w:rsidR="00A1675C" w:rsidRDefault="00000000" w:rsidP="0075693C">
      <w:r>
        <w:rPr>
          <w:rFonts w:eastAsia="Georgia"/>
        </w:rPr>
        <w:t>Then:</w:t>
      </w:r>
    </w:p>
    <w:p w14:paraId="14442545" w14:textId="77777777" w:rsidR="00A1675C" w:rsidRDefault="00000000">
      <w:pPr>
        <w:spacing w:before="200" w:after="120"/>
        <w:jc w:val="center"/>
      </w:pPr>
      <w:r>
        <w:rPr>
          <w:rFonts w:eastAsia="Georgia"/>
          <w:b/>
          <w:sz w:val="24"/>
        </w:rPr>
        <w:t>OBSERVER</w:t>
      </w:r>
    </w:p>
    <w:p w14:paraId="15568D3A" w14:textId="77777777" w:rsidR="00A1675C" w:rsidRDefault="00000000" w:rsidP="0075693C">
      <w:r>
        <w:rPr>
          <w:rFonts w:eastAsia="Georgia"/>
        </w:rPr>
        <w:t>Then:</w:t>
      </w:r>
    </w:p>
    <w:p w14:paraId="3474B6A6" w14:textId="77777777" w:rsidR="00A1675C" w:rsidRDefault="00000000">
      <w:pPr>
        <w:spacing w:before="200" w:after="120"/>
        <w:jc w:val="center"/>
      </w:pPr>
      <w:r>
        <w:rPr>
          <w:rFonts w:eastAsia="Georgia"/>
          <w:b/>
          <w:sz w:val="24"/>
        </w:rPr>
        <w:t>FRAME</w:t>
      </w:r>
    </w:p>
    <w:p w14:paraId="7C8FCA34" w14:textId="77777777" w:rsidR="00A1675C" w:rsidRDefault="00000000" w:rsidP="0075693C">
      <w:r>
        <w:rPr>
          <w:rFonts w:eastAsia="Georgia"/>
        </w:rPr>
        <w:t>Then:</w:t>
      </w:r>
    </w:p>
    <w:p w14:paraId="334D2D2B" w14:textId="77777777" w:rsidR="00A1675C" w:rsidRDefault="00000000">
      <w:pPr>
        <w:spacing w:before="200" w:after="120"/>
        <w:jc w:val="center"/>
      </w:pPr>
      <w:r>
        <w:rPr>
          <w:rFonts w:eastAsia="Georgia"/>
          <w:b/>
          <w:sz w:val="24"/>
        </w:rPr>
        <w:t>TIME</w:t>
      </w:r>
    </w:p>
    <w:p w14:paraId="32CAA343" w14:textId="77777777" w:rsidR="00A1675C" w:rsidRDefault="00000000" w:rsidP="0075693C">
      <w:r>
        <w:rPr>
          <w:rFonts w:eastAsia="Georgia"/>
        </w:rPr>
        <w:t>He circled the first three.</w:t>
      </w:r>
    </w:p>
    <w:p w14:paraId="22E6169C" w14:textId="77777777" w:rsidR="00A1675C" w:rsidRDefault="00000000">
      <w:pPr>
        <w:spacing w:before="40" w:after="120"/>
      </w:pPr>
      <w:r>
        <w:rPr>
          <w:rFonts w:eastAsia="Georgia"/>
        </w:rPr>
        <w:t>"Before we worry about who did it, we need to know what actually happened."</w:t>
      </w:r>
    </w:p>
    <w:p w14:paraId="051B9EAA" w14:textId="514E2B43" w:rsidR="00A1675C" w:rsidRDefault="00000000" w:rsidP="0075693C">
      <w:r>
        <w:rPr>
          <w:rFonts w:eastAsia="Georgia"/>
        </w:rPr>
        <w:t>Trevor nodded.</w:t>
      </w:r>
      <w:r w:rsidR="0075693C">
        <w:t xml:space="preserve"> </w:t>
      </w:r>
      <w:r>
        <w:rPr>
          <w:rFonts w:eastAsia="Georgia"/>
        </w:rPr>
        <w:t>"Right."</w:t>
      </w:r>
    </w:p>
    <w:p w14:paraId="6B8CAFBE" w14:textId="77B1E085" w:rsidR="00A1675C" w:rsidRDefault="003434B6" w:rsidP="0075693C">
      <w:r>
        <w:rPr>
          <w:rFonts w:eastAsia="Georgia"/>
        </w:rPr>
        <w:t>Penny carefully looked at him.</w:t>
      </w:r>
      <w:r w:rsidR="0075693C">
        <w:t xml:space="preserve"> </w:t>
      </w:r>
      <w:r>
        <w:rPr>
          <w:rFonts w:eastAsia="Georgia"/>
        </w:rPr>
        <w:t>"Do you understand?"</w:t>
      </w:r>
    </w:p>
    <w:p w14:paraId="7D554663" w14:textId="3AF17A1B" w:rsidR="00A1675C" w:rsidRDefault="00000000" w:rsidP="0075693C">
      <w:r>
        <w:rPr>
          <w:rFonts w:eastAsia="Georgia"/>
        </w:rPr>
        <w:t>Trevor thought</w:t>
      </w:r>
      <w:r w:rsidR="0075693C">
        <w:rPr>
          <w:rFonts w:eastAsia="Georgia"/>
        </w:rPr>
        <w:t xml:space="preserve"> for a while</w:t>
      </w:r>
      <w:r>
        <w:rPr>
          <w:rFonts w:eastAsia="Georgia"/>
        </w:rPr>
        <w:t>.</w:t>
      </w:r>
      <w:r w:rsidR="0075693C">
        <w:rPr>
          <w:rFonts w:eastAsia="Georgia"/>
        </w:rPr>
        <w:t xml:space="preserve"> </w:t>
      </w:r>
      <w:r>
        <w:rPr>
          <w:rFonts w:eastAsia="Georgia"/>
        </w:rPr>
        <w:t>"I think so."</w:t>
      </w:r>
    </w:p>
    <w:p w14:paraId="4B7A45BE" w14:textId="77777777" w:rsidR="00A1675C" w:rsidRDefault="00000000">
      <w:pPr>
        <w:spacing w:before="40" w:after="120"/>
      </w:pPr>
      <w:r>
        <w:rPr>
          <w:rFonts w:eastAsia="Georgia"/>
        </w:rPr>
        <w:t>"Good."</w:t>
      </w:r>
    </w:p>
    <w:p w14:paraId="2CD25494" w14:textId="77777777" w:rsidR="00A1675C" w:rsidRDefault="00000000" w:rsidP="0075693C">
      <w:r>
        <w:rPr>
          <w:rFonts w:eastAsia="Georgia"/>
        </w:rPr>
        <w:t>Derek picked up his coat.</w:t>
      </w:r>
    </w:p>
    <w:p w14:paraId="1C038158" w14:textId="77777777" w:rsidR="00A1675C" w:rsidRDefault="00000000">
      <w:pPr>
        <w:spacing w:before="40" w:after="120"/>
      </w:pPr>
      <w:r>
        <w:rPr>
          <w:rFonts w:eastAsia="Georgia"/>
        </w:rPr>
        <w:t>"Then we're going to need to leave."</w:t>
      </w:r>
    </w:p>
    <w:p w14:paraId="4D85BCB3" w14:textId="77777777" w:rsidR="00A1675C" w:rsidRDefault="00000000">
      <w:pPr>
        <w:spacing w:before="40" w:after="120"/>
      </w:pPr>
      <w:r>
        <w:rPr>
          <w:rFonts w:eastAsia="Georgia"/>
        </w:rPr>
        <w:t>"Where?"</w:t>
      </w:r>
    </w:p>
    <w:p w14:paraId="1EA4ED8E" w14:textId="77777777" w:rsidR="00A1675C" w:rsidRDefault="00000000" w:rsidP="0075693C">
      <w:r>
        <w:rPr>
          <w:rFonts w:eastAsia="Georgia"/>
        </w:rPr>
        <w:t>Derek carefully looked at the strange photograph.</w:t>
      </w:r>
    </w:p>
    <w:p w14:paraId="383A21D9" w14:textId="77777777" w:rsidR="00A1675C" w:rsidRDefault="00000000">
      <w:pPr>
        <w:spacing w:before="40" w:after="120"/>
      </w:pPr>
      <w:r>
        <w:rPr>
          <w:rFonts w:eastAsia="Georgia"/>
        </w:rPr>
        <w:t>"The clock."</w:t>
      </w:r>
    </w:p>
    <w:p w14:paraId="66CA3951" w14:textId="44F232F3" w:rsidR="00A1675C" w:rsidRDefault="003434B6" w:rsidP="0075693C">
      <w:r>
        <w:rPr>
          <w:rFonts w:eastAsia="Georgia"/>
        </w:rPr>
        <w:t>Penny deeply frowned.</w:t>
      </w:r>
      <w:r w:rsidR="0075693C">
        <w:rPr>
          <w:rFonts w:eastAsia="Georgia"/>
        </w:rPr>
        <w:t xml:space="preserve"> “</w:t>
      </w:r>
      <w:r>
        <w:rPr>
          <w:rFonts w:eastAsia="Georgia"/>
        </w:rPr>
        <w:t>The clock?"</w:t>
      </w:r>
    </w:p>
    <w:p w14:paraId="7705C538" w14:textId="77777777" w:rsidR="00A1675C" w:rsidRDefault="00000000">
      <w:pPr>
        <w:spacing w:before="40" w:after="120"/>
      </w:pPr>
      <w:r>
        <w:rPr>
          <w:rFonts w:eastAsia="Georgia"/>
        </w:rPr>
        <w:t>"The brass clock."</w:t>
      </w:r>
    </w:p>
    <w:p w14:paraId="336BEBA8" w14:textId="77777777" w:rsidR="00A1675C" w:rsidRDefault="00000000">
      <w:pPr>
        <w:spacing w:before="40" w:after="120"/>
      </w:pPr>
      <w:r>
        <w:rPr>
          <w:rFonts w:eastAsia="Georgia"/>
        </w:rPr>
        <w:t>"What about it?"</w:t>
      </w:r>
    </w:p>
    <w:p w14:paraId="4E3C5EAD" w14:textId="77777777" w:rsidR="00A1675C" w:rsidRDefault="00000000">
      <w:pPr>
        <w:spacing w:before="40" w:after="120"/>
      </w:pPr>
      <w:r>
        <w:rPr>
          <w:rFonts w:eastAsia="Georgia"/>
        </w:rPr>
        <w:t>"It doesn't belong here."</w:t>
      </w:r>
    </w:p>
    <w:p w14:paraId="7D08FA18" w14:textId="77777777" w:rsidR="00A1675C" w:rsidRDefault="00000000">
      <w:pPr>
        <w:spacing w:before="40" w:after="120"/>
      </w:pPr>
      <w:r>
        <w:rPr>
          <w:rFonts w:eastAsia="Georgia"/>
        </w:rPr>
        <w:t>"So?"</w:t>
      </w:r>
    </w:p>
    <w:p w14:paraId="5C6F7675" w14:textId="77777777" w:rsidR="00A1675C" w:rsidRDefault="00000000">
      <w:pPr>
        <w:spacing w:before="40" w:after="120"/>
      </w:pPr>
      <w:r>
        <w:rPr>
          <w:rFonts w:eastAsia="Georgia"/>
        </w:rPr>
        <w:t>"So whoever put it here expected us to find it."</w:t>
      </w:r>
    </w:p>
    <w:p w14:paraId="63B24F34" w14:textId="628CDE7E" w:rsidR="00A1675C" w:rsidRDefault="00000000" w:rsidP="0075693C">
      <w:r>
        <w:rPr>
          <w:rFonts w:eastAsia="Georgia"/>
        </w:rPr>
        <w:t>Trevor stood.</w:t>
      </w:r>
      <w:r w:rsidR="0075693C">
        <w:rPr>
          <w:rFonts w:eastAsia="Georgia"/>
        </w:rPr>
        <w:t xml:space="preserve"> </w:t>
      </w:r>
      <w:r>
        <w:rPr>
          <w:rFonts w:eastAsia="Georgia"/>
        </w:rPr>
        <w:t>"</w:t>
      </w:r>
      <w:r w:rsidR="0075693C">
        <w:rPr>
          <w:rFonts w:eastAsia="Georgia"/>
        </w:rPr>
        <w:t>Ok then , w</w:t>
      </w:r>
      <w:r>
        <w:rPr>
          <w:rFonts w:eastAsia="Georgia"/>
        </w:rPr>
        <w:t>here are we going?"</w:t>
      </w:r>
    </w:p>
    <w:p w14:paraId="5EDD6C65" w14:textId="332079D5" w:rsidR="00A1675C" w:rsidRDefault="00000000" w:rsidP="0075693C">
      <w:r>
        <w:rPr>
          <w:rFonts w:eastAsia="Georgia"/>
        </w:rPr>
        <w:t>Derek held up the mysterious photograph.</w:t>
      </w:r>
      <w:r w:rsidR="0075693C">
        <w:rPr>
          <w:rFonts w:eastAsia="Georgia"/>
        </w:rPr>
        <w:t xml:space="preserve"> </w:t>
      </w:r>
      <w:r>
        <w:rPr>
          <w:rFonts w:eastAsia="Georgia"/>
        </w:rPr>
        <w:t>"To the place where it came from."</w:t>
      </w:r>
    </w:p>
    <w:p w14:paraId="291213FD" w14:textId="001DD98D" w:rsidR="00A1675C" w:rsidRDefault="003434B6" w:rsidP="0075693C">
      <w:r>
        <w:rPr>
          <w:rFonts w:eastAsia="Georgia"/>
        </w:rPr>
        <w:t>Penny grabbed her coat.</w:t>
      </w:r>
      <w:r w:rsidR="0075693C">
        <w:rPr>
          <w:rFonts w:eastAsia="Georgia"/>
        </w:rPr>
        <w:t xml:space="preserve"> </w:t>
      </w:r>
      <w:r>
        <w:rPr>
          <w:rFonts w:eastAsia="Georgia"/>
        </w:rPr>
        <w:t>"And where is that?"</w:t>
      </w:r>
    </w:p>
    <w:p w14:paraId="35958D14" w14:textId="77777777" w:rsidR="00A1675C" w:rsidRDefault="00000000" w:rsidP="0075693C">
      <w:r>
        <w:rPr>
          <w:rFonts w:eastAsia="Georgia"/>
        </w:rPr>
        <w:t>Derek turned the photograph over. On the back, beneath the number 1047, another line had suddenly appeared.</w:t>
      </w:r>
    </w:p>
    <w:p w14:paraId="45520CA3" w14:textId="77777777" w:rsidR="00A1675C" w:rsidRDefault="00000000">
      <w:pPr>
        <w:spacing w:before="200" w:after="120"/>
        <w:jc w:val="center"/>
      </w:pPr>
      <w:r>
        <w:rPr>
          <w:rFonts w:eastAsia="Georgia"/>
          <w:b/>
          <w:sz w:val="24"/>
        </w:rPr>
        <w:t>LONDON TERMINUS</w:t>
      </w:r>
    </w:p>
    <w:p w14:paraId="77BB90EB" w14:textId="77777777" w:rsidR="00A1675C" w:rsidRDefault="00000000">
      <w:pPr>
        <w:spacing w:before="200" w:after="120"/>
        <w:jc w:val="center"/>
      </w:pPr>
      <w:r>
        <w:rPr>
          <w:rFonts w:eastAsia="Georgia"/>
          <w:b/>
          <w:sz w:val="24"/>
        </w:rPr>
        <w:t>Platform 7</w:t>
      </w:r>
    </w:p>
    <w:p w14:paraId="71B3810D" w14:textId="045180E9" w:rsidR="00A1675C" w:rsidRDefault="00000000" w:rsidP="0075693C">
      <w:r>
        <w:rPr>
          <w:rFonts w:eastAsia="Georgia"/>
        </w:rPr>
        <w:t xml:space="preserve">11:17 </w:t>
      </w:r>
      <w:r w:rsidR="0075693C">
        <w:rPr>
          <w:rFonts w:eastAsia="Georgia"/>
        </w:rPr>
        <w:t xml:space="preserve">- </w:t>
      </w:r>
      <w:r w:rsidR="003434B6">
        <w:rPr>
          <w:rFonts w:eastAsia="Georgia"/>
        </w:rPr>
        <w:t>Penny</w:t>
      </w:r>
      <w:r>
        <w:rPr>
          <w:rFonts w:eastAsia="Georgia"/>
        </w:rPr>
        <w:t xml:space="preserve"> read it.</w:t>
      </w:r>
    </w:p>
    <w:p w14:paraId="0E6ACF54" w14:textId="77777777" w:rsidR="00A1675C" w:rsidRDefault="00000000">
      <w:pPr>
        <w:spacing w:before="40" w:after="120"/>
      </w:pPr>
      <w:r>
        <w:rPr>
          <w:rFonts w:eastAsia="Georgia"/>
        </w:rPr>
        <w:t>"That's tomorrow."</w:t>
      </w:r>
    </w:p>
    <w:p w14:paraId="53D657B3" w14:textId="1CA4E117" w:rsidR="00A1675C" w:rsidRDefault="00000000" w:rsidP="0075693C">
      <w:r>
        <w:rPr>
          <w:rFonts w:eastAsia="Georgia"/>
        </w:rPr>
        <w:t>Derek nodded.</w:t>
      </w:r>
      <w:r w:rsidR="0075693C">
        <w:rPr>
          <w:rFonts w:eastAsia="Georgia"/>
        </w:rPr>
        <w:t xml:space="preserve"> </w:t>
      </w:r>
      <w:r>
        <w:rPr>
          <w:rFonts w:eastAsia="Georgia"/>
        </w:rPr>
        <w:t>"Yes."</w:t>
      </w:r>
    </w:p>
    <w:p w14:paraId="5995FF70" w14:textId="306900B5" w:rsidR="00A1675C" w:rsidRDefault="00000000" w:rsidP="0075693C">
      <w:r>
        <w:rPr>
          <w:rFonts w:eastAsia="Georgia"/>
        </w:rPr>
        <w:t>Trevor looked at the strange photograph.</w:t>
      </w:r>
      <w:r w:rsidR="0075693C">
        <w:rPr>
          <w:rFonts w:eastAsia="Georgia"/>
        </w:rPr>
        <w:t xml:space="preserve">  </w:t>
      </w:r>
      <w:r>
        <w:rPr>
          <w:rFonts w:eastAsia="Georgia"/>
        </w:rPr>
        <w:t>"And that's after you're dead."</w:t>
      </w:r>
    </w:p>
    <w:p w14:paraId="6A753F88" w14:textId="77777777" w:rsidR="00A1675C" w:rsidRDefault="00000000">
      <w:pPr>
        <w:spacing w:before="40" w:after="120"/>
      </w:pPr>
      <w:r>
        <w:rPr>
          <w:rFonts w:eastAsia="Georgia"/>
        </w:rPr>
        <w:t>"Apparently."</w:t>
      </w:r>
    </w:p>
    <w:p w14:paraId="24D712B9" w14:textId="77777777" w:rsidR="0075693C" w:rsidRDefault="00000000" w:rsidP="0075693C">
      <w:pPr>
        <w:spacing w:before="40" w:after="120"/>
      </w:pPr>
      <w:r>
        <w:rPr>
          <w:rFonts w:eastAsia="Georgia"/>
        </w:rPr>
        <w:t>"So how are we supposed to investigate it?"</w:t>
      </w:r>
      <w:r w:rsidR="0075693C">
        <w:t xml:space="preserve"> </w:t>
      </w:r>
    </w:p>
    <w:p w14:paraId="2334FF05" w14:textId="20ED90BC" w:rsidR="00A1675C" w:rsidRDefault="00000000">
      <w:pPr>
        <w:spacing w:before="40" w:after="120"/>
      </w:pPr>
      <w:r>
        <w:rPr>
          <w:rFonts w:eastAsia="Georgia"/>
        </w:rPr>
        <w:t>Derek smiled.</w:t>
      </w:r>
      <w:r w:rsidR="0075693C">
        <w:rPr>
          <w:rFonts w:eastAsia="Georgia"/>
        </w:rPr>
        <w:t xml:space="preserve"> </w:t>
      </w:r>
      <w:r>
        <w:rPr>
          <w:rFonts w:eastAsia="Georgia"/>
        </w:rPr>
        <w:t>"We'll have to be there."</w:t>
      </w:r>
    </w:p>
    <w:p w14:paraId="73C98E78" w14:textId="3835ADA1" w:rsidR="00A1675C" w:rsidRDefault="00000000" w:rsidP="0075693C">
      <w:r>
        <w:rPr>
          <w:rFonts w:eastAsia="Georgia"/>
        </w:rPr>
        <w:t>Trevor looked worried.</w:t>
      </w:r>
      <w:r w:rsidR="0075693C">
        <w:rPr>
          <w:rFonts w:eastAsia="Georgia"/>
        </w:rPr>
        <w:t xml:space="preserve"> </w:t>
      </w:r>
      <w:r>
        <w:rPr>
          <w:rFonts w:eastAsia="Georgia"/>
        </w:rPr>
        <w:t>"Tomorrow?"</w:t>
      </w:r>
    </w:p>
    <w:p w14:paraId="166B7613" w14:textId="77777777" w:rsidR="00A1675C" w:rsidRDefault="00000000">
      <w:pPr>
        <w:spacing w:before="40" w:after="120"/>
      </w:pPr>
      <w:r>
        <w:rPr>
          <w:rFonts w:eastAsia="Georgia"/>
        </w:rPr>
        <w:t>"Yes."</w:t>
      </w:r>
    </w:p>
    <w:p w14:paraId="339D80B5" w14:textId="77777777" w:rsidR="00A1675C" w:rsidRDefault="00000000">
      <w:pPr>
        <w:spacing w:before="40" w:after="120"/>
      </w:pPr>
      <w:r>
        <w:rPr>
          <w:rFonts w:eastAsia="Georgia"/>
        </w:rPr>
        <w:t>"At eleven seventeen?"</w:t>
      </w:r>
    </w:p>
    <w:p w14:paraId="3C5F765F" w14:textId="77777777" w:rsidR="00A1675C" w:rsidRDefault="00000000">
      <w:pPr>
        <w:spacing w:before="40" w:after="120"/>
      </w:pPr>
      <w:r>
        <w:rPr>
          <w:rFonts w:eastAsia="Georgia"/>
        </w:rPr>
        <w:t>"Yes."</w:t>
      </w:r>
    </w:p>
    <w:p w14:paraId="354CF374" w14:textId="77777777" w:rsidR="00A1675C" w:rsidRDefault="00000000">
      <w:pPr>
        <w:spacing w:before="40" w:after="120"/>
      </w:pPr>
      <w:r>
        <w:rPr>
          <w:rFonts w:eastAsia="Georgia"/>
        </w:rPr>
        <w:t>"After you're murdered?"</w:t>
      </w:r>
    </w:p>
    <w:p w14:paraId="642473EB" w14:textId="77777777" w:rsidR="00A1675C" w:rsidRDefault="00000000">
      <w:pPr>
        <w:spacing w:before="40" w:after="120"/>
      </w:pPr>
      <w:r>
        <w:rPr>
          <w:rFonts w:eastAsia="Georgia"/>
        </w:rPr>
        <w:t>"Presumably."</w:t>
      </w:r>
    </w:p>
    <w:p w14:paraId="762E8EEC" w14:textId="72827A06" w:rsidR="00A1675C" w:rsidRDefault="00000000" w:rsidP="0075693C">
      <w:r>
        <w:rPr>
          <w:rFonts w:eastAsia="Georgia"/>
        </w:rPr>
        <w:t>Trevor thought for a moment.</w:t>
      </w:r>
      <w:r w:rsidR="0075693C">
        <w:rPr>
          <w:rFonts w:eastAsia="Georgia"/>
        </w:rPr>
        <w:t xml:space="preserve"> </w:t>
      </w:r>
      <w:r>
        <w:rPr>
          <w:rFonts w:eastAsia="Georgia"/>
        </w:rPr>
        <w:t>"How do we know we'll get there?"</w:t>
      </w:r>
    </w:p>
    <w:p w14:paraId="436D2186" w14:textId="42F50C28" w:rsidR="00A1675C" w:rsidRDefault="00000000" w:rsidP="0075693C">
      <w:r>
        <w:rPr>
          <w:rFonts w:eastAsia="Georgia"/>
        </w:rPr>
        <w:t>Derek opened the door.</w:t>
      </w:r>
      <w:r w:rsidR="0075693C">
        <w:rPr>
          <w:rFonts w:eastAsia="Georgia"/>
        </w:rPr>
        <w:t xml:space="preserve"> </w:t>
      </w:r>
      <w:r>
        <w:rPr>
          <w:rFonts w:eastAsia="Georgia"/>
        </w:rPr>
        <w:t>"Because someone has already told us that we will."</w:t>
      </w:r>
    </w:p>
    <w:p w14:paraId="4CABE320" w14:textId="5B6E233B" w:rsidR="00A1675C" w:rsidRDefault="003434B6">
      <w:pPr>
        <w:ind w:firstLine="432"/>
      </w:pPr>
      <w:r>
        <w:rPr>
          <w:rFonts w:eastAsia="Georgia"/>
        </w:rPr>
        <w:t>Penny followed him. Trevor remained where he was.</w:t>
      </w:r>
    </w:p>
    <w:p w14:paraId="79352D78" w14:textId="77777777" w:rsidR="00A1675C" w:rsidRDefault="00000000">
      <w:pPr>
        <w:spacing w:before="40" w:after="120"/>
      </w:pPr>
      <w:r>
        <w:rPr>
          <w:rFonts w:eastAsia="Georgia"/>
        </w:rPr>
        <w:t>"Derek?"</w:t>
      </w:r>
    </w:p>
    <w:p w14:paraId="081E558D" w14:textId="77777777" w:rsidR="00A1675C" w:rsidRDefault="00000000">
      <w:pPr>
        <w:spacing w:before="40" w:after="120"/>
      </w:pPr>
      <w:r>
        <w:rPr>
          <w:rFonts w:eastAsia="Georgia"/>
        </w:rPr>
        <w:t>"Yes?"</w:t>
      </w:r>
    </w:p>
    <w:p w14:paraId="0EC4A691" w14:textId="77777777" w:rsidR="00A1675C" w:rsidRDefault="00000000">
      <w:pPr>
        <w:spacing w:before="40" w:after="120"/>
      </w:pPr>
      <w:r>
        <w:rPr>
          <w:rFonts w:eastAsia="Georgia"/>
        </w:rPr>
        <w:t>"What if the message is wrong?"</w:t>
      </w:r>
    </w:p>
    <w:p w14:paraId="2936BFD3" w14:textId="77777777" w:rsidR="00A1675C" w:rsidRDefault="00000000">
      <w:pPr>
        <w:ind w:firstLine="432"/>
      </w:pPr>
      <w:r>
        <w:rPr>
          <w:rFonts w:eastAsia="Georgia"/>
        </w:rPr>
        <w:t>Derek looked back.</w:t>
      </w:r>
    </w:p>
    <w:p w14:paraId="3469CF81" w14:textId="77777777" w:rsidR="00A1675C" w:rsidRDefault="00000000">
      <w:pPr>
        <w:spacing w:before="40" w:after="120"/>
      </w:pPr>
      <w:r>
        <w:rPr>
          <w:rFonts w:eastAsia="Georgia"/>
        </w:rPr>
        <w:t>"Then we'll have wasted a perfectly good morning."</w:t>
      </w:r>
    </w:p>
    <w:p w14:paraId="5A4A5723" w14:textId="77777777" w:rsidR="00A1675C" w:rsidRDefault="00000000">
      <w:pPr>
        <w:spacing w:before="40" w:after="120"/>
      </w:pPr>
      <w:r>
        <w:rPr>
          <w:rFonts w:eastAsia="Georgia"/>
        </w:rPr>
        <w:t>"And if it's right?"</w:t>
      </w:r>
    </w:p>
    <w:p w14:paraId="70FDBA4B" w14:textId="77777777" w:rsidR="00A1675C" w:rsidRDefault="00000000">
      <w:pPr>
        <w:ind w:firstLine="432"/>
      </w:pPr>
      <w:r>
        <w:rPr>
          <w:rFonts w:eastAsia="Georgia"/>
        </w:rPr>
        <w:t>Derek smiled.</w:t>
      </w:r>
    </w:p>
    <w:p w14:paraId="50E0D49E" w14:textId="77777777" w:rsidR="00A1675C" w:rsidRDefault="00000000">
      <w:pPr>
        <w:spacing w:before="40" w:after="120"/>
      </w:pPr>
      <w:r>
        <w:rPr>
          <w:rFonts w:eastAsia="Georgia"/>
        </w:rPr>
        <w:t>"Then I suppose I'll have to solve my own murder."</w:t>
      </w:r>
    </w:p>
    <w:p w14:paraId="5C499786" w14:textId="77777777" w:rsidR="00A1675C" w:rsidRDefault="00000000">
      <w:pPr>
        <w:ind w:firstLine="432"/>
      </w:pPr>
      <w:r>
        <w:rPr>
          <w:rFonts w:eastAsia="Georgia"/>
        </w:rPr>
        <w:t>They stepped into the strange corridor. The heavy heavy door closed behind them. Inside the empty empty office, the brass old clock appeared on Derek's desk.</w:t>
      </w:r>
    </w:p>
    <w:p w14:paraId="0E46DFA0" w14:textId="77777777" w:rsidR="00A1675C" w:rsidRDefault="00000000">
      <w:pPr>
        <w:ind w:firstLine="432"/>
      </w:pPr>
      <w:r>
        <w:rPr>
          <w:rFonts w:eastAsia="Georgia"/>
        </w:rPr>
        <w:t>Its second hand moved. One. Two.</w:t>
      </w:r>
    </w:p>
    <w:p w14:paraId="4FFDBED6" w14:textId="77777777" w:rsidR="00A1675C" w:rsidRDefault="00000000">
      <w:pPr>
        <w:ind w:firstLine="432"/>
      </w:pPr>
      <w:r>
        <w:rPr>
          <w:rFonts w:eastAsia="Georgia"/>
        </w:rPr>
        <w:t>Three. It reached seventeen. Stopped.</w:t>
      </w:r>
    </w:p>
    <w:p w14:paraId="548EFD0B" w14:textId="77777777" w:rsidR="00A1675C" w:rsidRDefault="00000000">
      <w:pPr>
        <w:ind w:firstLine="432"/>
      </w:pPr>
      <w:r>
        <w:rPr>
          <w:rFonts w:eastAsia="Georgia"/>
        </w:rPr>
        <w:t>Then continued. But now the clock was showing 11:03. And outside the empty empty office, somewhere far away, a distant train whistle sounded.</w:t>
      </w:r>
    </w:p>
    <w:p w14:paraId="0C8E7F04" w14:textId="77777777" w:rsidR="00A1675C" w:rsidRDefault="00000000">
      <w:pPr>
        <w:ind w:firstLine="432"/>
      </w:pPr>
      <w:r>
        <w:rPr>
          <w:rFonts w:eastAsia="Georgia"/>
        </w:rPr>
        <w:t>There was no railway empty station anywhere near the building. The whistle sounded again. Then a third time.</w:t>
      </w:r>
    </w:p>
    <w:p w14:paraId="51AB8522" w14:textId="77777777" w:rsidR="00A1675C" w:rsidRDefault="00000000">
      <w:pPr>
        <w:ind w:firstLine="432"/>
      </w:pPr>
      <w:r>
        <w:rPr>
          <w:rFonts w:eastAsia="Georgia"/>
        </w:rPr>
        <w:t>The Bureau's computer switched itself on. A final message appeared.</w:t>
      </w:r>
    </w:p>
    <w:p w14:paraId="3C1F4A89" w14:textId="77777777" w:rsidR="00A1675C" w:rsidRDefault="00000000">
      <w:pPr>
        <w:spacing w:before="200" w:after="120"/>
        <w:jc w:val="center"/>
      </w:pPr>
      <w:r>
        <w:rPr>
          <w:rFonts w:eastAsia="Georgia"/>
          <w:b/>
          <w:sz w:val="24"/>
        </w:rPr>
        <w:t>strange CASE 1047</w:t>
      </w:r>
    </w:p>
    <w:p w14:paraId="177B33CD" w14:textId="77777777" w:rsidR="00A1675C" w:rsidRDefault="00000000">
      <w:pPr>
        <w:spacing w:before="200" w:after="120"/>
        <w:jc w:val="center"/>
      </w:pPr>
      <w:r>
        <w:rPr>
          <w:rFonts w:eastAsia="Georgia"/>
          <w:b/>
          <w:sz w:val="24"/>
        </w:rPr>
        <w:t>STATUS: ACTIVE</w:t>
      </w:r>
    </w:p>
    <w:p w14:paraId="6C7F04A1" w14:textId="77777777" w:rsidR="00A1675C" w:rsidRDefault="00000000">
      <w:pPr>
        <w:spacing w:before="200" w:after="120"/>
        <w:jc w:val="center"/>
      </w:pPr>
      <w:r>
        <w:rPr>
          <w:rFonts w:eastAsia="Georgia"/>
          <w:b/>
          <w:sz w:val="24"/>
        </w:rPr>
        <w:t>VICTIM: DEREK GENT</w:t>
      </w:r>
    </w:p>
    <w:p w14:paraId="5FE1876D" w14:textId="77777777" w:rsidR="00A1675C" w:rsidRDefault="00000000">
      <w:pPr>
        <w:spacing w:before="200" w:after="120"/>
        <w:jc w:val="center"/>
      </w:pPr>
      <w:r>
        <w:rPr>
          <w:rFonts w:eastAsia="Georgia"/>
          <w:b/>
          <w:sz w:val="24"/>
        </w:rPr>
        <w:t>PERPETRATOR: Trevor BOLTZMAN</w:t>
      </w:r>
    </w:p>
    <w:p w14:paraId="6A155303" w14:textId="61D1089E" w:rsidR="00A1675C" w:rsidRDefault="00000000">
      <w:pPr>
        <w:spacing w:before="200" w:after="120"/>
        <w:jc w:val="center"/>
      </w:pPr>
      <w:r>
        <w:rPr>
          <w:rFonts w:eastAsia="Georgia"/>
          <w:b/>
          <w:sz w:val="24"/>
        </w:rPr>
        <w:t xml:space="preserve">WITNESS: </w:t>
      </w:r>
      <w:r w:rsidR="003434B6">
        <w:rPr>
          <w:rFonts w:eastAsia="Georgia"/>
          <w:b/>
          <w:sz w:val="24"/>
        </w:rPr>
        <w:t>PENNY</w:t>
      </w:r>
    </w:p>
    <w:p w14:paraId="4F1E81F1" w14:textId="77777777" w:rsidR="00A1675C" w:rsidRDefault="00000000">
      <w:pPr>
        <w:spacing w:before="200" w:after="120"/>
        <w:jc w:val="center"/>
      </w:pPr>
      <w:r>
        <w:rPr>
          <w:rFonts w:eastAsia="Georgia"/>
          <w:b/>
          <w:sz w:val="24"/>
        </w:rPr>
        <w:t>PHYSICIST: ALFRED WEINSTEIN</w:t>
      </w:r>
    </w:p>
    <w:p w14:paraId="606BCAF2" w14:textId="77777777" w:rsidR="00A1675C" w:rsidRDefault="00000000">
      <w:pPr>
        <w:spacing w:before="200" w:after="120"/>
        <w:jc w:val="center"/>
      </w:pPr>
      <w:r>
        <w:rPr>
          <w:rFonts w:eastAsia="Georgia"/>
          <w:b/>
          <w:sz w:val="24"/>
        </w:rPr>
        <w:t>REFERENCE FRAME: UNKNOWN</w:t>
      </w:r>
    </w:p>
    <w:p w14:paraId="2255A24C" w14:textId="77777777" w:rsidR="00A1675C" w:rsidRDefault="00000000">
      <w:pPr>
        <w:ind w:firstLine="432"/>
      </w:pPr>
      <w:r>
        <w:rPr>
          <w:rFonts w:eastAsia="Georgia"/>
        </w:rPr>
        <w:t>And beneath it, in smaller letters:</w:t>
      </w:r>
    </w:p>
    <w:p w14:paraId="4A40052A" w14:textId="77777777" w:rsidR="00A1675C" w:rsidRDefault="00000000">
      <w:pPr>
        <w:spacing w:before="200" w:after="120"/>
        <w:jc w:val="center"/>
      </w:pPr>
      <w:r>
        <w:rPr>
          <w:rFonts w:eastAsia="Georgia"/>
          <w:b/>
          <w:sz w:val="24"/>
        </w:rPr>
        <w:t>DO NOT LET WEINSTEIN GET TO the empty station FIRST.</w:t>
      </w:r>
    </w:p>
    <w:p w14:paraId="15130802" w14:textId="77777777" w:rsidR="00A1675C" w:rsidRDefault="00000000">
      <w:pPr>
        <w:ind w:firstLine="432"/>
      </w:pPr>
      <w:r>
        <w:rPr>
          <w:rFonts w:eastAsia="Georgia"/>
        </w:rPr>
        <w:t>The message disappeared. The screen went black. Then the computer displayed the date.</w:t>
      </w:r>
    </w:p>
    <w:p w14:paraId="1626EFD9" w14:textId="77777777" w:rsidR="00A1675C" w:rsidRDefault="00000000">
      <w:pPr>
        <w:ind w:firstLine="432"/>
      </w:pPr>
      <w:r>
        <w:rPr>
          <w:rFonts w:eastAsia="Georgia"/>
        </w:rPr>
        <w:t>Wednesday. 11:03. 17 seconds.</w:t>
      </w:r>
    </w:p>
    <w:p w14:paraId="6ECC175E" w14:textId="77777777" w:rsidR="00A1675C" w:rsidRDefault="00000000">
      <w:pPr>
        <w:ind w:firstLine="432"/>
      </w:pPr>
      <w:r>
        <w:rPr>
          <w:rFonts w:eastAsia="Georgia"/>
        </w:rPr>
        <w:t>the quiet office was empty. For the moment.</w:t>
      </w:r>
    </w:p>
    <w:p w14:paraId="26A9728D" w14:textId="77777777" w:rsidR="00A1675C" w:rsidRDefault="00000000">
      <w:pPr>
        <w:spacing w:before="480" w:after="240"/>
        <w:jc w:val="center"/>
      </w:pPr>
      <w:r>
        <w:rPr>
          <w:rFonts w:eastAsia="Georgia"/>
          <w:b/>
          <w:sz w:val="32"/>
        </w:rPr>
        <w:t>Chapter 2</w:t>
      </w:r>
    </w:p>
    <w:p w14:paraId="4D9C595F" w14:textId="77777777" w:rsidR="00A1675C" w:rsidRDefault="00000000">
      <w:pPr>
        <w:spacing w:before="200" w:after="120"/>
        <w:jc w:val="center"/>
      </w:pPr>
      <w:r>
        <w:rPr>
          <w:rFonts w:eastAsia="Georgia"/>
          <w:b/>
          <w:sz w:val="24"/>
        </w:rPr>
        <w:t>THE LORENTZ TRANSFORMATION</w:t>
      </w:r>
    </w:p>
    <w:p w14:paraId="021D7CAA" w14:textId="77777777" w:rsidR="00A1675C" w:rsidRDefault="00000000">
      <w:pPr>
        <w:ind w:firstLine="432"/>
      </w:pPr>
      <w:r>
        <w:rPr>
          <w:rFonts w:eastAsia="Georgia"/>
        </w:rPr>
        <w:t>By Wednesday morning, Derek Gent had decided that there were two kinds of impossible. The first kind was the ordinary sort. A man could not be in two places at once.</w:t>
      </w:r>
    </w:p>
    <w:p w14:paraId="40442F7E" w14:textId="77777777" w:rsidR="00A1675C" w:rsidRDefault="00000000">
      <w:pPr>
        <w:ind w:firstLine="432"/>
      </w:pPr>
      <w:r>
        <w:rPr>
          <w:rFonts w:eastAsia="Georgia"/>
        </w:rPr>
        <w:t>A clear clear photograph could not normally exist before it was taken. A clock could not run backwards without either being broken or being subjected to a level of engineering that Derek considered unnecessarily ambitious. The second kind was considerably worse.</w:t>
      </w:r>
    </w:p>
    <w:p w14:paraId="12DED549" w14:textId="77777777" w:rsidR="00A1675C" w:rsidRDefault="00000000">
      <w:pPr>
        <w:ind w:firstLine="432"/>
      </w:pPr>
      <w:r>
        <w:rPr>
          <w:rFonts w:eastAsia="Georgia"/>
        </w:rPr>
        <w:t>The second kind was something that was perfectly consistent with the laws of physics but completely inconsistent with common sense. Derek had spent most of his professional life dealing with the second kind. He found it much more expensive.</w:t>
      </w:r>
    </w:p>
    <w:p w14:paraId="09A91A34" w14:textId="7B2D0BAD" w:rsidR="00A1675C" w:rsidRDefault="00000000">
      <w:pPr>
        <w:ind w:firstLine="432"/>
      </w:pPr>
      <w:r>
        <w:rPr>
          <w:rFonts w:eastAsia="Georgia"/>
        </w:rPr>
        <w:t xml:space="preserve">At 8:36 on Wednesday morning, he was standing in front of the whiteboard in the Bureau while Trevor quietly sat at the old desk and </w:t>
      </w:r>
      <w:r w:rsidR="003434B6">
        <w:rPr>
          <w:rFonts w:eastAsia="Georgia"/>
        </w:rPr>
        <w:t>Penny</w:t>
      </w:r>
      <w:r>
        <w:rPr>
          <w:rFonts w:eastAsia="Georgia"/>
        </w:rPr>
        <w:t xml:space="preserve"> leaned against the window. The brass railway clock sat between them. It had arrived sometime during the night.</w:t>
      </w:r>
    </w:p>
    <w:p w14:paraId="375EF7B6" w14:textId="77777777" w:rsidR="00A1675C" w:rsidRDefault="00000000">
      <w:pPr>
        <w:ind w:firstLine="432"/>
      </w:pPr>
      <w:r>
        <w:rPr>
          <w:rFonts w:eastAsia="Georgia"/>
        </w:rPr>
        <w:t>Nobody had seen it arrive. Nobody knew where it had come from. And it was still showing 11:03:17.</w:t>
      </w:r>
    </w:p>
    <w:p w14:paraId="5151CB25" w14:textId="77777777" w:rsidR="00A1675C" w:rsidRDefault="00000000">
      <w:pPr>
        <w:ind w:firstLine="432"/>
      </w:pPr>
      <w:r>
        <w:rPr>
          <w:rFonts w:eastAsia="Georgia"/>
        </w:rPr>
        <w:t>Derek had written three words on the board.</w:t>
      </w:r>
    </w:p>
    <w:p w14:paraId="49EB35F7" w14:textId="77777777" w:rsidR="00A1675C" w:rsidRDefault="00000000">
      <w:pPr>
        <w:spacing w:before="200" w:after="120"/>
        <w:jc w:val="center"/>
      </w:pPr>
      <w:r>
        <w:rPr>
          <w:rFonts w:eastAsia="Georgia"/>
          <w:b/>
          <w:sz w:val="24"/>
        </w:rPr>
        <w:t>EVENT</w:t>
      </w:r>
    </w:p>
    <w:p w14:paraId="5F82114E" w14:textId="77777777" w:rsidR="00A1675C" w:rsidRDefault="00000000">
      <w:pPr>
        <w:spacing w:before="200" w:after="120"/>
        <w:jc w:val="center"/>
      </w:pPr>
      <w:r>
        <w:rPr>
          <w:rFonts w:eastAsia="Georgia"/>
          <w:b/>
          <w:sz w:val="24"/>
        </w:rPr>
        <w:t>FRAME</w:t>
      </w:r>
    </w:p>
    <w:p w14:paraId="1BDECF9B" w14:textId="77777777" w:rsidR="00A1675C" w:rsidRDefault="00000000">
      <w:pPr>
        <w:spacing w:before="200" w:after="120"/>
        <w:jc w:val="center"/>
      </w:pPr>
      <w:r>
        <w:rPr>
          <w:rFonts w:eastAsia="Georgia"/>
          <w:b/>
          <w:sz w:val="24"/>
        </w:rPr>
        <w:t>TIME</w:t>
      </w:r>
    </w:p>
    <w:p w14:paraId="4DCF20DC" w14:textId="77777777" w:rsidR="00A1675C" w:rsidRDefault="00000000">
      <w:pPr>
        <w:ind w:firstLine="432"/>
      </w:pPr>
      <w:r>
        <w:rPr>
          <w:rFonts w:eastAsia="Georgia"/>
        </w:rPr>
        <w:t>He underlined the first.</w:t>
      </w:r>
    </w:p>
    <w:p w14:paraId="1E2C7090" w14:textId="77777777" w:rsidR="00A1675C" w:rsidRDefault="00000000">
      <w:pPr>
        <w:spacing w:before="40" w:after="120"/>
      </w:pPr>
      <w:r>
        <w:rPr>
          <w:rFonts w:eastAsia="Georgia"/>
        </w:rPr>
        <w:t>"The first thing we need to establish," he explained, "is what actually happened."</w:t>
      </w:r>
    </w:p>
    <w:p w14:paraId="29E71995" w14:textId="77777777" w:rsidR="00A1675C" w:rsidRDefault="00000000">
      <w:pPr>
        <w:ind w:firstLine="432"/>
      </w:pPr>
      <w:r>
        <w:rPr>
          <w:rFonts w:eastAsia="Georgia"/>
        </w:rPr>
        <w:t>Trevor carefully looked at the strange photograph.</w:t>
      </w:r>
    </w:p>
    <w:p w14:paraId="21CD37BB" w14:textId="77777777" w:rsidR="00A1675C" w:rsidRDefault="00000000">
      <w:pPr>
        <w:spacing w:before="40" w:after="120"/>
      </w:pPr>
      <w:r>
        <w:rPr>
          <w:rFonts w:eastAsia="Georgia"/>
        </w:rPr>
        <w:t>"You mean the murder?"</w:t>
      </w:r>
    </w:p>
    <w:p w14:paraId="58DFC92A" w14:textId="77777777" w:rsidR="00A1675C" w:rsidRDefault="00000000">
      <w:pPr>
        <w:spacing w:before="40" w:after="120"/>
      </w:pPr>
      <w:r>
        <w:rPr>
          <w:rFonts w:eastAsia="Georgia"/>
        </w:rPr>
        <w:t>"I mean the event."</w:t>
      </w:r>
    </w:p>
    <w:p w14:paraId="1C352DFF" w14:textId="77777777" w:rsidR="00A1675C" w:rsidRDefault="00000000">
      <w:pPr>
        <w:spacing w:before="40" w:after="120"/>
      </w:pPr>
      <w:r>
        <w:rPr>
          <w:rFonts w:eastAsia="Georgia"/>
        </w:rPr>
        <w:t>"Isn't that the same thing?"</w:t>
      </w:r>
    </w:p>
    <w:p w14:paraId="3F324C08" w14:textId="77777777" w:rsidR="00A1675C" w:rsidRDefault="00000000">
      <w:pPr>
        <w:spacing w:before="40" w:after="120"/>
      </w:pPr>
      <w:r>
        <w:rPr>
          <w:rFonts w:eastAsia="Georgia"/>
        </w:rPr>
        <w:t>"No."</w:t>
      </w:r>
    </w:p>
    <w:p w14:paraId="079B91D2" w14:textId="77777777" w:rsidR="00A1675C" w:rsidRDefault="00000000">
      <w:pPr>
        <w:ind w:firstLine="432"/>
      </w:pPr>
      <w:r>
        <w:rPr>
          <w:rFonts w:eastAsia="Georgia"/>
        </w:rPr>
        <w:t>Trevor considered this.</w:t>
      </w:r>
    </w:p>
    <w:p w14:paraId="7635E0A1" w14:textId="77777777" w:rsidR="00A1675C" w:rsidRDefault="00000000">
      <w:pPr>
        <w:spacing w:before="40" w:after="120"/>
      </w:pPr>
      <w:r>
        <w:rPr>
          <w:rFonts w:eastAsia="Georgia"/>
        </w:rPr>
        <w:t>"Not necessarily."</w:t>
      </w:r>
    </w:p>
    <w:p w14:paraId="0BF77B4D" w14:textId="77777777" w:rsidR="00A1675C" w:rsidRDefault="00000000">
      <w:pPr>
        <w:spacing w:before="40" w:after="120"/>
      </w:pPr>
      <w:r>
        <w:rPr>
          <w:rFonts w:eastAsia="Georgia"/>
        </w:rPr>
        <w:t>"Exactly."</w:t>
      </w:r>
    </w:p>
    <w:p w14:paraId="3041E15C" w14:textId="68232B67" w:rsidR="00A1675C" w:rsidRDefault="003434B6">
      <w:pPr>
        <w:ind w:firstLine="432"/>
      </w:pPr>
      <w:r>
        <w:rPr>
          <w:rFonts w:eastAsia="Georgia"/>
        </w:rPr>
        <w:t>Penny looked at the silent clock.</w:t>
      </w:r>
    </w:p>
    <w:p w14:paraId="6A6F5C96" w14:textId="77777777" w:rsidR="00A1675C" w:rsidRDefault="00000000">
      <w:pPr>
        <w:spacing w:before="40" w:after="120"/>
      </w:pPr>
      <w:r>
        <w:rPr>
          <w:rFonts w:eastAsia="Georgia"/>
        </w:rPr>
        <w:t>"We have a photograph of you lying dead."</w:t>
      </w:r>
    </w:p>
    <w:p w14:paraId="4D3FE259" w14:textId="77777777" w:rsidR="00A1675C" w:rsidRDefault="00000000">
      <w:pPr>
        <w:spacing w:before="40" w:after="120"/>
      </w:pPr>
      <w:r>
        <w:rPr>
          <w:rFonts w:eastAsia="Georgia"/>
        </w:rPr>
        <w:t>"Yes."</w:t>
      </w:r>
    </w:p>
    <w:p w14:paraId="26DB53D7" w14:textId="77777777" w:rsidR="00A1675C" w:rsidRDefault="00000000">
      <w:pPr>
        <w:spacing w:before="40" w:after="120"/>
      </w:pPr>
      <w:r>
        <w:rPr>
          <w:rFonts w:eastAsia="Georgia"/>
        </w:rPr>
        <w:t>"We have a timestamp."</w:t>
      </w:r>
    </w:p>
    <w:p w14:paraId="472C1AF9" w14:textId="77777777" w:rsidR="00A1675C" w:rsidRDefault="00000000">
      <w:pPr>
        <w:spacing w:before="40" w:after="120"/>
      </w:pPr>
      <w:r>
        <w:rPr>
          <w:rFonts w:eastAsia="Georgia"/>
        </w:rPr>
        <w:t>"Apparently."</w:t>
      </w:r>
    </w:p>
    <w:p w14:paraId="0213A152" w14:textId="77777777" w:rsidR="00A1675C" w:rsidRDefault="00000000">
      <w:pPr>
        <w:spacing w:before="40" w:after="120"/>
      </w:pPr>
      <w:r>
        <w:rPr>
          <w:rFonts w:eastAsia="Georgia"/>
        </w:rPr>
        <w:t>"We have a second timestamp in the Bureau."</w:t>
      </w:r>
    </w:p>
    <w:p w14:paraId="4620789E" w14:textId="77777777" w:rsidR="00A1675C" w:rsidRDefault="00000000">
      <w:pPr>
        <w:spacing w:before="40" w:after="120"/>
      </w:pPr>
      <w:r>
        <w:rPr>
          <w:rFonts w:eastAsia="Georgia"/>
        </w:rPr>
        <w:t>"Yes."</w:t>
      </w:r>
    </w:p>
    <w:p w14:paraId="66C01738" w14:textId="77777777" w:rsidR="00A1675C" w:rsidRDefault="00000000">
      <w:pPr>
        <w:spacing w:before="40" w:after="120"/>
      </w:pPr>
      <w:r>
        <w:rPr>
          <w:rFonts w:eastAsia="Georgia"/>
        </w:rPr>
        <w:t>"And the two don't agree."</w:t>
      </w:r>
    </w:p>
    <w:p w14:paraId="7247BDAC" w14:textId="77777777" w:rsidR="00A1675C" w:rsidRDefault="00000000">
      <w:pPr>
        <w:spacing w:before="40" w:after="120"/>
      </w:pPr>
      <w:r>
        <w:rPr>
          <w:rFonts w:eastAsia="Georgia"/>
        </w:rPr>
        <w:t>"Not yet."</w:t>
      </w:r>
    </w:p>
    <w:p w14:paraId="454452C4" w14:textId="77777777" w:rsidR="00A1675C" w:rsidRDefault="00000000">
      <w:pPr>
        <w:ind w:firstLine="432"/>
      </w:pPr>
      <w:r>
        <w:rPr>
          <w:rFonts w:eastAsia="Georgia"/>
        </w:rPr>
        <w:t>Trevor deeply frowned.</w:t>
      </w:r>
    </w:p>
    <w:p w14:paraId="6927F69A" w14:textId="77777777" w:rsidR="00A1675C" w:rsidRDefault="00000000">
      <w:pPr>
        <w:spacing w:before="40" w:after="120"/>
      </w:pPr>
      <w:r>
        <w:rPr>
          <w:rFonts w:eastAsia="Georgia"/>
        </w:rPr>
        <w:t>"Not yet?"</w:t>
      </w:r>
    </w:p>
    <w:p w14:paraId="3D2C6423" w14:textId="77777777" w:rsidR="00A1675C" w:rsidRDefault="00000000">
      <w:pPr>
        <w:ind w:firstLine="432"/>
      </w:pPr>
      <w:r>
        <w:rPr>
          <w:rFonts w:eastAsia="Georgia"/>
        </w:rPr>
        <w:t>Derek turned.</w:t>
      </w:r>
    </w:p>
    <w:p w14:paraId="6B0A65A8" w14:textId="77777777" w:rsidR="00A1675C" w:rsidRDefault="00000000">
      <w:pPr>
        <w:spacing w:before="40" w:after="120"/>
      </w:pPr>
      <w:r>
        <w:rPr>
          <w:rFonts w:eastAsia="Georgia"/>
        </w:rPr>
        <w:t>"That's an important distinction."</w:t>
      </w:r>
    </w:p>
    <w:p w14:paraId="08EAE129" w14:textId="77777777" w:rsidR="00A1675C" w:rsidRDefault="00000000">
      <w:pPr>
        <w:spacing w:before="40" w:after="120"/>
      </w:pPr>
      <w:r>
        <w:rPr>
          <w:rFonts w:eastAsia="Georgia"/>
        </w:rPr>
        <w:t>"Why?"</w:t>
      </w:r>
    </w:p>
    <w:p w14:paraId="35CC9093" w14:textId="77777777" w:rsidR="00A1675C" w:rsidRDefault="00000000">
      <w:pPr>
        <w:spacing w:before="40" w:after="120"/>
      </w:pPr>
      <w:r>
        <w:rPr>
          <w:rFonts w:eastAsia="Georgia"/>
        </w:rPr>
        <w:t>"Because we don't know whether they are supposed to agree."</w:t>
      </w:r>
    </w:p>
    <w:p w14:paraId="03D33777" w14:textId="77777777" w:rsidR="00A1675C" w:rsidRDefault="00000000">
      <w:pPr>
        <w:ind w:firstLine="432"/>
      </w:pPr>
      <w:r>
        <w:rPr>
          <w:rFonts w:eastAsia="Georgia"/>
        </w:rPr>
        <w:t>Trevor carefully looked at the clock.</w:t>
      </w:r>
    </w:p>
    <w:p w14:paraId="59037E76" w14:textId="77777777" w:rsidR="00A1675C" w:rsidRDefault="00000000">
      <w:pPr>
        <w:spacing w:before="40" w:after="120"/>
      </w:pPr>
      <w:r>
        <w:rPr>
          <w:rFonts w:eastAsia="Georgia"/>
        </w:rPr>
        <w:t>"They're both clocks."</w:t>
      </w:r>
    </w:p>
    <w:p w14:paraId="7617517A" w14:textId="77777777" w:rsidR="00A1675C" w:rsidRDefault="00000000">
      <w:pPr>
        <w:spacing w:before="40" w:after="120"/>
      </w:pPr>
      <w:r>
        <w:rPr>
          <w:rFonts w:eastAsia="Georgia"/>
        </w:rPr>
        <w:t>"Yes."</w:t>
      </w:r>
    </w:p>
    <w:p w14:paraId="779DA2A3" w14:textId="77777777" w:rsidR="00A1675C" w:rsidRDefault="00000000">
      <w:pPr>
        <w:spacing w:before="40" w:after="120"/>
      </w:pPr>
      <w:r>
        <w:rPr>
          <w:rFonts w:eastAsia="Georgia"/>
        </w:rPr>
        <w:t>"So they measure time."</w:t>
      </w:r>
    </w:p>
    <w:p w14:paraId="75754803" w14:textId="77777777" w:rsidR="00A1675C" w:rsidRDefault="00000000">
      <w:pPr>
        <w:spacing w:before="40" w:after="120"/>
      </w:pPr>
      <w:r>
        <w:rPr>
          <w:rFonts w:eastAsia="Georgia"/>
        </w:rPr>
        <w:t>"Yes."</w:t>
      </w:r>
    </w:p>
    <w:p w14:paraId="2F58A496" w14:textId="77777777" w:rsidR="00A1675C" w:rsidRDefault="00000000">
      <w:pPr>
        <w:spacing w:before="40" w:after="120"/>
      </w:pPr>
      <w:r>
        <w:rPr>
          <w:rFonts w:eastAsia="Georgia"/>
        </w:rPr>
        <w:t>"And time is time."</w:t>
      </w:r>
    </w:p>
    <w:p w14:paraId="76AECDF4" w14:textId="7B5A666C" w:rsidR="00A1675C" w:rsidRDefault="003434B6">
      <w:pPr>
        <w:ind w:firstLine="432"/>
      </w:pPr>
      <w:r>
        <w:rPr>
          <w:rFonts w:eastAsia="Georgia"/>
        </w:rPr>
        <w:t>Penny smiled. Derek looked at Trevor. Trevor immediately raised both hands.</w:t>
      </w:r>
    </w:p>
    <w:p w14:paraId="2B200413" w14:textId="77777777" w:rsidR="00A1675C" w:rsidRDefault="00000000">
      <w:pPr>
        <w:spacing w:before="40" w:after="120"/>
      </w:pPr>
      <w:r>
        <w:rPr>
          <w:rFonts w:eastAsia="Georgia"/>
        </w:rPr>
        <w:t>"I know."</w:t>
      </w:r>
    </w:p>
    <w:p w14:paraId="06491F41" w14:textId="77777777" w:rsidR="00A1675C" w:rsidRDefault="00000000">
      <w:pPr>
        <w:spacing w:before="40" w:after="120"/>
      </w:pPr>
      <w:r>
        <w:rPr>
          <w:rFonts w:eastAsia="Georgia"/>
        </w:rPr>
        <w:t>"You've just contradicted Special Relativity."</w:t>
      </w:r>
    </w:p>
    <w:p w14:paraId="3E40A5A1" w14:textId="77777777" w:rsidR="00A1675C" w:rsidRDefault="00000000">
      <w:pPr>
        <w:spacing w:before="40" w:after="120"/>
      </w:pPr>
      <w:r>
        <w:rPr>
          <w:rFonts w:eastAsia="Georgia"/>
        </w:rPr>
        <w:t>"I know."</w:t>
      </w:r>
    </w:p>
    <w:p w14:paraId="511EE0FD" w14:textId="77777777" w:rsidR="00A1675C" w:rsidRDefault="00000000">
      <w:pPr>
        <w:spacing w:before="40" w:after="120"/>
      </w:pPr>
      <w:r>
        <w:rPr>
          <w:rFonts w:eastAsia="Georgia"/>
        </w:rPr>
        <w:t>"Good."</w:t>
      </w:r>
    </w:p>
    <w:p w14:paraId="28AA1909" w14:textId="77777777" w:rsidR="00A1675C" w:rsidRDefault="00000000">
      <w:pPr>
        <w:ind w:firstLine="432"/>
      </w:pPr>
      <w:r>
        <w:rPr>
          <w:rFonts w:eastAsia="Georgia"/>
        </w:rPr>
        <w:t>Trevor nodded.</w:t>
      </w:r>
    </w:p>
    <w:p w14:paraId="208F40EB" w14:textId="77777777" w:rsidR="00A1675C" w:rsidRDefault="00000000">
      <w:pPr>
        <w:spacing w:before="40" w:after="120"/>
      </w:pPr>
      <w:r>
        <w:rPr>
          <w:rFonts w:eastAsia="Georgia"/>
        </w:rPr>
        <w:t>"I was testing you."</w:t>
      </w:r>
    </w:p>
    <w:p w14:paraId="32BA3843" w14:textId="77777777" w:rsidR="00A1675C" w:rsidRDefault="00000000">
      <w:pPr>
        <w:spacing w:before="40" w:after="120"/>
      </w:pPr>
      <w:r>
        <w:rPr>
          <w:rFonts w:eastAsia="Georgia"/>
        </w:rPr>
        <w:t>"You were not."</w:t>
      </w:r>
    </w:p>
    <w:p w14:paraId="2D0D215B" w14:textId="77777777" w:rsidR="00A1675C" w:rsidRDefault="00000000">
      <w:pPr>
        <w:spacing w:before="40" w:after="120"/>
      </w:pPr>
      <w:r>
        <w:rPr>
          <w:rFonts w:eastAsia="Georgia"/>
        </w:rPr>
        <w:t>"No."</w:t>
      </w:r>
    </w:p>
    <w:p w14:paraId="6BC570AE" w14:textId="77777777" w:rsidR="00A1675C" w:rsidRDefault="00000000">
      <w:pPr>
        <w:ind w:firstLine="432"/>
      </w:pPr>
      <w:r>
        <w:rPr>
          <w:rFonts w:eastAsia="Georgia"/>
        </w:rPr>
        <w:t>Derek returned to the board.</w:t>
      </w:r>
    </w:p>
    <w:p w14:paraId="1080AE23" w14:textId="77777777" w:rsidR="00A1675C" w:rsidRDefault="00000000">
      <w:pPr>
        <w:spacing w:before="40" w:after="120"/>
      </w:pPr>
      <w:r>
        <w:rPr>
          <w:rFonts w:eastAsia="Georgia"/>
        </w:rPr>
        <w:t>"Let's start from the beginning."</w:t>
      </w:r>
    </w:p>
    <w:p w14:paraId="33A52FFC" w14:textId="77777777" w:rsidR="00A1675C" w:rsidRDefault="00000000">
      <w:pPr>
        <w:ind w:firstLine="432"/>
      </w:pPr>
      <w:r>
        <w:rPr>
          <w:rFonts w:eastAsia="Georgia"/>
        </w:rPr>
        <w:t>He drew two points.</w:t>
      </w:r>
    </w:p>
    <w:p w14:paraId="632EA405" w14:textId="77777777" w:rsidR="00A1675C" w:rsidRDefault="00000000">
      <w:pPr>
        <w:spacing w:before="40" w:after="120"/>
      </w:pPr>
      <w:r>
        <w:rPr>
          <w:rFonts w:eastAsia="Georgia"/>
        </w:rPr>
        <w:t>"Two events."</w:t>
      </w:r>
    </w:p>
    <w:p w14:paraId="0F574CFB" w14:textId="77777777" w:rsidR="00A1675C" w:rsidRDefault="00000000">
      <w:pPr>
        <w:ind w:firstLine="432"/>
      </w:pPr>
      <w:r>
        <w:rPr>
          <w:rFonts w:eastAsia="Georgia"/>
        </w:rPr>
        <w:t>He labelled one A and the other B.</w:t>
      </w:r>
    </w:p>
    <w:p w14:paraId="2330E1A6" w14:textId="77777777" w:rsidR="00A1675C" w:rsidRDefault="00000000">
      <w:pPr>
        <w:spacing w:before="40" w:after="120"/>
      </w:pPr>
      <w:r>
        <w:rPr>
          <w:rFonts w:eastAsia="Georgia"/>
        </w:rPr>
        <w:t>"These happen somewhere in spacetime. We can describe each event by four coordinates."</w:t>
      </w:r>
    </w:p>
    <w:p w14:paraId="254D5414" w14:textId="77777777" w:rsidR="00A1675C" w:rsidRDefault="00000000">
      <w:pPr>
        <w:ind w:firstLine="432"/>
      </w:pPr>
      <w:r>
        <w:rPr>
          <w:rFonts w:eastAsia="Georgia"/>
        </w:rPr>
        <w:t>He wrote: x, y, z, t Trevor quietly nodded.</w:t>
      </w:r>
    </w:p>
    <w:p w14:paraId="229F54A4" w14:textId="77777777" w:rsidR="00A1675C" w:rsidRDefault="00000000">
      <w:pPr>
        <w:spacing w:before="40" w:after="120"/>
      </w:pPr>
      <w:r>
        <w:rPr>
          <w:rFonts w:eastAsia="Georgia"/>
        </w:rPr>
        <w:t>"Position and time."</w:t>
      </w:r>
    </w:p>
    <w:p w14:paraId="557ED518" w14:textId="77777777" w:rsidR="00A1675C" w:rsidRDefault="00000000">
      <w:pPr>
        <w:spacing w:before="40" w:after="120"/>
      </w:pPr>
      <w:r>
        <w:rPr>
          <w:rFonts w:eastAsia="Georgia"/>
        </w:rPr>
        <w:t>"Exactly."</w:t>
      </w:r>
    </w:p>
    <w:p w14:paraId="7DC1D86D" w14:textId="77777777" w:rsidR="00A1675C" w:rsidRDefault="00000000">
      <w:pPr>
        <w:spacing w:before="40" w:after="120"/>
      </w:pPr>
      <w:r>
        <w:rPr>
          <w:rFonts w:eastAsia="Georgia"/>
        </w:rPr>
        <w:t>"And different observers can assign different coordinates."</w:t>
      </w:r>
    </w:p>
    <w:p w14:paraId="1098BE38" w14:textId="77777777" w:rsidR="00A1675C" w:rsidRDefault="00000000">
      <w:pPr>
        <w:spacing w:before="40" w:after="120"/>
      </w:pPr>
      <w:r>
        <w:rPr>
          <w:rFonts w:eastAsia="Georgia"/>
        </w:rPr>
        <w:t>"Yes."</w:t>
      </w:r>
    </w:p>
    <w:p w14:paraId="4EC61E1E" w14:textId="77777777" w:rsidR="00A1675C" w:rsidRDefault="00000000">
      <w:pPr>
        <w:spacing w:before="40" w:after="120"/>
      </w:pPr>
      <w:r>
        <w:rPr>
          <w:rFonts w:eastAsia="Georgia"/>
        </w:rPr>
        <w:t>"Because they're moving relative to one another."</w:t>
      </w:r>
    </w:p>
    <w:p w14:paraId="217E5272" w14:textId="77777777" w:rsidR="00A1675C" w:rsidRDefault="00000000">
      <w:pPr>
        <w:spacing w:before="40" w:after="120"/>
      </w:pPr>
      <w:r>
        <w:rPr>
          <w:rFonts w:eastAsia="Georgia"/>
        </w:rPr>
        <w:t>"Yes."</w:t>
      </w:r>
    </w:p>
    <w:p w14:paraId="062DA853" w14:textId="7BA91B78" w:rsidR="00A1675C" w:rsidRDefault="003434B6">
      <w:pPr>
        <w:ind w:firstLine="432"/>
      </w:pPr>
      <w:r>
        <w:rPr>
          <w:rFonts w:eastAsia="Georgia"/>
        </w:rPr>
        <w:t>Penny quietly looked at the strange photograph.</w:t>
      </w:r>
    </w:p>
    <w:p w14:paraId="209F2184" w14:textId="77777777" w:rsidR="00A1675C" w:rsidRDefault="00000000">
      <w:pPr>
        <w:spacing w:before="40" w:after="120"/>
      </w:pPr>
      <w:r>
        <w:rPr>
          <w:rFonts w:eastAsia="Georgia"/>
        </w:rPr>
        <w:t>"So the question isn't simply when Derek died."</w:t>
      </w:r>
    </w:p>
    <w:p w14:paraId="13D5829F" w14:textId="77777777" w:rsidR="00A1675C" w:rsidRDefault="00000000">
      <w:pPr>
        <w:spacing w:before="40" w:after="120"/>
      </w:pPr>
      <w:r>
        <w:rPr>
          <w:rFonts w:eastAsia="Georgia"/>
        </w:rPr>
        <w:t>"No."</w:t>
      </w:r>
    </w:p>
    <w:p w14:paraId="0100D40C" w14:textId="77777777" w:rsidR="00A1675C" w:rsidRDefault="00000000">
      <w:pPr>
        <w:spacing w:before="40" w:after="120"/>
      </w:pPr>
      <w:r>
        <w:rPr>
          <w:rFonts w:eastAsia="Georgia"/>
        </w:rPr>
        <w:t>"It's when Derek died according to which observer."</w:t>
      </w:r>
    </w:p>
    <w:p w14:paraId="17D39260" w14:textId="77777777" w:rsidR="00A1675C" w:rsidRDefault="00000000">
      <w:pPr>
        <w:spacing w:before="40" w:after="120"/>
      </w:pPr>
      <w:r>
        <w:rPr>
          <w:rFonts w:eastAsia="Georgia"/>
        </w:rPr>
        <w:t>"Exactly."</w:t>
      </w:r>
    </w:p>
    <w:p w14:paraId="2AA32154" w14:textId="77777777" w:rsidR="00A1675C" w:rsidRDefault="00000000">
      <w:pPr>
        <w:ind w:firstLine="432"/>
      </w:pPr>
      <w:r>
        <w:rPr>
          <w:rFonts w:eastAsia="Georgia"/>
        </w:rPr>
        <w:t>Trevor carefully looked at Derek.</w:t>
      </w:r>
    </w:p>
    <w:p w14:paraId="4F425830" w14:textId="77777777" w:rsidR="00A1675C" w:rsidRDefault="00000000">
      <w:pPr>
        <w:spacing w:before="40" w:after="120"/>
      </w:pPr>
      <w:r>
        <w:rPr>
          <w:rFonts w:eastAsia="Georgia"/>
        </w:rPr>
        <w:t>"But the death itself either happened or it didn't."</w:t>
      </w:r>
    </w:p>
    <w:p w14:paraId="3F3E0244" w14:textId="77777777" w:rsidR="00A1675C" w:rsidRDefault="00000000">
      <w:pPr>
        <w:spacing w:before="40" w:after="120"/>
      </w:pPr>
      <w:r>
        <w:rPr>
          <w:rFonts w:eastAsia="Georgia"/>
        </w:rPr>
        <w:t>"Of course."</w:t>
      </w:r>
    </w:p>
    <w:p w14:paraId="48E9BE2C" w14:textId="77777777" w:rsidR="00A1675C" w:rsidRDefault="00000000">
      <w:pPr>
        <w:spacing w:before="40" w:after="120"/>
      </w:pPr>
      <w:r>
        <w:rPr>
          <w:rFonts w:eastAsia="Georgia"/>
        </w:rPr>
        <w:t>"That part doesn't depend on the observer."</w:t>
      </w:r>
    </w:p>
    <w:p w14:paraId="4A318529" w14:textId="77777777" w:rsidR="00A1675C" w:rsidRDefault="00000000">
      <w:pPr>
        <w:spacing w:before="40" w:after="120"/>
      </w:pPr>
      <w:r>
        <w:rPr>
          <w:rFonts w:eastAsia="Georgia"/>
        </w:rPr>
        <w:t>"Correct."</w:t>
      </w:r>
    </w:p>
    <w:p w14:paraId="68CE544D" w14:textId="77777777" w:rsidR="00A1675C" w:rsidRDefault="00000000">
      <w:pPr>
        <w:ind w:firstLine="432"/>
      </w:pPr>
      <w:r>
        <w:rPr>
          <w:rFonts w:eastAsia="Georgia"/>
        </w:rPr>
        <w:t>Trevor nodded.</w:t>
      </w:r>
    </w:p>
    <w:p w14:paraId="4E850914" w14:textId="77777777" w:rsidR="00A1675C" w:rsidRDefault="00000000">
      <w:pPr>
        <w:spacing w:before="40" w:after="120"/>
      </w:pPr>
      <w:r>
        <w:rPr>
          <w:rFonts w:eastAsia="Georgia"/>
        </w:rPr>
        <w:t>"Good."</w:t>
      </w:r>
    </w:p>
    <w:p w14:paraId="60BA2ED0" w14:textId="77777777" w:rsidR="00A1675C" w:rsidRDefault="00000000">
      <w:pPr>
        <w:ind w:firstLine="432"/>
      </w:pPr>
      <w:r>
        <w:rPr>
          <w:rFonts w:eastAsia="Georgia"/>
        </w:rPr>
        <w:t>Derek smiled.</w:t>
      </w:r>
    </w:p>
    <w:p w14:paraId="61A2C6A4" w14:textId="77777777" w:rsidR="00A1675C" w:rsidRDefault="00000000">
      <w:pPr>
        <w:spacing w:before="40" w:after="120"/>
      </w:pPr>
      <w:r>
        <w:rPr>
          <w:rFonts w:eastAsia="Georgia"/>
        </w:rPr>
        <w:t>"You've just rescued metaphysics from physics."</w:t>
      </w:r>
    </w:p>
    <w:p w14:paraId="3CAB5CB1" w14:textId="77777777" w:rsidR="00A1675C" w:rsidRDefault="00000000">
      <w:pPr>
        <w:spacing w:before="40" w:after="120"/>
      </w:pPr>
      <w:r>
        <w:rPr>
          <w:rFonts w:eastAsia="Georgia"/>
        </w:rPr>
        <w:t>"I do my best."</w:t>
      </w:r>
    </w:p>
    <w:p w14:paraId="150FC759" w14:textId="21250B4F" w:rsidR="00A1675C" w:rsidRDefault="003434B6">
      <w:pPr>
        <w:ind w:firstLine="432"/>
      </w:pPr>
      <w:r>
        <w:rPr>
          <w:rFonts w:eastAsia="Georgia"/>
        </w:rPr>
        <w:t>Penny picked up the strange mysterious photograph.</w:t>
      </w:r>
    </w:p>
    <w:p w14:paraId="195F5B08" w14:textId="77777777" w:rsidR="00A1675C" w:rsidRDefault="00000000">
      <w:pPr>
        <w:spacing w:before="40" w:after="120"/>
      </w:pPr>
      <w:r>
        <w:rPr>
          <w:rFonts w:eastAsia="Georgia"/>
        </w:rPr>
        <w:t>"And the photograph?"</w:t>
      </w:r>
    </w:p>
    <w:p w14:paraId="7A33F022" w14:textId="77777777" w:rsidR="00A1675C" w:rsidRDefault="00000000">
      <w:pPr>
        <w:spacing w:before="40" w:after="120"/>
      </w:pPr>
      <w:r>
        <w:rPr>
          <w:rFonts w:eastAsia="Georgia"/>
        </w:rPr>
        <w:t>"That's more complicated."</w:t>
      </w:r>
    </w:p>
    <w:p w14:paraId="35904B54" w14:textId="77777777" w:rsidR="00A1675C" w:rsidRDefault="00000000">
      <w:pPr>
        <w:spacing w:before="40" w:after="120"/>
      </w:pPr>
      <w:r>
        <w:rPr>
          <w:rFonts w:eastAsia="Georgia"/>
        </w:rPr>
        <w:t>"Because light has to travel from the event to the camera."</w:t>
      </w:r>
    </w:p>
    <w:p w14:paraId="7BA69C78" w14:textId="77777777" w:rsidR="00A1675C" w:rsidRDefault="00000000">
      <w:pPr>
        <w:spacing w:before="40" w:after="120"/>
      </w:pPr>
      <w:r>
        <w:rPr>
          <w:rFonts w:eastAsia="Georgia"/>
        </w:rPr>
        <w:t>"Yes."</w:t>
      </w:r>
    </w:p>
    <w:p w14:paraId="41CDA852" w14:textId="77777777" w:rsidR="00A1675C" w:rsidRDefault="00000000">
      <w:pPr>
        <w:spacing w:before="40" w:after="120"/>
      </w:pPr>
      <w:r>
        <w:rPr>
          <w:rFonts w:eastAsia="Georgia"/>
        </w:rPr>
        <w:t>"So the photograph doesn't show the event itself."</w:t>
      </w:r>
    </w:p>
    <w:p w14:paraId="09BF2E08" w14:textId="77777777" w:rsidR="00A1675C" w:rsidRDefault="00000000">
      <w:pPr>
        <w:spacing w:before="40" w:after="120"/>
      </w:pPr>
      <w:r>
        <w:rPr>
          <w:rFonts w:eastAsia="Georgia"/>
        </w:rPr>
        <w:t>"It shows light arriving from the event."</w:t>
      </w:r>
    </w:p>
    <w:p w14:paraId="06558D07" w14:textId="77777777" w:rsidR="00A1675C" w:rsidRDefault="00000000">
      <w:pPr>
        <w:spacing w:before="40" w:after="120"/>
      </w:pPr>
      <w:r>
        <w:rPr>
          <w:rFonts w:eastAsia="Georgia"/>
        </w:rPr>
        <w:t>"Which means the image contains information about an earlier event."</w:t>
      </w:r>
    </w:p>
    <w:p w14:paraId="1B0FE7CA" w14:textId="77777777" w:rsidR="00A1675C" w:rsidRDefault="00000000">
      <w:pPr>
        <w:spacing w:before="40" w:after="120"/>
      </w:pPr>
      <w:r>
        <w:rPr>
          <w:rFonts w:eastAsia="Georgia"/>
        </w:rPr>
        <w:t>"Exactly."</w:t>
      </w:r>
    </w:p>
    <w:p w14:paraId="4C3BE43C" w14:textId="77777777" w:rsidR="00A1675C" w:rsidRDefault="00000000">
      <w:pPr>
        <w:ind w:firstLine="432"/>
      </w:pPr>
      <w:r>
        <w:rPr>
          <w:rFonts w:eastAsia="Georgia"/>
        </w:rPr>
        <w:t>Trevor looked thoughtful.</w:t>
      </w:r>
    </w:p>
    <w:p w14:paraId="30AF9FF3" w14:textId="77777777" w:rsidR="00A1675C" w:rsidRDefault="00000000">
      <w:pPr>
        <w:spacing w:before="40" w:after="120"/>
      </w:pPr>
      <w:r>
        <w:rPr>
          <w:rFonts w:eastAsia="Georgia"/>
        </w:rPr>
        <w:t>"So when we say the photograph was taken at 11:03, we're already making an assumption about the relationship between the clock and the event."</w:t>
      </w:r>
    </w:p>
    <w:p w14:paraId="5C97F20F" w14:textId="77777777" w:rsidR="00A1675C" w:rsidRDefault="00000000">
      <w:pPr>
        <w:ind w:firstLine="432"/>
      </w:pPr>
      <w:r>
        <w:rPr>
          <w:rFonts w:eastAsia="Georgia"/>
        </w:rPr>
        <w:t>Derek looked at him.</w:t>
      </w:r>
    </w:p>
    <w:p w14:paraId="4C2E1FE9" w14:textId="77777777" w:rsidR="00A1675C" w:rsidRDefault="00000000">
      <w:pPr>
        <w:spacing w:before="40" w:after="120"/>
      </w:pPr>
      <w:r>
        <w:rPr>
          <w:rFonts w:eastAsia="Georgia"/>
        </w:rPr>
        <w:t>"Yes."</w:t>
      </w:r>
    </w:p>
    <w:p w14:paraId="208B0E28" w14:textId="77777777" w:rsidR="00A1675C" w:rsidRDefault="00000000">
      <w:pPr>
        <w:ind w:firstLine="432"/>
      </w:pPr>
      <w:r>
        <w:rPr>
          <w:rFonts w:eastAsia="Georgia"/>
        </w:rPr>
        <w:t>Trevor gently smiled.</w:t>
      </w:r>
    </w:p>
    <w:p w14:paraId="11AAC636" w14:textId="77777777" w:rsidR="00A1675C" w:rsidRDefault="00000000">
      <w:pPr>
        <w:spacing w:before="40" w:after="120"/>
      </w:pPr>
      <w:r>
        <w:rPr>
          <w:rFonts w:eastAsia="Georgia"/>
        </w:rPr>
        <w:t>"That one was easy."</w:t>
      </w:r>
    </w:p>
    <w:p w14:paraId="5F82C980" w14:textId="77777777" w:rsidR="00A1675C" w:rsidRDefault="00000000">
      <w:pPr>
        <w:spacing w:before="40" w:after="120"/>
      </w:pPr>
      <w:r>
        <w:rPr>
          <w:rFonts w:eastAsia="Georgia"/>
        </w:rPr>
        <w:t>"Don't get used to it."</w:t>
      </w:r>
    </w:p>
    <w:p w14:paraId="37792312" w14:textId="2DF5DAC5" w:rsidR="00A1675C" w:rsidRDefault="003434B6">
      <w:pPr>
        <w:ind w:firstLine="432"/>
      </w:pPr>
      <w:r>
        <w:rPr>
          <w:rFonts w:eastAsia="Georgia"/>
        </w:rPr>
        <w:t>Penny laughed. Derek quietly walked to the old desk and picked up the ancient brass clock. He turned it over.</w:t>
      </w:r>
    </w:p>
    <w:p w14:paraId="3D432EC6" w14:textId="77777777" w:rsidR="00A1675C" w:rsidRDefault="00000000">
      <w:pPr>
        <w:ind w:firstLine="432"/>
      </w:pPr>
      <w:r>
        <w:rPr>
          <w:rFonts w:eastAsia="Georgia"/>
        </w:rPr>
        <w:t>There was a small metal plate on the back. No manufacturer's name. No serial number.</w:t>
      </w:r>
    </w:p>
    <w:p w14:paraId="55663579" w14:textId="77777777" w:rsidR="00A1675C" w:rsidRDefault="00000000">
      <w:pPr>
        <w:ind w:firstLine="432"/>
      </w:pPr>
      <w:r>
        <w:rPr>
          <w:rFonts w:eastAsia="Georgia"/>
        </w:rPr>
        <w:t>Just three letters.</w:t>
      </w:r>
    </w:p>
    <w:p w14:paraId="4D1E511A" w14:textId="77777777" w:rsidR="00A1675C" w:rsidRDefault="00000000">
      <w:pPr>
        <w:spacing w:before="200" w:after="120"/>
        <w:jc w:val="center"/>
      </w:pPr>
      <w:r>
        <w:rPr>
          <w:rFonts w:eastAsia="Georgia"/>
          <w:b/>
          <w:sz w:val="24"/>
        </w:rPr>
        <w:t>LGV.</w:t>
      </w:r>
    </w:p>
    <w:p w14:paraId="1F1A2CBC" w14:textId="77777777" w:rsidR="00A1675C" w:rsidRDefault="00000000">
      <w:pPr>
        <w:ind w:firstLine="432"/>
      </w:pPr>
      <w:r>
        <w:rPr>
          <w:rFonts w:eastAsia="Georgia"/>
        </w:rPr>
        <w:t>Trevor looked at it.</w:t>
      </w:r>
    </w:p>
    <w:p w14:paraId="4A32FD6A" w14:textId="77777777" w:rsidR="00A1675C" w:rsidRDefault="00000000">
      <w:pPr>
        <w:spacing w:before="40" w:after="120"/>
      </w:pPr>
      <w:r>
        <w:rPr>
          <w:rFonts w:eastAsia="Georgia"/>
        </w:rPr>
        <w:t>"Any idea what that means?"</w:t>
      </w:r>
    </w:p>
    <w:p w14:paraId="2130B289" w14:textId="77777777" w:rsidR="00A1675C" w:rsidRDefault="00000000">
      <w:pPr>
        <w:ind w:firstLine="432"/>
      </w:pPr>
      <w:r>
        <w:rPr>
          <w:rFonts w:eastAsia="Georgia"/>
        </w:rPr>
        <w:t>Derek shook his head.</w:t>
      </w:r>
    </w:p>
    <w:p w14:paraId="643E023E" w14:textId="77777777" w:rsidR="00A1675C" w:rsidRDefault="00000000">
      <w:pPr>
        <w:spacing w:before="40" w:after="120"/>
      </w:pPr>
      <w:r>
        <w:rPr>
          <w:rFonts w:eastAsia="Georgia"/>
        </w:rPr>
        <w:t>"Not yet."</w:t>
      </w:r>
    </w:p>
    <w:p w14:paraId="39E8E183" w14:textId="7CE0AAA3" w:rsidR="00A1675C" w:rsidRDefault="003434B6">
      <w:pPr>
        <w:ind w:firstLine="432"/>
      </w:pPr>
      <w:r>
        <w:rPr>
          <w:rFonts w:eastAsia="Georgia"/>
        </w:rPr>
        <w:t>Penny took the silent clock.</w:t>
      </w:r>
    </w:p>
    <w:p w14:paraId="36202207" w14:textId="77777777" w:rsidR="00A1675C" w:rsidRDefault="00000000">
      <w:pPr>
        <w:spacing w:before="40" w:after="120"/>
      </w:pPr>
      <w:r>
        <w:rPr>
          <w:rFonts w:eastAsia="Georgia"/>
        </w:rPr>
        <w:t>"May I?"</w:t>
      </w:r>
    </w:p>
    <w:p w14:paraId="09C62C4E" w14:textId="77777777" w:rsidR="00A1675C" w:rsidRDefault="00000000">
      <w:pPr>
        <w:ind w:firstLine="432"/>
      </w:pPr>
      <w:r>
        <w:rPr>
          <w:rFonts w:eastAsia="Georgia"/>
        </w:rPr>
        <w:t>Derek handed it to her. She examined it carefully.</w:t>
      </w:r>
    </w:p>
    <w:p w14:paraId="129E63F0" w14:textId="77777777" w:rsidR="00A1675C" w:rsidRDefault="00000000">
      <w:pPr>
        <w:spacing w:before="40" w:after="120"/>
      </w:pPr>
      <w:r>
        <w:rPr>
          <w:rFonts w:eastAsia="Georgia"/>
        </w:rPr>
        <w:t>"This isn't a normal railway clock."</w:t>
      </w:r>
    </w:p>
    <w:p w14:paraId="616C991F" w14:textId="77777777" w:rsidR="00A1675C" w:rsidRDefault="00000000">
      <w:pPr>
        <w:spacing w:before="40" w:after="120"/>
      </w:pPr>
      <w:r>
        <w:rPr>
          <w:rFonts w:eastAsia="Georgia"/>
        </w:rPr>
        <w:t>"I know."</w:t>
      </w:r>
    </w:p>
    <w:p w14:paraId="1E3B172D" w14:textId="77777777" w:rsidR="00A1675C" w:rsidRDefault="00000000">
      <w:pPr>
        <w:spacing w:before="40" w:after="120"/>
      </w:pPr>
      <w:r>
        <w:rPr>
          <w:rFonts w:eastAsia="Georgia"/>
        </w:rPr>
        <w:t>"The mechanism is unusually precise."</w:t>
      </w:r>
    </w:p>
    <w:p w14:paraId="5BF4D5D0" w14:textId="77777777" w:rsidR="00A1675C" w:rsidRDefault="00000000">
      <w:pPr>
        <w:spacing w:before="40" w:after="120"/>
      </w:pPr>
      <w:r>
        <w:rPr>
          <w:rFonts w:eastAsia="Georgia"/>
        </w:rPr>
        <w:t>"How precise?"</w:t>
      </w:r>
    </w:p>
    <w:p w14:paraId="5ABB7CCE" w14:textId="77777777" w:rsidR="00A1675C" w:rsidRDefault="00000000">
      <w:pPr>
        <w:spacing w:before="40" w:after="120"/>
      </w:pPr>
      <w:r>
        <w:rPr>
          <w:rFonts w:eastAsia="Georgia"/>
        </w:rPr>
        <w:t>"More precise than it has any right to be."</w:t>
      </w:r>
    </w:p>
    <w:p w14:paraId="65AFC86B" w14:textId="77777777" w:rsidR="00A1675C" w:rsidRDefault="00000000">
      <w:pPr>
        <w:ind w:firstLine="432"/>
      </w:pPr>
      <w:r>
        <w:rPr>
          <w:rFonts w:eastAsia="Georgia"/>
        </w:rPr>
        <w:t>Trevor looked interested.</w:t>
      </w:r>
    </w:p>
    <w:p w14:paraId="23A8AC0E" w14:textId="77777777" w:rsidR="00A1675C" w:rsidRDefault="00000000">
      <w:pPr>
        <w:spacing w:before="40" w:after="120"/>
      </w:pPr>
      <w:r>
        <w:rPr>
          <w:rFonts w:eastAsia="Georgia"/>
        </w:rPr>
        <w:t>"How do you know?"</w:t>
      </w:r>
    </w:p>
    <w:p w14:paraId="18DD603E" w14:textId="45C80DD2" w:rsidR="00A1675C" w:rsidRDefault="003434B6">
      <w:pPr>
        <w:ind w:firstLine="432"/>
      </w:pPr>
      <w:r>
        <w:rPr>
          <w:rFonts w:eastAsia="Georgia"/>
        </w:rPr>
        <w:t>Penny smiled.</w:t>
      </w:r>
    </w:p>
    <w:p w14:paraId="7FC1E51D" w14:textId="77777777" w:rsidR="00A1675C" w:rsidRDefault="00000000">
      <w:pPr>
        <w:spacing w:before="40" w:after="120"/>
      </w:pPr>
      <w:r>
        <w:rPr>
          <w:rFonts w:eastAsia="Georgia"/>
        </w:rPr>
        <w:t>"Because I opened it."</w:t>
      </w:r>
    </w:p>
    <w:p w14:paraId="4C7F8B63" w14:textId="77777777" w:rsidR="00A1675C" w:rsidRDefault="00000000">
      <w:pPr>
        <w:ind w:firstLine="432"/>
      </w:pPr>
      <w:r>
        <w:rPr>
          <w:rFonts w:eastAsia="Georgia"/>
        </w:rPr>
        <w:t>Derek looked at the clock.</w:t>
      </w:r>
    </w:p>
    <w:p w14:paraId="54132690" w14:textId="77777777" w:rsidR="00A1675C" w:rsidRDefault="00000000">
      <w:pPr>
        <w:spacing w:before="40" w:after="120"/>
      </w:pPr>
      <w:r>
        <w:rPr>
          <w:rFonts w:eastAsia="Georgia"/>
        </w:rPr>
        <w:t>"When?"</w:t>
      </w:r>
    </w:p>
    <w:p w14:paraId="7DBB34BB" w14:textId="77777777" w:rsidR="00A1675C" w:rsidRDefault="00000000">
      <w:pPr>
        <w:spacing w:before="40" w:after="120"/>
      </w:pPr>
      <w:r>
        <w:rPr>
          <w:rFonts w:eastAsia="Georgia"/>
        </w:rPr>
        <w:t>"Last night."</w:t>
      </w:r>
    </w:p>
    <w:p w14:paraId="11E2E2A5" w14:textId="77777777" w:rsidR="00A1675C" w:rsidRDefault="00000000">
      <w:pPr>
        <w:spacing w:before="40" w:after="120"/>
      </w:pPr>
      <w:r>
        <w:rPr>
          <w:rFonts w:eastAsia="Georgia"/>
        </w:rPr>
        <w:t>"You opened it?"</w:t>
      </w:r>
    </w:p>
    <w:p w14:paraId="481D9F65" w14:textId="77777777" w:rsidR="00A1675C" w:rsidRDefault="00000000">
      <w:pPr>
        <w:spacing w:before="40" w:after="120"/>
      </w:pPr>
      <w:r>
        <w:rPr>
          <w:rFonts w:eastAsia="Georgia"/>
        </w:rPr>
        <w:t>"Yes."</w:t>
      </w:r>
    </w:p>
    <w:p w14:paraId="3378BC29" w14:textId="77777777" w:rsidR="00A1675C" w:rsidRDefault="00000000">
      <w:pPr>
        <w:spacing w:before="40" w:after="120"/>
      </w:pPr>
      <w:r>
        <w:rPr>
          <w:rFonts w:eastAsia="Georgia"/>
        </w:rPr>
        <w:t>"Without telling me?"</w:t>
      </w:r>
    </w:p>
    <w:p w14:paraId="39D73BE6" w14:textId="77777777" w:rsidR="00A1675C" w:rsidRDefault="00000000">
      <w:pPr>
        <w:spacing w:before="40" w:after="120"/>
      </w:pPr>
      <w:r>
        <w:rPr>
          <w:rFonts w:eastAsia="Georgia"/>
        </w:rPr>
        <w:t>"You were asleep."</w:t>
      </w:r>
    </w:p>
    <w:p w14:paraId="1121B994" w14:textId="77777777" w:rsidR="00A1675C" w:rsidRDefault="00000000">
      <w:pPr>
        <w:spacing w:before="40" w:after="120"/>
      </w:pPr>
      <w:r>
        <w:rPr>
          <w:rFonts w:eastAsia="Georgia"/>
        </w:rPr>
        <w:t>"I was working."</w:t>
      </w:r>
    </w:p>
    <w:p w14:paraId="55D92022" w14:textId="77777777" w:rsidR="00A1675C" w:rsidRDefault="00000000">
      <w:pPr>
        <w:spacing w:before="40" w:after="120"/>
      </w:pPr>
      <w:r>
        <w:rPr>
          <w:rFonts w:eastAsia="Georgia"/>
        </w:rPr>
        <w:t>"You were asleep at your desk."</w:t>
      </w:r>
    </w:p>
    <w:p w14:paraId="05B28921" w14:textId="77777777" w:rsidR="00A1675C" w:rsidRDefault="00000000">
      <w:pPr>
        <w:spacing w:before="40" w:after="120"/>
      </w:pPr>
      <w:r>
        <w:rPr>
          <w:rFonts w:eastAsia="Georgia"/>
        </w:rPr>
        <w:t>"That was a temporary research posture."</w:t>
      </w:r>
    </w:p>
    <w:p w14:paraId="2D43631F" w14:textId="3FA64445" w:rsidR="00A1675C" w:rsidRDefault="003434B6">
      <w:pPr>
        <w:ind w:firstLine="432"/>
      </w:pPr>
      <w:r>
        <w:rPr>
          <w:rFonts w:eastAsia="Georgia"/>
        </w:rPr>
        <w:t>Penny ignored him.</w:t>
      </w:r>
    </w:p>
    <w:p w14:paraId="0D3E7594" w14:textId="77777777" w:rsidR="00A1675C" w:rsidRDefault="00000000">
      <w:pPr>
        <w:spacing w:before="40" w:after="120"/>
      </w:pPr>
      <w:r>
        <w:rPr>
          <w:rFonts w:eastAsia="Georgia"/>
        </w:rPr>
        <w:t>"There are no batteries."</w:t>
      </w:r>
    </w:p>
    <w:p w14:paraId="30317606" w14:textId="77777777" w:rsidR="00A1675C" w:rsidRDefault="00000000">
      <w:pPr>
        <w:ind w:firstLine="432"/>
      </w:pPr>
      <w:r>
        <w:rPr>
          <w:rFonts w:eastAsia="Georgia"/>
        </w:rPr>
        <w:t>Derek nodded.</w:t>
      </w:r>
    </w:p>
    <w:p w14:paraId="7489940D" w14:textId="77777777" w:rsidR="00A1675C" w:rsidRDefault="00000000">
      <w:pPr>
        <w:spacing w:before="40" w:after="120"/>
      </w:pPr>
      <w:r>
        <w:rPr>
          <w:rFonts w:eastAsia="Georgia"/>
        </w:rPr>
        <w:t>"Mechanical?"</w:t>
      </w:r>
    </w:p>
    <w:p w14:paraId="5D01A8B0" w14:textId="77777777" w:rsidR="00A1675C" w:rsidRDefault="00000000">
      <w:pPr>
        <w:spacing w:before="40" w:after="120"/>
      </w:pPr>
      <w:r>
        <w:rPr>
          <w:rFonts w:eastAsia="Georgia"/>
        </w:rPr>
        <w:t>"Not exactly."</w:t>
      </w:r>
    </w:p>
    <w:p w14:paraId="23B14C6B" w14:textId="77777777" w:rsidR="00A1675C" w:rsidRDefault="00000000">
      <w:pPr>
        <w:ind w:firstLine="432"/>
      </w:pPr>
      <w:r>
        <w:rPr>
          <w:rFonts w:eastAsia="Georgia"/>
        </w:rPr>
        <w:t>She handed the silent clock back.</w:t>
      </w:r>
    </w:p>
    <w:p w14:paraId="63CD6E99" w14:textId="77777777" w:rsidR="00A1675C" w:rsidRDefault="00000000">
      <w:pPr>
        <w:spacing w:before="40" w:after="120"/>
      </w:pPr>
      <w:r>
        <w:rPr>
          <w:rFonts w:eastAsia="Georgia"/>
        </w:rPr>
        <w:t>"It has a power source."</w:t>
      </w:r>
    </w:p>
    <w:p w14:paraId="5B18D998" w14:textId="77777777" w:rsidR="00A1675C" w:rsidRDefault="00000000">
      <w:pPr>
        <w:spacing w:before="40" w:after="120"/>
      </w:pPr>
      <w:r>
        <w:rPr>
          <w:rFonts w:eastAsia="Georgia"/>
        </w:rPr>
        <w:t>"What sort?"</w:t>
      </w:r>
    </w:p>
    <w:p w14:paraId="63607947" w14:textId="77777777" w:rsidR="00A1675C" w:rsidRDefault="00000000">
      <w:pPr>
        <w:spacing w:before="40" w:after="120"/>
      </w:pPr>
      <w:r>
        <w:rPr>
          <w:rFonts w:eastAsia="Georgia"/>
        </w:rPr>
        <w:t>"I don't know."</w:t>
      </w:r>
    </w:p>
    <w:p w14:paraId="07198990" w14:textId="77777777" w:rsidR="00A1675C" w:rsidRDefault="00000000">
      <w:pPr>
        <w:ind w:firstLine="432"/>
      </w:pPr>
      <w:r>
        <w:rPr>
          <w:rFonts w:eastAsia="Georgia"/>
        </w:rPr>
        <w:t>Trevor took it. He carefully examined the back.</w:t>
      </w:r>
    </w:p>
    <w:p w14:paraId="79BF1AF2" w14:textId="77777777" w:rsidR="00A1675C" w:rsidRDefault="00000000">
      <w:pPr>
        <w:spacing w:before="40" w:after="120"/>
      </w:pPr>
      <w:r>
        <w:rPr>
          <w:rFonts w:eastAsia="Georgia"/>
        </w:rPr>
        <w:t>"That's odd."</w:t>
      </w:r>
    </w:p>
    <w:p w14:paraId="3379BA9D" w14:textId="77777777" w:rsidR="00A1675C" w:rsidRDefault="00000000">
      <w:pPr>
        <w:spacing w:before="40" w:after="120"/>
      </w:pPr>
      <w:r>
        <w:rPr>
          <w:rFonts w:eastAsia="Georgia"/>
        </w:rPr>
        <w:t>"What?"</w:t>
      </w:r>
    </w:p>
    <w:p w14:paraId="5FF8E6E2" w14:textId="77777777" w:rsidR="00A1675C" w:rsidRDefault="00000000">
      <w:pPr>
        <w:spacing w:before="40" w:after="120"/>
      </w:pPr>
      <w:r>
        <w:rPr>
          <w:rFonts w:eastAsia="Georgia"/>
        </w:rPr>
        <w:t>"There isn't enough room."</w:t>
      </w:r>
    </w:p>
    <w:p w14:paraId="6ABE61BD" w14:textId="77777777" w:rsidR="00A1675C" w:rsidRDefault="00000000">
      <w:pPr>
        <w:spacing w:before="40" w:after="120"/>
      </w:pPr>
      <w:r>
        <w:rPr>
          <w:rFonts w:eastAsia="Georgia"/>
        </w:rPr>
        <w:t>"For what?"</w:t>
      </w:r>
    </w:p>
    <w:p w14:paraId="24B8703F" w14:textId="77777777" w:rsidR="00A1675C" w:rsidRDefault="00000000">
      <w:pPr>
        <w:spacing w:before="40" w:after="120"/>
      </w:pPr>
      <w:r>
        <w:rPr>
          <w:rFonts w:eastAsia="Georgia"/>
        </w:rPr>
        <w:t>"For a power source."</w:t>
      </w:r>
    </w:p>
    <w:p w14:paraId="52B6D988" w14:textId="77777777" w:rsidR="00A1675C" w:rsidRDefault="00000000">
      <w:pPr>
        <w:ind w:firstLine="432"/>
      </w:pPr>
      <w:r>
        <w:rPr>
          <w:rFonts w:eastAsia="Georgia"/>
        </w:rPr>
        <w:t>Derek took the clock from him. Trevor was right. The casing was too thin.</w:t>
      </w:r>
    </w:p>
    <w:p w14:paraId="4BC41C88" w14:textId="77777777" w:rsidR="00A1675C" w:rsidRDefault="00000000">
      <w:pPr>
        <w:ind w:firstLine="432"/>
      </w:pPr>
      <w:r>
        <w:rPr>
          <w:rFonts w:eastAsia="Georgia"/>
        </w:rPr>
        <w:t>There was nowhere to put anything substantial. Derek slowly turned it over again. The second hand quietly moved.</w:t>
      </w:r>
    </w:p>
    <w:p w14:paraId="3D877D59" w14:textId="77777777" w:rsidR="00A1675C" w:rsidRDefault="00000000">
      <w:pPr>
        <w:ind w:firstLine="432"/>
      </w:pPr>
      <w:r>
        <w:rPr>
          <w:rFonts w:eastAsia="Georgia"/>
        </w:rPr>
        <w:t>Tick. Tick. Tick.</w:t>
      </w:r>
    </w:p>
    <w:p w14:paraId="11E0A769" w14:textId="77777777" w:rsidR="00A1675C" w:rsidRDefault="00000000">
      <w:pPr>
        <w:ind w:firstLine="432"/>
      </w:pPr>
      <w:r>
        <w:rPr>
          <w:rFonts w:eastAsia="Georgia"/>
        </w:rPr>
        <w:t>Seventeen seconds. Tick. Tick.</w:t>
      </w:r>
    </w:p>
    <w:p w14:paraId="72832615" w14:textId="77777777" w:rsidR="00A1675C" w:rsidRDefault="00000000">
      <w:pPr>
        <w:ind w:firstLine="432"/>
      </w:pPr>
      <w:r>
        <w:rPr>
          <w:rFonts w:eastAsia="Georgia"/>
        </w:rPr>
        <w:t>Trevor watched.</w:t>
      </w:r>
    </w:p>
    <w:p w14:paraId="2C58E3A6" w14:textId="77777777" w:rsidR="00A1675C" w:rsidRDefault="00000000">
      <w:pPr>
        <w:spacing w:before="40" w:after="120"/>
      </w:pPr>
      <w:r>
        <w:rPr>
          <w:rFonts w:eastAsia="Georgia"/>
        </w:rPr>
        <w:t>"Why seventeen?"</w:t>
      </w:r>
    </w:p>
    <w:p w14:paraId="6922200F" w14:textId="77777777" w:rsidR="00A1675C" w:rsidRDefault="00000000">
      <w:pPr>
        <w:ind w:firstLine="432"/>
      </w:pPr>
      <w:r>
        <w:rPr>
          <w:rFonts w:eastAsia="Georgia"/>
        </w:rPr>
        <w:t>Derek carefully looked at him.</w:t>
      </w:r>
    </w:p>
    <w:p w14:paraId="5D34C799" w14:textId="77777777" w:rsidR="00A1675C" w:rsidRDefault="00000000">
      <w:pPr>
        <w:spacing w:before="40" w:after="120"/>
      </w:pPr>
      <w:r>
        <w:rPr>
          <w:rFonts w:eastAsia="Georgia"/>
        </w:rPr>
        <w:t>"I don't know."</w:t>
      </w:r>
    </w:p>
    <w:p w14:paraId="4CDA24DA" w14:textId="5802DAE5" w:rsidR="00A1675C" w:rsidRDefault="003434B6">
      <w:pPr>
        <w:ind w:firstLine="432"/>
      </w:pPr>
      <w:r>
        <w:rPr>
          <w:rFonts w:eastAsia="Georgia"/>
        </w:rPr>
        <w:t>Penny carefully looked at the strange mysterious photograph.</w:t>
      </w:r>
    </w:p>
    <w:p w14:paraId="67C4AB17" w14:textId="77777777" w:rsidR="00A1675C" w:rsidRDefault="00000000">
      <w:pPr>
        <w:spacing w:before="40" w:after="120"/>
      </w:pPr>
      <w:r>
        <w:rPr>
          <w:rFonts w:eastAsia="Georgia"/>
        </w:rPr>
        <w:t>"It's on the photograph too."</w:t>
      </w:r>
    </w:p>
    <w:p w14:paraId="7EE480C5" w14:textId="77777777" w:rsidR="00A1675C" w:rsidRDefault="00000000">
      <w:pPr>
        <w:spacing w:before="40" w:after="120"/>
      </w:pPr>
      <w:r>
        <w:rPr>
          <w:rFonts w:eastAsia="Georgia"/>
        </w:rPr>
        <w:t>"Yes."</w:t>
      </w:r>
    </w:p>
    <w:p w14:paraId="1F2D0998" w14:textId="77777777" w:rsidR="00A1675C" w:rsidRDefault="00000000">
      <w:pPr>
        <w:spacing w:before="40" w:after="120"/>
      </w:pPr>
      <w:r>
        <w:rPr>
          <w:rFonts w:eastAsia="Georgia"/>
        </w:rPr>
        <w:t>"And the Bureau clock."</w:t>
      </w:r>
    </w:p>
    <w:p w14:paraId="1DD5C1CB" w14:textId="77777777" w:rsidR="00A1675C" w:rsidRDefault="00000000">
      <w:pPr>
        <w:spacing w:before="40" w:after="120"/>
      </w:pPr>
      <w:r>
        <w:rPr>
          <w:rFonts w:eastAsia="Georgia"/>
        </w:rPr>
        <w:t>"Yes."</w:t>
      </w:r>
    </w:p>
    <w:p w14:paraId="2C785DB7" w14:textId="77777777" w:rsidR="00A1675C" w:rsidRDefault="00000000">
      <w:pPr>
        <w:spacing w:before="40" w:after="120"/>
      </w:pPr>
      <w:r>
        <w:rPr>
          <w:rFonts w:eastAsia="Georgia"/>
        </w:rPr>
        <w:t>"And yesterday's footage."</w:t>
      </w:r>
    </w:p>
    <w:p w14:paraId="20B00E93" w14:textId="77777777" w:rsidR="00A1675C" w:rsidRDefault="00000000">
      <w:pPr>
        <w:ind w:firstLine="432"/>
      </w:pPr>
      <w:r>
        <w:rPr>
          <w:rFonts w:eastAsia="Georgia"/>
        </w:rPr>
        <w:t>Derek calmly nodded.</w:t>
      </w:r>
    </w:p>
    <w:p w14:paraId="1D2BCFC2" w14:textId="77777777" w:rsidR="00A1675C" w:rsidRDefault="00000000">
      <w:pPr>
        <w:spacing w:before="40" w:after="120"/>
      </w:pPr>
      <w:r>
        <w:rPr>
          <w:rFonts w:eastAsia="Georgia"/>
        </w:rPr>
        <w:t>"Yes."</w:t>
      </w:r>
    </w:p>
    <w:p w14:paraId="34CDFB5A" w14:textId="77777777" w:rsidR="00A1675C" w:rsidRDefault="00000000">
      <w:pPr>
        <w:ind w:firstLine="432"/>
      </w:pPr>
      <w:r>
        <w:rPr>
          <w:rFonts w:eastAsia="Georgia"/>
        </w:rPr>
        <w:t>Trevor thought.</w:t>
      </w:r>
    </w:p>
    <w:p w14:paraId="5D30762C" w14:textId="77777777" w:rsidR="00A1675C" w:rsidRDefault="00000000">
      <w:pPr>
        <w:spacing w:before="40" w:after="120"/>
      </w:pPr>
      <w:r>
        <w:rPr>
          <w:rFonts w:eastAsia="Georgia"/>
        </w:rPr>
        <w:t>"So seventeen is part of the message."</w:t>
      </w:r>
    </w:p>
    <w:p w14:paraId="273264F4" w14:textId="77777777" w:rsidR="00A1675C" w:rsidRDefault="00000000">
      <w:pPr>
        <w:spacing w:before="40" w:after="120"/>
      </w:pPr>
      <w:r>
        <w:rPr>
          <w:rFonts w:eastAsia="Georgia"/>
        </w:rPr>
        <w:t>"Probably."</w:t>
      </w:r>
    </w:p>
    <w:p w14:paraId="5357BEDA" w14:textId="77777777" w:rsidR="00A1675C" w:rsidRDefault="00000000">
      <w:pPr>
        <w:spacing w:before="40" w:after="120"/>
      </w:pPr>
      <w:r>
        <w:rPr>
          <w:rFonts w:eastAsia="Georgia"/>
        </w:rPr>
        <w:t>"Could it be a date?"</w:t>
      </w:r>
    </w:p>
    <w:p w14:paraId="6841A5B5" w14:textId="77777777" w:rsidR="00A1675C" w:rsidRDefault="00000000">
      <w:pPr>
        <w:ind w:firstLine="432"/>
      </w:pPr>
      <w:r>
        <w:rPr>
          <w:rFonts w:eastAsia="Georgia"/>
        </w:rPr>
        <w:t>Derek shook his head.</w:t>
      </w:r>
    </w:p>
    <w:p w14:paraId="397EFBE7" w14:textId="77777777" w:rsidR="00A1675C" w:rsidRDefault="00000000">
      <w:pPr>
        <w:spacing w:before="40" w:after="120"/>
      </w:pPr>
      <w:r>
        <w:rPr>
          <w:rFonts w:eastAsia="Georgia"/>
        </w:rPr>
        <w:t>"No."</w:t>
      </w:r>
    </w:p>
    <w:p w14:paraId="57929D04" w14:textId="77777777" w:rsidR="00A1675C" w:rsidRDefault="00000000">
      <w:pPr>
        <w:spacing w:before="40" w:after="120"/>
      </w:pPr>
      <w:r>
        <w:rPr>
          <w:rFonts w:eastAsia="Georgia"/>
        </w:rPr>
        <w:t>"Reference to a page?"</w:t>
      </w:r>
    </w:p>
    <w:p w14:paraId="2E9E82F6" w14:textId="77777777" w:rsidR="00A1675C" w:rsidRDefault="00000000">
      <w:pPr>
        <w:spacing w:before="40" w:after="120"/>
      </w:pPr>
      <w:r>
        <w:rPr>
          <w:rFonts w:eastAsia="Georgia"/>
        </w:rPr>
        <w:t>"Possibly."</w:t>
      </w:r>
    </w:p>
    <w:p w14:paraId="1212EF69" w14:textId="77777777" w:rsidR="00A1675C" w:rsidRDefault="00000000">
      <w:pPr>
        <w:spacing w:before="40" w:after="120"/>
      </w:pPr>
      <w:r>
        <w:rPr>
          <w:rFonts w:eastAsia="Georgia"/>
        </w:rPr>
        <w:t>"An equation?"</w:t>
      </w:r>
    </w:p>
    <w:p w14:paraId="7B775307" w14:textId="77777777" w:rsidR="00A1675C" w:rsidRDefault="00000000">
      <w:pPr>
        <w:spacing w:before="40" w:after="120"/>
      </w:pPr>
      <w:r>
        <w:rPr>
          <w:rFonts w:eastAsia="Georgia"/>
        </w:rPr>
        <w:t>"Possibly."</w:t>
      </w:r>
    </w:p>
    <w:p w14:paraId="2BB9231D" w14:textId="571AE991" w:rsidR="00A1675C" w:rsidRDefault="003434B6">
      <w:pPr>
        <w:spacing w:before="40" w:after="120"/>
      </w:pPr>
      <w:r>
        <w:rPr>
          <w:rFonts w:eastAsia="Georgia"/>
        </w:rPr>
        <w:t>Penny declared, "Or a velocity."</w:t>
      </w:r>
    </w:p>
    <w:p w14:paraId="7884D4D7" w14:textId="77777777" w:rsidR="00A1675C" w:rsidRDefault="00000000">
      <w:pPr>
        <w:ind w:firstLine="432"/>
      </w:pPr>
      <w:r>
        <w:rPr>
          <w:rFonts w:eastAsia="Georgia"/>
        </w:rPr>
        <w:t>Derek carefully looked at her.</w:t>
      </w:r>
    </w:p>
    <w:p w14:paraId="1AE63CFC" w14:textId="77777777" w:rsidR="00A1675C" w:rsidRDefault="00000000">
      <w:pPr>
        <w:spacing w:before="40" w:after="120"/>
      </w:pPr>
      <w:r>
        <w:rPr>
          <w:rFonts w:eastAsia="Georgia"/>
        </w:rPr>
        <w:t>"Explain."</w:t>
      </w:r>
    </w:p>
    <w:p w14:paraId="0DBE5336" w14:textId="77777777" w:rsidR="00A1675C" w:rsidRDefault="00000000">
      <w:pPr>
        <w:spacing w:before="40" w:after="120"/>
      </w:pPr>
      <w:r>
        <w:rPr>
          <w:rFonts w:eastAsia="Georgia"/>
        </w:rPr>
        <w:t>"Seventeen kilometres per second. Seventeen percent of something. Seventeen metres per second. There's no shortage of seventeen in physics."</w:t>
      </w:r>
    </w:p>
    <w:p w14:paraId="598AF2EA" w14:textId="77777777" w:rsidR="00A1675C" w:rsidRDefault="00000000">
      <w:pPr>
        <w:spacing w:before="40" w:after="120"/>
      </w:pPr>
      <w:r>
        <w:rPr>
          <w:rFonts w:eastAsia="Georgia"/>
        </w:rPr>
        <w:t>"True."</w:t>
      </w:r>
    </w:p>
    <w:p w14:paraId="4295F2F8" w14:textId="77777777" w:rsidR="00A1675C" w:rsidRDefault="00000000">
      <w:pPr>
        <w:ind w:firstLine="432"/>
      </w:pPr>
      <w:r>
        <w:rPr>
          <w:rFonts w:eastAsia="Georgia"/>
        </w:rPr>
        <w:t>Trevor looked at the clock again.</w:t>
      </w:r>
    </w:p>
    <w:p w14:paraId="0D96E685" w14:textId="77777777" w:rsidR="00A1675C" w:rsidRDefault="00000000">
      <w:pPr>
        <w:spacing w:before="40" w:after="120"/>
      </w:pPr>
      <w:r>
        <w:rPr>
          <w:rFonts w:eastAsia="Georgia"/>
        </w:rPr>
        <w:t>"Could be 17 seconds of proper time."</w:t>
      </w:r>
    </w:p>
    <w:p w14:paraId="7116284C" w14:textId="35970E82" w:rsidR="00A1675C" w:rsidRDefault="00000000">
      <w:pPr>
        <w:ind w:firstLine="432"/>
      </w:pPr>
      <w:r>
        <w:rPr>
          <w:rFonts w:eastAsia="Georgia"/>
        </w:rPr>
        <w:t xml:space="preserve">Derek stopped. </w:t>
      </w:r>
      <w:r w:rsidR="003434B6">
        <w:rPr>
          <w:rFonts w:eastAsia="Georgia"/>
        </w:rPr>
        <w:t>Penny</w:t>
      </w:r>
      <w:r>
        <w:rPr>
          <w:rFonts w:eastAsia="Georgia"/>
        </w:rPr>
        <w:t xml:space="preserve"> looked at him.</w:t>
      </w:r>
    </w:p>
    <w:p w14:paraId="7A14DD59" w14:textId="77777777" w:rsidR="00A1675C" w:rsidRDefault="00000000">
      <w:pPr>
        <w:spacing w:before="40" w:after="120"/>
      </w:pPr>
      <w:r>
        <w:rPr>
          <w:rFonts w:eastAsia="Georgia"/>
        </w:rPr>
        <w:t>Trevor realized he had announced something interesting.</w:t>
      </w:r>
    </w:p>
    <w:p w14:paraId="0D7C9559" w14:textId="77777777" w:rsidR="00A1675C" w:rsidRDefault="00000000">
      <w:pPr>
        <w:spacing w:before="40" w:after="120"/>
      </w:pPr>
      <w:r>
        <w:rPr>
          <w:rFonts w:eastAsia="Georgia"/>
        </w:rPr>
        <w:t>"That would make the difference meaningful."</w:t>
      </w:r>
    </w:p>
    <w:p w14:paraId="7F7A2E1A" w14:textId="77777777" w:rsidR="00A1675C" w:rsidRDefault="00000000">
      <w:pPr>
        <w:spacing w:before="40" w:after="120"/>
      </w:pPr>
      <w:r>
        <w:rPr>
          <w:rFonts w:eastAsia="Georgia"/>
        </w:rPr>
        <w:t>"Yes."</w:t>
      </w:r>
    </w:p>
    <w:p w14:paraId="0D47932F" w14:textId="77777777" w:rsidR="00A1675C" w:rsidRDefault="00000000">
      <w:pPr>
        <w:ind w:firstLine="432"/>
      </w:pPr>
      <w:r>
        <w:rPr>
          <w:rFonts w:eastAsia="Georgia"/>
        </w:rPr>
        <w:t>Derek took the strange photograph.</w:t>
      </w:r>
    </w:p>
    <w:p w14:paraId="0DE62FBE" w14:textId="77777777" w:rsidR="00A1675C" w:rsidRDefault="00000000">
      <w:pPr>
        <w:spacing w:before="40" w:after="120"/>
      </w:pPr>
      <w:r>
        <w:rPr>
          <w:rFonts w:eastAsia="Georgia"/>
        </w:rPr>
        <w:t>"If seventeen seconds is a proper-time interval..."</w:t>
      </w:r>
    </w:p>
    <w:p w14:paraId="52C2524E" w14:textId="4AEF58C8" w:rsidR="00A1675C" w:rsidRDefault="00000000">
      <w:pPr>
        <w:spacing w:before="40" w:after="120"/>
      </w:pPr>
      <w:r>
        <w:rPr>
          <w:rFonts w:eastAsia="Georgia"/>
        </w:rPr>
        <w:t xml:space="preserve">"Then we'd need to know which worldline we're talking about," </w:t>
      </w:r>
      <w:r w:rsidR="003434B6">
        <w:rPr>
          <w:rFonts w:eastAsia="Georgia"/>
        </w:rPr>
        <w:t>Penny</w:t>
      </w:r>
      <w:r>
        <w:rPr>
          <w:rFonts w:eastAsia="Georgia"/>
        </w:rPr>
        <w:t xml:space="preserve"> asserted.</w:t>
      </w:r>
    </w:p>
    <w:p w14:paraId="03DC62B7" w14:textId="77777777" w:rsidR="00A1675C" w:rsidRDefault="00000000">
      <w:pPr>
        <w:ind w:firstLine="432"/>
      </w:pPr>
      <w:r>
        <w:rPr>
          <w:rFonts w:eastAsia="Georgia"/>
        </w:rPr>
        <w:t>Trevor nodded.</w:t>
      </w:r>
    </w:p>
    <w:p w14:paraId="38C3BAEE" w14:textId="77777777" w:rsidR="00A1675C" w:rsidRDefault="00000000">
      <w:pPr>
        <w:spacing w:before="40" w:after="120"/>
      </w:pPr>
      <w:r>
        <w:rPr>
          <w:rFonts w:eastAsia="Georgia"/>
        </w:rPr>
        <w:t>"And the gravitational potential."</w:t>
      </w:r>
    </w:p>
    <w:p w14:paraId="47E71BFF" w14:textId="77777777" w:rsidR="00A1675C" w:rsidRDefault="00000000">
      <w:pPr>
        <w:spacing w:before="40" w:after="120"/>
      </w:pPr>
      <w:r>
        <w:rPr>
          <w:rFonts w:eastAsia="Georgia"/>
        </w:rPr>
        <w:t>"Exactly."</w:t>
      </w:r>
    </w:p>
    <w:p w14:paraId="0829CFD2" w14:textId="77777777" w:rsidR="00A1675C" w:rsidRDefault="00000000">
      <w:pPr>
        <w:ind w:firstLine="432"/>
      </w:pPr>
      <w:r>
        <w:rPr>
          <w:rFonts w:eastAsia="Georgia"/>
        </w:rPr>
        <w:t>Derek carefully looked at both of them.</w:t>
      </w:r>
    </w:p>
    <w:p w14:paraId="47165805" w14:textId="77777777" w:rsidR="00A1675C" w:rsidRDefault="00000000">
      <w:pPr>
        <w:spacing w:before="40" w:after="120"/>
      </w:pPr>
      <w:r>
        <w:rPr>
          <w:rFonts w:eastAsia="Georgia"/>
        </w:rPr>
        <w:t>"Which means we're already getting ahead of ourselves."</w:t>
      </w:r>
    </w:p>
    <w:p w14:paraId="3F3BA284" w14:textId="07DDAEE1" w:rsidR="00A1675C" w:rsidRDefault="003434B6">
      <w:pPr>
        <w:ind w:firstLine="432"/>
      </w:pPr>
      <w:r>
        <w:rPr>
          <w:rFonts w:eastAsia="Georgia"/>
        </w:rPr>
        <w:t>Penny gently smiled.</w:t>
      </w:r>
    </w:p>
    <w:p w14:paraId="6DD66E9A" w14:textId="77777777" w:rsidR="00A1675C" w:rsidRDefault="00000000">
      <w:pPr>
        <w:spacing w:before="40" w:after="120"/>
      </w:pPr>
      <w:r>
        <w:rPr>
          <w:rFonts w:eastAsia="Georgia"/>
        </w:rPr>
        <w:t>"That's what we do."</w:t>
      </w:r>
    </w:p>
    <w:p w14:paraId="565E032E" w14:textId="77777777" w:rsidR="00A1675C" w:rsidRDefault="00000000">
      <w:pPr>
        <w:ind w:firstLine="432"/>
      </w:pPr>
      <w:r>
        <w:rPr>
          <w:rFonts w:eastAsia="Georgia"/>
        </w:rPr>
        <w:t>Derek put the strange photograph down.</w:t>
      </w:r>
    </w:p>
    <w:p w14:paraId="6FACD1A7" w14:textId="77777777" w:rsidR="00A1675C" w:rsidRDefault="00000000">
      <w:pPr>
        <w:spacing w:before="40" w:after="120"/>
      </w:pPr>
      <w:r>
        <w:rPr>
          <w:rFonts w:eastAsia="Georgia"/>
        </w:rPr>
        <w:t>"Not yet."</w:t>
      </w:r>
    </w:p>
    <w:p w14:paraId="53F3DA9E" w14:textId="77777777" w:rsidR="00A1675C" w:rsidRDefault="00000000">
      <w:pPr>
        <w:ind w:firstLine="432"/>
      </w:pPr>
      <w:r>
        <w:rPr>
          <w:rFonts w:eastAsia="Georgia"/>
        </w:rPr>
        <w:t>He turned to the whiteboard.</w:t>
      </w:r>
    </w:p>
    <w:p w14:paraId="4D16CF6A" w14:textId="77777777" w:rsidR="00A1675C" w:rsidRDefault="00000000">
      <w:pPr>
        <w:spacing w:before="40" w:after="120"/>
      </w:pPr>
      <w:r>
        <w:rPr>
          <w:rFonts w:eastAsia="Georgia"/>
        </w:rPr>
        <w:t>"We need the simplest possible explanation first."</w:t>
      </w:r>
    </w:p>
    <w:p w14:paraId="7F20048C" w14:textId="77777777" w:rsidR="00A1675C" w:rsidRDefault="00000000">
      <w:pPr>
        <w:ind w:firstLine="432"/>
      </w:pPr>
      <w:r>
        <w:rPr>
          <w:rFonts w:eastAsia="Georgia"/>
        </w:rPr>
        <w:t>Trevor nodded.</w:t>
      </w:r>
    </w:p>
    <w:p w14:paraId="0A5B7669" w14:textId="77777777" w:rsidR="00A1675C" w:rsidRDefault="00000000">
      <w:pPr>
        <w:spacing w:before="40" w:after="120"/>
      </w:pPr>
      <w:r>
        <w:rPr>
          <w:rFonts w:eastAsia="Georgia"/>
        </w:rPr>
        <w:t>"Special Relativity."</w:t>
      </w:r>
    </w:p>
    <w:p w14:paraId="71DA3DE2" w14:textId="77777777" w:rsidR="00A1675C" w:rsidRDefault="00000000">
      <w:pPr>
        <w:spacing w:before="40" w:after="120"/>
      </w:pPr>
      <w:r>
        <w:rPr>
          <w:rFonts w:eastAsia="Georgia"/>
        </w:rPr>
        <w:t>"Yes."</w:t>
      </w:r>
    </w:p>
    <w:p w14:paraId="5C84F997" w14:textId="77777777" w:rsidR="00A1675C" w:rsidRPr="00B37FE2" w:rsidRDefault="00000000">
      <w:pPr>
        <w:ind w:firstLine="432"/>
        <w:rPr>
          <w:lang w:val="de-DE"/>
        </w:rPr>
      </w:pPr>
      <w:r w:rsidRPr="00B37FE2">
        <w:rPr>
          <w:rFonts w:eastAsia="Georgia"/>
          <w:lang w:val="de-DE"/>
        </w:rPr>
        <w:t xml:space="preserve">Derek wrote: x' = </w:t>
      </w:r>
      <w:r>
        <w:rPr>
          <w:rFonts w:eastAsia="Georgia"/>
        </w:rPr>
        <w:t>γ</w:t>
      </w:r>
      <w:r w:rsidRPr="00B37FE2">
        <w:rPr>
          <w:rFonts w:eastAsia="Georgia"/>
          <w:lang w:val="de-DE"/>
        </w:rPr>
        <w:t xml:space="preserve">(x − vt) t' = </w:t>
      </w:r>
      <w:r>
        <w:rPr>
          <w:rFonts w:eastAsia="Georgia"/>
        </w:rPr>
        <w:t>γ</w:t>
      </w:r>
      <w:r w:rsidRPr="00B37FE2">
        <w:rPr>
          <w:rFonts w:eastAsia="Georgia"/>
          <w:lang w:val="de-DE"/>
        </w:rPr>
        <w:t>(t − vx/c²)</w:t>
      </w:r>
    </w:p>
    <w:p w14:paraId="746804AC" w14:textId="77777777" w:rsidR="00A1675C" w:rsidRDefault="00000000">
      <w:pPr>
        <w:ind w:firstLine="432"/>
      </w:pPr>
      <w:r>
        <w:rPr>
          <w:rFonts w:eastAsia="Georgia"/>
        </w:rPr>
        <w:t>Trevor carefully looked at the equations.</w:t>
      </w:r>
    </w:p>
    <w:p w14:paraId="55882D20" w14:textId="77777777" w:rsidR="00A1675C" w:rsidRDefault="00000000">
      <w:pPr>
        <w:spacing w:before="200" w:after="120"/>
        <w:jc w:val="center"/>
      </w:pPr>
      <w:r>
        <w:rPr>
          <w:rFonts w:eastAsia="Georgia"/>
          <w:b/>
          <w:sz w:val="24"/>
        </w:rPr>
        <w:t>"The Lorentz transformation."</w:t>
      </w:r>
    </w:p>
    <w:p w14:paraId="6437FB2A" w14:textId="77777777" w:rsidR="00A1675C" w:rsidRDefault="00000000">
      <w:pPr>
        <w:spacing w:before="40" w:after="120"/>
      </w:pPr>
      <w:r>
        <w:rPr>
          <w:rFonts w:eastAsia="Georgia"/>
        </w:rPr>
        <w:t>"Yes."</w:t>
      </w:r>
    </w:p>
    <w:p w14:paraId="52AB7298" w14:textId="08C1BC5C" w:rsidR="00A1675C" w:rsidRDefault="003434B6">
      <w:pPr>
        <w:ind w:firstLine="432"/>
      </w:pPr>
      <w:r>
        <w:rPr>
          <w:rFonts w:eastAsia="Georgia"/>
        </w:rPr>
        <w:t>Penny slowly nodded.</w:t>
      </w:r>
    </w:p>
    <w:p w14:paraId="1658001F" w14:textId="77777777" w:rsidR="00A1675C" w:rsidRDefault="00000000">
      <w:pPr>
        <w:spacing w:before="40" w:after="120"/>
      </w:pPr>
      <w:r>
        <w:rPr>
          <w:rFonts w:eastAsia="Georgia"/>
        </w:rPr>
        <w:t>"Weinstein."</w:t>
      </w:r>
    </w:p>
    <w:p w14:paraId="49096301" w14:textId="77777777" w:rsidR="00A1675C" w:rsidRDefault="00000000">
      <w:pPr>
        <w:spacing w:before="40" w:after="120"/>
      </w:pPr>
      <w:r>
        <w:rPr>
          <w:rFonts w:eastAsia="Georgia"/>
        </w:rPr>
        <w:t>"Yes."</w:t>
      </w:r>
    </w:p>
    <w:p w14:paraId="0827EA9E" w14:textId="77777777" w:rsidR="00A1675C" w:rsidRDefault="00000000">
      <w:pPr>
        <w:ind w:firstLine="432"/>
      </w:pPr>
      <w:r>
        <w:rPr>
          <w:rFonts w:eastAsia="Georgia"/>
        </w:rPr>
        <w:t>Trevor looked at Derek.</w:t>
      </w:r>
    </w:p>
    <w:p w14:paraId="7E606D49" w14:textId="77777777" w:rsidR="00A1675C" w:rsidRDefault="00000000">
      <w:pPr>
        <w:spacing w:before="40" w:after="120"/>
      </w:pPr>
      <w:r>
        <w:rPr>
          <w:rFonts w:eastAsia="Georgia"/>
        </w:rPr>
        <w:t>"Do you ever find it strange saying that?"</w:t>
      </w:r>
    </w:p>
    <w:p w14:paraId="544D8B12" w14:textId="77777777" w:rsidR="00A1675C" w:rsidRDefault="00000000">
      <w:pPr>
        <w:spacing w:before="40" w:after="120"/>
      </w:pPr>
      <w:r>
        <w:rPr>
          <w:rFonts w:eastAsia="Georgia"/>
        </w:rPr>
        <w:t>"Why?"</w:t>
      </w:r>
    </w:p>
    <w:p w14:paraId="3DDD0DA0" w14:textId="77777777" w:rsidR="00A1675C" w:rsidRDefault="00000000">
      <w:pPr>
        <w:spacing w:before="40" w:after="120"/>
      </w:pPr>
      <w:r>
        <w:rPr>
          <w:rFonts w:eastAsia="Georgia"/>
        </w:rPr>
        <w:t>"That you're using Weinstein's equations to investigate a case involving Weinstein's own theory."</w:t>
      </w:r>
    </w:p>
    <w:p w14:paraId="64609607" w14:textId="77777777" w:rsidR="00A1675C" w:rsidRDefault="00000000">
      <w:pPr>
        <w:ind w:firstLine="432"/>
      </w:pPr>
      <w:r>
        <w:rPr>
          <w:rFonts w:eastAsia="Georgia"/>
        </w:rPr>
        <w:t>Derek thought about it.</w:t>
      </w:r>
    </w:p>
    <w:p w14:paraId="686881C0" w14:textId="77777777" w:rsidR="00A1675C" w:rsidRDefault="00000000">
      <w:pPr>
        <w:spacing w:before="40" w:after="120"/>
      </w:pPr>
      <w:r>
        <w:rPr>
          <w:rFonts w:eastAsia="Georgia"/>
        </w:rPr>
        <w:t>"Not particularly."</w:t>
      </w:r>
    </w:p>
    <w:p w14:paraId="0C46A295" w14:textId="77777777" w:rsidR="00A1675C" w:rsidRDefault="00000000">
      <w:pPr>
        <w:spacing w:before="40" w:after="120"/>
      </w:pPr>
      <w:r>
        <w:rPr>
          <w:rFonts w:eastAsia="Georgia"/>
        </w:rPr>
        <w:t>"Why not?"</w:t>
      </w:r>
    </w:p>
    <w:p w14:paraId="0CD7DCF6" w14:textId="77777777" w:rsidR="00A1675C" w:rsidRDefault="00000000">
      <w:pPr>
        <w:spacing w:before="40" w:after="120"/>
      </w:pPr>
      <w:r>
        <w:rPr>
          <w:rFonts w:eastAsia="Georgia"/>
        </w:rPr>
        <w:t>"Because if you want to investigate a crime involving gravity, you use General Relativity."</w:t>
      </w:r>
    </w:p>
    <w:p w14:paraId="504490FF" w14:textId="77777777" w:rsidR="00A1675C" w:rsidRDefault="00000000">
      <w:pPr>
        <w:spacing w:before="40" w:after="120"/>
      </w:pPr>
      <w:r>
        <w:rPr>
          <w:rFonts w:eastAsia="Georgia"/>
        </w:rPr>
        <w:t>"Fair."</w:t>
      </w:r>
    </w:p>
    <w:p w14:paraId="717B7959" w14:textId="77777777" w:rsidR="00A1675C" w:rsidRDefault="00000000">
      <w:pPr>
        <w:spacing w:before="40" w:after="120"/>
      </w:pPr>
      <w:r>
        <w:rPr>
          <w:rFonts w:eastAsia="Georgia"/>
        </w:rPr>
        <w:t>"If you want to investigate a crime involving relative motion and time, you use Special Relativity."</w:t>
      </w:r>
    </w:p>
    <w:p w14:paraId="28EB4F0F" w14:textId="77777777" w:rsidR="00A1675C" w:rsidRDefault="00000000">
      <w:pPr>
        <w:spacing w:before="40" w:after="120"/>
      </w:pPr>
      <w:r>
        <w:rPr>
          <w:rFonts w:eastAsia="Georgia"/>
        </w:rPr>
        <w:t>"And if it involves both?"</w:t>
      </w:r>
    </w:p>
    <w:p w14:paraId="6644B283" w14:textId="77777777" w:rsidR="00A1675C" w:rsidRDefault="00000000">
      <w:pPr>
        <w:spacing w:before="40" w:after="120"/>
      </w:pPr>
      <w:r>
        <w:rPr>
          <w:rFonts w:eastAsia="Georgia"/>
        </w:rPr>
        <w:t>"Then you start charging by the hour."</w:t>
      </w:r>
    </w:p>
    <w:p w14:paraId="7481310A" w14:textId="10B9D33A" w:rsidR="00A1675C" w:rsidRDefault="003434B6">
      <w:pPr>
        <w:ind w:firstLine="432"/>
      </w:pPr>
      <w:r>
        <w:rPr>
          <w:rFonts w:eastAsia="Georgia"/>
        </w:rPr>
        <w:t>Penny laughed. Derek pointed to the first equation.</w:t>
      </w:r>
    </w:p>
    <w:p w14:paraId="1B434A97" w14:textId="77777777" w:rsidR="00A1675C" w:rsidRDefault="00000000">
      <w:pPr>
        <w:spacing w:before="40" w:after="120"/>
      </w:pPr>
      <w:r>
        <w:rPr>
          <w:rFonts w:eastAsia="Georgia"/>
        </w:rPr>
        <w:t>"This is the spatial transformation."</w:t>
      </w:r>
    </w:p>
    <w:p w14:paraId="7F91435D" w14:textId="77777777" w:rsidR="00A1675C" w:rsidRDefault="00000000">
      <w:pPr>
        <w:ind w:firstLine="432"/>
      </w:pPr>
      <w:r>
        <w:rPr>
          <w:rFonts w:eastAsia="Georgia"/>
        </w:rPr>
        <w:t>Then the second.</w:t>
      </w:r>
    </w:p>
    <w:p w14:paraId="02D2560D" w14:textId="77777777" w:rsidR="00A1675C" w:rsidRDefault="00000000">
      <w:pPr>
        <w:spacing w:before="40" w:after="120"/>
      </w:pPr>
      <w:r>
        <w:rPr>
          <w:rFonts w:eastAsia="Georgia"/>
        </w:rPr>
        <w:t>"This is the temporal transformation."</w:t>
      </w:r>
    </w:p>
    <w:p w14:paraId="5A3BEF96" w14:textId="77777777" w:rsidR="00A1675C" w:rsidRDefault="00000000">
      <w:pPr>
        <w:ind w:firstLine="432"/>
      </w:pPr>
      <w:r>
        <w:rPr>
          <w:rFonts w:eastAsia="Georgia"/>
        </w:rPr>
        <w:t>Trevor nodded.</w:t>
      </w:r>
    </w:p>
    <w:p w14:paraId="4863368B" w14:textId="77777777" w:rsidR="00A1675C" w:rsidRDefault="00000000">
      <w:pPr>
        <w:spacing w:before="40" w:after="120"/>
      </w:pPr>
      <w:r>
        <w:rPr>
          <w:rFonts w:eastAsia="Georgia"/>
        </w:rPr>
        <w:t>"And the important bit is that t' depends on x."</w:t>
      </w:r>
    </w:p>
    <w:p w14:paraId="2130564E" w14:textId="77777777" w:rsidR="00A1675C" w:rsidRDefault="00000000">
      <w:pPr>
        <w:spacing w:before="40" w:after="120"/>
      </w:pPr>
      <w:r>
        <w:rPr>
          <w:rFonts w:eastAsia="Georgia"/>
        </w:rPr>
        <w:t>"Yes."</w:t>
      </w:r>
    </w:p>
    <w:p w14:paraId="566B9FB6" w14:textId="77777777" w:rsidR="00A1675C" w:rsidRDefault="00000000">
      <w:pPr>
        <w:spacing w:before="40" w:after="120"/>
      </w:pPr>
      <w:r>
        <w:rPr>
          <w:rFonts w:eastAsia="Georgia"/>
        </w:rPr>
        <w:t>"Meaning that time in one frame depends partly on where the event occurs in the other frame."</w:t>
      </w:r>
    </w:p>
    <w:p w14:paraId="79DAFDDA" w14:textId="77777777" w:rsidR="00A1675C" w:rsidRDefault="00000000">
      <w:pPr>
        <w:spacing w:before="40" w:after="120"/>
      </w:pPr>
      <w:r>
        <w:rPr>
          <w:rFonts w:eastAsia="Georgia"/>
        </w:rPr>
        <w:t>"Correct."</w:t>
      </w:r>
    </w:p>
    <w:p w14:paraId="6149943F" w14:textId="77777777" w:rsidR="00A1675C" w:rsidRDefault="00000000">
      <w:pPr>
        <w:ind w:firstLine="432"/>
      </w:pPr>
      <w:r>
        <w:rPr>
          <w:rFonts w:eastAsia="Georgia"/>
        </w:rPr>
        <w:t>Trevor looked sharply at the photograph.</w:t>
      </w:r>
    </w:p>
    <w:p w14:paraId="5EC91F0F" w14:textId="77777777" w:rsidR="00A1675C" w:rsidRDefault="00000000">
      <w:pPr>
        <w:spacing w:before="40" w:after="120"/>
      </w:pPr>
      <w:r>
        <w:rPr>
          <w:rFonts w:eastAsia="Georgia"/>
        </w:rPr>
        <w:t>"So two events that are simultaneous in one frame need not be simultaneous in another."</w:t>
      </w:r>
    </w:p>
    <w:p w14:paraId="64B96B0C" w14:textId="77777777" w:rsidR="00A1675C" w:rsidRDefault="00000000">
      <w:pPr>
        <w:spacing w:before="40" w:after="120"/>
      </w:pPr>
      <w:r>
        <w:rPr>
          <w:rFonts w:eastAsia="Georgia"/>
        </w:rPr>
        <w:t>"Exactly."</w:t>
      </w:r>
    </w:p>
    <w:p w14:paraId="384C9B14" w14:textId="5ECE8722" w:rsidR="00A1675C" w:rsidRDefault="003434B6">
      <w:pPr>
        <w:spacing w:before="40" w:after="120"/>
      </w:pPr>
      <w:r>
        <w:rPr>
          <w:rFonts w:eastAsia="Georgia"/>
        </w:rPr>
        <w:t>Penny pointed out, "Which is relativity of simultaneity."</w:t>
      </w:r>
    </w:p>
    <w:p w14:paraId="6DE6216F" w14:textId="77777777" w:rsidR="00A1675C" w:rsidRDefault="00000000">
      <w:pPr>
        <w:spacing w:before="40" w:after="120"/>
      </w:pPr>
      <w:r>
        <w:rPr>
          <w:rFonts w:eastAsia="Georgia"/>
        </w:rPr>
        <w:t>"Yes."</w:t>
      </w:r>
    </w:p>
    <w:p w14:paraId="309D90FE" w14:textId="77777777" w:rsidR="00A1675C" w:rsidRDefault="00000000">
      <w:pPr>
        <w:ind w:firstLine="432"/>
      </w:pPr>
      <w:r>
        <w:rPr>
          <w:rFonts w:eastAsia="Georgia"/>
        </w:rPr>
        <w:t>Derek looked at the photograph again.</w:t>
      </w:r>
    </w:p>
    <w:p w14:paraId="27D028E1" w14:textId="77777777" w:rsidR="00A1675C" w:rsidRDefault="00000000">
      <w:pPr>
        <w:spacing w:before="40" w:after="120"/>
      </w:pPr>
      <w:r>
        <w:rPr>
          <w:rFonts w:eastAsia="Georgia"/>
        </w:rPr>
        <w:t>"And that is the first thing I want to test."</w:t>
      </w:r>
    </w:p>
    <w:p w14:paraId="77BD19F3" w14:textId="47BFA625" w:rsidR="00A1675C" w:rsidRDefault="00000000">
      <w:pPr>
        <w:ind w:firstLine="432"/>
      </w:pPr>
      <w:r>
        <w:rPr>
          <w:rFonts w:eastAsia="Georgia"/>
        </w:rPr>
        <w:t>He opened the Bureau's</w:t>
      </w:r>
      <w:r w:rsidR="00C86E0C">
        <w:rPr>
          <w:rFonts w:eastAsia="Georgia"/>
        </w:rPr>
        <w:t xml:space="preserve"> sophisticated</w:t>
      </w:r>
      <w:r>
        <w:rPr>
          <w:rFonts w:eastAsia="Georgia"/>
        </w:rPr>
        <w:t xml:space="preserve"> analysis software.</w:t>
      </w:r>
    </w:p>
    <w:p w14:paraId="2C9973CB" w14:textId="77777777" w:rsidR="00A1675C" w:rsidRDefault="00000000">
      <w:pPr>
        <w:spacing w:before="40" w:after="120"/>
      </w:pPr>
      <w:r>
        <w:rPr>
          <w:rFonts w:eastAsia="Georgia"/>
        </w:rPr>
        <w:t>"Suppose the photograph's timestamp is genuine."</w:t>
      </w:r>
    </w:p>
    <w:p w14:paraId="15FBF79C" w14:textId="77777777" w:rsidR="00A1675C" w:rsidRDefault="00000000">
      <w:pPr>
        <w:ind w:firstLine="432"/>
      </w:pPr>
      <w:r>
        <w:rPr>
          <w:rFonts w:eastAsia="Georgia"/>
        </w:rPr>
        <w:t>Trevor leaned forward.</w:t>
      </w:r>
    </w:p>
    <w:p w14:paraId="7E56CC5F" w14:textId="77777777" w:rsidR="00A1675C" w:rsidRDefault="00000000">
      <w:pPr>
        <w:spacing w:before="40" w:after="120"/>
      </w:pPr>
      <w:r>
        <w:rPr>
          <w:rFonts w:eastAsia="Georgia"/>
        </w:rPr>
        <w:t>"All right."</w:t>
      </w:r>
    </w:p>
    <w:p w14:paraId="62EB5B43" w14:textId="77777777" w:rsidR="00A1675C" w:rsidRDefault="00000000">
      <w:pPr>
        <w:spacing w:before="40" w:after="120"/>
      </w:pPr>
      <w:r>
        <w:rPr>
          <w:rFonts w:eastAsia="Georgia"/>
        </w:rPr>
        <w:t>"Suppose the photograph corresponds to an actual event tomorrow at 11:03:17."</w:t>
      </w:r>
    </w:p>
    <w:p w14:paraId="7A18F1D4" w14:textId="77777777" w:rsidR="00A1675C" w:rsidRDefault="00000000">
      <w:pPr>
        <w:spacing w:before="40" w:after="120"/>
      </w:pPr>
      <w:r>
        <w:rPr>
          <w:rFonts w:eastAsia="Georgia"/>
        </w:rPr>
        <w:t>"Okay."</w:t>
      </w:r>
    </w:p>
    <w:p w14:paraId="2A023FB6" w14:textId="77777777" w:rsidR="00A1675C" w:rsidRDefault="00000000">
      <w:pPr>
        <w:spacing w:before="40" w:after="120"/>
      </w:pPr>
      <w:r>
        <w:rPr>
          <w:rFonts w:eastAsia="Georgia"/>
        </w:rPr>
        <w:t>"And suppose the camera and the Bureau are moving relative to one another."</w:t>
      </w:r>
    </w:p>
    <w:p w14:paraId="3352FFF6" w14:textId="3F467C3B" w:rsidR="00A1675C" w:rsidRDefault="003434B6">
      <w:pPr>
        <w:ind w:firstLine="432"/>
      </w:pPr>
      <w:r>
        <w:rPr>
          <w:rFonts w:eastAsia="Georgia"/>
        </w:rPr>
        <w:t>Penny nodded.</w:t>
      </w:r>
    </w:p>
    <w:p w14:paraId="123247DA" w14:textId="77777777" w:rsidR="00A1675C" w:rsidRDefault="00000000">
      <w:pPr>
        <w:spacing w:before="40" w:after="120"/>
      </w:pPr>
      <w:r>
        <w:rPr>
          <w:rFonts w:eastAsia="Georgia"/>
        </w:rPr>
        <w:t>"Then the time coordinate assigned to that event could be different in the two frames."</w:t>
      </w:r>
    </w:p>
    <w:p w14:paraId="2DFB349D" w14:textId="77777777" w:rsidR="00A1675C" w:rsidRDefault="00000000">
      <w:pPr>
        <w:spacing w:before="40" w:after="120"/>
      </w:pPr>
      <w:r>
        <w:rPr>
          <w:rFonts w:eastAsia="Georgia"/>
        </w:rPr>
        <w:t>"Yes."</w:t>
      </w:r>
    </w:p>
    <w:p w14:paraId="191E2A47" w14:textId="77777777" w:rsidR="00A1675C" w:rsidRDefault="00000000">
      <w:pPr>
        <w:spacing w:before="40" w:after="120"/>
      </w:pPr>
      <w:r>
        <w:rPr>
          <w:rFonts w:eastAsia="Georgia"/>
        </w:rPr>
        <w:t>Trevor clarified, "But unless they're moving at a substantial fraction of the speed of light, the difference should be tiny."</w:t>
      </w:r>
    </w:p>
    <w:p w14:paraId="3548A4F5" w14:textId="77777777" w:rsidR="00A1675C" w:rsidRDefault="00000000">
      <w:pPr>
        <w:ind w:firstLine="432"/>
      </w:pPr>
      <w:r>
        <w:rPr>
          <w:rFonts w:eastAsia="Georgia"/>
        </w:rPr>
        <w:t>Derek smiled.</w:t>
      </w:r>
    </w:p>
    <w:p w14:paraId="3EED2990" w14:textId="77777777" w:rsidR="00A1675C" w:rsidRDefault="00000000">
      <w:pPr>
        <w:spacing w:before="40" w:after="120"/>
      </w:pPr>
      <w:r>
        <w:rPr>
          <w:rFonts w:eastAsia="Georgia"/>
        </w:rPr>
        <w:t>"Exactly."</w:t>
      </w:r>
    </w:p>
    <w:p w14:paraId="2B605BFF" w14:textId="77777777" w:rsidR="00A1675C" w:rsidRDefault="00000000">
      <w:pPr>
        <w:spacing w:before="40" w:after="120"/>
      </w:pPr>
      <w:r>
        <w:rPr>
          <w:rFonts w:eastAsia="Georgia"/>
        </w:rPr>
        <w:t>"How tiny?"</w:t>
      </w:r>
    </w:p>
    <w:p w14:paraId="2AB60195" w14:textId="77777777" w:rsidR="00A1675C" w:rsidRDefault="00000000">
      <w:pPr>
        <w:spacing w:before="40" w:after="120"/>
      </w:pPr>
      <w:r>
        <w:rPr>
          <w:rFonts w:eastAsia="Georgia"/>
        </w:rPr>
        <w:t>"Very."</w:t>
      </w:r>
    </w:p>
    <w:p w14:paraId="23677098" w14:textId="77777777" w:rsidR="00A1675C" w:rsidRDefault="00000000">
      <w:pPr>
        <w:spacing w:before="40" w:after="120"/>
      </w:pPr>
      <w:r>
        <w:rPr>
          <w:rFonts w:eastAsia="Georgia"/>
        </w:rPr>
        <w:t>"How tiny?"</w:t>
      </w:r>
    </w:p>
    <w:p w14:paraId="52574B4A" w14:textId="77777777" w:rsidR="00A1675C" w:rsidRDefault="00000000">
      <w:pPr>
        <w:spacing w:before="40" w:after="120"/>
      </w:pPr>
      <w:r>
        <w:rPr>
          <w:rFonts w:eastAsia="Georgia"/>
        </w:rPr>
        <w:t>"Small enough that London Underground timetables are generally a greater source of temporal uncertainty."</w:t>
      </w:r>
    </w:p>
    <w:p w14:paraId="79F02813" w14:textId="6353586E" w:rsidR="00A1675C" w:rsidRDefault="003434B6">
      <w:pPr>
        <w:ind w:firstLine="432"/>
      </w:pPr>
      <w:r>
        <w:rPr>
          <w:rFonts w:eastAsia="Georgia"/>
        </w:rPr>
        <w:t>Penny smiled.</w:t>
      </w:r>
    </w:p>
    <w:p w14:paraId="0D3E6B13" w14:textId="77777777" w:rsidR="00A1675C" w:rsidRDefault="00000000">
      <w:pPr>
        <w:spacing w:before="40" w:after="120"/>
      </w:pPr>
      <w:r>
        <w:rPr>
          <w:rFonts w:eastAsia="Georgia"/>
        </w:rPr>
        <w:t>"So ordinary motion can't explain a difference of nearly two hours."</w:t>
      </w:r>
    </w:p>
    <w:p w14:paraId="2E9E6948" w14:textId="77777777" w:rsidR="00A1675C" w:rsidRDefault="00000000">
      <w:pPr>
        <w:spacing w:before="40" w:after="120"/>
      </w:pPr>
      <w:r>
        <w:rPr>
          <w:rFonts w:eastAsia="Georgia"/>
        </w:rPr>
        <w:t>"No."</w:t>
      </w:r>
    </w:p>
    <w:p w14:paraId="0E39BD89" w14:textId="77777777" w:rsidR="00A1675C" w:rsidRDefault="00000000">
      <w:pPr>
        <w:ind w:firstLine="432"/>
      </w:pPr>
      <w:r>
        <w:rPr>
          <w:rFonts w:eastAsia="Georgia"/>
        </w:rPr>
        <w:t>Derek entered the relevant numbers. The computer calculated. He looked sharply at the result.</w:t>
      </w:r>
    </w:p>
    <w:p w14:paraId="5828E418" w14:textId="77777777" w:rsidR="00A1675C" w:rsidRDefault="00000000">
      <w:pPr>
        <w:ind w:firstLine="432"/>
      </w:pPr>
      <w:r>
        <w:rPr>
          <w:rFonts w:eastAsia="Georgia"/>
        </w:rPr>
        <w:t>Then he entered them again. Trevor watched.</w:t>
      </w:r>
    </w:p>
    <w:p w14:paraId="33C356D1" w14:textId="77777777" w:rsidR="00A1675C" w:rsidRDefault="00000000">
      <w:pPr>
        <w:spacing w:before="40" w:after="120"/>
      </w:pPr>
      <w:r>
        <w:rPr>
          <w:rFonts w:eastAsia="Georgia"/>
        </w:rPr>
        <w:t>"What did you get?"</w:t>
      </w:r>
    </w:p>
    <w:p w14:paraId="67E6718E" w14:textId="77777777" w:rsidR="00A1675C" w:rsidRDefault="00000000">
      <w:pPr>
        <w:spacing w:before="40" w:after="120"/>
      </w:pPr>
      <w:r>
        <w:rPr>
          <w:rFonts w:eastAsia="Georgia"/>
        </w:rPr>
        <w:t>"Nothing."</w:t>
      </w:r>
    </w:p>
    <w:p w14:paraId="0E9F486E" w14:textId="77777777" w:rsidR="00A1675C" w:rsidRDefault="00000000">
      <w:pPr>
        <w:spacing w:before="40" w:after="120"/>
      </w:pPr>
      <w:r>
        <w:rPr>
          <w:rFonts w:eastAsia="Georgia"/>
        </w:rPr>
        <w:t>"Nothing?"</w:t>
      </w:r>
    </w:p>
    <w:p w14:paraId="0FAA5066" w14:textId="77777777" w:rsidR="00A1675C" w:rsidRDefault="00000000">
      <w:pPr>
        <w:spacing w:before="40" w:after="120"/>
      </w:pPr>
      <w:r>
        <w:rPr>
          <w:rFonts w:eastAsia="Georgia"/>
        </w:rPr>
        <w:t>"Exactly."</w:t>
      </w:r>
    </w:p>
    <w:p w14:paraId="13DB0185" w14:textId="77777777" w:rsidR="00A1675C" w:rsidRDefault="00000000">
      <w:pPr>
        <w:ind w:firstLine="432"/>
      </w:pPr>
      <w:r>
        <w:rPr>
          <w:rFonts w:eastAsia="Georgia"/>
        </w:rPr>
        <w:t>Derek deleted the calculation.</w:t>
      </w:r>
    </w:p>
    <w:p w14:paraId="53D60217" w14:textId="77777777" w:rsidR="00A1675C" w:rsidRDefault="00000000">
      <w:pPr>
        <w:spacing w:before="40" w:after="120"/>
      </w:pPr>
      <w:r>
        <w:rPr>
          <w:rFonts w:eastAsia="Georgia"/>
        </w:rPr>
        <w:t>"That's the problem."</w:t>
      </w:r>
    </w:p>
    <w:p w14:paraId="541AFDBA" w14:textId="00B34B48" w:rsidR="00A1675C" w:rsidRDefault="003434B6">
      <w:pPr>
        <w:ind w:firstLine="432"/>
      </w:pPr>
      <w:r>
        <w:rPr>
          <w:rFonts w:eastAsia="Georgia"/>
        </w:rPr>
        <w:t>Penny came over.</w:t>
      </w:r>
    </w:p>
    <w:p w14:paraId="2A84AC74" w14:textId="77777777" w:rsidR="00A1675C" w:rsidRDefault="00000000">
      <w:pPr>
        <w:spacing w:before="40" w:after="120"/>
      </w:pPr>
      <w:r>
        <w:rPr>
          <w:rFonts w:eastAsia="Georgia"/>
        </w:rPr>
        <w:t>"What did you expect?"</w:t>
      </w:r>
    </w:p>
    <w:p w14:paraId="3ED8967D" w14:textId="77777777" w:rsidR="00A1675C" w:rsidRDefault="00000000">
      <w:pPr>
        <w:spacing w:before="40" w:after="120"/>
      </w:pPr>
      <w:r>
        <w:rPr>
          <w:rFonts w:eastAsia="Georgia"/>
        </w:rPr>
        <w:t>"A result."</w:t>
      </w:r>
    </w:p>
    <w:p w14:paraId="161203AB" w14:textId="77777777" w:rsidR="00A1675C" w:rsidRDefault="00000000">
      <w:pPr>
        <w:spacing w:before="40" w:after="120"/>
      </w:pPr>
      <w:r>
        <w:rPr>
          <w:rFonts w:eastAsia="Georgia"/>
        </w:rPr>
        <w:t>"Meaning?"</w:t>
      </w:r>
    </w:p>
    <w:p w14:paraId="4C236AD2" w14:textId="77777777" w:rsidR="00A1675C" w:rsidRDefault="00000000">
      <w:pPr>
        <w:spacing w:before="40" w:after="120"/>
      </w:pPr>
      <w:r>
        <w:rPr>
          <w:rFonts w:eastAsia="Georgia"/>
        </w:rPr>
        <w:t>"A physically meaningful relative velocity."</w:t>
      </w:r>
    </w:p>
    <w:p w14:paraId="05C5E0DF" w14:textId="77777777" w:rsidR="00A1675C" w:rsidRDefault="00000000">
      <w:pPr>
        <w:spacing w:before="40" w:after="120"/>
      </w:pPr>
      <w:r>
        <w:rPr>
          <w:rFonts w:eastAsia="Georgia"/>
        </w:rPr>
        <w:t>"And you didn't get one?"</w:t>
      </w:r>
    </w:p>
    <w:p w14:paraId="135071AE" w14:textId="77777777" w:rsidR="00A1675C" w:rsidRDefault="00000000">
      <w:pPr>
        <w:spacing w:before="40" w:after="120"/>
      </w:pPr>
      <w:r>
        <w:rPr>
          <w:rFonts w:eastAsia="Georgia"/>
        </w:rPr>
        <w:t>"I got one."</w:t>
      </w:r>
    </w:p>
    <w:p w14:paraId="1025C933" w14:textId="77777777" w:rsidR="00A1675C" w:rsidRDefault="00000000">
      <w:pPr>
        <w:spacing w:before="40" w:after="120"/>
      </w:pPr>
      <w:r>
        <w:rPr>
          <w:rFonts w:eastAsia="Georgia"/>
        </w:rPr>
        <w:t>"Then what's wrong?"</w:t>
      </w:r>
    </w:p>
    <w:p w14:paraId="14A46AB8" w14:textId="77777777" w:rsidR="00A1675C" w:rsidRDefault="00000000">
      <w:pPr>
        <w:ind w:firstLine="432"/>
      </w:pPr>
      <w:r>
        <w:rPr>
          <w:rFonts w:eastAsia="Georgia"/>
        </w:rPr>
        <w:t>Derek pointed at the number.</w:t>
      </w:r>
    </w:p>
    <w:p w14:paraId="029EC95F" w14:textId="77777777" w:rsidR="00A1675C" w:rsidRDefault="00000000">
      <w:pPr>
        <w:spacing w:before="40" w:after="120"/>
      </w:pPr>
      <w:r>
        <w:rPr>
          <w:rFonts w:eastAsia="Georgia"/>
        </w:rPr>
        <w:t>"It's greater than c."</w:t>
      </w:r>
    </w:p>
    <w:p w14:paraId="20A001A7" w14:textId="77777777" w:rsidR="00A1675C" w:rsidRDefault="00000000">
      <w:pPr>
        <w:ind w:firstLine="432"/>
      </w:pPr>
      <w:r>
        <w:rPr>
          <w:rFonts w:eastAsia="Georgia"/>
        </w:rPr>
        <w:t>Trevor stared.</w:t>
      </w:r>
    </w:p>
    <w:p w14:paraId="356C29BB" w14:textId="77777777" w:rsidR="00A1675C" w:rsidRDefault="00000000">
      <w:pPr>
        <w:spacing w:before="40" w:after="120"/>
      </w:pPr>
      <w:r>
        <w:rPr>
          <w:rFonts w:eastAsia="Georgia"/>
        </w:rPr>
        <w:t>"How much greater?"</w:t>
      </w:r>
    </w:p>
    <w:p w14:paraId="1189AF0C" w14:textId="77777777" w:rsidR="00A1675C" w:rsidRDefault="00000000">
      <w:pPr>
        <w:spacing w:before="40" w:after="120"/>
      </w:pPr>
      <w:r>
        <w:rPr>
          <w:rFonts w:eastAsia="Georgia"/>
        </w:rPr>
        <w:t>"Enough."</w:t>
      </w:r>
    </w:p>
    <w:p w14:paraId="6A0D171B" w14:textId="77777777" w:rsidR="00A1675C" w:rsidRDefault="00000000">
      <w:pPr>
        <w:ind w:firstLine="432"/>
      </w:pPr>
      <w:r>
        <w:rPr>
          <w:rFonts w:eastAsia="Georgia"/>
        </w:rPr>
        <w:t>Trevor leaned closer.</w:t>
      </w:r>
    </w:p>
    <w:p w14:paraId="133C460C" w14:textId="77777777" w:rsidR="00A1675C" w:rsidRDefault="00000000">
      <w:pPr>
        <w:spacing w:before="40" w:after="120"/>
      </w:pPr>
      <w:r>
        <w:rPr>
          <w:rFonts w:eastAsia="Georgia"/>
        </w:rPr>
        <w:t>"That's not a velocity."</w:t>
      </w:r>
    </w:p>
    <w:p w14:paraId="0A57E8AB" w14:textId="77777777" w:rsidR="00A1675C" w:rsidRDefault="00000000">
      <w:pPr>
        <w:spacing w:before="40" w:after="120"/>
      </w:pPr>
      <w:r>
        <w:rPr>
          <w:rFonts w:eastAsia="Georgia"/>
        </w:rPr>
        <w:t>"Correct."</w:t>
      </w:r>
    </w:p>
    <w:p w14:paraId="6985A556" w14:textId="4CF94033" w:rsidR="00A1675C" w:rsidRDefault="003434B6">
      <w:pPr>
        <w:ind w:firstLine="432"/>
      </w:pPr>
      <w:r>
        <w:rPr>
          <w:rFonts w:eastAsia="Georgia"/>
        </w:rPr>
        <w:t>Penny looked at Derek.</w:t>
      </w:r>
    </w:p>
    <w:p w14:paraId="4724BD71" w14:textId="77777777" w:rsidR="00A1675C" w:rsidRDefault="00000000">
      <w:pPr>
        <w:spacing w:before="40" w:after="120"/>
      </w:pPr>
      <w:r>
        <w:rPr>
          <w:rFonts w:eastAsia="Georgia"/>
        </w:rPr>
        <w:t>"So Special Relativity is telling us the premise is wrong."</w:t>
      </w:r>
    </w:p>
    <w:p w14:paraId="678472C9" w14:textId="77777777" w:rsidR="00A1675C" w:rsidRDefault="00000000">
      <w:pPr>
        <w:spacing w:before="40" w:after="120"/>
      </w:pPr>
      <w:r>
        <w:rPr>
          <w:rFonts w:eastAsia="Georgia"/>
        </w:rPr>
        <w:t>"Or the frame is wrong."</w:t>
      </w:r>
    </w:p>
    <w:p w14:paraId="5F3487F2" w14:textId="77777777" w:rsidR="00A1675C" w:rsidRDefault="00000000">
      <w:pPr>
        <w:spacing w:before="40" w:after="120"/>
      </w:pPr>
      <w:r>
        <w:rPr>
          <w:rFonts w:eastAsia="Georgia"/>
        </w:rPr>
        <w:t>"Or the event."</w:t>
      </w:r>
    </w:p>
    <w:p w14:paraId="7D504393" w14:textId="77777777" w:rsidR="00A1675C" w:rsidRDefault="00000000">
      <w:pPr>
        <w:spacing w:before="40" w:after="120"/>
      </w:pPr>
      <w:r>
        <w:rPr>
          <w:rFonts w:eastAsia="Georgia"/>
        </w:rPr>
        <w:t>"Or the clocks."</w:t>
      </w:r>
    </w:p>
    <w:p w14:paraId="0B3D577D" w14:textId="77777777" w:rsidR="00A1675C" w:rsidRDefault="00000000">
      <w:pPr>
        <w:spacing w:before="40" w:after="120"/>
      </w:pPr>
      <w:r>
        <w:rPr>
          <w:rFonts w:eastAsia="Georgia"/>
        </w:rPr>
        <w:t>"Or the photograph."</w:t>
      </w:r>
    </w:p>
    <w:p w14:paraId="4B521E44" w14:textId="77777777" w:rsidR="00A1675C" w:rsidRDefault="00000000">
      <w:pPr>
        <w:spacing w:before="40" w:after="120"/>
      </w:pPr>
      <w:r>
        <w:rPr>
          <w:rFonts w:eastAsia="Georgia"/>
        </w:rPr>
        <w:t>"Yes."</w:t>
      </w:r>
    </w:p>
    <w:p w14:paraId="285FF7F6" w14:textId="77777777" w:rsidR="00A1675C" w:rsidRDefault="00000000">
      <w:pPr>
        <w:ind w:firstLine="432"/>
      </w:pPr>
      <w:r>
        <w:rPr>
          <w:rFonts w:eastAsia="Georgia"/>
        </w:rPr>
        <w:t>Trevor slowly looked at the equation.</w:t>
      </w:r>
    </w:p>
    <w:p w14:paraId="04B8695E" w14:textId="77777777" w:rsidR="00A1675C" w:rsidRDefault="00000000">
      <w:pPr>
        <w:spacing w:before="40" w:after="120"/>
      </w:pPr>
      <w:r>
        <w:rPr>
          <w:rFonts w:eastAsia="Georgia"/>
        </w:rPr>
        <w:t>"Could the photograph be showing a different event?"</w:t>
      </w:r>
    </w:p>
    <w:p w14:paraId="31AEFC30" w14:textId="77777777" w:rsidR="00A1675C" w:rsidRDefault="00000000">
      <w:pPr>
        <w:ind w:firstLine="432"/>
      </w:pPr>
      <w:r>
        <w:rPr>
          <w:rFonts w:eastAsia="Georgia"/>
        </w:rPr>
        <w:t>Derek turned.</w:t>
      </w:r>
    </w:p>
    <w:p w14:paraId="210D8A64" w14:textId="77777777" w:rsidR="00A1675C" w:rsidRDefault="00000000">
      <w:pPr>
        <w:spacing w:before="40" w:after="120"/>
      </w:pPr>
      <w:r>
        <w:rPr>
          <w:rFonts w:eastAsia="Georgia"/>
        </w:rPr>
        <w:t>"Explain."</w:t>
      </w:r>
    </w:p>
    <w:p w14:paraId="1F82E6B6" w14:textId="77777777" w:rsidR="00A1675C" w:rsidRDefault="00000000">
      <w:pPr>
        <w:spacing w:before="40" w:after="120"/>
      </w:pPr>
      <w:r>
        <w:rPr>
          <w:rFonts w:eastAsia="Georgia"/>
        </w:rPr>
        <w:t>"The photograph may be real, but we assume it shows Derek's death."</w:t>
      </w:r>
    </w:p>
    <w:p w14:paraId="7BD9996C" w14:textId="77777777" w:rsidR="00A1675C" w:rsidRDefault="00000000">
      <w:pPr>
        <w:spacing w:before="40" w:after="120"/>
      </w:pPr>
      <w:r>
        <w:rPr>
          <w:rFonts w:eastAsia="Georgia"/>
        </w:rPr>
        <w:t>"Yes."</w:t>
      </w:r>
    </w:p>
    <w:p w14:paraId="65DFC51C" w14:textId="77777777" w:rsidR="00A1675C" w:rsidRDefault="00000000">
      <w:pPr>
        <w:spacing w:before="40" w:after="120"/>
      </w:pPr>
      <w:r>
        <w:rPr>
          <w:rFonts w:eastAsia="Georgia"/>
        </w:rPr>
        <w:t>"What if it shows Derek at a different event that happens to look like his death?"</w:t>
      </w:r>
    </w:p>
    <w:p w14:paraId="5499AD32" w14:textId="31CC1B75" w:rsidR="00A1675C" w:rsidRDefault="00000000">
      <w:pPr>
        <w:ind w:firstLine="432"/>
      </w:pPr>
      <w:r>
        <w:rPr>
          <w:rFonts w:eastAsia="Georgia"/>
        </w:rPr>
        <w:t xml:space="preserve">Derek considered this. </w:t>
      </w:r>
      <w:r w:rsidR="003434B6">
        <w:rPr>
          <w:rFonts w:eastAsia="Georgia"/>
        </w:rPr>
        <w:t>Penny</w:t>
      </w:r>
      <w:r>
        <w:rPr>
          <w:rFonts w:eastAsia="Georgia"/>
        </w:rPr>
        <w:t xml:space="preserve"> gently smiled.</w:t>
      </w:r>
    </w:p>
    <w:p w14:paraId="269631D4" w14:textId="77777777" w:rsidR="00A1675C" w:rsidRDefault="00000000">
      <w:pPr>
        <w:spacing w:before="40" w:after="120"/>
      </w:pPr>
      <w:r>
        <w:rPr>
          <w:rFonts w:eastAsia="Georgia"/>
        </w:rPr>
        <w:t>"That would be rather unfortunate for Derek."</w:t>
      </w:r>
    </w:p>
    <w:p w14:paraId="6B02639C" w14:textId="77777777" w:rsidR="00A1675C" w:rsidRDefault="00000000">
      <w:pPr>
        <w:spacing w:before="40" w:after="120"/>
      </w:pPr>
      <w:r>
        <w:rPr>
          <w:rFonts w:eastAsia="Georgia"/>
        </w:rPr>
        <w:t>"Indeed."</w:t>
      </w:r>
    </w:p>
    <w:p w14:paraId="55B45075" w14:textId="77777777" w:rsidR="00A1675C" w:rsidRDefault="00000000">
      <w:pPr>
        <w:ind w:firstLine="432"/>
      </w:pPr>
      <w:r>
        <w:rPr>
          <w:rFonts w:eastAsia="Georgia"/>
        </w:rPr>
        <w:t>Trevor continued.</w:t>
      </w:r>
    </w:p>
    <w:p w14:paraId="017F6ADB" w14:textId="77777777" w:rsidR="00A1675C" w:rsidRDefault="00000000">
      <w:pPr>
        <w:spacing w:before="40" w:after="120"/>
      </w:pPr>
      <w:r>
        <w:rPr>
          <w:rFonts w:eastAsia="Georgia"/>
        </w:rPr>
        <w:t>"Maybe the blood isn't blood."</w:t>
      </w:r>
    </w:p>
    <w:p w14:paraId="1032F894" w14:textId="77777777" w:rsidR="00A1675C" w:rsidRDefault="00000000">
      <w:pPr>
        <w:ind w:firstLine="432"/>
      </w:pPr>
      <w:r>
        <w:rPr>
          <w:rFonts w:eastAsia="Georgia"/>
        </w:rPr>
        <w:t>Derek looked at him.</w:t>
      </w:r>
    </w:p>
    <w:p w14:paraId="0E76EEE8" w14:textId="77777777" w:rsidR="00A1675C" w:rsidRDefault="00000000">
      <w:pPr>
        <w:spacing w:before="40" w:after="120"/>
      </w:pPr>
      <w:r>
        <w:rPr>
          <w:rFonts w:eastAsia="Georgia"/>
        </w:rPr>
        <w:t>"Maybe."</w:t>
      </w:r>
    </w:p>
    <w:p w14:paraId="03B7EE8C" w14:textId="77777777" w:rsidR="00A1675C" w:rsidRDefault="00000000">
      <w:pPr>
        <w:spacing w:before="40" w:after="120"/>
      </w:pPr>
      <w:r>
        <w:rPr>
          <w:rFonts w:eastAsia="Georgia"/>
        </w:rPr>
        <w:t>"Maybe the body isn't Derek."</w:t>
      </w:r>
    </w:p>
    <w:p w14:paraId="42472BCA" w14:textId="77777777" w:rsidR="00A1675C" w:rsidRDefault="00000000">
      <w:pPr>
        <w:spacing w:before="40" w:after="120"/>
      </w:pPr>
      <w:r>
        <w:rPr>
          <w:rFonts w:eastAsia="Georgia"/>
        </w:rPr>
        <w:t>"Possible."</w:t>
      </w:r>
    </w:p>
    <w:p w14:paraId="3F67CC0C" w14:textId="77777777" w:rsidR="00A1675C" w:rsidRDefault="00000000">
      <w:pPr>
        <w:spacing w:before="40" w:after="120"/>
      </w:pPr>
      <w:r>
        <w:rPr>
          <w:rFonts w:eastAsia="Georgia"/>
        </w:rPr>
        <w:t>"Maybe he's unconscious."</w:t>
      </w:r>
    </w:p>
    <w:p w14:paraId="0C0BBA7C" w14:textId="77777777" w:rsidR="00A1675C" w:rsidRDefault="00000000">
      <w:pPr>
        <w:spacing w:before="40" w:after="120"/>
      </w:pPr>
      <w:r>
        <w:rPr>
          <w:rFonts w:eastAsia="Georgia"/>
        </w:rPr>
        <w:t>"Possible."</w:t>
      </w:r>
    </w:p>
    <w:p w14:paraId="38FDDD85" w14:textId="77777777" w:rsidR="00A1675C" w:rsidRDefault="00000000">
      <w:pPr>
        <w:spacing w:before="40" w:after="120"/>
      </w:pPr>
      <w:r>
        <w:rPr>
          <w:rFonts w:eastAsia="Georgia"/>
        </w:rPr>
        <w:t>"Maybe the photograph has been staged."</w:t>
      </w:r>
    </w:p>
    <w:p w14:paraId="7E28132D" w14:textId="77777777" w:rsidR="00A1675C" w:rsidRDefault="00000000">
      <w:pPr>
        <w:spacing w:before="40" w:after="120"/>
      </w:pPr>
      <w:r>
        <w:rPr>
          <w:rFonts w:eastAsia="Georgia"/>
        </w:rPr>
        <w:t>"Possible."</w:t>
      </w:r>
    </w:p>
    <w:p w14:paraId="627499B6" w14:textId="77777777" w:rsidR="00A1675C" w:rsidRDefault="00000000">
      <w:pPr>
        <w:ind w:firstLine="432"/>
      </w:pPr>
      <w:r>
        <w:rPr>
          <w:rFonts w:eastAsia="Georgia"/>
        </w:rPr>
        <w:t>Trevor looked pleased.</w:t>
      </w:r>
    </w:p>
    <w:p w14:paraId="2E39B868" w14:textId="77777777" w:rsidR="00A1675C" w:rsidRDefault="00000000">
      <w:pPr>
        <w:spacing w:before="40" w:after="120"/>
      </w:pPr>
      <w:r>
        <w:rPr>
          <w:rFonts w:eastAsia="Georgia"/>
        </w:rPr>
        <w:t>"So we don't actually know that the photograph is evidence of murder."</w:t>
      </w:r>
    </w:p>
    <w:p w14:paraId="776426B9" w14:textId="77777777" w:rsidR="00A1675C" w:rsidRDefault="00000000">
      <w:pPr>
        <w:ind w:firstLine="432"/>
      </w:pPr>
      <w:r>
        <w:rPr>
          <w:rFonts w:eastAsia="Georgia"/>
        </w:rPr>
        <w:t>Derek nodded.</w:t>
      </w:r>
    </w:p>
    <w:p w14:paraId="582E8935" w14:textId="77777777" w:rsidR="00A1675C" w:rsidRDefault="00000000">
      <w:pPr>
        <w:spacing w:before="40" w:after="120"/>
      </w:pPr>
      <w:r>
        <w:rPr>
          <w:rFonts w:eastAsia="Georgia"/>
        </w:rPr>
        <w:t>"Good."</w:t>
      </w:r>
    </w:p>
    <w:p w14:paraId="0C5295CA" w14:textId="77777777" w:rsidR="00A1675C" w:rsidRDefault="00000000">
      <w:pPr>
        <w:ind w:firstLine="432"/>
      </w:pPr>
      <w:r>
        <w:rPr>
          <w:rFonts w:eastAsia="Georgia"/>
        </w:rPr>
        <w:t>Trevor sat back.</w:t>
      </w:r>
    </w:p>
    <w:p w14:paraId="57493090" w14:textId="77777777" w:rsidR="00A1675C" w:rsidRDefault="00000000">
      <w:pPr>
        <w:spacing w:before="40" w:after="120"/>
      </w:pPr>
      <w:r>
        <w:rPr>
          <w:rFonts w:eastAsia="Georgia"/>
        </w:rPr>
        <w:t>"Then why did you say you'd been murdered?"</w:t>
      </w:r>
    </w:p>
    <w:p w14:paraId="2DD8D769" w14:textId="77777777" w:rsidR="00A1675C" w:rsidRDefault="00000000">
      <w:pPr>
        <w:ind w:firstLine="432"/>
      </w:pPr>
      <w:r>
        <w:rPr>
          <w:rFonts w:eastAsia="Georgia"/>
        </w:rPr>
        <w:t>Derek looked at him.</w:t>
      </w:r>
    </w:p>
    <w:p w14:paraId="72CC9B7A" w14:textId="77777777" w:rsidR="00A1675C" w:rsidRDefault="00000000">
      <w:pPr>
        <w:spacing w:before="40" w:after="120"/>
      </w:pPr>
      <w:r>
        <w:rPr>
          <w:rFonts w:eastAsia="Georgia"/>
        </w:rPr>
        <w:t>"Because the Bureau told me."</w:t>
      </w:r>
    </w:p>
    <w:p w14:paraId="2E758A56" w14:textId="77777777" w:rsidR="00A1675C" w:rsidRDefault="00000000">
      <w:pPr>
        <w:ind w:firstLine="432"/>
      </w:pPr>
      <w:r>
        <w:rPr>
          <w:rFonts w:eastAsia="Georgia"/>
        </w:rPr>
        <w:t>Trevor stared intently.</w:t>
      </w:r>
    </w:p>
    <w:p w14:paraId="6E48D82F" w14:textId="77777777" w:rsidR="00A1675C" w:rsidRDefault="00000000">
      <w:pPr>
        <w:spacing w:before="40" w:after="120"/>
      </w:pPr>
      <w:r>
        <w:rPr>
          <w:rFonts w:eastAsia="Georgia"/>
        </w:rPr>
        <w:t>"Right."</w:t>
      </w:r>
    </w:p>
    <w:p w14:paraId="7B9A8632" w14:textId="6458E03A" w:rsidR="00A1675C" w:rsidRDefault="003434B6">
      <w:pPr>
        <w:spacing w:before="40" w:after="120"/>
      </w:pPr>
      <w:r>
        <w:rPr>
          <w:rFonts w:eastAsia="Georgia"/>
        </w:rPr>
        <w:t>Penny mentioned, "We're going to need to question the Bureau."</w:t>
      </w:r>
    </w:p>
    <w:p w14:paraId="721B2791" w14:textId="77777777" w:rsidR="00A1675C" w:rsidRDefault="00000000">
      <w:pPr>
        <w:ind w:firstLine="432"/>
      </w:pPr>
      <w:r>
        <w:rPr>
          <w:rFonts w:eastAsia="Georgia"/>
        </w:rPr>
        <w:t>Derek nodded.</w:t>
      </w:r>
    </w:p>
    <w:p w14:paraId="16C9EC2D" w14:textId="77777777" w:rsidR="00A1675C" w:rsidRDefault="00000000">
      <w:pPr>
        <w:spacing w:before="40" w:after="120"/>
      </w:pPr>
      <w:r>
        <w:rPr>
          <w:rFonts w:eastAsia="Georgia"/>
        </w:rPr>
        <w:t>"I was afraid of that."</w:t>
      </w:r>
    </w:p>
    <w:p w14:paraId="5B762F9F" w14:textId="77777777" w:rsidR="00A1675C" w:rsidRDefault="00000000">
      <w:pPr>
        <w:ind w:firstLine="432"/>
      </w:pPr>
      <w:r>
        <w:rPr>
          <w:rFonts w:eastAsia="Georgia"/>
        </w:rPr>
        <w:t>The telephone rang. All three looked at it.</w:t>
      </w:r>
    </w:p>
    <w:p w14:paraId="600DC638" w14:textId="77777777" w:rsidR="00A1675C" w:rsidRDefault="00000000">
      <w:pPr>
        <w:spacing w:before="40" w:after="120"/>
      </w:pPr>
      <w:r>
        <w:rPr>
          <w:rFonts w:eastAsia="Georgia"/>
        </w:rPr>
        <w:t>Derek answered.</w:t>
      </w:r>
    </w:p>
    <w:p w14:paraId="0B7A3BEC" w14:textId="77777777" w:rsidR="00A1675C" w:rsidRDefault="00000000">
      <w:pPr>
        <w:spacing w:before="40" w:after="120"/>
      </w:pPr>
      <w:r>
        <w:rPr>
          <w:rFonts w:eastAsia="Georgia"/>
        </w:rPr>
        <w:t>"Derek Gent."</w:t>
      </w:r>
    </w:p>
    <w:p w14:paraId="6B597D96" w14:textId="77777777" w:rsidR="00A1675C" w:rsidRDefault="00000000">
      <w:pPr>
        <w:ind w:firstLine="432"/>
      </w:pPr>
      <w:r>
        <w:rPr>
          <w:rFonts w:eastAsia="Georgia"/>
        </w:rPr>
        <w:t>A pause. Then a man's voice.</w:t>
      </w:r>
    </w:p>
    <w:p w14:paraId="6333CDD0" w14:textId="77777777" w:rsidR="00A1675C" w:rsidRDefault="00000000">
      <w:pPr>
        <w:spacing w:before="40" w:after="120"/>
      </w:pPr>
      <w:r>
        <w:rPr>
          <w:rFonts w:eastAsia="Georgia"/>
        </w:rPr>
        <w:t>"Good morning."</w:t>
      </w:r>
    </w:p>
    <w:p w14:paraId="556B9B2C" w14:textId="77777777" w:rsidR="00A1675C" w:rsidRDefault="00000000">
      <w:pPr>
        <w:ind w:firstLine="432"/>
      </w:pPr>
      <w:r>
        <w:rPr>
          <w:rFonts w:eastAsia="Georgia"/>
        </w:rPr>
        <w:t>Derek knew the voice.</w:t>
      </w:r>
    </w:p>
    <w:p w14:paraId="1C2CD56E" w14:textId="77777777" w:rsidR="00A1675C" w:rsidRDefault="00000000">
      <w:pPr>
        <w:spacing w:before="40" w:after="120"/>
      </w:pPr>
      <w:r>
        <w:rPr>
          <w:rFonts w:eastAsia="Georgia"/>
        </w:rPr>
        <w:t>"Hermann."</w:t>
      </w:r>
    </w:p>
    <w:p w14:paraId="7F04ACC2" w14:textId="77777777" w:rsidR="00A1675C" w:rsidRDefault="00000000">
      <w:pPr>
        <w:spacing w:before="40" w:after="120"/>
      </w:pPr>
      <w:r>
        <w:rPr>
          <w:rFonts w:eastAsia="Georgia"/>
        </w:rPr>
        <w:t>"Yes."</w:t>
      </w:r>
    </w:p>
    <w:p w14:paraId="71647979" w14:textId="77777777" w:rsidR="00A1675C" w:rsidRDefault="00000000">
      <w:pPr>
        <w:spacing w:before="40" w:after="120"/>
      </w:pPr>
      <w:r>
        <w:rPr>
          <w:rFonts w:eastAsia="Georgia"/>
        </w:rPr>
        <w:t>"Where are you?"</w:t>
      </w:r>
    </w:p>
    <w:p w14:paraId="3694FF7C" w14:textId="77777777" w:rsidR="00A1675C" w:rsidRDefault="00000000">
      <w:pPr>
        <w:spacing w:before="40" w:after="120"/>
      </w:pPr>
      <w:r>
        <w:rPr>
          <w:rFonts w:eastAsia="Georgia"/>
        </w:rPr>
        <w:t>"Munich."</w:t>
      </w:r>
    </w:p>
    <w:p w14:paraId="0D19FA83" w14:textId="2F1C167C" w:rsidR="00A1675C" w:rsidRDefault="00000000">
      <w:pPr>
        <w:ind w:firstLine="432"/>
      </w:pPr>
      <w:r>
        <w:rPr>
          <w:rFonts w:eastAsia="Georgia"/>
        </w:rPr>
        <w:t xml:space="preserve">Derek carefully looked at </w:t>
      </w:r>
      <w:r w:rsidR="003434B6">
        <w:rPr>
          <w:rFonts w:eastAsia="Georgia"/>
        </w:rPr>
        <w:t>Penny</w:t>
      </w:r>
      <w:r>
        <w:rPr>
          <w:rFonts w:eastAsia="Georgia"/>
        </w:rPr>
        <w:t>.</w:t>
      </w:r>
    </w:p>
    <w:p w14:paraId="38AC2B7D" w14:textId="77777777" w:rsidR="00A1675C" w:rsidRDefault="00000000">
      <w:pPr>
        <w:spacing w:before="40" w:after="120"/>
      </w:pPr>
      <w:r>
        <w:rPr>
          <w:rFonts w:eastAsia="Georgia"/>
        </w:rPr>
        <w:t>"Of course."</w:t>
      </w:r>
    </w:p>
    <w:p w14:paraId="400D2138" w14:textId="77777777" w:rsidR="00A1675C" w:rsidRDefault="00000000">
      <w:pPr>
        <w:spacing w:before="40" w:after="120"/>
      </w:pPr>
      <w:r>
        <w:rPr>
          <w:rFonts w:eastAsia="Georgia"/>
        </w:rPr>
        <w:t>Trevor mouthed, "Who?"</w:t>
      </w:r>
    </w:p>
    <w:p w14:paraId="52C02DC5" w14:textId="77777777" w:rsidR="00A1675C" w:rsidRDefault="00000000">
      <w:pPr>
        <w:ind w:firstLine="432"/>
      </w:pPr>
      <w:r>
        <w:rPr>
          <w:rFonts w:eastAsia="Georgia"/>
        </w:rPr>
        <w:t>Derek waved him quiet.</w:t>
      </w:r>
    </w:p>
    <w:p w14:paraId="31A8C2E6" w14:textId="77777777" w:rsidR="00A1675C" w:rsidRDefault="00000000">
      <w:pPr>
        <w:spacing w:before="40" w:after="120"/>
      </w:pPr>
      <w:r>
        <w:rPr>
          <w:rFonts w:eastAsia="Georgia"/>
        </w:rPr>
        <w:t>"What do you want?"</w:t>
      </w:r>
    </w:p>
    <w:p w14:paraId="3249AD59" w14:textId="77777777" w:rsidR="00A1675C" w:rsidRDefault="00000000">
      <w:pPr>
        <w:spacing w:before="200" w:after="120"/>
        <w:jc w:val="center"/>
      </w:pPr>
      <w:r>
        <w:rPr>
          <w:rFonts w:eastAsia="Georgia"/>
          <w:b/>
          <w:sz w:val="24"/>
        </w:rPr>
        <w:t>"I understand you have been using the Lorentz transformation."</w:t>
      </w:r>
    </w:p>
    <w:p w14:paraId="4F8C0739" w14:textId="77777777" w:rsidR="00A1675C" w:rsidRDefault="00000000">
      <w:pPr>
        <w:ind w:firstLine="432"/>
      </w:pPr>
      <w:r>
        <w:rPr>
          <w:rFonts w:eastAsia="Georgia"/>
        </w:rPr>
        <w:t>Derek glanced at the whiteboard.</w:t>
      </w:r>
    </w:p>
    <w:p w14:paraId="49FDF205" w14:textId="77777777" w:rsidR="00A1675C" w:rsidRDefault="00000000">
      <w:pPr>
        <w:spacing w:before="40" w:after="120"/>
      </w:pPr>
      <w:r>
        <w:rPr>
          <w:rFonts w:eastAsia="Georgia"/>
        </w:rPr>
        <w:t>"Yes."</w:t>
      </w:r>
    </w:p>
    <w:p w14:paraId="2E3A7B44" w14:textId="77777777" w:rsidR="00A1675C" w:rsidRDefault="00000000">
      <w:pPr>
        <w:spacing w:before="40" w:after="120"/>
      </w:pPr>
      <w:r>
        <w:rPr>
          <w:rFonts w:eastAsia="Georgia"/>
        </w:rPr>
        <w:t>"And?"</w:t>
      </w:r>
    </w:p>
    <w:p w14:paraId="1497A431" w14:textId="77777777" w:rsidR="00A1675C" w:rsidRDefault="00000000">
      <w:pPr>
        <w:spacing w:before="40" w:after="120"/>
      </w:pPr>
      <w:r>
        <w:rPr>
          <w:rFonts w:eastAsia="Georgia"/>
        </w:rPr>
        <w:t>"It doesn't work."</w:t>
      </w:r>
    </w:p>
    <w:p w14:paraId="1882A007" w14:textId="77777777" w:rsidR="00A1675C" w:rsidRDefault="00000000">
      <w:pPr>
        <w:ind w:firstLine="432"/>
      </w:pPr>
      <w:r>
        <w:rPr>
          <w:rFonts w:eastAsia="Georgia"/>
        </w:rPr>
        <w:t>There was silence.</w:t>
      </w:r>
    </w:p>
    <w:p w14:paraId="6641F72B" w14:textId="77777777" w:rsidR="00A1675C" w:rsidRDefault="00000000">
      <w:pPr>
        <w:spacing w:before="40" w:after="120"/>
      </w:pPr>
      <w:r>
        <w:rPr>
          <w:rFonts w:eastAsia="Georgia"/>
        </w:rPr>
        <w:t>Then Minkowski responded:</w:t>
      </w:r>
    </w:p>
    <w:p w14:paraId="0BB42988" w14:textId="77777777" w:rsidR="00A1675C" w:rsidRDefault="00000000">
      <w:pPr>
        <w:spacing w:before="40" w:after="120"/>
      </w:pPr>
      <w:r>
        <w:rPr>
          <w:rFonts w:eastAsia="Georgia"/>
        </w:rPr>
        <w:t>"It works perfectly."</w:t>
      </w:r>
    </w:p>
    <w:p w14:paraId="19A9F204" w14:textId="77777777" w:rsidR="00A1675C" w:rsidRDefault="00000000">
      <w:pPr>
        <w:spacing w:before="40" w:after="120"/>
      </w:pPr>
      <w:r>
        <w:rPr>
          <w:rFonts w:eastAsia="Georgia"/>
        </w:rPr>
        <w:t>"Not on this problem."</w:t>
      </w:r>
    </w:p>
    <w:p w14:paraId="27B6525B" w14:textId="77777777" w:rsidR="00A1675C" w:rsidRDefault="00000000">
      <w:pPr>
        <w:spacing w:before="40" w:after="120"/>
      </w:pPr>
      <w:r>
        <w:rPr>
          <w:rFonts w:eastAsia="Georgia"/>
        </w:rPr>
        <w:t>"Then you're using it incorrectly."</w:t>
      </w:r>
    </w:p>
    <w:p w14:paraId="18822ACD" w14:textId="77777777" w:rsidR="00A1675C" w:rsidRDefault="00000000">
      <w:pPr>
        <w:ind w:firstLine="432"/>
      </w:pPr>
      <w:r>
        <w:rPr>
          <w:rFonts w:eastAsia="Georgia"/>
        </w:rPr>
        <w:t>Derek frowned.</w:t>
      </w:r>
    </w:p>
    <w:p w14:paraId="54B0C7B9" w14:textId="77777777" w:rsidR="00A1675C" w:rsidRDefault="00000000">
      <w:pPr>
        <w:spacing w:before="40" w:after="120"/>
      </w:pPr>
      <w:r>
        <w:rPr>
          <w:rFonts w:eastAsia="Georgia"/>
        </w:rPr>
        <w:t>"Are you telling me I don't understand Special Relativity?"</w:t>
      </w:r>
    </w:p>
    <w:p w14:paraId="1CEAE877" w14:textId="77777777" w:rsidR="00A1675C" w:rsidRDefault="00000000">
      <w:pPr>
        <w:spacing w:before="40" w:after="120"/>
      </w:pPr>
      <w:r>
        <w:rPr>
          <w:rFonts w:eastAsia="Georgia"/>
        </w:rPr>
        <w:t>"I'm telling you that you are trying to make a flat-spacetime transformation solve a problem that may not be flat."</w:t>
      </w:r>
    </w:p>
    <w:p w14:paraId="7AE4D20D" w14:textId="42A9589A" w:rsidR="00A1675C" w:rsidRDefault="00000000">
      <w:pPr>
        <w:ind w:firstLine="432"/>
      </w:pPr>
      <w:r>
        <w:rPr>
          <w:rFonts w:eastAsia="Georgia"/>
        </w:rPr>
        <w:t xml:space="preserve">Derek looked at </w:t>
      </w:r>
      <w:r w:rsidR="003434B6">
        <w:rPr>
          <w:rFonts w:eastAsia="Georgia"/>
        </w:rPr>
        <w:t>Penny</w:t>
      </w:r>
      <w:r>
        <w:rPr>
          <w:rFonts w:eastAsia="Georgia"/>
        </w:rPr>
        <w:t>. She immediately understood. Trevor did too.</w:t>
      </w:r>
    </w:p>
    <w:p w14:paraId="375B3F19" w14:textId="77777777" w:rsidR="00A1675C" w:rsidRDefault="00000000">
      <w:pPr>
        <w:spacing w:before="40" w:after="120"/>
      </w:pPr>
      <w:r>
        <w:rPr>
          <w:rFonts w:eastAsia="Georgia"/>
        </w:rPr>
        <w:t>"Gravity," Derek opined.</w:t>
      </w:r>
    </w:p>
    <w:p w14:paraId="42907E05" w14:textId="77777777" w:rsidR="00A1675C" w:rsidRDefault="00000000">
      <w:pPr>
        <w:spacing w:before="40" w:after="120"/>
      </w:pPr>
      <w:r>
        <w:rPr>
          <w:rFonts w:eastAsia="Georgia"/>
        </w:rPr>
        <w:t>"Perhaps."</w:t>
      </w:r>
    </w:p>
    <w:p w14:paraId="3C3F5AC9" w14:textId="77777777" w:rsidR="00A1675C" w:rsidRDefault="00000000">
      <w:pPr>
        <w:spacing w:before="40" w:after="120"/>
      </w:pPr>
      <w:r>
        <w:rPr>
          <w:rFonts w:eastAsia="Georgia"/>
        </w:rPr>
        <w:t>"We don't have evidence of gravity."</w:t>
      </w:r>
    </w:p>
    <w:p w14:paraId="658AAA1B" w14:textId="77777777" w:rsidR="00A1675C" w:rsidRDefault="00000000">
      <w:pPr>
        <w:spacing w:before="40" w:after="120"/>
      </w:pPr>
      <w:r>
        <w:rPr>
          <w:rFonts w:eastAsia="Georgia"/>
        </w:rPr>
        <w:t>"You have clocks."</w:t>
      </w:r>
    </w:p>
    <w:p w14:paraId="13ACCCE4" w14:textId="77777777" w:rsidR="00A1675C" w:rsidRDefault="00000000">
      <w:pPr>
        <w:spacing w:before="40" w:after="120"/>
      </w:pPr>
      <w:r>
        <w:rPr>
          <w:rFonts w:eastAsia="Georgia"/>
        </w:rPr>
        <w:t>"We always have clocks."</w:t>
      </w:r>
    </w:p>
    <w:p w14:paraId="673CFCB3" w14:textId="77777777" w:rsidR="00A1675C" w:rsidRDefault="00000000">
      <w:pPr>
        <w:spacing w:before="40" w:after="120"/>
      </w:pPr>
      <w:r>
        <w:rPr>
          <w:rFonts w:eastAsia="Georgia"/>
        </w:rPr>
        <w:t>"Not clocks behaving like yours."</w:t>
      </w:r>
    </w:p>
    <w:p w14:paraId="29B74FDF" w14:textId="77777777" w:rsidR="00A1675C" w:rsidRDefault="00000000">
      <w:pPr>
        <w:ind w:firstLine="432"/>
      </w:pPr>
      <w:r>
        <w:rPr>
          <w:rFonts w:eastAsia="Georgia"/>
        </w:rPr>
        <w:t>Derek carefully looked at the brass railway clock.</w:t>
      </w:r>
    </w:p>
    <w:p w14:paraId="787FE69D" w14:textId="77777777" w:rsidR="00A1675C" w:rsidRDefault="00000000">
      <w:pPr>
        <w:spacing w:before="40" w:after="120"/>
      </w:pPr>
      <w:r>
        <w:rPr>
          <w:rFonts w:eastAsia="Georgia"/>
        </w:rPr>
        <w:t>"Where are you?"</w:t>
      </w:r>
    </w:p>
    <w:p w14:paraId="5DBF159C" w14:textId="77777777" w:rsidR="00A1675C" w:rsidRDefault="00000000">
      <w:pPr>
        <w:spacing w:before="40" w:after="120"/>
      </w:pPr>
      <w:r>
        <w:rPr>
          <w:rFonts w:eastAsia="Georgia"/>
        </w:rPr>
        <w:t>"Munich."</w:t>
      </w:r>
    </w:p>
    <w:p w14:paraId="06ACF630" w14:textId="77777777" w:rsidR="00A1675C" w:rsidRDefault="00000000">
      <w:pPr>
        <w:spacing w:before="40" w:after="120"/>
      </w:pPr>
      <w:r>
        <w:rPr>
          <w:rFonts w:eastAsia="Georgia"/>
        </w:rPr>
        <w:t>"Why?"</w:t>
      </w:r>
    </w:p>
    <w:p w14:paraId="346D5439" w14:textId="77777777" w:rsidR="00A1675C" w:rsidRDefault="00000000">
      <w:pPr>
        <w:spacing w:before="40" w:after="120"/>
      </w:pPr>
      <w:r>
        <w:rPr>
          <w:rFonts w:eastAsia="Georgia"/>
        </w:rPr>
        <w:t>"Because Alfred is here."</w:t>
      </w:r>
    </w:p>
    <w:p w14:paraId="6144DECE" w14:textId="77777777" w:rsidR="00A1675C" w:rsidRDefault="00000000">
      <w:pPr>
        <w:ind w:firstLine="432"/>
      </w:pPr>
      <w:r>
        <w:rPr>
          <w:rFonts w:eastAsia="Georgia"/>
        </w:rPr>
        <w:t>Derek paused.</w:t>
      </w:r>
    </w:p>
    <w:p w14:paraId="2A246558" w14:textId="77777777" w:rsidR="00A1675C" w:rsidRDefault="00000000">
      <w:pPr>
        <w:spacing w:before="40" w:after="120"/>
      </w:pPr>
      <w:r>
        <w:rPr>
          <w:rFonts w:eastAsia="Georgia"/>
        </w:rPr>
        <w:t>"Alfred Weinstein?"</w:t>
      </w:r>
    </w:p>
    <w:p w14:paraId="5150B902" w14:textId="77777777" w:rsidR="00A1675C" w:rsidRDefault="00000000">
      <w:pPr>
        <w:spacing w:before="40" w:after="120"/>
      </w:pPr>
      <w:r>
        <w:rPr>
          <w:rFonts w:eastAsia="Georgia"/>
        </w:rPr>
        <w:t>"Yes."</w:t>
      </w:r>
    </w:p>
    <w:p w14:paraId="20D66BFA" w14:textId="77777777" w:rsidR="00A1675C" w:rsidRDefault="00000000">
      <w:pPr>
        <w:spacing w:before="40" w:after="120"/>
      </w:pPr>
      <w:r>
        <w:rPr>
          <w:rFonts w:eastAsia="Georgia"/>
        </w:rPr>
        <w:t>"Doing what?"</w:t>
      </w:r>
    </w:p>
    <w:p w14:paraId="5CF91F06" w14:textId="77777777" w:rsidR="00A1675C" w:rsidRDefault="00000000">
      <w:pPr>
        <w:spacing w:before="40" w:after="120"/>
      </w:pPr>
      <w:r>
        <w:rPr>
          <w:rFonts w:eastAsia="Georgia"/>
        </w:rPr>
        <w:t>"Being bored."</w:t>
      </w:r>
    </w:p>
    <w:p w14:paraId="5C2814C6" w14:textId="77777777" w:rsidR="00A1675C" w:rsidRDefault="00000000">
      <w:pPr>
        <w:spacing w:before="40" w:after="120"/>
      </w:pPr>
      <w:r>
        <w:rPr>
          <w:rFonts w:eastAsia="Georgia"/>
        </w:rPr>
        <w:t>"Where?"</w:t>
      </w:r>
    </w:p>
    <w:p w14:paraId="08B1E9D7" w14:textId="77777777" w:rsidR="00A1675C" w:rsidRDefault="00000000">
      <w:pPr>
        <w:spacing w:before="40" w:after="120"/>
      </w:pPr>
      <w:r>
        <w:rPr>
          <w:rFonts w:eastAsia="Georgia"/>
        </w:rPr>
        <w:t>"In a patent attorney's office in Schwabing."</w:t>
      </w:r>
    </w:p>
    <w:p w14:paraId="2C64A4E3" w14:textId="45D92594" w:rsidR="00A1675C" w:rsidRDefault="00000000">
      <w:pPr>
        <w:ind w:firstLine="432"/>
      </w:pPr>
      <w:r>
        <w:rPr>
          <w:rFonts w:eastAsia="Georgia"/>
        </w:rPr>
        <w:t xml:space="preserve">Derek carefully looked at </w:t>
      </w:r>
      <w:r w:rsidR="003434B6">
        <w:rPr>
          <w:rFonts w:eastAsia="Georgia"/>
        </w:rPr>
        <w:t>Penny</w:t>
      </w:r>
      <w:r>
        <w:rPr>
          <w:rFonts w:eastAsia="Georgia"/>
        </w:rPr>
        <w:t xml:space="preserve">. </w:t>
      </w:r>
      <w:r w:rsidR="003434B6">
        <w:rPr>
          <w:rFonts w:eastAsia="Georgia"/>
        </w:rPr>
        <w:t>Penny</w:t>
      </w:r>
      <w:r>
        <w:rPr>
          <w:rFonts w:eastAsia="Georgia"/>
        </w:rPr>
        <w:t xml:space="preserve"> raised an eyebrow.</w:t>
      </w:r>
    </w:p>
    <w:p w14:paraId="2C1672C1" w14:textId="77777777" w:rsidR="00A1675C" w:rsidRDefault="00000000">
      <w:pPr>
        <w:spacing w:before="40" w:after="120"/>
      </w:pPr>
      <w:r>
        <w:rPr>
          <w:rFonts w:eastAsia="Georgia"/>
        </w:rPr>
        <w:t>"That's very Weinstein."</w:t>
      </w:r>
    </w:p>
    <w:p w14:paraId="743D2B3B" w14:textId="77777777" w:rsidR="00A1675C" w:rsidRDefault="00000000">
      <w:pPr>
        <w:ind w:firstLine="432"/>
      </w:pPr>
      <w:r>
        <w:rPr>
          <w:rFonts w:eastAsia="Georgia"/>
        </w:rPr>
        <w:t>Minkowski continued.</w:t>
      </w:r>
    </w:p>
    <w:p w14:paraId="69B05D75" w14:textId="77777777" w:rsidR="00A1675C" w:rsidRDefault="00000000">
      <w:pPr>
        <w:spacing w:before="40" w:after="120"/>
      </w:pPr>
      <w:r>
        <w:rPr>
          <w:rFonts w:eastAsia="Georgia"/>
        </w:rPr>
        <w:t>"He has been thinking about General Relativity."</w:t>
      </w:r>
    </w:p>
    <w:p w14:paraId="2DFE486B" w14:textId="77777777" w:rsidR="00A1675C" w:rsidRDefault="00000000">
      <w:pPr>
        <w:spacing w:before="40" w:after="120"/>
      </w:pPr>
      <w:r>
        <w:rPr>
          <w:rFonts w:eastAsia="Georgia"/>
        </w:rPr>
        <w:t>"At the moment?"</w:t>
      </w:r>
    </w:p>
    <w:p w14:paraId="0F2CEE77" w14:textId="77777777" w:rsidR="00A1675C" w:rsidRDefault="00000000">
      <w:pPr>
        <w:spacing w:before="40" w:after="120"/>
      </w:pPr>
      <w:r>
        <w:rPr>
          <w:rFonts w:eastAsia="Georgia"/>
        </w:rPr>
        <w:t>"Yes."</w:t>
      </w:r>
    </w:p>
    <w:p w14:paraId="49C50A8B" w14:textId="77777777" w:rsidR="00A1675C" w:rsidRDefault="00000000">
      <w:pPr>
        <w:ind w:firstLine="432"/>
      </w:pPr>
      <w:r>
        <w:rPr>
          <w:rFonts w:eastAsia="Georgia"/>
        </w:rPr>
        <w:t>Derek looked at the silent clock.</w:t>
      </w:r>
    </w:p>
    <w:p w14:paraId="273262FE" w14:textId="77777777" w:rsidR="00A1675C" w:rsidRDefault="00000000">
      <w:pPr>
        <w:spacing w:before="40" w:after="120"/>
      </w:pPr>
      <w:r>
        <w:rPr>
          <w:rFonts w:eastAsia="Georgia"/>
        </w:rPr>
        <w:t>"How convenient."</w:t>
      </w:r>
    </w:p>
    <w:p w14:paraId="530C84B6" w14:textId="77777777" w:rsidR="00A1675C" w:rsidRDefault="00000000">
      <w:pPr>
        <w:spacing w:before="40" w:after="120"/>
      </w:pPr>
      <w:r>
        <w:rPr>
          <w:rFonts w:eastAsia="Georgia"/>
        </w:rPr>
        <w:t>"It is not convenient."</w:t>
      </w:r>
    </w:p>
    <w:p w14:paraId="224C1D2D" w14:textId="77777777" w:rsidR="00A1675C" w:rsidRDefault="00000000">
      <w:pPr>
        <w:spacing w:before="40" w:after="120"/>
      </w:pPr>
      <w:r>
        <w:rPr>
          <w:rFonts w:eastAsia="Georgia"/>
        </w:rPr>
        <w:t>"Why?"</w:t>
      </w:r>
    </w:p>
    <w:p w14:paraId="5D07FFC4" w14:textId="77777777" w:rsidR="00A1675C" w:rsidRDefault="00000000">
      <w:pPr>
        <w:spacing w:before="40" w:after="120"/>
      </w:pPr>
      <w:r>
        <w:rPr>
          <w:rFonts w:eastAsia="Georgia"/>
        </w:rPr>
        <w:t>"Because Alfred has just discovered that the clocks in his office are disagreeing."</w:t>
      </w:r>
    </w:p>
    <w:p w14:paraId="16EBF9CB" w14:textId="77777777" w:rsidR="00A1675C" w:rsidRDefault="00000000">
      <w:pPr>
        <w:ind w:firstLine="432"/>
      </w:pPr>
      <w:r>
        <w:rPr>
          <w:rFonts w:eastAsia="Georgia"/>
        </w:rPr>
        <w:t>Derek's expression changed.</w:t>
      </w:r>
    </w:p>
    <w:p w14:paraId="75DA9053" w14:textId="77777777" w:rsidR="00A1675C" w:rsidRDefault="00000000">
      <w:pPr>
        <w:spacing w:before="40" w:after="120"/>
      </w:pPr>
      <w:r>
        <w:rPr>
          <w:rFonts w:eastAsia="Georgia"/>
        </w:rPr>
        <w:t>"By how much?"</w:t>
      </w:r>
    </w:p>
    <w:p w14:paraId="5CDFA71A" w14:textId="69FF0346" w:rsidR="00A1675C" w:rsidRDefault="00000000">
      <w:pPr>
        <w:ind w:firstLine="432"/>
      </w:pPr>
      <w:r>
        <w:rPr>
          <w:rFonts w:eastAsia="Georgia"/>
        </w:rPr>
        <w:t xml:space="preserve">Minkowski gave him the figure. Derek went very still. </w:t>
      </w:r>
      <w:r w:rsidR="003434B6">
        <w:rPr>
          <w:rFonts w:eastAsia="Georgia"/>
        </w:rPr>
        <w:t>Penny</w:t>
      </w:r>
      <w:r>
        <w:rPr>
          <w:rFonts w:eastAsia="Georgia"/>
        </w:rPr>
        <w:t xml:space="preserve"> noticed.</w:t>
      </w:r>
    </w:p>
    <w:p w14:paraId="0B1A8077" w14:textId="77777777" w:rsidR="00A1675C" w:rsidRDefault="00000000">
      <w:pPr>
        <w:spacing w:before="40" w:after="120"/>
      </w:pPr>
      <w:r>
        <w:rPr>
          <w:rFonts w:eastAsia="Georgia"/>
        </w:rPr>
        <w:t>"Same?"</w:t>
      </w:r>
    </w:p>
    <w:p w14:paraId="12BF1DEA" w14:textId="77777777" w:rsidR="00A1675C" w:rsidRDefault="00000000">
      <w:pPr>
        <w:ind w:firstLine="432"/>
      </w:pPr>
      <w:r>
        <w:rPr>
          <w:rFonts w:eastAsia="Georgia"/>
        </w:rPr>
        <w:t>Derek nodded.</w:t>
      </w:r>
    </w:p>
    <w:p w14:paraId="48EB54D4" w14:textId="77777777" w:rsidR="00A1675C" w:rsidRDefault="00000000">
      <w:pPr>
        <w:spacing w:before="40" w:after="120"/>
      </w:pPr>
      <w:r>
        <w:rPr>
          <w:rFonts w:eastAsia="Georgia"/>
        </w:rPr>
        <w:t>"Same."</w:t>
      </w:r>
    </w:p>
    <w:p w14:paraId="0722130C" w14:textId="77777777" w:rsidR="00A1675C" w:rsidRDefault="00000000">
      <w:pPr>
        <w:ind w:firstLine="432"/>
      </w:pPr>
      <w:r>
        <w:rPr>
          <w:rFonts w:eastAsia="Georgia"/>
        </w:rPr>
        <w:t>Trevor stood.</w:t>
      </w:r>
    </w:p>
    <w:p w14:paraId="41417885" w14:textId="77777777" w:rsidR="00A1675C" w:rsidRDefault="00000000">
      <w:pPr>
        <w:spacing w:before="40" w:after="120"/>
      </w:pPr>
      <w:r>
        <w:rPr>
          <w:rFonts w:eastAsia="Georgia"/>
        </w:rPr>
        <w:t>"Same what?"</w:t>
      </w:r>
    </w:p>
    <w:p w14:paraId="07B952E6" w14:textId="77777777" w:rsidR="00A1675C" w:rsidRDefault="00000000">
      <w:pPr>
        <w:ind w:firstLine="432"/>
      </w:pPr>
      <w:r>
        <w:rPr>
          <w:rFonts w:eastAsia="Georgia"/>
        </w:rPr>
        <w:t>Derek covered the receiver.</w:t>
      </w:r>
    </w:p>
    <w:p w14:paraId="6BADE717" w14:textId="77777777" w:rsidR="00A1675C" w:rsidRDefault="00000000">
      <w:pPr>
        <w:spacing w:before="40" w:after="120"/>
      </w:pPr>
      <w:r>
        <w:rPr>
          <w:rFonts w:eastAsia="Georgia"/>
        </w:rPr>
        <w:t>"Time difference."</w:t>
      </w:r>
    </w:p>
    <w:p w14:paraId="09875DA3" w14:textId="77777777" w:rsidR="00A1675C" w:rsidRDefault="00000000">
      <w:pPr>
        <w:ind w:firstLine="432"/>
      </w:pPr>
      <w:r>
        <w:rPr>
          <w:rFonts w:eastAsia="Georgia"/>
        </w:rPr>
        <w:t>Trevor deeply frowned.</w:t>
      </w:r>
    </w:p>
    <w:p w14:paraId="291FE87E" w14:textId="77777777" w:rsidR="00A1675C" w:rsidRDefault="00000000">
      <w:pPr>
        <w:spacing w:before="40" w:after="120"/>
      </w:pPr>
      <w:r>
        <w:rPr>
          <w:rFonts w:eastAsia="Georgia"/>
        </w:rPr>
        <w:t>"Between Munich and London?"</w:t>
      </w:r>
    </w:p>
    <w:p w14:paraId="4826FF0B" w14:textId="77777777" w:rsidR="00A1675C" w:rsidRDefault="00000000">
      <w:pPr>
        <w:spacing w:before="40" w:after="120"/>
      </w:pPr>
      <w:r>
        <w:rPr>
          <w:rFonts w:eastAsia="Georgia"/>
        </w:rPr>
        <w:t>"No."</w:t>
      </w:r>
    </w:p>
    <w:p w14:paraId="1B131799" w14:textId="77777777" w:rsidR="00A1675C" w:rsidRDefault="00000000">
      <w:pPr>
        <w:spacing w:before="40" w:after="120"/>
      </w:pPr>
      <w:r>
        <w:rPr>
          <w:rFonts w:eastAsia="Georgia"/>
        </w:rPr>
        <w:t>"Then what?"</w:t>
      </w:r>
    </w:p>
    <w:p w14:paraId="467D10D0" w14:textId="77777777" w:rsidR="00A1675C" w:rsidRDefault="00000000">
      <w:pPr>
        <w:ind w:firstLine="432"/>
      </w:pPr>
      <w:r>
        <w:rPr>
          <w:rFonts w:eastAsia="Georgia"/>
        </w:rPr>
        <w:t>Derek carefully looked at the clock.</w:t>
      </w:r>
    </w:p>
    <w:p w14:paraId="46FAD94C" w14:textId="77777777" w:rsidR="00A1675C" w:rsidRDefault="00000000">
      <w:pPr>
        <w:spacing w:before="40" w:after="120"/>
      </w:pPr>
      <w:r>
        <w:rPr>
          <w:rFonts w:eastAsia="Georgia"/>
        </w:rPr>
        <w:t>"The same anomaly."</w:t>
      </w:r>
    </w:p>
    <w:p w14:paraId="206F1B5E" w14:textId="2A94DD8F" w:rsidR="00A1675C" w:rsidRDefault="003434B6">
      <w:pPr>
        <w:ind w:firstLine="432"/>
      </w:pPr>
      <w:r>
        <w:rPr>
          <w:rFonts w:eastAsia="Georgia"/>
        </w:rPr>
        <w:t>Penny took the phone.</w:t>
      </w:r>
    </w:p>
    <w:p w14:paraId="6179A80F" w14:textId="77777777" w:rsidR="00A1675C" w:rsidRDefault="00000000">
      <w:pPr>
        <w:spacing w:before="40" w:after="120"/>
      </w:pPr>
      <w:r>
        <w:rPr>
          <w:rFonts w:eastAsia="Georgia"/>
        </w:rPr>
        <w:t>"Minkowski?"</w:t>
      </w:r>
    </w:p>
    <w:p w14:paraId="13312929" w14:textId="77777777" w:rsidR="00A1675C" w:rsidRDefault="00000000">
      <w:pPr>
        <w:spacing w:before="40" w:after="120"/>
      </w:pPr>
      <w:r>
        <w:rPr>
          <w:rFonts w:eastAsia="Georgia"/>
        </w:rPr>
        <w:t>"Yes."</w:t>
      </w:r>
    </w:p>
    <w:p w14:paraId="6004B7F9" w14:textId="77777777" w:rsidR="00A1675C" w:rsidRDefault="00000000">
      <w:pPr>
        <w:spacing w:before="40" w:after="120"/>
      </w:pPr>
      <w:r>
        <w:rPr>
          <w:rFonts w:eastAsia="Georgia"/>
        </w:rPr>
        <w:t>"How accurate are Weinstein's clocks?"</w:t>
      </w:r>
    </w:p>
    <w:p w14:paraId="3012C07F" w14:textId="77777777" w:rsidR="00A1675C" w:rsidRDefault="00000000">
      <w:pPr>
        <w:spacing w:before="40" w:after="120"/>
      </w:pPr>
      <w:r>
        <w:rPr>
          <w:rFonts w:eastAsia="Georgia"/>
        </w:rPr>
        <w:t>"Extremely."</w:t>
      </w:r>
    </w:p>
    <w:p w14:paraId="5A6F9756" w14:textId="77777777" w:rsidR="00A1675C" w:rsidRDefault="00000000">
      <w:pPr>
        <w:spacing w:before="40" w:after="120"/>
      </w:pPr>
      <w:r>
        <w:rPr>
          <w:rFonts w:eastAsia="Georgia"/>
        </w:rPr>
        <w:t>"Could they be synchronized?"</w:t>
      </w:r>
    </w:p>
    <w:p w14:paraId="060D97DC" w14:textId="77777777" w:rsidR="00A1675C" w:rsidRDefault="00000000">
      <w:pPr>
        <w:spacing w:before="40" w:after="120"/>
      </w:pPr>
      <w:r>
        <w:rPr>
          <w:rFonts w:eastAsia="Georgia"/>
        </w:rPr>
        <w:t>"They were."</w:t>
      </w:r>
    </w:p>
    <w:p w14:paraId="52878FB0" w14:textId="77777777" w:rsidR="00A1675C" w:rsidRDefault="00000000">
      <w:pPr>
        <w:spacing w:before="40" w:after="120"/>
      </w:pPr>
      <w:r>
        <w:rPr>
          <w:rFonts w:eastAsia="Georgia"/>
        </w:rPr>
        <w:t>"Could the difference be gravitational?"</w:t>
      </w:r>
    </w:p>
    <w:p w14:paraId="35A038B1" w14:textId="77777777" w:rsidR="00A1675C" w:rsidRDefault="00000000">
      <w:pPr>
        <w:spacing w:before="40" w:after="120"/>
      </w:pPr>
      <w:r>
        <w:rPr>
          <w:rFonts w:eastAsia="Georgia"/>
        </w:rPr>
        <w:t>"Not at this magnitude."</w:t>
      </w:r>
    </w:p>
    <w:p w14:paraId="5EABAB67" w14:textId="4558F0E2" w:rsidR="00A1675C" w:rsidRDefault="003434B6">
      <w:pPr>
        <w:ind w:firstLine="432"/>
      </w:pPr>
      <w:r>
        <w:rPr>
          <w:rFonts w:eastAsia="Georgia"/>
        </w:rPr>
        <w:t>Penny looked at Derek.</w:t>
      </w:r>
    </w:p>
    <w:p w14:paraId="7ADB64BB" w14:textId="77777777" w:rsidR="00A1675C" w:rsidRDefault="00000000">
      <w:pPr>
        <w:spacing w:before="40" w:after="120"/>
      </w:pPr>
      <w:r>
        <w:rPr>
          <w:rFonts w:eastAsia="Georgia"/>
        </w:rPr>
        <w:t>"What about acceleration?"</w:t>
      </w:r>
    </w:p>
    <w:p w14:paraId="4DB463BA" w14:textId="77777777" w:rsidR="00A1675C" w:rsidRDefault="00000000">
      <w:pPr>
        <w:spacing w:before="40" w:after="120"/>
      </w:pPr>
      <w:r>
        <w:rPr>
          <w:rFonts w:eastAsia="Georgia"/>
        </w:rPr>
        <w:t>Minkowski answered.</w:t>
      </w:r>
    </w:p>
    <w:p w14:paraId="1C62B1E9" w14:textId="77777777" w:rsidR="00A1675C" w:rsidRDefault="00000000">
      <w:pPr>
        <w:spacing w:before="40" w:after="120"/>
      </w:pPr>
      <w:r>
        <w:rPr>
          <w:rFonts w:eastAsia="Georgia"/>
        </w:rPr>
        <w:t>"That is precisely the question."</w:t>
      </w:r>
    </w:p>
    <w:p w14:paraId="114FFB3C" w14:textId="77777777" w:rsidR="00A1675C" w:rsidRDefault="00000000">
      <w:pPr>
        <w:ind w:firstLine="432"/>
      </w:pPr>
      <w:r>
        <w:rPr>
          <w:rFonts w:eastAsia="Georgia"/>
        </w:rPr>
        <w:t>Derek took the phone back.</w:t>
      </w:r>
    </w:p>
    <w:p w14:paraId="4465DA21" w14:textId="77777777" w:rsidR="00A1675C" w:rsidRDefault="00000000">
      <w:pPr>
        <w:spacing w:before="40" w:after="120"/>
      </w:pPr>
      <w:r>
        <w:rPr>
          <w:rFonts w:eastAsia="Georgia"/>
        </w:rPr>
        <w:t>"Are you saying the clocks in Munich and London are showing the same relativistic anomaly?"</w:t>
      </w:r>
    </w:p>
    <w:p w14:paraId="126DF9B6" w14:textId="77777777" w:rsidR="00A1675C" w:rsidRDefault="00000000">
      <w:pPr>
        <w:spacing w:before="40" w:after="120"/>
      </w:pPr>
      <w:r>
        <w:rPr>
          <w:rFonts w:eastAsia="Georgia"/>
        </w:rPr>
        <w:t>"I'm saying that if you transform the measurements into a common frame, they are related."</w:t>
      </w:r>
    </w:p>
    <w:p w14:paraId="201166CD" w14:textId="77777777" w:rsidR="00A1675C" w:rsidRDefault="00000000">
      <w:pPr>
        <w:ind w:firstLine="432"/>
      </w:pPr>
      <w:r>
        <w:rPr>
          <w:rFonts w:eastAsia="Georgia"/>
        </w:rPr>
        <w:t>Derek thought.</w:t>
      </w:r>
    </w:p>
    <w:p w14:paraId="56A19C57" w14:textId="77777777" w:rsidR="00A1675C" w:rsidRDefault="00000000">
      <w:pPr>
        <w:spacing w:before="40" w:after="120"/>
      </w:pPr>
      <w:r>
        <w:rPr>
          <w:rFonts w:eastAsia="Georgia"/>
        </w:rPr>
        <w:t>"How?"</w:t>
      </w:r>
    </w:p>
    <w:p w14:paraId="10F79598" w14:textId="77777777" w:rsidR="00A1675C" w:rsidRDefault="00000000">
      <w:pPr>
        <w:spacing w:before="40" w:after="120"/>
      </w:pPr>
      <w:r>
        <w:rPr>
          <w:rFonts w:eastAsia="Georgia"/>
        </w:rPr>
        <w:t>"I don't know yet."</w:t>
      </w:r>
    </w:p>
    <w:p w14:paraId="05328F7C" w14:textId="77777777" w:rsidR="00A1675C" w:rsidRDefault="00000000">
      <w:pPr>
        <w:spacing w:before="40" w:after="120"/>
      </w:pPr>
      <w:r>
        <w:rPr>
          <w:rFonts w:eastAsia="Georgia"/>
        </w:rPr>
        <w:t>"Then why call?"</w:t>
      </w:r>
    </w:p>
    <w:p w14:paraId="7FB7426A" w14:textId="77777777" w:rsidR="00A1675C" w:rsidRDefault="00000000">
      <w:pPr>
        <w:spacing w:before="40" w:after="120"/>
      </w:pPr>
      <w:r>
        <w:rPr>
          <w:rFonts w:eastAsia="Georgia"/>
        </w:rPr>
        <w:t>"Because Alfred wants to speak to you."</w:t>
      </w:r>
    </w:p>
    <w:p w14:paraId="347BC974" w14:textId="77777777" w:rsidR="00A1675C" w:rsidRDefault="00000000">
      <w:pPr>
        <w:spacing w:before="40" w:after="120"/>
      </w:pPr>
      <w:r>
        <w:rPr>
          <w:rFonts w:eastAsia="Georgia"/>
        </w:rPr>
        <w:t>Derek wearily sighed.</w:t>
      </w:r>
    </w:p>
    <w:p w14:paraId="0BEC452E" w14:textId="77777777" w:rsidR="00A1675C" w:rsidRDefault="00000000">
      <w:pPr>
        <w:spacing w:before="40" w:after="120"/>
      </w:pPr>
      <w:r>
        <w:rPr>
          <w:rFonts w:eastAsia="Georgia"/>
        </w:rPr>
        <w:t>"Put him on."</w:t>
      </w:r>
    </w:p>
    <w:p w14:paraId="0226A79E" w14:textId="77777777" w:rsidR="00A1675C" w:rsidRDefault="00000000">
      <w:pPr>
        <w:ind w:firstLine="432"/>
      </w:pPr>
      <w:r>
        <w:rPr>
          <w:rFonts w:eastAsia="Georgia"/>
        </w:rPr>
        <w:t>There was a click. Then a different voice. Older.</w:t>
      </w:r>
    </w:p>
    <w:p w14:paraId="1FF90AD4" w14:textId="77777777" w:rsidR="00A1675C" w:rsidRDefault="00000000">
      <w:pPr>
        <w:ind w:firstLine="432"/>
      </w:pPr>
      <w:r>
        <w:rPr>
          <w:rFonts w:eastAsia="Georgia"/>
        </w:rPr>
        <w:t>Calmer. Slightly irritated.</w:t>
      </w:r>
    </w:p>
    <w:p w14:paraId="302123DC" w14:textId="77777777" w:rsidR="00A1675C" w:rsidRDefault="00000000">
      <w:pPr>
        <w:spacing w:before="40" w:after="120"/>
      </w:pPr>
      <w:r>
        <w:rPr>
          <w:rFonts w:eastAsia="Georgia"/>
        </w:rPr>
        <w:t>"Derek Gent?"</w:t>
      </w:r>
    </w:p>
    <w:p w14:paraId="02698C49" w14:textId="77777777" w:rsidR="00A1675C" w:rsidRDefault="00000000">
      <w:pPr>
        <w:spacing w:before="40" w:after="120"/>
      </w:pPr>
      <w:r>
        <w:rPr>
          <w:rFonts w:eastAsia="Georgia"/>
        </w:rPr>
        <w:t>"Yes."</w:t>
      </w:r>
    </w:p>
    <w:p w14:paraId="26378C6F" w14:textId="77777777" w:rsidR="00A1675C" w:rsidRDefault="00000000">
      <w:pPr>
        <w:spacing w:before="40" w:after="120"/>
      </w:pPr>
      <w:r>
        <w:rPr>
          <w:rFonts w:eastAsia="Georgia"/>
        </w:rPr>
        <w:t>"This is Alfred Weinstein."</w:t>
      </w:r>
    </w:p>
    <w:p w14:paraId="3C1355D8" w14:textId="77777777" w:rsidR="00A1675C" w:rsidRDefault="00000000">
      <w:pPr>
        <w:spacing w:before="40" w:after="120"/>
      </w:pPr>
      <w:r>
        <w:rPr>
          <w:rFonts w:eastAsia="Georgia"/>
        </w:rPr>
        <w:t>"I know."</w:t>
      </w:r>
    </w:p>
    <w:p w14:paraId="4CD10FF1" w14:textId="77777777" w:rsidR="00A1675C" w:rsidRDefault="00000000">
      <w:pPr>
        <w:spacing w:before="40" w:after="120"/>
      </w:pPr>
      <w:r>
        <w:rPr>
          <w:rFonts w:eastAsia="Georgia"/>
        </w:rPr>
        <w:t>"Do we know each other?"</w:t>
      </w:r>
    </w:p>
    <w:p w14:paraId="0B5D6D8A" w14:textId="77777777" w:rsidR="00A1675C" w:rsidRDefault="00000000">
      <w:pPr>
        <w:spacing w:before="40" w:after="120"/>
      </w:pPr>
      <w:r>
        <w:rPr>
          <w:rFonts w:eastAsia="Georgia"/>
        </w:rPr>
        <w:t>"Not personally."</w:t>
      </w:r>
    </w:p>
    <w:p w14:paraId="1A400A92" w14:textId="77777777" w:rsidR="00A1675C" w:rsidRDefault="00000000">
      <w:pPr>
        <w:spacing w:before="40" w:after="120"/>
      </w:pPr>
      <w:r>
        <w:rPr>
          <w:rFonts w:eastAsia="Georgia"/>
        </w:rPr>
        <w:t>"Hmm."</w:t>
      </w:r>
    </w:p>
    <w:p w14:paraId="25E248CD" w14:textId="77777777" w:rsidR="00A1675C" w:rsidRDefault="00000000">
      <w:pPr>
        <w:ind w:firstLine="432"/>
      </w:pPr>
      <w:r>
        <w:rPr>
          <w:rFonts w:eastAsia="Georgia"/>
        </w:rPr>
        <w:t>A pause.</w:t>
      </w:r>
    </w:p>
    <w:p w14:paraId="750F9811" w14:textId="77777777" w:rsidR="00A1675C" w:rsidRDefault="00000000">
      <w:pPr>
        <w:spacing w:before="40" w:after="120"/>
      </w:pPr>
      <w:r>
        <w:rPr>
          <w:rFonts w:eastAsia="Georgia"/>
        </w:rPr>
        <w:t>"You're the detective."</w:t>
      </w:r>
    </w:p>
    <w:p w14:paraId="7249BBD5" w14:textId="77777777" w:rsidR="00A1675C" w:rsidRDefault="00000000">
      <w:pPr>
        <w:spacing w:before="40" w:after="120"/>
      </w:pPr>
      <w:r>
        <w:rPr>
          <w:rFonts w:eastAsia="Georgia"/>
        </w:rPr>
        <w:t>"Yes."</w:t>
      </w:r>
    </w:p>
    <w:p w14:paraId="11B7DDBB" w14:textId="77777777" w:rsidR="00A1675C" w:rsidRDefault="00000000">
      <w:pPr>
        <w:spacing w:before="40" w:after="120"/>
      </w:pPr>
      <w:r>
        <w:rPr>
          <w:rFonts w:eastAsia="Georgia"/>
        </w:rPr>
        <w:t>"The relativistic detective."</w:t>
      </w:r>
    </w:p>
    <w:p w14:paraId="55C21271" w14:textId="77777777" w:rsidR="00A1675C" w:rsidRDefault="00000000">
      <w:pPr>
        <w:spacing w:before="40" w:after="120"/>
      </w:pPr>
      <w:r>
        <w:rPr>
          <w:rFonts w:eastAsia="Georgia"/>
        </w:rPr>
        <w:t>"Yes."</w:t>
      </w:r>
    </w:p>
    <w:p w14:paraId="114A6C25" w14:textId="77777777" w:rsidR="00A1675C" w:rsidRDefault="00000000">
      <w:pPr>
        <w:spacing w:before="40" w:after="120"/>
      </w:pPr>
      <w:r>
        <w:rPr>
          <w:rFonts w:eastAsia="Georgia"/>
        </w:rPr>
        <w:t>"I've been told you have a clock."</w:t>
      </w:r>
    </w:p>
    <w:p w14:paraId="6F237AEA" w14:textId="77777777" w:rsidR="00A1675C" w:rsidRDefault="00000000">
      <w:pPr>
        <w:ind w:firstLine="432"/>
      </w:pPr>
      <w:r>
        <w:rPr>
          <w:rFonts w:eastAsia="Georgia"/>
        </w:rPr>
        <w:t>Derek looked at it.</w:t>
      </w:r>
    </w:p>
    <w:p w14:paraId="3F2F5B0B" w14:textId="77777777" w:rsidR="00A1675C" w:rsidRDefault="00000000">
      <w:pPr>
        <w:spacing w:before="40" w:after="120"/>
      </w:pPr>
      <w:r>
        <w:rPr>
          <w:rFonts w:eastAsia="Georgia"/>
        </w:rPr>
        <w:t>"I do."</w:t>
      </w:r>
    </w:p>
    <w:p w14:paraId="16C48E8A" w14:textId="77777777" w:rsidR="00A1675C" w:rsidRDefault="00000000">
      <w:pPr>
        <w:spacing w:before="40" w:after="120"/>
      </w:pPr>
      <w:r>
        <w:rPr>
          <w:rFonts w:eastAsia="Georgia"/>
        </w:rPr>
        <w:t>"Where did you get it?"</w:t>
      </w:r>
    </w:p>
    <w:p w14:paraId="0D9CF9EF" w14:textId="77777777" w:rsidR="00A1675C" w:rsidRDefault="00000000">
      <w:pPr>
        <w:spacing w:before="40" w:after="120"/>
      </w:pPr>
      <w:r>
        <w:rPr>
          <w:rFonts w:eastAsia="Georgia"/>
        </w:rPr>
        <w:t>"I don't know."</w:t>
      </w:r>
    </w:p>
    <w:p w14:paraId="5A2D0955" w14:textId="77777777" w:rsidR="00A1675C" w:rsidRDefault="00000000">
      <w:pPr>
        <w:spacing w:before="40" w:after="120"/>
      </w:pPr>
      <w:r>
        <w:rPr>
          <w:rFonts w:eastAsia="Georgia"/>
        </w:rPr>
        <w:t>"That's unhelpful."</w:t>
      </w:r>
    </w:p>
    <w:p w14:paraId="0CCBF4F9" w14:textId="77777777" w:rsidR="00A1675C" w:rsidRDefault="00000000">
      <w:pPr>
        <w:spacing w:before="40" w:after="120"/>
      </w:pPr>
      <w:r>
        <w:rPr>
          <w:rFonts w:eastAsia="Georgia"/>
        </w:rPr>
        <w:t>"I agree."</w:t>
      </w:r>
    </w:p>
    <w:p w14:paraId="0781A7F0" w14:textId="77777777" w:rsidR="00A1675C" w:rsidRDefault="00000000">
      <w:pPr>
        <w:spacing w:before="40" w:after="120"/>
      </w:pPr>
      <w:r>
        <w:rPr>
          <w:rFonts w:eastAsia="Georgia"/>
        </w:rPr>
        <w:t>"Does it have a brass case?"</w:t>
      </w:r>
    </w:p>
    <w:p w14:paraId="14144D80" w14:textId="77777777" w:rsidR="00A1675C" w:rsidRDefault="00000000">
      <w:pPr>
        <w:spacing w:before="40" w:after="120"/>
      </w:pPr>
      <w:r>
        <w:rPr>
          <w:rFonts w:eastAsia="Georgia"/>
        </w:rPr>
        <w:t>"Yes."</w:t>
      </w:r>
    </w:p>
    <w:p w14:paraId="69EDDA86" w14:textId="77777777" w:rsidR="00A1675C" w:rsidRDefault="00000000">
      <w:pPr>
        <w:spacing w:before="40" w:after="120"/>
      </w:pPr>
      <w:r>
        <w:rPr>
          <w:rFonts w:eastAsia="Georgia"/>
        </w:rPr>
        <w:t>"Old railway style?"</w:t>
      </w:r>
    </w:p>
    <w:p w14:paraId="64E53B44" w14:textId="77777777" w:rsidR="00A1675C" w:rsidRDefault="00000000">
      <w:pPr>
        <w:spacing w:before="40" w:after="120"/>
      </w:pPr>
      <w:r>
        <w:rPr>
          <w:rFonts w:eastAsia="Georgia"/>
        </w:rPr>
        <w:t>"Yes."</w:t>
      </w:r>
    </w:p>
    <w:p w14:paraId="491F91D2" w14:textId="77777777" w:rsidR="00A1675C" w:rsidRDefault="00000000">
      <w:pPr>
        <w:spacing w:before="40" w:after="120"/>
      </w:pPr>
      <w:r>
        <w:rPr>
          <w:rFonts w:eastAsia="Georgia"/>
        </w:rPr>
        <w:t>"Does it stop at seventeen seconds?"</w:t>
      </w:r>
    </w:p>
    <w:p w14:paraId="5B29F144" w14:textId="77777777" w:rsidR="00A1675C" w:rsidRDefault="00000000">
      <w:pPr>
        <w:spacing w:before="40" w:after="120"/>
      </w:pPr>
      <w:r>
        <w:rPr>
          <w:rFonts w:eastAsia="Georgia"/>
        </w:rPr>
        <w:t>"Yes."</w:t>
      </w:r>
    </w:p>
    <w:p w14:paraId="73199E95" w14:textId="77777777" w:rsidR="00A1675C" w:rsidRDefault="00000000">
      <w:pPr>
        <w:ind w:firstLine="432"/>
      </w:pPr>
      <w:r>
        <w:rPr>
          <w:rFonts w:eastAsia="Georgia"/>
        </w:rPr>
        <w:t>There was a pause.</w:t>
      </w:r>
    </w:p>
    <w:p w14:paraId="38E5B503" w14:textId="77777777" w:rsidR="00A1675C" w:rsidRDefault="00000000">
      <w:pPr>
        <w:spacing w:before="40" w:after="120"/>
      </w:pPr>
      <w:r>
        <w:rPr>
          <w:rFonts w:eastAsia="Georgia"/>
        </w:rPr>
        <w:t>"Then you have a problem."</w:t>
      </w:r>
    </w:p>
    <w:p w14:paraId="5F5E09BB" w14:textId="77777777" w:rsidR="00A1675C" w:rsidRDefault="00000000">
      <w:pPr>
        <w:ind w:firstLine="432"/>
      </w:pPr>
      <w:r>
        <w:rPr>
          <w:rFonts w:eastAsia="Georgia"/>
        </w:rPr>
        <w:t>Derek smiled.</w:t>
      </w:r>
    </w:p>
    <w:p w14:paraId="35A83C60" w14:textId="77777777" w:rsidR="00A1675C" w:rsidRDefault="00000000">
      <w:pPr>
        <w:spacing w:before="40" w:after="120"/>
      </w:pPr>
      <w:r>
        <w:rPr>
          <w:rFonts w:eastAsia="Georgia"/>
        </w:rPr>
        <w:t>"We had already established that."</w:t>
      </w:r>
    </w:p>
    <w:p w14:paraId="122108DE" w14:textId="77777777" w:rsidR="00A1675C" w:rsidRDefault="00000000">
      <w:pPr>
        <w:spacing w:before="40" w:after="120"/>
      </w:pPr>
      <w:r>
        <w:rPr>
          <w:rFonts w:eastAsia="Georgia"/>
        </w:rPr>
        <w:t>"No. You have a very specific problem."</w:t>
      </w:r>
    </w:p>
    <w:p w14:paraId="185DE5E5" w14:textId="77777777" w:rsidR="00A1675C" w:rsidRDefault="00000000">
      <w:pPr>
        <w:spacing w:before="40" w:after="120"/>
      </w:pPr>
      <w:r>
        <w:rPr>
          <w:rFonts w:eastAsia="Georgia"/>
        </w:rPr>
        <w:t>"What is it?"</w:t>
      </w:r>
    </w:p>
    <w:p w14:paraId="65495356" w14:textId="77777777" w:rsidR="00A1675C" w:rsidRDefault="00000000">
      <w:pPr>
        <w:ind w:firstLine="432"/>
      </w:pPr>
      <w:r>
        <w:rPr>
          <w:rFonts w:eastAsia="Georgia"/>
        </w:rPr>
        <w:t>Weinstein took a breath.</w:t>
      </w:r>
    </w:p>
    <w:p w14:paraId="490EFF94" w14:textId="77777777" w:rsidR="00A1675C" w:rsidRDefault="00000000">
      <w:pPr>
        <w:spacing w:before="40" w:after="120"/>
      </w:pPr>
      <w:r>
        <w:rPr>
          <w:rFonts w:eastAsia="Georgia"/>
        </w:rPr>
        <w:t>"I've seen that clock before."</w:t>
      </w:r>
    </w:p>
    <w:p w14:paraId="5F6FBBD6" w14:textId="77777777" w:rsidR="00A1675C" w:rsidRDefault="00000000">
      <w:pPr>
        <w:ind w:firstLine="432"/>
      </w:pPr>
      <w:r>
        <w:rPr>
          <w:rFonts w:eastAsia="Georgia"/>
        </w:rPr>
        <w:t>Derek's expression changed.</w:t>
      </w:r>
    </w:p>
    <w:p w14:paraId="5C85F03C" w14:textId="77777777" w:rsidR="00A1675C" w:rsidRDefault="00000000">
      <w:pPr>
        <w:spacing w:before="40" w:after="120"/>
      </w:pPr>
      <w:r>
        <w:rPr>
          <w:rFonts w:eastAsia="Georgia"/>
        </w:rPr>
        <w:t>"Where?"</w:t>
      </w:r>
    </w:p>
    <w:p w14:paraId="195E126E" w14:textId="77777777" w:rsidR="00A1675C" w:rsidRDefault="00000000">
      <w:pPr>
        <w:spacing w:before="40" w:after="120"/>
      </w:pPr>
      <w:r>
        <w:rPr>
          <w:rFonts w:eastAsia="Georgia"/>
        </w:rPr>
        <w:t>"In 2026."</w:t>
      </w:r>
    </w:p>
    <w:p w14:paraId="48F5B743" w14:textId="2CDA897E" w:rsidR="00A1675C" w:rsidRDefault="00000000">
      <w:pPr>
        <w:ind w:firstLine="432"/>
      </w:pPr>
      <w:r>
        <w:rPr>
          <w:rFonts w:eastAsia="Georgia"/>
        </w:rPr>
        <w:t xml:space="preserve">Derek slowly looked at </w:t>
      </w:r>
      <w:r w:rsidR="003434B6">
        <w:rPr>
          <w:rFonts w:eastAsia="Georgia"/>
        </w:rPr>
        <w:t>Penny</w:t>
      </w:r>
      <w:r>
        <w:rPr>
          <w:rFonts w:eastAsia="Georgia"/>
        </w:rPr>
        <w:t xml:space="preserve">. </w:t>
      </w:r>
      <w:r w:rsidR="003434B6">
        <w:rPr>
          <w:rFonts w:eastAsia="Georgia"/>
        </w:rPr>
        <w:t>Penny</w:t>
      </w:r>
      <w:r>
        <w:rPr>
          <w:rFonts w:eastAsia="Georgia"/>
        </w:rPr>
        <w:t xml:space="preserve"> looked at him. Trevor stared.</w:t>
      </w:r>
    </w:p>
    <w:p w14:paraId="1584731D" w14:textId="77777777" w:rsidR="00A1675C" w:rsidRDefault="00000000">
      <w:pPr>
        <w:spacing w:before="40" w:after="120"/>
      </w:pPr>
      <w:r>
        <w:rPr>
          <w:rFonts w:eastAsia="Georgia"/>
        </w:rPr>
        <w:t>Derek maintained:</w:t>
      </w:r>
    </w:p>
    <w:p w14:paraId="1540D6FC" w14:textId="77777777" w:rsidR="00A1675C" w:rsidRDefault="00000000">
      <w:pPr>
        <w:spacing w:before="40" w:after="120"/>
      </w:pPr>
      <w:r>
        <w:rPr>
          <w:rFonts w:eastAsia="Georgia"/>
        </w:rPr>
        <w:t>"We're in 2026."</w:t>
      </w:r>
    </w:p>
    <w:p w14:paraId="738444E8" w14:textId="77777777" w:rsidR="00A1675C" w:rsidRDefault="00000000">
      <w:pPr>
        <w:spacing w:before="40" w:after="120"/>
      </w:pPr>
      <w:r>
        <w:rPr>
          <w:rFonts w:eastAsia="Georgia"/>
        </w:rPr>
        <w:t>"I know."</w:t>
      </w:r>
    </w:p>
    <w:p w14:paraId="34545D6F" w14:textId="77777777" w:rsidR="00A1675C" w:rsidRDefault="00000000">
      <w:pPr>
        <w:spacing w:before="40" w:after="120"/>
      </w:pPr>
      <w:r>
        <w:rPr>
          <w:rFonts w:eastAsia="Georgia"/>
        </w:rPr>
        <w:t>"Then what do you mean?"</w:t>
      </w:r>
    </w:p>
    <w:p w14:paraId="23914D8F" w14:textId="77777777" w:rsidR="00A1675C" w:rsidRDefault="00000000">
      <w:pPr>
        <w:spacing w:before="40" w:after="120"/>
      </w:pPr>
      <w:r>
        <w:rPr>
          <w:rFonts w:eastAsia="Georgia"/>
        </w:rPr>
        <w:t>"I mean I saw it earlier."</w:t>
      </w:r>
    </w:p>
    <w:p w14:paraId="18591F73" w14:textId="77777777" w:rsidR="00A1675C" w:rsidRDefault="00000000">
      <w:pPr>
        <w:spacing w:before="40" w:after="120"/>
      </w:pPr>
      <w:r>
        <w:rPr>
          <w:rFonts w:eastAsia="Georgia"/>
        </w:rPr>
        <w:t>"When?"</w:t>
      </w:r>
    </w:p>
    <w:p w14:paraId="2E18309B" w14:textId="77777777" w:rsidR="00A1675C" w:rsidRDefault="00000000">
      <w:pPr>
        <w:ind w:firstLine="432"/>
      </w:pPr>
      <w:r>
        <w:rPr>
          <w:rFonts w:eastAsia="Georgia"/>
        </w:rPr>
        <w:t>Weinstein paused.</w:t>
      </w:r>
    </w:p>
    <w:p w14:paraId="710D7C21" w14:textId="77777777" w:rsidR="00A1675C" w:rsidRDefault="00000000">
      <w:pPr>
        <w:spacing w:before="40" w:after="120"/>
      </w:pPr>
      <w:r>
        <w:rPr>
          <w:rFonts w:eastAsia="Georgia"/>
        </w:rPr>
        <w:t>"Tomorrow."</w:t>
      </w:r>
    </w:p>
    <w:p w14:paraId="2D5FE551" w14:textId="6E959652" w:rsidR="00A1675C" w:rsidRDefault="00000000">
      <w:pPr>
        <w:ind w:firstLine="432"/>
      </w:pPr>
      <w:r>
        <w:rPr>
          <w:rFonts w:eastAsia="Georgia"/>
        </w:rPr>
        <w:t xml:space="preserve">Nobody spoke. Derek slowly sat down. </w:t>
      </w:r>
      <w:r w:rsidR="003434B6">
        <w:rPr>
          <w:rFonts w:eastAsia="Georgia"/>
        </w:rPr>
        <w:t>Penny</w:t>
      </w:r>
      <w:r>
        <w:rPr>
          <w:rFonts w:eastAsia="Georgia"/>
        </w:rPr>
        <w:t xml:space="preserve"> took the phone.</w:t>
      </w:r>
    </w:p>
    <w:p w14:paraId="52ED1A7C" w14:textId="77777777" w:rsidR="00A1675C" w:rsidRDefault="00000000">
      <w:pPr>
        <w:spacing w:before="40" w:after="120"/>
      </w:pPr>
      <w:r>
        <w:rPr>
          <w:rFonts w:eastAsia="Georgia"/>
        </w:rPr>
        <w:t>"Alfred."</w:t>
      </w:r>
    </w:p>
    <w:p w14:paraId="6D1DDA84" w14:textId="77777777" w:rsidR="00A1675C" w:rsidRDefault="00000000">
      <w:pPr>
        <w:spacing w:before="40" w:after="120"/>
      </w:pPr>
      <w:r>
        <w:rPr>
          <w:rFonts w:eastAsia="Georgia"/>
        </w:rPr>
        <w:t>"Yes?"</w:t>
      </w:r>
    </w:p>
    <w:p w14:paraId="2D54E121" w14:textId="77777777" w:rsidR="00A1675C" w:rsidRDefault="00000000">
      <w:pPr>
        <w:spacing w:before="40" w:after="120"/>
      </w:pPr>
      <w:r>
        <w:rPr>
          <w:rFonts w:eastAsia="Georgia"/>
        </w:rPr>
        <w:t>"Are you saying you have already seen the clock?"</w:t>
      </w:r>
    </w:p>
    <w:p w14:paraId="2C4D8D79" w14:textId="77777777" w:rsidR="00A1675C" w:rsidRDefault="00000000">
      <w:pPr>
        <w:spacing w:before="40" w:after="120"/>
      </w:pPr>
      <w:r>
        <w:rPr>
          <w:rFonts w:eastAsia="Georgia"/>
        </w:rPr>
        <w:t>"Yes."</w:t>
      </w:r>
    </w:p>
    <w:p w14:paraId="363936AC" w14:textId="77777777" w:rsidR="00A1675C" w:rsidRDefault="00000000">
      <w:pPr>
        <w:spacing w:before="40" w:after="120"/>
      </w:pPr>
      <w:r>
        <w:rPr>
          <w:rFonts w:eastAsia="Georgia"/>
        </w:rPr>
        <w:t>"Where?"</w:t>
      </w:r>
    </w:p>
    <w:p w14:paraId="4BF3248C" w14:textId="77777777" w:rsidR="00A1675C" w:rsidRDefault="00000000">
      <w:pPr>
        <w:spacing w:before="40" w:after="120"/>
      </w:pPr>
      <w:r>
        <w:rPr>
          <w:rFonts w:eastAsia="Georgia"/>
        </w:rPr>
        <w:t>"In London."</w:t>
      </w:r>
    </w:p>
    <w:p w14:paraId="49CDF450" w14:textId="5F0AA83B" w:rsidR="00A1675C" w:rsidRDefault="003434B6">
      <w:pPr>
        <w:ind w:firstLine="432"/>
      </w:pPr>
      <w:r>
        <w:rPr>
          <w:rFonts w:eastAsia="Georgia"/>
        </w:rPr>
        <w:t>Penny carefully looked at Derek.</w:t>
      </w:r>
    </w:p>
    <w:p w14:paraId="7D2278A6" w14:textId="77777777" w:rsidR="00A1675C" w:rsidRDefault="00000000">
      <w:pPr>
        <w:spacing w:before="40" w:after="120"/>
      </w:pPr>
      <w:r>
        <w:rPr>
          <w:rFonts w:eastAsia="Georgia"/>
        </w:rPr>
        <w:t>"Here?"</w:t>
      </w:r>
    </w:p>
    <w:p w14:paraId="2E7B8579" w14:textId="77777777" w:rsidR="00A1675C" w:rsidRDefault="00000000">
      <w:pPr>
        <w:spacing w:before="40" w:after="120"/>
      </w:pPr>
      <w:r>
        <w:rPr>
          <w:rFonts w:eastAsia="Georgia"/>
        </w:rPr>
        <w:t>"I believe so."</w:t>
      </w:r>
    </w:p>
    <w:p w14:paraId="53BC2E86" w14:textId="77777777" w:rsidR="00A1675C" w:rsidRDefault="00000000">
      <w:pPr>
        <w:ind w:firstLine="432"/>
      </w:pPr>
      <w:r>
        <w:rPr>
          <w:rFonts w:eastAsia="Georgia"/>
        </w:rPr>
        <w:t>Derek took the phone back.</w:t>
      </w:r>
    </w:p>
    <w:p w14:paraId="7551B407" w14:textId="77777777" w:rsidR="00A1675C" w:rsidRDefault="00000000">
      <w:pPr>
        <w:spacing w:before="40" w:after="120"/>
      </w:pPr>
      <w:r>
        <w:rPr>
          <w:rFonts w:eastAsia="Georgia"/>
        </w:rPr>
        <w:t>"Alfred, are you sure?"</w:t>
      </w:r>
    </w:p>
    <w:p w14:paraId="5A745937" w14:textId="77777777" w:rsidR="00A1675C" w:rsidRDefault="00000000">
      <w:pPr>
        <w:spacing w:before="40" w:after="120"/>
      </w:pPr>
      <w:r>
        <w:rPr>
          <w:rFonts w:eastAsia="Georgia"/>
        </w:rPr>
        <w:t>"I am very old, Mr Gent, but I am not senile."</w:t>
      </w:r>
    </w:p>
    <w:p w14:paraId="3C8F89BE" w14:textId="77777777" w:rsidR="00A1675C" w:rsidRDefault="00000000">
      <w:pPr>
        <w:spacing w:before="40" w:after="120"/>
      </w:pPr>
      <w:r>
        <w:rPr>
          <w:rFonts w:eastAsia="Georgia"/>
        </w:rPr>
        <w:t>"I didn't mean—"</w:t>
      </w:r>
    </w:p>
    <w:p w14:paraId="69A4140A" w14:textId="77777777" w:rsidR="00A1675C" w:rsidRDefault="00000000">
      <w:pPr>
        <w:spacing w:before="40" w:after="120"/>
      </w:pPr>
      <w:r>
        <w:rPr>
          <w:rFonts w:eastAsia="Georgia"/>
        </w:rPr>
        <w:t>"I know what you meant."</w:t>
      </w:r>
    </w:p>
    <w:p w14:paraId="56A1B18D" w14:textId="77777777" w:rsidR="00A1675C" w:rsidRDefault="00000000">
      <w:pPr>
        <w:ind w:firstLine="432"/>
      </w:pPr>
      <w:r>
        <w:rPr>
          <w:rFonts w:eastAsia="Georgia"/>
        </w:rPr>
        <w:t>A pause.</w:t>
      </w:r>
    </w:p>
    <w:p w14:paraId="142559F9" w14:textId="77777777" w:rsidR="00A1675C" w:rsidRDefault="00000000">
      <w:pPr>
        <w:spacing w:before="40" w:after="120"/>
      </w:pPr>
      <w:r>
        <w:rPr>
          <w:rFonts w:eastAsia="Georgia"/>
        </w:rPr>
        <w:t>Then Weinstein affirmed:</w:t>
      </w:r>
    </w:p>
    <w:p w14:paraId="77F96093" w14:textId="77777777" w:rsidR="00A1675C" w:rsidRDefault="00000000">
      <w:pPr>
        <w:spacing w:before="40" w:after="120"/>
      </w:pPr>
      <w:r>
        <w:rPr>
          <w:rFonts w:eastAsia="Georgia"/>
        </w:rPr>
        <w:t>"The interesting thing is that I remember seeing it."</w:t>
      </w:r>
    </w:p>
    <w:p w14:paraId="34FACD4E" w14:textId="77777777" w:rsidR="00A1675C" w:rsidRDefault="00000000">
      <w:pPr>
        <w:spacing w:before="40" w:after="120"/>
      </w:pPr>
      <w:r>
        <w:rPr>
          <w:rFonts w:eastAsia="Georgia"/>
        </w:rPr>
        <w:t>"That's reassuring."</w:t>
      </w:r>
    </w:p>
    <w:p w14:paraId="14A30460" w14:textId="77777777" w:rsidR="00A1675C" w:rsidRDefault="00000000">
      <w:pPr>
        <w:spacing w:before="40" w:after="120"/>
      </w:pPr>
      <w:r>
        <w:rPr>
          <w:rFonts w:eastAsia="Georgia"/>
        </w:rPr>
        <w:t>"No."</w:t>
      </w:r>
    </w:p>
    <w:p w14:paraId="4CEBA4F3" w14:textId="77777777" w:rsidR="00A1675C" w:rsidRDefault="00000000">
      <w:pPr>
        <w:spacing w:before="40" w:after="120"/>
      </w:pPr>
      <w:r>
        <w:rPr>
          <w:rFonts w:eastAsia="Georgia"/>
        </w:rPr>
        <w:t>"Why not?"</w:t>
      </w:r>
    </w:p>
    <w:p w14:paraId="0723E276" w14:textId="77777777" w:rsidR="00A1675C" w:rsidRDefault="00000000">
      <w:pPr>
        <w:spacing w:before="40" w:after="120"/>
      </w:pPr>
      <w:r>
        <w:rPr>
          <w:rFonts w:eastAsia="Georgia"/>
        </w:rPr>
        <w:t>"Because I remember seeing it tomorrow."</w:t>
      </w:r>
    </w:p>
    <w:p w14:paraId="06B376BA" w14:textId="77777777" w:rsidR="00A1675C" w:rsidRDefault="00000000">
      <w:pPr>
        <w:ind w:firstLine="432"/>
      </w:pPr>
      <w:r>
        <w:rPr>
          <w:rFonts w:eastAsia="Georgia"/>
        </w:rPr>
        <w:t>Derek closed his eyes.</w:t>
      </w:r>
    </w:p>
    <w:p w14:paraId="2DDE7757" w14:textId="77777777" w:rsidR="00A1675C" w:rsidRDefault="00000000">
      <w:pPr>
        <w:spacing w:before="40" w:after="120"/>
      </w:pPr>
      <w:r>
        <w:rPr>
          <w:rFonts w:eastAsia="Georgia"/>
        </w:rPr>
        <w:t>Trevor whispered:</w:t>
      </w:r>
    </w:p>
    <w:p w14:paraId="4A95202B" w14:textId="77777777" w:rsidR="00A1675C" w:rsidRDefault="00000000">
      <w:pPr>
        <w:spacing w:before="40" w:after="120"/>
      </w:pPr>
      <w:r>
        <w:rPr>
          <w:rFonts w:eastAsia="Georgia"/>
        </w:rPr>
        <w:t>"That doesn't help."</w:t>
      </w:r>
    </w:p>
    <w:p w14:paraId="55FFEA1C" w14:textId="77777777" w:rsidR="00A1675C" w:rsidRDefault="00000000">
      <w:pPr>
        <w:ind w:firstLine="432"/>
      </w:pPr>
      <w:r>
        <w:rPr>
          <w:rFonts w:eastAsia="Georgia"/>
        </w:rPr>
        <w:t>Derek covered the receiver.</w:t>
      </w:r>
    </w:p>
    <w:p w14:paraId="55C521DE" w14:textId="77777777" w:rsidR="00A1675C" w:rsidRDefault="00000000">
      <w:pPr>
        <w:spacing w:before="40" w:after="120"/>
      </w:pPr>
      <w:r>
        <w:rPr>
          <w:rFonts w:eastAsia="Georgia"/>
        </w:rPr>
        <w:t>"No."</w:t>
      </w:r>
    </w:p>
    <w:p w14:paraId="06B1187F" w14:textId="77777777" w:rsidR="00A1675C" w:rsidRDefault="00000000">
      <w:pPr>
        <w:ind w:firstLine="432"/>
      </w:pPr>
      <w:r>
        <w:rPr>
          <w:rFonts w:eastAsia="Georgia"/>
        </w:rPr>
        <w:t>He uncovered it.</w:t>
      </w:r>
    </w:p>
    <w:p w14:paraId="53056141" w14:textId="77777777" w:rsidR="00A1675C" w:rsidRDefault="00000000">
      <w:pPr>
        <w:spacing w:before="40" w:after="120"/>
      </w:pPr>
      <w:r>
        <w:rPr>
          <w:rFonts w:eastAsia="Georgia"/>
        </w:rPr>
        <w:t>"Alfred, what exactly happened?"</w:t>
      </w:r>
    </w:p>
    <w:p w14:paraId="1070DF65" w14:textId="77777777" w:rsidR="00A1675C" w:rsidRDefault="00000000">
      <w:pPr>
        <w:spacing w:before="40" w:after="120"/>
      </w:pPr>
      <w:r>
        <w:rPr>
          <w:rFonts w:eastAsia="Georgia"/>
        </w:rPr>
        <w:t>"I was standing in the Bureau."</w:t>
      </w:r>
    </w:p>
    <w:p w14:paraId="5536E4EE" w14:textId="77777777" w:rsidR="00A1675C" w:rsidRDefault="00000000">
      <w:pPr>
        <w:spacing w:before="40" w:after="120"/>
      </w:pPr>
      <w:r>
        <w:rPr>
          <w:rFonts w:eastAsia="Georgia"/>
        </w:rPr>
        <w:t>"When?"</w:t>
      </w:r>
    </w:p>
    <w:p w14:paraId="35F963FD" w14:textId="77777777" w:rsidR="00A1675C" w:rsidRDefault="00000000">
      <w:pPr>
        <w:spacing w:before="40" w:after="120"/>
      </w:pPr>
      <w:r>
        <w:rPr>
          <w:rFonts w:eastAsia="Georgia"/>
        </w:rPr>
        <w:t>"Tomorrow."</w:t>
      </w:r>
    </w:p>
    <w:p w14:paraId="3B7DBF78" w14:textId="77777777" w:rsidR="00A1675C" w:rsidRDefault="00000000">
      <w:pPr>
        <w:spacing w:before="40" w:after="120"/>
      </w:pPr>
      <w:r>
        <w:rPr>
          <w:rFonts w:eastAsia="Georgia"/>
        </w:rPr>
        <w:t>"What were you doing?"</w:t>
      </w:r>
    </w:p>
    <w:p w14:paraId="62274146" w14:textId="77777777" w:rsidR="00A1675C" w:rsidRDefault="00000000">
      <w:pPr>
        <w:spacing w:before="40" w:after="120"/>
      </w:pPr>
      <w:r>
        <w:rPr>
          <w:rFonts w:eastAsia="Georgia"/>
        </w:rPr>
        <w:t>"Looking at the clock."</w:t>
      </w:r>
    </w:p>
    <w:p w14:paraId="16FFFCBD" w14:textId="77777777" w:rsidR="00A1675C" w:rsidRDefault="00000000">
      <w:pPr>
        <w:spacing w:before="40" w:after="120"/>
      </w:pPr>
      <w:r>
        <w:rPr>
          <w:rFonts w:eastAsia="Georgia"/>
        </w:rPr>
        <w:t>"Anything else?"</w:t>
      </w:r>
    </w:p>
    <w:p w14:paraId="758F9E1F" w14:textId="77777777" w:rsidR="00A1675C" w:rsidRDefault="00000000">
      <w:pPr>
        <w:spacing w:before="40" w:after="120"/>
      </w:pPr>
      <w:r>
        <w:rPr>
          <w:rFonts w:eastAsia="Georgia"/>
        </w:rPr>
        <w:t>"Yes."</w:t>
      </w:r>
    </w:p>
    <w:p w14:paraId="21B205B2" w14:textId="77777777" w:rsidR="00A1675C" w:rsidRDefault="00000000">
      <w:pPr>
        <w:spacing w:before="40" w:after="120"/>
      </w:pPr>
      <w:r>
        <w:rPr>
          <w:rFonts w:eastAsia="Georgia"/>
        </w:rPr>
        <w:t>"What?"</w:t>
      </w:r>
    </w:p>
    <w:p w14:paraId="45915003" w14:textId="77777777" w:rsidR="00A1675C" w:rsidRDefault="00000000">
      <w:pPr>
        <w:spacing w:before="40" w:after="120"/>
      </w:pPr>
      <w:r>
        <w:rPr>
          <w:rFonts w:eastAsia="Georgia"/>
        </w:rPr>
        <w:t>"You were dead."</w:t>
      </w:r>
    </w:p>
    <w:p w14:paraId="72B74E77" w14:textId="6A3ECE18" w:rsidR="00A1675C" w:rsidRDefault="00000000">
      <w:pPr>
        <w:ind w:firstLine="432"/>
      </w:pPr>
      <w:r>
        <w:rPr>
          <w:rFonts w:eastAsia="Georgia"/>
        </w:rPr>
        <w:t xml:space="preserve">Derek looked at </w:t>
      </w:r>
      <w:r w:rsidR="003434B6">
        <w:rPr>
          <w:rFonts w:eastAsia="Georgia"/>
        </w:rPr>
        <w:t>Penny</w:t>
      </w:r>
      <w:r>
        <w:rPr>
          <w:rFonts w:eastAsia="Georgia"/>
        </w:rPr>
        <w:t xml:space="preserve">. </w:t>
      </w:r>
      <w:r w:rsidR="003434B6">
        <w:rPr>
          <w:rFonts w:eastAsia="Georgia"/>
        </w:rPr>
        <w:t>Penny</w:t>
      </w:r>
      <w:r>
        <w:rPr>
          <w:rFonts w:eastAsia="Georgia"/>
        </w:rPr>
        <w:t xml:space="preserve"> took a slow breath. Trevor looked as though he would quite like to leave the country.</w:t>
      </w:r>
    </w:p>
    <w:p w14:paraId="7D4A2117" w14:textId="77777777" w:rsidR="00A1675C" w:rsidRDefault="00000000">
      <w:pPr>
        <w:spacing w:before="40" w:after="120"/>
      </w:pPr>
      <w:r>
        <w:rPr>
          <w:rFonts w:eastAsia="Georgia"/>
        </w:rPr>
        <w:t>Derek confirmed:</w:t>
      </w:r>
    </w:p>
    <w:p w14:paraId="1FE464EC" w14:textId="77777777" w:rsidR="00A1675C" w:rsidRDefault="00000000">
      <w:pPr>
        <w:spacing w:before="40" w:after="120"/>
      </w:pPr>
      <w:r>
        <w:rPr>
          <w:rFonts w:eastAsia="Georgia"/>
        </w:rPr>
        <w:t>"Did you see who killed me?"</w:t>
      </w:r>
    </w:p>
    <w:p w14:paraId="18006510" w14:textId="77777777" w:rsidR="00A1675C" w:rsidRDefault="00000000">
      <w:pPr>
        <w:spacing w:before="40" w:after="120"/>
      </w:pPr>
      <w:r>
        <w:rPr>
          <w:rFonts w:eastAsia="Georgia"/>
        </w:rPr>
        <w:t>"No."</w:t>
      </w:r>
    </w:p>
    <w:p w14:paraId="6231DA8C" w14:textId="77777777" w:rsidR="00A1675C" w:rsidRDefault="00000000">
      <w:pPr>
        <w:spacing w:before="40" w:after="120"/>
      </w:pPr>
      <w:r>
        <w:rPr>
          <w:rFonts w:eastAsia="Georgia"/>
        </w:rPr>
        <w:t>"Why not?"</w:t>
      </w:r>
    </w:p>
    <w:p w14:paraId="2D9A0E7E" w14:textId="77777777" w:rsidR="00A1675C" w:rsidRDefault="00000000">
      <w:pPr>
        <w:spacing w:before="40" w:after="120"/>
      </w:pPr>
      <w:r>
        <w:rPr>
          <w:rFonts w:eastAsia="Georgia"/>
        </w:rPr>
        <w:t>"Because you were standing up."</w:t>
      </w:r>
    </w:p>
    <w:p w14:paraId="0A2AC541" w14:textId="77777777" w:rsidR="00A1675C" w:rsidRDefault="00000000">
      <w:pPr>
        <w:ind w:firstLine="432"/>
      </w:pPr>
      <w:r>
        <w:rPr>
          <w:rFonts w:eastAsia="Georgia"/>
        </w:rPr>
        <w:t>Derek blinked.</w:t>
      </w:r>
    </w:p>
    <w:p w14:paraId="25DDFB0C" w14:textId="77777777" w:rsidR="00A1675C" w:rsidRDefault="00000000">
      <w:pPr>
        <w:spacing w:before="40" w:after="120"/>
      </w:pPr>
      <w:r>
        <w:rPr>
          <w:rFonts w:eastAsia="Georgia"/>
        </w:rPr>
        <w:t>"What?"</w:t>
      </w:r>
    </w:p>
    <w:p w14:paraId="4FF4CA2F" w14:textId="77777777" w:rsidR="00A1675C" w:rsidRDefault="00000000">
      <w:pPr>
        <w:ind w:firstLine="432"/>
      </w:pPr>
      <w:r>
        <w:rPr>
          <w:rFonts w:eastAsia="Georgia"/>
        </w:rPr>
        <w:t>Weinstein continued.</w:t>
      </w:r>
    </w:p>
    <w:p w14:paraId="7CFD4A35" w14:textId="77777777" w:rsidR="00A1675C" w:rsidRDefault="00000000">
      <w:pPr>
        <w:spacing w:before="40" w:after="120"/>
      </w:pPr>
      <w:r>
        <w:rPr>
          <w:rFonts w:eastAsia="Georgia"/>
        </w:rPr>
        <w:t>"You were dead."</w:t>
      </w:r>
    </w:p>
    <w:p w14:paraId="1C14CAFE" w14:textId="77777777" w:rsidR="00A1675C" w:rsidRDefault="00000000">
      <w:pPr>
        <w:spacing w:before="40" w:after="120"/>
      </w:pPr>
      <w:r>
        <w:rPr>
          <w:rFonts w:eastAsia="Georgia"/>
        </w:rPr>
        <w:t>"Yes."</w:t>
      </w:r>
    </w:p>
    <w:p w14:paraId="64BC2FF0" w14:textId="77777777" w:rsidR="00A1675C" w:rsidRDefault="00000000">
      <w:pPr>
        <w:spacing w:before="40" w:after="120"/>
      </w:pPr>
      <w:r>
        <w:rPr>
          <w:rFonts w:eastAsia="Georgia"/>
        </w:rPr>
        <w:t>"But you were standing."</w:t>
      </w:r>
    </w:p>
    <w:p w14:paraId="2287F6D6" w14:textId="4D72F04F" w:rsidR="00A1675C" w:rsidRDefault="00000000">
      <w:pPr>
        <w:ind w:firstLine="432"/>
      </w:pPr>
      <w:r>
        <w:rPr>
          <w:rFonts w:eastAsia="Georgia"/>
        </w:rPr>
        <w:t xml:space="preserve">Derek looked at </w:t>
      </w:r>
      <w:r w:rsidR="003434B6">
        <w:rPr>
          <w:rFonts w:eastAsia="Georgia"/>
        </w:rPr>
        <w:t>Penny</w:t>
      </w:r>
      <w:r>
        <w:rPr>
          <w:rFonts w:eastAsia="Georgia"/>
        </w:rPr>
        <w:t xml:space="preserve">. </w:t>
      </w:r>
      <w:r w:rsidR="003434B6">
        <w:rPr>
          <w:rFonts w:eastAsia="Georgia"/>
        </w:rPr>
        <w:t>Penny</w:t>
      </w:r>
      <w:r>
        <w:rPr>
          <w:rFonts w:eastAsia="Georgia"/>
        </w:rPr>
        <w:t xml:space="preserve"> stared back.</w:t>
      </w:r>
    </w:p>
    <w:p w14:paraId="551531C1" w14:textId="77777777" w:rsidR="00A1675C" w:rsidRDefault="00000000">
      <w:pPr>
        <w:spacing w:before="40" w:after="120"/>
      </w:pPr>
      <w:r>
        <w:rPr>
          <w:rFonts w:eastAsia="Georgia"/>
        </w:rPr>
        <w:t>Trevor insisted:</w:t>
      </w:r>
    </w:p>
    <w:p w14:paraId="292293EE" w14:textId="77777777" w:rsidR="00A1675C" w:rsidRDefault="00000000">
      <w:pPr>
        <w:spacing w:before="40" w:after="120"/>
      </w:pPr>
      <w:r>
        <w:rPr>
          <w:rFonts w:eastAsia="Georgia"/>
        </w:rPr>
        <w:t>"That's not possible."</w:t>
      </w:r>
    </w:p>
    <w:p w14:paraId="2E91CAA2" w14:textId="77777777" w:rsidR="00A1675C" w:rsidRDefault="00000000">
      <w:pPr>
        <w:ind w:firstLine="432"/>
      </w:pPr>
      <w:r>
        <w:rPr>
          <w:rFonts w:eastAsia="Georgia"/>
        </w:rPr>
        <w:t>Derek covered the phone.</w:t>
      </w:r>
    </w:p>
    <w:p w14:paraId="2A177308" w14:textId="77777777" w:rsidR="00A1675C" w:rsidRDefault="00000000">
      <w:pPr>
        <w:spacing w:before="40" w:after="120"/>
      </w:pPr>
      <w:r>
        <w:rPr>
          <w:rFonts w:eastAsia="Georgia"/>
        </w:rPr>
        <w:t>"Thank you, Trevor."</w:t>
      </w:r>
    </w:p>
    <w:p w14:paraId="60A4CD00" w14:textId="77777777" w:rsidR="00A1675C" w:rsidRDefault="00000000">
      <w:pPr>
        <w:spacing w:before="40" w:after="120"/>
      </w:pPr>
      <w:r>
        <w:rPr>
          <w:rFonts w:eastAsia="Georgia"/>
        </w:rPr>
        <w:t>"Sorry."</w:t>
      </w:r>
    </w:p>
    <w:p w14:paraId="2D5963B3" w14:textId="77777777" w:rsidR="00A1675C" w:rsidRDefault="00000000">
      <w:pPr>
        <w:ind w:firstLine="432"/>
      </w:pPr>
      <w:r>
        <w:rPr>
          <w:rFonts w:eastAsia="Georgia"/>
        </w:rPr>
        <w:t>Derek uncovered it.</w:t>
      </w:r>
    </w:p>
    <w:p w14:paraId="595296AE" w14:textId="77777777" w:rsidR="00A1675C" w:rsidRDefault="00000000">
      <w:pPr>
        <w:spacing w:before="40" w:after="120"/>
      </w:pPr>
      <w:r>
        <w:rPr>
          <w:rFonts w:eastAsia="Georgia"/>
        </w:rPr>
        <w:t>"Alfred, are you sure?"</w:t>
      </w:r>
    </w:p>
    <w:p w14:paraId="506B6415" w14:textId="77777777" w:rsidR="00A1675C" w:rsidRDefault="00000000">
      <w:pPr>
        <w:spacing w:before="40" w:after="120"/>
      </w:pPr>
      <w:r>
        <w:rPr>
          <w:rFonts w:eastAsia="Georgia"/>
        </w:rPr>
        <w:t>"Quite."</w:t>
      </w:r>
    </w:p>
    <w:p w14:paraId="42EB4F6C" w14:textId="77777777" w:rsidR="00A1675C" w:rsidRDefault="00000000">
      <w:pPr>
        <w:spacing w:before="40" w:after="120"/>
      </w:pPr>
      <w:r>
        <w:rPr>
          <w:rFonts w:eastAsia="Georgia"/>
        </w:rPr>
        <w:t>"Could it have been a relativistic effect?"</w:t>
      </w:r>
    </w:p>
    <w:p w14:paraId="5852BB3F" w14:textId="77777777" w:rsidR="00A1675C" w:rsidRDefault="00000000">
      <w:pPr>
        <w:spacing w:before="40" w:after="120"/>
      </w:pPr>
      <w:r>
        <w:rPr>
          <w:rFonts w:eastAsia="Georgia"/>
        </w:rPr>
        <w:t>"Possibly."</w:t>
      </w:r>
    </w:p>
    <w:p w14:paraId="78E657FE" w14:textId="77777777" w:rsidR="00A1675C" w:rsidRDefault="00000000">
      <w:pPr>
        <w:spacing w:before="40" w:after="120"/>
      </w:pPr>
      <w:r>
        <w:rPr>
          <w:rFonts w:eastAsia="Georgia"/>
        </w:rPr>
        <w:t>"Could the photograph have been from another frame?"</w:t>
      </w:r>
    </w:p>
    <w:p w14:paraId="37CAB1FF" w14:textId="77777777" w:rsidR="00A1675C" w:rsidRDefault="00000000">
      <w:pPr>
        <w:spacing w:before="40" w:after="120"/>
      </w:pPr>
      <w:r>
        <w:rPr>
          <w:rFonts w:eastAsia="Georgia"/>
        </w:rPr>
        <w:t>"Possibly."</w:t>
      </w:r>
    </w:p>
    <w:p w14:paraId="761B4DE3" w14:textId="77777777" w:rsidR="00A1675C" w:rsidRDefault="00000000">
      <w:pPr>
        <w:spacing w:before="40" w:after="120"/>
      </w:pPr>
      <w:r>
        <w:rPr>
          <w:rFonts w:eastAsia="Georgia"/>
        </w:rPr>
        <w:t>"Could the event be displaced in time?"</w:t>
      </w:r>
    </w:p>
    <w:p w14:paraId="1087FDE5" w14:textId="77777777" w:rsidR="00A1675C" w:rsidRDefault="00000000">
      <w:pPr>
        <w:spacing w:before="40" w:after="120"/>
      </w:pPr>
      <w:r>
        <w:rPr>
          <w:rFonts w:eastAsia="Georgia"/>
        </w:rPr>
        <w:t>"Possibly."</w:t>
      </w:r>
    </w:p>
    <w:p w14:paraId="4C23FA8E" w14:textId="77777777" w:rsidR="00A1675C" w:rsidRDefault="00000000">
      <w:pPr>
        <w:spacing w:before="40" w:after="120"/>
      </w:pPr>
      <w:r>
        <w:rPr>
          <w:rFonts w:eastAsia="Georgia"/>
        </w:rPr>
        <w:t>"Could I have been dead in one frame and alive in another?"</w:t>
      </w:r>
    </w:p>
    <w:p w14:paraId="1B4FF48D" w14:textId="77777777" w:rsidR="00A1675C" w:rsidRDefault="00000000">
      <w:pPr>
        <w:ind w:firstLine="432"/>
      </w:pPr>
      <w:r>
        <w:rPr>
          <w:rFonts w:eastAsia="Georgia"/>
        </w:rPr>
        <w:t>There was a long silence.</w:t>
      </w:r>
    </w:p>
    <w:p w14:paraId="65658C54" w14:textId="77777777" w:rsidR="00A1675C" w:rsidRDefault="00000000">
      <w:pPr>
        <w:spacing w:before="40" w:after="120"/>
      </w:pPr>
      <w:r>
        <w:rPr>
          <w:rFonts w:eastAsia="Georgia"/>
        </w:rPr>
        <w:t>Then Weinstein emphasized:</w:t>
      </w:r>
    </w:p>
    <w:p w14:paraId="03C55AD2" w14:textId="77777777" w:rsidR="00A1675C" w:rsidRDefault="00000000">
      <w:pPr>
        <w:spacing w:before="40" w:after="120"/>
      </w:pPr>
      <w:r>
        <w:rPr>
          <w:rFonts w:eastAsia="Georgia"/>
        </w:rPr>
        <w:t>"No."</w:t>
      </w:r>
    </w:p>
    <w:p w14:paraId="4539D7C5" w14:textId="77777777" w:rsidR="00A1675C" w:rsidRDefault="00000000">
      <w:pPr>
        <w:ind w:firstLine="432"/>
      </w:pPr>
      <w:r>
        <w:rPr>
          <w:rFonts w:eastAsia="Georgia"/>
        </w:rPr>
        <w:t>Derek waited.</w:t>
      </w:r>
    </w:p>
    <w:p w14:paraId="57178438" w14:textId="77777777" w:rsidR="00A1675C" w:rsidRDefault="00000000">
      <w:pPr>
        <w:spacing w:before="40" w:after="120"/>
      </w:pPr>
      <w:r>
        <w:rPr>
          <w:rFonts w:eastAsia="Georgia"/>
        </w:rPr>
        <w:t>"Why not?"</w:t>
      </w:r>
    </w:p>
    <w:p w14:paraId="3C384883" w14:textId="77777777" w:rsidR="00A1675C" w:rsidRDefault="00000000">
      <w:pPr>
        <w:spacing w:before="40" w:after="120"/>
      </w:pPr>
      <w:r>
        <w:rPr>
          <w:rFonts w:eastAsia="Georgia"/>
        </w:rPr>
        <w:t>"Because that's nonsense."</w:t>
      </w:r>
    </w:p>
    <w:p w14:paraId="5642A035" w14:textId="77777777" w:rsidR="00A1675C" w:rsidRDefault="00000000">
      <w:pPr>
        <w:ind w:firstLine="432"/>
      </w:pPr>
      <w:r>
        <w:rPr>
          <w:rFonts w:eastAsia="Georgia"/>
        </w:rPr>
        <w:t>Derek nodded.</w:t>
      </w:r>
    </w:p>
    <w:p w14:paraId="5508EA31" w14:textId="77777777" w:rsidR="00A1675C" w:rsidRDefault="00000000">
      <w:pPr>
        <w:spacing w:before="40" w:after="120"/>
      </w:pPr>
      <w:r>
        <w:rPr>
          <w:rFonts w:eastAsia="Georgia"/>
        </w:rPr>
        <w:t>"Good."</w:t>
      </w:r>
    </w:p>
    <w:p w14:paraId="520D4AF1" w14:textId="77777777" w:rsidR="00A1675C" w:rsidRDefault="00000000">
      <w:pPr>
        <w:spacing w:before="40" w:after="120"/>
      </w:pPr>
      <w:r>
        <w:rPr>
          <w:rFonts w:eastAsia="Georgia"/>
        </w:rPr>
        <w:t>"However..."</w:t>
      </w:r>
    </w:p>
    <w:p w14:paraId="6300E407" w14:textId="77777777" w:rsidR="00A1675C" w:rsidRDefault="00000000">
      <w:pPr>
        <w:ind w:firstLine="432"/>
      </w:pPr>
      <w:r>
        <w:rPr>
          <w:rFonts w:eastAsia="Georgia"/>
        </w:rPr>
        <w:t>Derek closed his eyes.</w:t>
      </w:r>
    </w:p>
    <w:p w14:paraId="3438D0A3" w14:textId="77777777" w:rsidR="00A1675C" w:rsidRDefault="00000000">
      <w:pPr>
        <w:spacing w:before="40" w:after="120"/>
      </w:pPr>
      <w:r>
        <w:rPr>
          <w:rFonts w:eastAsia="Georgia"/>
        </w:rPr>
        <w:t>"Yes?"</w:t>
      </w:r>
    </w:p>
    <w:p w14:paraId="02A8CCDE" w14:textId="77777777" w:rsidR="00A1675C" w:rsidRDefault="00000000">
      <w:pPr>
        <w:spacing w:before="40" w:after="120"/>
      </w:pPr>
      <w:r>
        <w:rPr>
          <w:rFonts w:eastAsia="Georgia"/>
        </w:rPr>
        <w:t>"You could be dead according to one description of an event and alive according to another if we're actually talking about different events."</w:t>
      </w:r>
    </w:p>
    <w:p w14:paraId="20C81759" w14:textId="77777777" w:rsidR="00A1675C" w:rsidRDefault="00000000">
      <w:pPr>
        <w:spacing w:before="40" w:after="120"/>
      </w:pPr>
      <w:r>
        <w:rPr>
          <w:rFonts w:eastAsia="Georgia"/>
        </w:rPr>
        <w:t>"That's what I thought."</w:t>
      </w:r>
    </w:p>
    <w:p w14:paraId="37347BBD" w14:textId="77777777" w:rsidR="00A1675C" w:rsidRDefault="00000000">
      <w:pPr>
        <w:spacing w:before="40" w:after="120"/>
      </w:pPr>
      <w:r>
        <w:rPr>
          <w:rFonts w:eastAsia="Georgia"/>
        </w:rPr>
        <w:t>"Which means the photograph may be telling you the truth."</w:t>
      </w:r>
    </w:p>
    <w:p w14:paraId="737BDA4C" w14:textId="77777777" w:rsidR="00A1675C" w:rsidRDefault="00000000">
      <w:pPr>
        <w:spacing w:before="40" w:after="120"/>
      </w:pPr>
      <w:r>
        <w:rPr>
          <w:rFonts w:eastAsia="Georgia"/>
        </w:rPr>
        <w:t>"Even if I'm not dead."</w:t>
      </w:r>
    </w:p>
    <w:p w14:paraId="7172913D" w14:textId="77777777" w:rsidR="00A1675C" w:rsidRDefault="00000000">
      <w:pPr>
        <w:spacing w:before="40" w:after="120"/>
      </w:pPr>
      <w:r>
        <w:rPr>
          <w:rFonts w:eastAsia="Georgia"/>
        </w:rPr>
        <w:t>"Yes."</w:t>
      </w:r>
    </w:p>
    <w:p w14:paraId="533AC646" w14:textId="77777777" w:rsidR="00A1675C" w:rsidRDefault="00000000">
      <w:pPr>
        <w:ind w:firstLine="432"/>
      </w:pPr>
      <w:r>
        <w:rPr>
          <w:rFonts w:eastAsia="Georgia"/>
        </w:rPr>
        <w:t>Derek considered that.</w:t>
      </w:r>
    </w:p>
    <w:p w14:paraId="10D541AD" w14:textId="77777777" w:rsidR="00A1675C" w:rsidRDefault="00000000">
      <w:pPr>
        <w:spacing w:before="40" w:after="120"/>
      </w:pPr>
      <w:r>
        <w:rPr>
          <w:rFonts w:eastAsia="Georgia"/>
        </w:rPr>
        <w:t>"That's rather annoying."</w:t>
      </w:r>
    </w:p>
    <w:p w14:paraId="60453FF2" w14:textId="77777777" w:rsidR="00A1675C" w:rsidRDefault="00000000">
      <w:pPr>
        <w:spacing w:before="40" w:after="120"/>
      </w:pPr>
      <w:r>
        <w:rPr>
          <w:rFonts w:eastAsia="Georgia"/>
        </w:rPr>
        <w:t>"I agree."</w:t>
      </w:r>
    </w:p>
    <w:p w14:paraId="5BB3064C" w14:textId="77777777" w:rsidR="00A1675C" w:rsidRDefault="00000000">
      <w:pPr>
        <w:ind w:firstLine="432"/>
      </w:pPr>
      <w:r>
        <w:rPr>
          <w:rFonts w:eastAsia="Georgia"/>
        </w:rPr>
        <w:t>Minkowski's voice came faintly from the background.</w:t>
      </w:r>
    </w:p>
    <w:p w14:paraId="7E057436" w14:textId="77777777" w:rsidR="00A1675C" w:rsidRDefault="00000000">
      <w:pPr>
        <w:spacing w:before="40" w:after="120"/>
      </w:pPr>
      <w:r>
        <w:rPr>
          <w:rFonts w:eastAsia="Georgia"/>
        </w:rPr>
        <w:t>"Ask him about the train."</w:t>
      </w:r>
    </w:p>
    <w:p w14:paraId="32483D52" w14:textId="77777777" w:rsidR="00A1675C" w:rsidRDefault="00000000">
      <w:pPr>
        <w:ind w:firstLine="432"/>
      </w:pPr>
      <w:r>
        <w:rPr>
          <w:rFonts w:eastAsia="Georgia"/>
        </w:rPr>
        <w:t>Derek heard him.</w:t>
      </w:r>
    </w:p>
    <w:p w14:paraId="18653674" w14:textId="77777777" w:rsidR="00A1675C" w:rsidRDefault="00000000">
      <w:pPr>
        <w:spacing w:before="40" w:after="120"/>
      </w:pPr>
      <w:r>
        <w:rPr>
          <w:rFonts w:eastAsia="Georgia"/>
        </w:rPr>
        <w:t>"What train?"</w:t>
      </w:r>
    </w:p>
    <w:p w14:paraId="7DE6B470" w14:textId="77777777" w:rsidR="00A1675C" w:rsidRDefault="00000000">
      <w:pPr>
        <w:spacing w:before="40" w:after="120"/>
      </w:pPr>
      <w:r>
        <w:rPr>
          <w:rFonts w:eastAsia="Georgia"/>
        </w:rPr>
        <w:t>Weinstein queried:</w:t>
      </w:r>
    </w:p>
    <w:p w14:paraId="16A524A7" w14:textId="77777777" w:rsidR="00A1675C" w:rsidRDefault="00000000">
      <w:pPr>
        <w:spacing w:before="40" w:after="120"/>
      </w:pPr>
      <w:r>
        <w:rPr>
          <w:rFonts w:eastAsia="Georgia"/>
        </w:rPr>
        <w:t>"Ah."</w:t>
      </w:r>
    </w:p>
    <w:p w14:paraId="587BC6CD" w14:textId="77777777" w:rsidR="00A1675C" w:rsidRDefault="00000000">
      <w:pPr>
        <w:spacing w:before="40" w:after="120"/>
      </w:pPr>
      <w:r>
        <w:rPr>
          <w:rFonts w:eastAsia="Georgia"/>
        </w:rPr>
        <w:t>"What?"</w:t>
      </w:r>
    </w:p>
    <w:p w14:paraId="1F867FCA" w14:textId="77777777" w:rsidR="00A1675C" w:rsidRDefault="00000000">
      <w:pPr>
        <w:spacing w:before="40" w:after="120"/>
      </w:pPr>
      <w:r>
        <w:rPr>
          <w:rFonts w:eastAsia="Georgia"/>
        </w:rPr>
        <w:t>"There is a train."</w:t>
      </w:r>
    </w:p>
    <w:p w14:paraId="05E12FA5" w14:textId="77777777" w:rsidR="00A1675C" w:rsidRDefault="00000000">
      <w:pPr>
        <w:spacing w:before="40" w:after="120"/>
      </w:pPr>
      <w:r>
        <w:rPr>
          <w:rFonts w:eastAsia="Georgia"/>
        </w:rPr>
        <w:t>"What train?"</w:t>
      </w:r>
    </w:p>
    <w:p w14:paraId="2AED7674" w14:textId="77777777" w:rsidR="00A1675C" w:rsidRDefault="00000000">
      <w:pPr>
        <w:spacing w:before="40" w:after="120"/>
      </w:pPr>
      <w:r>
        <w:rPr>
          <w:rFonts w:eastAsia="Georgia"/>
        </w:rPr>
        <w:t>"The one at the station."</w:t>
      </w:r>
    </w:p>
    <w:p w14:paraId="72E60BBE" w14:textId="77777777" w:rsidR="00A1675C" w:rsidRDefault="00000000">
      <w:pPr>
        <w:spacing w:before="40" w:after="120"/>
      </w:pPr>
      <w:r>
        <w:rPr>
          <w:rFonts w:eastAsia="Georgia"/>
        </w:rPr>
        <w:t>"What station?"</w:t>
      </w:r>
    </w:p>
    <w:p w14:paraId="7E5D5C6D" w14:textId="77777777" w:rsidR="00A1675C" w:rsidRDefault="00000000">
      <w:pPr>
        <w:spacing w:before="40" w:after="120"/>
      </w:pPr>
      <w:r>
        <w:rPr>
          <w:rFonts w:eastAsia="Georgia"/>
        </w:rPr>
        <w:t>"London Terminus."</w:t>
      </w:r>
    </w:p>
    <w:p w14:paraId="5EAFAAB8" w14:textId="77777777" w:rsidR="00A1675C" w:rsidRDefault="00000000">
      <w:pPr>
        <w:ind w:firstLine="432"/>
      </w:pPr>
      <w:r>
        <w:rPr>
          <w:rFonts w:eastAsia="Georgia"/>
        </w:rPr>
        <w:t>Derek froze.</w:t>
      </w:r>
    </w:p>
    <w:p w14:paraId="14354F0E" w14:textId="77777777" w:rsidR="00A1675C" w:rsidRPr="00B37FE2" w:rsidRDefault="00000000">
      <w:pPr>
        <w:spacing w:before="40" w:after="120"/>
        <w:rPr>
          <w:lang w:val="de-DE"/>
        </w:rPr>
      </w:pPr>
      <w:r w:rsidRPr="00B37FE2">
        <w:rPr>
          <w:rFonts w:eastAsia="Georgia"/>
          <w:lang w:val="de-DE"/>
        </w:rPr>
        <w:t>"Platform seven?"</w:t>
      </w:r>
    </w:p>
    <w:p w14:paraId="5C268960" w14:textId="77777777" w:rsidR="00A1675C" w:rsidRPr="00B37FE2" w:rsidRDefault="00000000">
      <w:pPr>
        <w:ind w:firstLine="432"/>
        <w:rPr>
          <w:lang w:val="de-DE"/>
        </w:rPr>
      </w:pPr>
      <w:r w:rsidRPr="00B37FE2">
        <w:rPr>
          <w:rFonts w:eastAsia="Georgia"/>
          <w:lang w:val="de-DE"/>
        </w:rPr>
        <w:t>Weinstein was silent.</w:t>
      </w:r>
    </w:p>
    <w:p w14:paraId="4D71180B" w14:textId="77777777" w:rsidR="00A1675C" w:rsidRDefault="00000000">
      <w:pPr>
        <w:spacing w:before="40" w:after="120"/>
      </w:pPr>
      <w:r>
        <w:rPr>
          <w:rFonts w:eastAsia="Georgia"/>
        </w:rPr>
        <w:t>"Alfred?"</w:t>
      </w:r>
    </w:p>
    <w:p w14:paraId="06B4349E" w14:textId="77777777" w:rsidR="00A1675C" w:rsidRDefault="00000000">
      <w:pPr>
        <w:spacing w:before="40" w:after="120"/>
      </w:pPr>
      <w:r>
        <w:rPr>
          <w:rFonts w:eastAsia="Georgia"/>
        </w:rPr>
        <w:t>"Yes."</w:t>
      </w:r>
    </w:p>
    <w:p w14:paraId="4A5343FA" w14:textId="77777777" w:rsidR="00A1675C" w:rsidRDefault="00000000">
      <w:pPr>
        <w:spacing w:before="40" w:after="120"/>
      </w:pPr>
      <w:r>
        <w:rPr>
          <w:rFonts w:eastAsia="Georgia"/>
        </w:rPr>
        <w:t>"Platform seven?"</w:t>
      </w:r>
    </w:p>
    <w:p w14:paraId="77639898" w14:textId="77777777" w:rsidR="00A1675C" w:rsidRDefault="00000000">
      <w:pPr>
        <w:spacing w:before="40" w:after="120"/>
      </w:pPr>
      <w:r>
        <w:rPr>
          <w:rFonts w:eastAsia="Georgia"/>
        </w:rPr>
        <w:t>"Yes."</w:t>
      </w:r>
    </w:p>
    <w:p w14:paraId="42E20A10" w14:textId="77777777" w:rsidR="00A1675C" w:rsidRDefault="00000000">
      <w:pPr>
        <w:spacing w:before="40" w:after="120"/>
      </w:pPr>
      <w:r>
        <w:rPr>
          <w:rFonts w:eastAsia="Georgia"/>
        </w:rPr>
        <w:t>"At 11:17?"</w:t>
      </w:r>
    </w:p>
    <w:p w14:paraId="74A8D19D" w14:textId="77777777" w:rsidR="00A1675C" w:rsidRDefault="00000000">
      <w:pPr>
        <w:spacing w:before="40" w:after="120"/>
      </w:pPr>
      <w:r>
        <w:rPr>
          <w:rFonts w:eastAsia="Georgia"/>
        </w:rPr>
        <w:t>"Yes."</w:t>
      </w:r>
    </w:p>
    <w:p w14:paraId="0B7E7105" w14:textId="36302712" w:rsidR="00A1675C" w:rsidRDefault="00000000">
      <w:pPr>
        <w:ind w:firstLine="432"/>
      </w:pPr>
      <w:r>
        <w:rPr>
          <w:rFonts w:eastAsia="Georgia"/>
        </w:rPr>
        <w:t xml:space="preserve">Derek looked at </w:t>
      </w:r>
      <w:r w:rsidR="003434B6">
        <w:rPr>
          <w:rFonts w:eastAsia="Georgia"/>
        </w:rPr>
        <w:t>Penny</w:t>
      </w:r>
      <w:r>
        <w:rPr>
          <w:rFonts w:eastAsia="Georgia"/>
        </w:rPr>
        <w:t xml:space="preserve">. </w:t>
      </w:r>
      <w:r w:rsidR="003434B6">
        <w:rPr>
          <w:rFonts w:eastAsia="Georgia"/>
        </w:rPr>
        <w:t>Penny</w:t>
      </w:r>
      <w:r>
        <w:rPr>
          <w:rFonts w:eastAsia="Georgia"/>
        </w:rPr>
        <w:t>'s expression had gone completely serious. Trevor was standing beside the whiteboard.</w:t>
      </w:r>
    </w:p>
    <w:p w14:paraId="0CC27F65" w14:textId="77777777" w:rsidR="00A1675C" w:rsidRDefault="00000000">
      <w:pPr>
        <w:spacing w:before="40" w:after="120"/>
      </w:pPr>
      <w:r>
        <w:rPr>
          <w:rFonts w:eastAsia="Georgia"/>
        </w:rPr>
        <w:t>Derek said:</w:t>
      </w:r>
    </w:p>
    <w:p w14:paraId="1C9E1079" w14:textId="77777777" w:rsidR="00A1675C" w:rsidRDefault="00000000">
      <w:pPr>
        <w:spacing w:before="40" w:after="120"/>
      </w:pPr>
      <w:r>
        <w:rPr>
          <w:rFonts w:eastAsia="Georgia"/>
        </w:rPr>
        <w:t>"We have a photograph."</w:t>
      </w:r>
    </w:p>
    <w:p w14:paraId="76EAB012" w14:textId="77777777" w:rsidR="00A1675C" w:rsidRDefault="00000000">
      <w:pPr>
        <w:spacing w:before="40" w:after="120"/>
      </w:pPr>
      <w:r>
        <w:rPr>
          <w:rFonts w:eastAsia="Georgia"/>
        </w:rPr>
        <w:t>"I know."</w:t>
      </w:r>
    </w:p>
    <w:p w14:paraId="247192A2" w14:textId="77777777" w:rsidR="00A1675C" w:rsidRDefault="00000000">
      <w:pPr>
        <w:spacing w:before="40" w:after="120"/>
      </w:pPr>
      <w:r>
        <w:rPr>
          <w:rFonts w:eastAsia="Georgia"/>
        </w:rPr>
        <w:t>"It reads 11:17 departure."</w:t>
      </w:r>
    </w:p>
    <w:p w14:paraId="34132080" w14:textId="77777777" w:rsidR="00A1675C" w:rsidRDefault="00000000">
      <w:pPr>
        <w:spacing w:before="40" w:after="120"/>
      </w:pPr>
      <w:r>
        <w:rPr>
          <w:rFonts w:eastAsia="Georgia"/>
        </w:rPr>
        <w:t>"I know."</w:t>
      </w:r>
    </w:p>
    <w:p w14:paraId="5CD2AB8F" w14:textId="77777777" w:rsidR="00A1675C" w:rsidRDefault="00000000">
      <w:pPr>
        <w:spacing w:before="40" w:after="120"/>
      </w:pPr>
      <w:r>
        <w:rPr>
          <w:rFonts w:eastAsia="Georgia"/>
        </w:rPr>
        <w:t>"How do you know?"</w:t>
      </w:r>
    </w:p>
    <w:p w14:paraId="190C7DB8" w14:textId="77777777" w:rsidR="00A1675C" w:rsidRDefault="00000000">
      <w:pPr>
        <w:spacing w:before="40" w:after="120"/>
      </w:pPr>
      <w:r>
        <w:rPr>
          <w:rFonts w:eastAsia="Georgia"/>
        </w:rPr>
        <w:t>"Because I was there."</w:t>
      </w:r>
    </w:p>
    <w:p w14:paraId="0F3FBD7C" w14:textId="77777777" w:rsidR="00A1675C" w:rsidRDefault="00000000">
      <w:pPr>
        <w:spacing w:before="40" w:after="120"/>
      </w:pPr>
      <w:r>
        <w:rPr>
          <w:rFonts w:eastAsia="Georgia"/>
        </w:rPr>
        <w:t>"When?"</w:t>
      </w:r>
    </w:p>
    <w:p w14:paraId="1B54F605" w14:textId="77777777" w:rsidR="00A1675C" w:rsidRDefault="00000000">
      <w:pPr>
        <w:spacing w:before="40" w:after="120"/>
      </w:pPr>
      <w:r>
        <w:rPr>
          <w:rFonts w:eastAsia="Georgia"/>
        </w:rPr>
        <w:t>"Tomorrow."</w:t>
      </w:r>
    </w:p>
    <w:p w14:paraId="256EEB98" w14:textId="77777777" w:rsidR="00A1675C" w:rsidRDefault="00000000">
      <w:pPr>
        <w:ind w:firstLine="432"/>
      </w:pPr>
      <w:r>
        <w:rPr>
          <w:rFonts w:eastAsia="Georgia"/>
        </w:rPr>
        <w:t>Derek sat back.</w:t>
      </w:r>
    </w:p>
    <w:p w14:paraId="2B50EE87" w14:textId="77777777" w:rsidR="00A1675C" w:rsidRDefault="00000000">
      <w:pPr>
        <w:spacing w:before="40" w:after="120"/>
      </w:pPr>
      <w:r>
        <w:rPr>
          <w:rFonts w:eastAsia="Georgia"/>
        </w:rPr>
        <w:t>"All right."</w:t>
      </w:r>
    </w:p>
    <w:p w14:paraId="5ADB6F62" w14:textId="77777777" w:rsidR="00A1675C" w:rsidRDefault="00000000">
      <w:pPr>
        <w:ind w:firstLine="432"/>
      </w:pPr>
      <w:r>
        <w:rPr>
          <w:rFonts w:eastAsia="Georgia"/>
        </w:rPr>
        <w:t>Weinstein remained silent. Derek asked:</w:t>
      </w:r>
    </w:p>
    <w:p w14:paraId="2F4CE13D" w14:textId="77777777" w:rsidR="00A1675C" w:rsidRDefault="00000000">
      <w:pPr>
        <w:spacing w:before="40" w:after="120"/>
      </w:pPr>
      <w:r>
        <w:rPr>
          <w:rFonts w:eastAsia="Georgia"/>
        </w:rPr>
        <w:t>"Who else was there?"</w:t>
      </w:r>
    </w:p>
    <w:p w14:paraId="3369A472" w14:textId="77777777" w:rsidR="00A1675C" w:rsidRDefault="00000000">
      <w:pPr>
        <w:ind w:firstLine="432"/>
      </w:pPr>
      <w:r>
        <w:rPr>
          <w:rFonts w:eastAsia="Georgia"/>
        </w:rPr>
        <w:t>Weinstein hesitated.</w:t>
      </w:r>
    </w:p>
    <w:p w14:paraId="76D68799" w14:textId="77777777" w:rsidR="00A1675C" w:rsidRDefault="00000000">
      <w:pPr>
        <w:spacing w:before="40" w:after="120"/>
      </w:pPr>
      <w:r>
        <w:rPr>
          <w:rFonts w:eastAsia="Georgia"/>
        </w:rPr>
        <w:t>"You."</w:t>
      </w:r>
    </w:p>
    <w:p w14:paraId="1F1CDEC9" w14:textId="77777777" w:rsidR="00A1675C" w:rsidRDefault="00000000">
      <w:pPr>
        <w:spacing w:before="40" w:after="120"/>
      </w:pPr>
      <w:r>
        <w:rPr>
          <w:rFonts w:eastAsia="Georgia"/>
        </w:rPr>
        <w:t>"Alive?"</w:t>
      </w:r>
    </w:p>
    <w:p w14:paraId="319B9592" w14:textId="77777777" w:rsidR="00A1675C" w:rsidRDefault="00000000">
      <w:pPr>
        <w:spacing w:before="40" w:after="120"/>
      </w:pPr>
      <w:r>
        <w:rPr>
          <w:rFonts w:eastAsia="Georgia"/>
        </w:rPr>
        <w:t>"Yes."</w:t>
      </w:r>
    </w:p>
    <w:p w14:paraId="38C5BFA2" w14:textId="77777777" w:rsidR="00A1675C" w:rsidRDefault="00000000">
      <w:pPr>
        <w:spacing w:before="40" w:after="120"/>
      </w:pPr>
      <w:r>
        <w:rPr>
          <w:rFonts w:eastAsia="Georgia"/>
        </w:rPr>
        <w:t>"Dead?"</w:t>
      </w:r>
    </w:p>
    <w:p w14:paraId="1555692B" w14:textId="77777777" w:rsidR="00A1675C" w:rsidRDefault="00000000">
      <w:pPr>
        <w:spacing w:before="40" w:after="120"/>
      </w:pPr>
      <w:r>
        <w:rPr>
          <w:rFonts w:eastAsia="Georgia"/>
        </w:rPr>
        <w:t>"Also yes."</w:t>
      </w:r>
    </w:p>
    <w:p w14:paraId="08B05CC2" w14:textId="6FBB5A90" w:rsidR="00A1675C" w:rsidRDefault="00000000">
      <w:pPr>
        <w:ind w:firstLine="432"/>
      </w:pPr>
      <w:r>
        <w:rPr>
          <w:rFonts w:eastAsia="Georgia"/>
        </w:rPr>
        <w:t xml:space="preserve">Derek stared intently at the phone. Trevor stared at Derek. </w:t>
      </w:r>
      <w:r w:rsidR="003434B6">
        <w:rPr>
          <w:rFonts w:eastAsia="Georgia"/>
        </w:rPr>
        <w:t>Penny</w:t>
      </w:r>
      <w:r>
        <w:rPr>
          <w:rFonts w:eastAsia="Georgia"/>
        </w:rPr>
        <w:t xml:space="preserve"> looked at the ceiling.</w:t>
      </w:r>
    </w:p>
    <w:p w14:paraId="70E3328D" w14:textId="77777777" w:rsidR="00A1675C" w:rsidRDefault="00000000">
      <w:pPr>
        <w:ind w:firstLine="432"/>
      </w:pPr>
      <w:r>
        <w:rPr>
          <w:rFonts w:eastAsia="Georgia"/>
        </w:rPr>
        <w:t>Nobody spoke.</w:t>
      </w:r>
    </w:p>
    <w:p w14:paraId="57172E47" w14:textId="77777777" w:rsidR="00A1675C" w:rsidRDefault="00000000">
      <w:pPr>
        <w:spacing w:before="40" w:after="120"/>
      </w:pPr>
      <w:r>
        <w:rPr>
          <w:rFonts w:eastAsia="Georgia"/>
        </w:rPr>
        <w:t>Finally Derek stated:</w:t>
      </w:r>
    </w:p>
    <w:p w14:paraId="2F5738BA" w14:textId="77777777" w:rsidR="00A1675C" w:rsidRDefault="00000000">
      <w:pPr>
        <w:spacing w:before="40" w:after="120"/>
      </w:pPr>
      <w:r>
        <w:rPr>
          <w:rFonts w:eastAsia="Georgia"/>
        </w:rPr>
        <w:t>"Alfred."</w:t>
      </w:r>
    </w:p>
    <w:p w14:paraId="402816BB" w14:textId="77777777" w:rsidR="00A1675C" w:rsidRDefault="00000000">
      <w:pPr>
        <w:spacing w:before="40" w:after="120"/>
      </w:pPr>
      <w:r>
        <w:rPr>
          <w:rFonts w:eastAsia="Georgia"/>
        </w:rPr>
        <w:t>"Yes?"</w:t>
      </w:r>
    </w:p>
    <w:p w14:paraId="5CFCD1A2" w14:textId="77777777" w:rsidR="00A1675C" w:rsidRDefault="00000000">
      <w:pPr>
        <w:spacing w:before="40" w:after="120"/>
      </w:pPr>
      <w:r>
        <w:rPr>
          <w:rFonts w:eastAsia="Georgia"/>
        </w:rPr>
        <w:t>"I think we have a problem."</w:t>
      </w:r>
    </w:p>
    <w:p w14:paraId="6A031B8D" w14:textId="77777777" w:rsidR="00A1675C" w:rsidRDefault="00000000">
      <w:pPr>
        <w:spacing w:before="40" w:after="120"/>
      </w:pPr>
      <w:r>
        <w:rPr>
          <w:rFonts w:eastAsia="Georgia"/>
        </w:rPr>
        <w:t>Weinstein sighed.</w:t>
      </w:r>
    </w:p>
    <w:p w14:paraId="1444D90D" w14:textId="77777777" w:rsidR="00A1675C" w:rsidRDefault="00000000">
      <w:pPr>
        <w:spacing w:before="40" w:after="120"/>
      </w:pPr>
      <w:r>
        <w:rPr>
          <w:rFonts w:eastAsia="Georgia"/>
        </w:rPr>
        <w:t>"I was hoping you'd say that."</w:t>
      </w:r>
    </w:p>
    <w:p w14:paraId="30477F9F" w14:textId="77777777" w:rsidR="00A1675C" w:rsidRDefault="00000000">
      <w:pPr>
        <w:ind w:firstLine="432"/>
      </w:pPr>
      <w:r>
        <w:rPr>
          <w:rFonts w:eastAsia="Georgia"/>
        </w:rPr>
        <w:t>The line went dead. Derek lowered the phone. Trevor spoke first.</w:t>
      </w:r>
    </w:p>
    <w:p w14:paraId="41F7BD92" w14:textId="77777777" w:rsidR="00A1675C" w:rsidRDefault="00000000">
      <w:pPr>
        <w:spacing w:before="40" w:after="120"/>
      </w:pPr>
      <w:r>
        <w:rPr>
          <w:rFonts w:eastAsia="Georgia"/>
        </w:rPr>
        <w:t>"How can you be alive and dead at the same time?"</w:t>
      </w:r>
    </w:p>
    <w:p w14:paraId="58305677" w14:textId="77777777" w:rsidR="00A1675C" w:rsidRDefault="00000000">
      <w:pPr>
        <w:ind w:firstLine="432"/>
      </w:pPr>
      <w:r>
        <w:rPr>
          <w:rFonts w:eastAsia="Georgia"/>
        </w:rPr>
        <w:t>Derek carefully looked at him.</w:t>
      </w:r>
    </w:p>
    <w:p w14:paraId="5171F78F" w14:textId="77777777" w:rsidR="00A1675C" w:rsidRDefault="00000000">
      <w:pPr>
        <w:spacing w:before="40" w:after="120"/>
      </w:pPr>
      <w:r>
        <w:rPr>
          <w:rFonts w:eastAsia="Georgia"/>
        </w:rPr>
        <w:t>"I don't know."</w:t>
      </w:r>
    </w:p>
    <w:p w14:paraId="1C330B1C" w14:textId="49651103" w:rsidR="00A1675C" w:rsidRDefault="003434B6">
      <w:pPr>
        <w:spacing w:before="40" w:after="120"/>
      </w:pPr>
      <w:r>
        <w:rPr>
          <w:rFonts w:eastAsia="Georgia"/>
        </w:rPr>
        <w:t>Penny commented:</w:t>
      </w:r>
    </w:p>
    <w:p w14:paraId="6D3DE2B2" w14:textId="77777777" w:rsidR="00A1675C" w:rsidRDefault="00000000">
      <w:pPr>
        <w:spacing w:before="40" w:after="120"/>
      </w:pPr>
      <w:r>
        <w:rPr>
          <w:rFonts w:eastAsia="Georgia"/>
        </w:rPr>
        <w:t>"That's not strictly what Weinstein noted."</w:t>
      </w:r>
    </w:p>
    <w:p w14:paraId="7A2EC956" w14:textId="77777777" w:rsidR="00A1675C" w:rsidRDefault="00000000">
      <w:pPr>
        <w:ind w:firstLine="432"/>
      </w:pPr>
      <w:r>
        <w:rPr>
          <w:rFonts w:eastAsia="Georgia"/>
        </w:rPr>
        <w:t>Trevor carefully looked at her.</w:t>
      </w:r>
    </w:p>
    <w:p w14:paraId="6FEEE00D" w14:textId="77777777" w:rsidR="00A1675C" w:rsidRDefault="00000000">
      <w:pPr>
        <w:spacing w:before="40" w:after="120"/>
      </w:pPr>
      <w:r>
        <w:rPr>
          <w:rFonts w:eastAsia="Georgia"/>
        </w:rPr>
        <w:t>"What did he say?"</w:t>
      </w:r>
    </w:p>
    <w:p w14:paraId="3A163DA5" w14:textId="77777777" w:rsidR="00A1675C" w:rsidRDefault="00000000">
      <w:pPr>
        <w:spacing w:before="40" w:after="120"/>
      </w:pPr>
      <w:r>
        <w:rPr>
          <w:rFonts w:eastAsia="Georgia"/>
        </w:rPr>
        <w:t>"He Derek observed was alive and dead."</w:t>
      </w:r>
    </w:p>
    <w:p w14:paraId="0247C494" w14:textId="77777777" w:rsidR="00A1675C" w:rsidRDefault="00000000">
      <w:pPr>
        <w:spacing w:before="40" w:after="120"/>
      </w:pPr>
      <w:r>
        <w:rPr>
          <w:rFonts w:eastAsia="Georgia"/>
        </w:rPr>
        <w:t>"That's the same thing."</w:t>
      </w:r>
    </w:p>
    <w:p w14:paraId="164D08E2" w14:textId="77777777" w:rsidR="00A1675C" w:rsidRDefault="00000000">
      <w:pPr>
        <w:spacing w:before="40" w:after="120"/>
      </w:pPr>
      <w:r>
        <w:rPr>
          <w:rFonts w:eastAsia="Georgia"/>
        </w:rPr>
        <w:t>"No."</w:t>
      </w:r>
    </w:p>
    <w:p w14:paraId="245A728A" w14:textId="77777777" w:rsidR="00A1675C" w:rsidRDefault="00000000">
      <w:pPr>
        <w:spacing w:before="40" w:after="120"/>
      </w:pPr>
      <w:r>
        <w:rPr>
          <w:rFonts w:eastAsia="Georgia"/>
        </w:rPr>
        <w:t>"How?"</w:t>
      </w:r>
    </w:p>
    <w:p w14:paraId="3CE8D799" w14:textId="54A7A2EF" w:rsidR="00A1675C" w:rsidRDefault="003434B6">
      <w:pPr>
        <w:ind w:firstLine="432"/>
      </w:pPr>
      <w:r>
        <w:rPr>
          <w:rFonts w:eastAsia="Georgia"/>
        </w:rPr>
        <w:t>Penny walked to the whiteboard. She erased the word TIME. Then wrote:</w:t>
      </w:r>
    </w:p>
    <w:p w14:paraId="4BA3DCA7" w14:textId="77777777" w:rsidR="00A1675C" w:rsidRDefault="00000000">
      <w:pPr>
        <w:spacing w:before="200" w:after="120"/>
        <w:jc w:val="center"/>
      </w:pPr>
      <w:r>
        <w:rPr>
          <w:rFonts w:eastAsia="Georgia"/>
          <w:b/>
          <w:sz w:val="24"/>
        </w:rPr>
        <w:t>EVENTS.</w:t>
      </w:r>
    </w:p>
    <w:p w14:paraId="6854C4DD" w14:textId="77777777" w:rsidR="00A1675C" w:rsidRDefault="00000000">
      <w:pPr>
        <w:spacing w:before="40" w:after="120"/>
      </w:pPr>
      <w:r>
        <w:rPr>
          <w:rFonts w:eastAsia="Georgia"/>
        </w:rPr>
        <w:t>"He's seeing two descriptions."</w:t>
      </w:r>
    </w:p>
    <w:p w14:paraId="17113618" w14:textId="77777777" w:rsidR="00A1675C" w:rsidRDefault="00000000">
      <w:pPr>
        <w:ind w:firstLine="432"/>
      </w:pPr>
      <w:r>
        <w:rPr>
          <w:rFonts w:eastAsia="Georgia"/>
        </w:rPr>
        <w:t>Trevor slowly nodded.</w:t>
      </w:r>
    </w:p>
    <w:p w14:paraId="0A54E81A" w14:textId="77777777" w:rsidR="00A1675C" w:rsidRDefault="00000000">
      <w:pPr>
        <w:spacing w:before="40" w:after="120"/>
      </w:pPr>
      <w:r>
        <w:rPr>
          <w:rFonts w:eastAsia="Georgia"/>
        </w:rPr>
        <w:t>"Two frames?"</w:t>
      </w:r>
    </w:p>
    <w:p w14:paraId="7658D574" w14:textId="77777777" w:rsidR="00A1675C" w:rsidRDefault="00000000">
      <w:pPr>
        <w:spacing w:before="40" w:after="120"/>
      </w:pPr>
      <w:r>
        <w:rPr>
          <w:rFonts w:eastAsia="Georgia"/>
        </w:rPr>
        <w:t>"Possibly."</w:t>
      </w:r>
    </w:p>
    <w:p w14:paraId="4901C331" w14:textId="77777777" w:rsidR="00A1675C" w:rsidRDefault="00000000">
      <w:pPr>
        <w:ind w:firstLine="432"/>
      </w:pPr>
      <w:r>
        <w:rPr>
          <w:rFonts w:eastAsia="Georgia"/>
        </w:rPr>
        <w:t>Derek looked at the equations.</w:t>
      </w:r>
    </w:p>
    <w:p w14:paraId="63AA18F9" w14:textId="77777777" w:rsidR="00A1675C" w:rsidRDefault="00000000">
      <w:pPr>
        <w:spacing w:before="40" w:after="120"/>
      </w:pPr>
      <w:r>
        <w:rPr>
          <w:rFonts w:eastAsia="Georgia"/>
        </w:rPr>
        <w:t>"Not if the transformation requires a velocity greater than light."</w:t>
      </w:r>
    </w:p>
    <w:p w14:paraId="0F8CF10F" w14:textId="77777777" w:rsidR="00A1675C" w:rsidRDefault="00000000">
      <w:pPr>
        <w:ind w:firstLine="432"/>
      </w:pPr>
      <w:r>
        <w:rPr>
          <w:rFonts w:eastAsia="Georgia"/>
        </w:rPr>
        <w:t>Trevor thought.</w:t>
      </w:r>
    </w:p>
    <w:p w14:paraId="2D0895CE" w14:textId="77777777" w:rsidR="00A1675C" w:rsidRDefault="00000000">
      <w:pPr>
        <w:spacing w:before="40" w:after="120"/>
      </w:pPr>
      <w:r>
        <w:rPr>
          <w:rFonts w:eastAsia="Georgia"/>
        </w:rPr>
        <w:t>"Then perhaps the events are not connected the way we assume."</w:t>
      </w:r>
    </w:p>
    <w:p w14:paraId="3D67D302" w14:textId="77777777" w:rsidR="00A1675C" w:rsidRDefault="00000000">
      <w:pPr>
        <w:spacing w:before="40" w:after="120"/>
      </w:pPr>
      <w:r>
        <w:rPr>
          <w:rFonts w:eastAsia="Georgia"/>
        </w:rPr>
        <w:t>"Exactly."</w:t>
      </w:r>
    </w:p>
    <w:p w14:paraId="5316BF07" w14:textId="4D877C95" w:rsidR="00A1675C" w:rsidRDefault="003434B6">
      <w:pPr>
        <w:ind w:firstLine="432"/>
      </w:pPr>
      <w:r>
        <w:rPr>
          <w:rFonts w:eastAsia="Georgia"/>
        </w:rPr>
        <w:t>Penny turned.</w:t>
      </w:r>
    </w:p>
    <w:p w14:paraId="2AAB5E70" w14:textId="77777777" w:rsidR="00A1675C" w:rsidRDefault="00000000">
      <w:pPr>
        <w:spacing w:before="40" w:after="120"/>
      </w:pPr>
      <w:r>
        <w:rPr>
          <w:rFonts w:eastAsia="Georgia"/>
        </w:rPr>
        <w:t>"So we're back to the beginning."</w:t>
      </w:r>
    </w:p>
    <w:p w14:paraId="0B52C1F0" w14:textId="77777777" w:rsidR="00A1675C" w:rsidRDefault="00000000">
      <w:pPr>
        <w:spacing w:before="40" w:after="120"/>
      </w:pPr>
      <w:r>
        <w:rPr>
          <w:rFonts w:eastAsia="Georgia"/>
        </w:rPr>
        <w:t>"No."</w:t>
      </w:r>
    </w:p>
    <w:p w14:paraId="00E6C01A" w14:textId="77777777" w:rsidR="00A1675C" w:rsidRDefault="00000000">
      <w:pPr>
        <w:ind w:firstLine="432"/>
      </w:pPr>
      <w:r>
        <w:rPr>
          <w:rFonts w:eastAsia="Georgia"/>
        </w:rPr>
        <w:t>Derek picked up the strange photograph.</w:t>
      </w:r>
    </w:p>
    <w:p w14:paraId="2F64437E" w14:textId="77777777" w:rsidR="00A1675C" w:rsidRDefault="00000000">
      <w:pPr>
        <w:spacing w:before="40" w:after="120"/>
      </w:pPr>
      <w:r>
        <w:rPr>
          <w:rFonts w:eastAsia="Georgia"/>
        </w:rPr>
        <w:t>"We're further along."</w:t>
      </w:r>
    </w:p>
    <w:p w14:paraId="347E0C65" w14:textId="77777777" w:rsidR="00A1675C" w:rsidRDefault="00000000">
      <w:pPr>
        <w:spacing w:before="40" w:after="120"/>
      </w:pPr>
      <w:r>
        <w:rPr>
          <w:rFonts w:eastAsia="Georgia"/>
        </w:rPr>
        <w:t>"How?"</w:t>
      </w:r>
    </w:p>
    <w:p w14:paraId="62AE58F1" w14:textId="77777777" w:rsidR="00A1675C" w:rsidRDefault="00000000">
      <w:pPr>
        <w:spacing w:before="40" w:after="120"/>
      </w:pPr>
      <w:r>
        <w:rPr>
          <w:rFonts w:eastAsia="Georgia"/>
        </w:rPr>
        <w:t>"We know the train exists."</w:t>
      </w:r>
    </w:p>
    <w:p w14:paraId="5596FA5E" w14:textId="77777777" w:rsidR="00A1675C" w:rsidRDefault="00000000">
      <w:pPr>
        <w:spacing w:before="40" w:after="120"/>
      </w:pPr>
      <w:r>
        <w:rPr>
          <w:rFonts w:eastAsia="Georgia"/>
        </w:rPr>
        <w:t>"We knew that from the photograph."</w:t>
      </w:r>
    </w:p>
    <w:p w14:paraId="1C0FBE05" w14:textId="77777777" w:rsidR="00A1675C" w:rsidRDefault="00000000">
      <w:pPr>
        <w:spacing w:before="40" w:after="120"/>
      </w:pPr>
      <w:r>
        <w:rPr>
          <w:rFonts w:eastAsia="Georgia"/>
        </w:rPr>
        <w:t>"We now know Weinstein saw it."</w:t>
      </w:r>
    </w:p>
    <w:p w14:paraId="22F97F70" w14:textId="77777777" w:rsidR="00A1675C" w:rsidRDefault="00000000">
      <w:pPr>
        <w:spacing w:before="40" w:after="120"/>
      </w:pPr>
      <w:r>
        <w:rPr>
          <w:rFonts w:eastAsia="Georgia"/>
        </w:rPr>
        <w:t>"And?"</w:t>
      </w:r>
    </w:p>
    <w:p w14:paraId="589AB950" w14:textId="77777777" w:rsidR="00A1675C" w:rsidRDefault="00000000">
      <w:pPr>
        <w:spacing w:before="40" w:after="120"/>
      </w:pPr>
      <w:r>
        <w:rPr>
          <w:rFonts w:eastAsia="Georgia"/>
        </w:rPr>
        <w:t>"He saw it tomorrow."</w:t>
      </w:r>
    </w:p>
    <w:p w14:paraId="42C412CC" w14:textId="77777777" w:rsidR="00A1675C" w:rsidRDefault="00000000">
      <w:pPr>
        <w:ind w:firstLine="432"/>
      </w:pPr>
      <w:r>
        <w:rPr>
          <w:rFonts w:eastAsia="Georgia"/>
        </w:rPr>
        <w:t>Trevor deeply frowned.</w:t>
      </w:r>
    </w:p>
    <w:p w14:paraId="7711E2B0" w14:textId="77777777" w:rsidR="00A1675C" w:rsidRDefault="00000000">
      <w:pPr>
        <w:spacing w:before="40" w:after="120"/>
      </w:pPr>
      <w:r>
        <w:rPr>
          <w:rFonts w:eastAsia="Georgia"/>
        </w:rPr>
        <w:t>"That doesn't narrow it down."</w:t>
      </w:r>
    </w:p>
    <w:p w14:paraId="04327E31" w14:textId="77777777" w:rsidR="00A1675C" w:rsidRDefault="00000000">
      <w:pPr>
        <w:ind w:firstLine="432"/>
      </w:pPr>
      <w:r>
        <w:rPr>
          <w:rFonts w:eastAsia="Georgia"/>
        </w:rPr>
        <w:t>Derek gently smiled.</w:t>
      </w:r>
    </w:p>
    <w:p w14:paraId="201FC1D8" w14:textId="77777777" w:rsidR="00A1675C" w:rsidRDefault="00000000">
      <w:pPr>
        <w:spacing w:before="40" w:after="120"/>
      </w:pPr>
      <w:r>
        <w:rPr>
          <w:rFonts w:eastAsia="Georgia"/>
        </w:rPr>
        <w:t>"It does."</w:t>
      </w:r>
    </w:p>
    <w:p w14:paraId="7D5C3D1A" w14:textId="77777777" w:rsidR="00A1675C" w:rsidRDefault="00000000">
      <w:pPr>
        <w:spacing w:before="40" w:after="120"/>
      </w:pPr>
      <w:r>
        <w:rPr>
          <w:rFonts w:eastAsia="Georgia"/>
        </w:rPr>
        <w:t>"How?"</w:t>
      </w:r>
    </w:p>
    <w:p w14:paraId="56A11324" w14:textId="77777777" w:rsidR="00A1675C" w:rsidRDefault="00000000">
      <w:pPr>
        <w:spacing w:before="40" w:after="120"/>
      </w:pPr>
      <w:r>
        <w:rPr>
          <w:rFonts w:eastAsia="Georgia"/>
        </w:rPr>
        <w:t>"Because Alfred Weinstein doesn't make mistakes with relativity."</w:t>
      </w:r>
    </w:p>
    <w:p w14:paraId="7C68404A" w14:textId="77777777" w:rsidR="00A1675C" w:rsidRDefault="00000000">
      <w:pPr>
        <w:ind w:firstLine="432"/>
      </w:pPr>
      <w:r>
        <w:rPr>
          <w:rFonts w:eastAsia="Georgia"/>
        </w:rPr>
        <w:t>Trevor slowly nodded.</w:t>
      </w:r>
    </w:p>
    <w:p w14:paraId="46774C85" w14:textId="77777777" w:rsidR="00A1675C" w:rsidRDefault="00000000">
      <w:pPr>
        <w:spacing w:before="40" w:after="120"/>
      </w:pPr>
      <w:r>
        <w:rPr>
          <w:rFonts w:eastAsia="Georgia"/>
        </w:rPr>
        <w:t>"True."</w:t>
      </w:r>
    </w:p>
    <w:p w14:paraId="69BF6B0C" w14:textId="77777777" w:rsidR="00A1675C" w:rsidRDefault="00000000">
      <w:pPr>
        <w:spacing w:before="40" w:after="120"/>
      </w:pPr>
      <w:r>
        <w:rPr>
          <w:rFonts w:eastAsia="Georgia"/>
        </w:rPr>
        <w:t>"He might misunderstand an unfamiliar physical phenomenon."</w:t>
      </w:r>
    </w:p>
    <w:p w14:paraId="6F7A984D" w14:textId="77777777" w:rsidR="00A1675C" w:rsidRDefault="00000000">
      <w:pPr>
        <w:spacing w:before="40" w:after="120"/>
      </w:pPr>
      <w:r>
        <w:rPr>
          <w:rFonts w:eastAsia="Georgia"/>
        </w:rPr>
        <w:t>"Yes."</w:t>
      </w:r>
    </w:p>
    <w:p w14:paraId="4D31C638" w14:textId="77777777" w:rsidR="00A1675C" w:rsidRDefault="00000000">
      <w:pPr>
        <w:spacing w:before="40" w:after="120"/>
      </w:pPr>
      <w:r>
        <w:rPr>
          <w:rFonts w:eastAsia="Georgia"/>
        </w:rPr>
        <w:t>"But he won't misunderstand Special Relativity."</w:t>
      </w:r>
    </w:p>
    <w:p w14:paraId="098E431D" w14:textId="77777777" w:rsidR="00A1675C" w:rsidRDefault="00000000">
      <w:pPr>
        <w:spacing w:before="40" w:after="120"/>
      </w:pPr>
      <w:r>
        <w:rPr>
          <w:rFonts w:eastAsia="Georgia"/>
        </w:rPr>
        <w:t>"Agreed."</w:t>
      </w:r>
    </w:p>
    <w:p w14:paraId="31B1712C" w14:textId="77777777" w:rsidR="00A1675C" w:rsidRDefault="00000000">
      <w:pPr>
        <w:ind w:firstLine="432"/>
      </w:pPr>
      <w:r>
        <w:rPr>
          <w:rFonts w:eastAsia="Georgia"/>
        </w:rPr>
        <w:t>Derek pointed at the silent clock.</w:t>
      </w:r>
    </w:p>
    <w:p w14:paraId="7F4F8351" w14:textId="77777777" w:rsidR="00A1675C" w:rsidRDefault="00000000">
      <w:pPr>
        <w:spacing w:before="40" w:after="120"/>
      </w:pPr>
      <w:r>
        <w:rPr>
          <w:rFonts w:eastAsia="Georgia"/>
        </w:rPr>
        <w:t>"So if Weinstein reads the clock is showing us two different events rather than one event seen from two frames..."</w:t>
      </w:r>
    </w:p>
    <w:p w14:paraId="286DAE91" w14:textId="1D2B8762" w:rsidR="00A1675C" w:rsidRDefault="003434B6">
      <w:pPr>
        <w:ind w:firstLine="432"/>
      </w:pPr>
      <w:r>
        <w:rPr>
          <w:rFonts w:eastAsia="Georgia"/>
        </w:rPr>
        <w:t>Penny finished:</w:t>
      </w:r>
    </w:p>
    <w:p w14:paraId="12CEB922" w14:textId="77777777" w:rsidR="00A1675C" w:rsidRDefault="00000000">
      <w:pPr>
        <w:spacing w:before="40" w:after="120"/>
      </w:pPr>
      <w:r>
        <w:rPr>
          <w:rFonts w:eastAsia="Georgia"/>
        </w:rPr>
        <w:t>"Then we should believe him."</w:t>
      </w:r>
    </w:p>
    <w:p w14:paraId="1FA119A2" w14:textId="77777777" w:rsidR="00A1675C" w:rsidRDefault="00000000">
      <w:pPr>
        <w:ind w:firstLine="432"/>
      </w:pPr>
      <w:r>
        <w:rPr>
          <w:rFonts w:eastAsia="Georgia"/>
        </w:rPr>
        <w:t>Derek nodded.</w:t>
      </w:r>
    </w:p>
    <w:p w14:paraId="02610BE2" w14:textId="77777777" w:rsidR="00A1675C" w:rsidRDefault="00000000">
      <w:pPr>
        <w:spacing w:before="40" w:after="120"/>
      </w:pPr>
      <w:r>
        <w:rPr>
          <w:rFonts w:eastAsia="Georgia"/>
        </w:rPr>
        <w:t>"Yes."</w:t>
      </w:r>
    </w:p>
    <w:p w14:paraId="6011A123" w14:textId="77777777" w:rsidR="00A1675C" w:rsidRDefault="00000000">
      <w:pPr>
        <w:ind w:firstLine="432"/>
      </w:pPr>
      <w:r>
        <w:rPr>
          <w:rFonts w:eastAsia="Georgia"/>
        </w:rPr>
        <w:t>Trevor carefully looked at the whiteboard.</w:t>
      </w:r>
    </w:p>
    <w:p w14:paraId="1F5F92DC" w14:textId="77777777" w:rsidR="00A1675C" w:rsidRDefault="00000000">
      <w:pPr>
        <w:spacing w:before="40" w:after="120"/>
      </w:pPr>
      <w:r>
        <w:rPr>
          <w:rFonts w:eastAsia="Georgia"/>
        </w:rPr>
        <w:t>"And then?"</w:t>
      </w:r>
    </w:p>
    <w:p w14:paraId="3091D5EB" w14:textId="77777777" w:rsidR="00A1675C" w:rsidRDefault="00000000">
      <w:pPr>
        <w:spacing w:before="40" w:after="120"/>
      </w:pPr>
      <w:r>
        <w:rPr>
          <w:rFonts w:eastAsia="Georgia"/>
        </w:rPr>
        <w:t>"Then we find the second event."</w:t>
      </w:r>
    </w:p>
    <w:p w14:paraId="65C86399" w14:textId="77777777" w:rsidR="00A1675C" w:rsidRDefault="00000000">
      <w:pPr>
        <w:spacing w:before="40" w:after="120"/>
      </w:pPr>
      <w:r>
        <w:rPr>
          <w:rFonts w:eastAsia="Georgia"/>
        </w:rPr>
        <w:t>"How?"</w:t>
      </w:r>
    </w:p>
    <w:p w14:paraId="53A1CC82" w14:textId="77777777" w:rsidR="00A1675C" w:rsidRDefault="00000000">
      <w:pPr>
        <w:ind w:firstLine="432"/>
      </w:pPr>
      <w:r>
        <w:rPr>
          <w:rFonts w:eastAsia="Georgia"/>
        </w:rPr>
        <w:t>Derek carefully looked at the ancient brass old clock.</w:t>
      </w:r>
    </w:p>
    <w:p w14:paraId="012F6E99" w14:textId="77777777" w:rsidR="00A1675C" w:rsidRDefault="00000000">
      <w:pPr>
        <w:spacing w:before="40" w:after="120"/>
      </w:pPr>
      <w:r>
        <w:rPr>
          <w:rFonts w:eastAsia="Georgia"/>
        </w:rPr>
        <w:t>"By following the clock."</w:t>
      </w:r>
    </w:p>
    <w:p w14:paraId="13B28F1E" w14:textId="4B135E54" w:rsidR="00A1675C" w:rsidRDefault="003434B6">
      <w:pPr>
        <w:ind w:firstLine="432"/>
      </w:pPr>
      <w:r>
        <w:rPr>
          <w:rFonts w:eastAsia="Georgia"/>
        </w:rPr>
        <w:t>Penny gently smiled.</w:t>
      </w:r>
    </w:p>
    <w:p w14:paraId="442939D5" w14:textId="77777777" w:rsidR="00A1675C" w:rsidRDefault="00000000">
      <w:pPr>
        <w:spacing w:before="40" w:after="120"/>
      </w:pPr>
      <w:r>
        <w:rPr>
          <w:rFonts w:eastAsia="Georgia"/>
        </w:rPr>
        <w:t>"That sounds simple."</w:t>
      </w:r>
    </w:p>
    <w:p w14:paraId="7C9C6DBD" w14:textId="77777777" w:rsidR="00A1675C" w:rsidRDefault="00000000">
      <w:pPr>
        <w:spacing w:before="40" w:after="120"/>
      </w:pPr>
      <w:r>
        <w:rPr>
          <w:rFonts w:eastAsia="Georgia"/>
        </w:rPr>
        <w:t>"It won't be."</w:t>
      </w:r>
    </w:p>
    <w:p w14:paraId="182AED97" w14:textId="77777777" w:rsidR="00A1675C" w:rsidRDefault="00000000">
      <w:pPr>
        <w:spacing w:before="40" w:after="120"/>
      </w:pPr>
      <w:r>
        <w:rPr>
          <w:rFonts w:eastAsia="Georgia"/>
        </w:rPr>
        <w:t>"Why?"</w:t>
      </w:r>
    </w:p>
    <w:p w14:paraId="41E96C22" w14:textId="77777777" w:rsidR="00A1675C" w:rsidRDefault="00000000">
      <w:pPr>
        <w:spacing w:before="40" w:after="120"/>
      </w:pPr>
      <w:r>
        <w:rPr>
          <w:rFonts w:eastAsia="Georgia"/>
        </w:rPr>
        <w:t>"Because the clock isn't telling us where to go."</w:t>
      </w:r>
    </w:p>
    <w:p w14:paraId="32E6299F" w14:textId="77777777" w:rsidR="00A1675C" w:rsidRDefault="00000000">
      <w:pPr>
        <w:ind w:firstLine="432"/>
      </w:pPr>
      <w:r>
        <w:rPr>
          <w:rFonts w:eastAsia="Georgia"/>
        </w:rPr>
        <w:t>Derek turned it over. The letters LGV were still stamped into the back. Trevor looked over his shoulder.</w:t>
      </w:r>
    </w:p>
    <w:p w14:paraId="42D7875D" w14:textId="77777777" w:rsidR="00A1675C" w:rsidRDefault="00000000">
      <w:pPr>
        <w:spacing w:before="40" w:after="120"/>
      </w:pPr>
      <w:r>
        <w:rPr>
          <w:rFonts w:eastAsia="Georgia"/>
        </w:rPr>
        <w:t>"What does LGV mean?"</w:t>
      </w:r>
    </w:p>
    <w:p w14:paraId="6170C304" w14:textId="77777777" w:rsidR="00A1675C" w:rsidRDefault="00000000">
      <w:pPr>
        <w:ind w:firstLine="432"/>
      </w:pPr>
      <w:r>
        <w:rPr>
          <w:rFonts w:eastAsia="Georgia"/>
        </w:rPr>
        <w:t>Derek stared intently at the initials.</w:t>
      </w:r>
    </w:p>
    <w:p w14:paraId="3DF64E30" w14:textId="77777777" w:rsidR="00A1675C" w:rsidRDefault="00000000">
      <w:pPr>
        <w:spacing w:before="40" w:after="120"/>
      </w:pPr>
      <w:r>
        <w:rPr>
          <w:rFonts w:eastAsia="Georgia"/>
        </w:rPr>
        <w:t>"I don't know."</w:t>
      </w:r>
    </w:p>
    <w:p w14:paraId="2D226A32" w14:textId="1C0E61A9" w:rsidR="00A1675C" w:rsidRDefault="003434B6">
      <w:pPr>
        <w:spacing w:before="40" w:after="120"/>
      </w:pPr>
      <w:r>
        <w:rPr>
          <w:rFonts w:eastAsia="Georgia"/>
        </w:rPr>
        <w:t>Penny replied:</w:t>
      </w:r>
    </w:p>
    <w:p w14:paraId="1C50C314" w14:textId="77777777" w:rsidR="00A1675C" w:rsidRDefault="00000000">
      <w:pPr>
        <w:spacing w:before="40" w:after="120"/>
      </w:pPr>
      <w:r>
        <w:rPr>
          <w:rFonts w:eastAsia="Georgia"/>
        </w:rPr>
        <w:t>"Could be someone's initials."</w:t>
      </w:r>
    </w:p>
    <w:p w14:paraId="6158919B" w14:textId="77777777" w:rsidR="00A1675C" w:rsidRDefault="00000000">
      <w:pPr>
        <w:spacing w:before="40" w:after="120"/>
      </w:pPr>
      <w:r>
        <w:rPr>
          <w:rFonts w:eastAsia="Georgia"/>
        </w:rPr>
        <w:t>"Could be."</w:t>
      </w:r>
    </w:p>
    <w:p w14:paraId="1DD6E21E" w14:textId="77777777" w:rsidR="00A1675C" w:rsidRDefault="00000000">
      <w:pPr>
        <w:spacing w:before="40" w:after="120"/>
      </w:pPr>
      <w:r>
        <w:rPr>
          <w:rFonts w:eastAsia="Georgia"/>
        </w:rPr>
        <w:t>"A model number."</w:t>
      </w:r>
    </w:p>
    <w:p w14:paraId="57AD6792" w14:textId="77777777" w:rsidR="00A1675C" w:rsidRDefault="00000000">
      <w:pPr>
        <w:spacing w:before="40" w:after="120"/>
      </w:pPr>
      <w:r>
        <w:rPr>
          <w:rFonts w:eastAsia="Georgia"/>
        </w:rPr>
        <w:t>"Possibly."</w:t>
      </w:r>
    </w:p>
    <w:p w14:paraId="326B419A" w14:textId="77777777" w:rsidR="00A1675C" w:rsidRDefault="00000000">
      <w:pPr>
        <w:spacing w:before="40" w:after="120"/>
      </w:pPr>
      <w:r>
        <w:rPr>
          <w:rFonts w:eastAsia="Georgia"/>
        </w:rPr>
        <w:t>"A railway designation."</w:t>
      </w:r>
    </w:p>
    <w:p w14:paraId="57C08A8F" w14:textId="77777777" w:rsidR="00A1675C" w:rsidRDefault="00000000">
      <w:pPr>
        <w:spacing w:before="40" w:after="120"/>
      </w:pPr>
      <w:r>
        <w:rPr>
          <w:rFonts w:eastAsia="Georgia"/>
        </w:rPr>
        <w:t>"Possibly."</w:t>
      </w:r>
    </w:p>
    <w:p w14:paraId="10907315" w14:textId="77777777" w:rsidR="00A1675C" w:rsidRDefault="00000000">
      <w:pPr>
        <w:ind w:firstLine="432"/>
      </w:pPr>
      <w:r>
        <w:rPr>
          <w:rFonts w:eastAsia="Georgia"/>
        </w:rPr>
        <w:t>Trevor carefully looked at the silent clock face.</w:t>
      </w:r>
    </w:p>
    <w:p w14:paraId="109BAC05" w14:textId="77777777" w:rsidR="00A1675C" w:rsidRDefault="00000000">
      <w:pPr>
        <w:spacing w:before="40" w:after="120"/>
      </w:pPr>
      <w:r>
        <w:rPr>
          <w:rFonts w:eastAsia="Georgia"/>
        </w:rPr>
        <w:t>"Could it mean Local Gravitational Vector?"</w:t>
      </w:r>
    </w:p>
    <w:p w14:paraId="3F2308EB" w14:textId="256F9E25" w:rsidR="00A1675C" w:rsidRDefault="00000000">
      <w:pPr>
        <w:ind w:firstLine="432"/>
      </w:pPr>
      <w:r>
        <w:rPr>
          <w:rFonts w:eastAsia="Georgia"/>
        </w:rPr>
        <w:t xml:space="preserve">Derek looked at him. </w:t>
      </w:r>
      <w:r w:rsidR="003434B6">
        <w:rPr>
          <w:rFonts w:eastAsia="Georgia"/>
        </w:rPr>
        <w:t>Penny</w:t>
      </w:r>
      <w:r>
        <w:rPr>
          <w:rFonts w:eastAsia="Georgia"/>
        </w:rPr>
        <w:t xml:space="preserve"> looked at him. Trevor shrugged.</w:t>
      </w:r>
    </w:p>
    <w:p w14:paraId="3E19F5B0" w14:textId="77777777" w:rsidR="00A1675C" w:rsidRDefault="00000000">
      <w:pPr>
        <w:spacing w:before="40" w:after="120"/>
      </w:pPr>
      <w:r>
        <w:rPr>
          <w:rFonts w:eastAsia="Georgia"/>
        </w:rPr>
        <w:t>"What?"</w:t>
      </w:r>
    </w:p>
    <w:p w14:paraId="04F3445F" w14:textId="77777777" w:rsidR="00A1675C" w:rsidRDefault="00000000">
      <w:pPr>
        <w:ind w:firstLine="432"/>
      </w:pPr>
      <w:r>
        <w:rPr>
          <w:rFonts w:eastAsia="Georgia"/>
        </w:rPr>
        <w:t>Derek gently smiled.</w:t>
      </w:r>
    </w:p>
    <w:p w14:paraId="0392A56A" w14:textId="77777777" w:rsidR="00A1675C" w:rsidRDefault="00000000">
      <w:pPr>
        <w:spacing w:before="40" w:after="120"/>
      </w:pPr>
      <w:r>
        <w:rPr>
          <w:rFonts w:eastAsia="Georgia"/>
        </w:rPr>
        <w:t>"That's actually rather good."</w:t>
      </w:r>
    </w:p>
    <w:p w14:paraId="2BE09020" w14:textId="77777777" w:rsidR="00A1675C" w:rsidRDefault="00000000">
      <w:pPr>
        <w:ind w:firstLine="432"/>
      </w:pPr>
      <w:r>
        <w:rPr>
          <w:rFonts w:eastAsia="Georgia"/>
        </w:rPr>
        <w:t>Trevor looked pleased.</w:t>
      </w:r>
    </w:p>
    <w:p w14:paraId="6105F370" w14:textId="77777777" w:rsidR="00A1675C" w:rsidRDefault="00000000">
      <w:pPr>
        <w:spacing w:before="40" w:after="120"/>
      </w:pPr>
      <w:r>
        <w:rPr>
          <w:rFonts w:eastAsia="Georgia"/>
        </w:rPr>
        <w:t>"Thank you."</w:t>
      </w:r>
    </w:p>
    <w:p w14:paraId="3C590B65" w14:textId="7B5EE882" w:rsidR="00A1675C" w:rsidRDefault="00000000">
      <w:pPr>
        <w:ind w:firstLine="432"/>
      </w:pPr>
      <w:r>
        <w:rPr>
          <w:rFonts w:eastAsia="Georgia"/>
        </w:rPr>
        <w:t>Derek took out his phone. He searched the</w:t>
      </w:r>
      <w:r w:rsidR="00C86E0C">
        <w:rPr>
          <w:rFonts w:eastAsia="Georgia"/>
        </w:rPr>
        <w:t xml:space="preserve"> </w:t>
      </w:r>
      <w:r>
        <w:rPr>
          <w:rFonts w:eastAsia="Georgia"/>
        </w:rPr>
        <w:t>Bureau's records. Nothing.</w:t>
      </w:r>
    </w:p>
    <w:p w14:paraId="3F16F743" w14:textId="77777777" w:rsidR="00A1675C" w:rsidRDefault="00000000">
      <w:pPr>
        <w:ind w:firstLine="432"/>
      </w:pPr>
      <w:r>
        <w:rPr>
          <w:rFonts w:eastAsia="Georgia"/>
        </w:rPr>
        <w:t>He searched railway archives. Nothing. He searched scientific databases.</w:t>
      </w:r>
    </w:p>
    <w:p w14:paraId="6F188972" w14:textId="77777777" w:rsidR="00A1675C" w:rsidRDefault="00000000">
      <w:pPr>
        <w:ind w:firstLine="432"/>
      </w:pPr>
      <w:r>
        <w:rPr>
          <w:rFonts w:eastAsia="Georgia"/>
        </w:rPr>
        <w:t>Nothing. Then the Bureau's computer chimed. A new case file had appeared.</w:t>
      </w:r>
    </w:p>
    <w:p w14:paraId="1B5DDEE4" w14:textId="77777777" w:rsidR="00A1675C" w:rsidRDefault="00000000">
      <w:pPr>
        <w:ind w:firstLine="432"/>
      </w:pPr>
      <w:r>
        <w:rPr>
          <w:rFonts w:eastAsia="Georgia"/>
        </w:rPr>
        <w:t>Derek opened it.</w:t>
      </w:r>
    </w:p>
    <w:p w14:paraId="7B3C89B2" w14:textId="77777777" w:rsidR="00A1675C" w:rsidRDefault="00000000">
      <w:pPr>
        <w:spacing w:before="200" w:after="120"/>
        <w:jc w:val="center"/>
      </w:pPr>
      <w:r>
        <w:rPr>
          <w:rFonts w:eastAsia="Georgia"/>
          <w:b/>
          <w:sz w:val="24"/>
        </w:rPr>
        <w:t>CASE 1047</w:t>
      </w:r>
    </w:p>
    <w:p w14:paraId="5C7B6CB2" w14:textId="77777777" w:rsidR="00A1675C" w:rsidRDefault="00000000">
      <w:pPr>
        <w:ind w:firstLine="432"/>
      </w:pPr>
      <w:r>
        <w:rPr>
          <w:rFonts w:eastAsia="Georgia"/>
        </w:rPr>
        <w:t>He stared intently. The file was different now.</w:t>
      </w:r>
    </w:p>
    <w:p w14:paraId="0605CC66" w14:textId="77777777" w:rsidR="00A1675C" w:rsidRDefault="00000000">
      <w:pPr>
        <w:spacing w:before="200" w:after="120"/>
        <w:jc w:val="center"/>
      </w:pPr>
      <w:r>
        <w:rPr>
          <w:rFonts w:eastAsia="Georgia"/>
          <w:b/>
          <w:sz w:val="24"/>
        </w:rPr>
        <w:t>CLIENT: DEREK GENT</w:t>
      </w:r>
    </w:p>
    <w:p w14:paraId="277F0F77" w14:textId="77777777" w:rsidR="00A1675C" w:rsidRDefault="00000000">
      <w:pPr>
        <w:spacing w:before="200" w:after="120"/>
        <w:jc w:val="center"/>
      </w:pPr>
      <w:r>
        <w:rPr>
          <w:rFonts w:eastAsia="Georgia"/>
          <w:b/>
          <w:sz w:val="24"/>
        </w:rPr>
        <w:t>VICTIM: DEREK GENT</w:t>
      </w:r>
    </w:p>
    <w:p w14:paraId="50811ABA" w14:textId="77777777" w:rsidR="00A1675C" w:rsidRDefault="00000000">
      <w:pPr>
        <w:spacing w:before="200" w:after="120"/>
        <w:jc w:val="center"/>
      </w:pPr>
      <w:r>
        <w:rPr>
          <w:rFonts w:eastAsia="Georgia"/>
          <w:b/>
          <w:sz w:val="24"/>
        </w:rPr>
        <w:t>PERPETRATOR: TREVOR BOLTZMAN</w:t>
      </w:r>
    </w:p>
    <w:p w14:paraId="03EB2AE4" w14:textId="57447AE6" w:rsidR="00A1675C" w:rsidRDefault="00000000">
      <w:pPr>
        <w:spacing w:before="200" w:after="120"/>
        <w:jc w:val="center"/>
      </w:pPr>
      <w:r>
        <w:rPr>
          <w:rFonts w:eastAsia="Georgia"/>
          <w:b/>
          <w:sz w:val="24"/>
        </w:rPr>
        <w:t xml:space="preserve">WITNESS: </w:t>
      </w:r>
      <w:r w:rsidR="003434B6">
        <w:rPr>
          <w:rFonts w:eastAsia="Georgia"/>
          <w:b/>
          <w:sz w:val="24"/>
        </w:rPr>
        <w:t>PENNY</w:t>
      </w:r>
    </w:p>
    <w:p w14:paraId="6FD90DB8" w14:textId="77777777" w:rsidR="00A1675C" w:rsidRDefault="00000000">
      <w:pPr>
        <w:spacing w:before="200" w:after="120"/>
        <w:jc w:val="center"/>
      </w:pPr>
      <w:r>
        <w:rPr>
          <w:rFonts w:eastAsia="Georgia"/>
          <w:b/>
          <w:sz w:val="24"/>
        </w:rPr>
        <w:t>PHYSICIST: ALFRED WEINSTEIN</w:t>
      </w:r>
    </w:p>
    <w:p w14:paraId="74F04214" w14:textId="77777777" w:rsidR="00A1675C" w:rsidRDefault="00000000">
      <w:pPr>
        <w:spacing w:before="200" w:after="120"/>
        <w:jc w:val="center"/>
      </w:pPr>
      <w:r>
        <w:rPr>
          <w:rFonts w:eastAsia="Georgia"/>
          <w:b/>
          <w:sz w:val="24"/>
        </w:rPr>
        <w:t>LOCATION: LONDON TERMINUS</w:t>
      </w:r>
    </w:p>
    <w:p w14:paraId="4023EB62" w14:textId="77777777" w:rsidR="00A1675C" w:rsidRDefault="00000000">
      <w:pPr>
        <w:spacing w:before="200" w:after="120"/>
        <w:jc w:val="center"/>
      </w:pPr>
      <w:r>
        <w:rPr>
          <w:rFonts w:eastAsia="Georgia"/>
          <w:b/>
          <w:sz w:val="24"/>
        </w:rPr>
        <w:t>PLATFORM: 7</w:t>
      </w:r>
    </w:p>
    <w:p w14:paraId="3D09DAA7" w14:textId="77777777" w:rsidR="00A1675C" w:rsidRDefault="00000000">
      <w:pPr>
        <w:spacing w:before="200" w:after="120"/>
        <w:jc w:val="center"/>
      </w:pPr>
      <w:r>
        <w:rPr>
          <w:rFonts w:eastAsia="Georgia"/>
          <w:b/>
          <w:sz w:val="24"/>
        </w:rPr>
        <w:t>DEPARTURE: 11:17</w:t>
      </w:r>
    </w:p>
    <w:p w14:paraId="3E162085" w14:textId="77777777" w:rsidR="00A1675C" w:rsidRDefault="00000000">
      <w:pPr>
        <w:spacing w:before="200" w:after="120"/>
        <w:jc w:val="center"/>
      </w:pPr>
      <w:r>
        <w:rPr>
          <w:rFonts w:eastAsia="Georgia"/>
          <w:b/>
          <w:sz w:val="24"/>
        </w:rPr>
        <w:t>REFERENCE FRAME: INERTIAL</w:t>
      </w:r>
    </w:p>
    <w:p w14:paraId="71EA5EB6" w14:textId="77777777" w:rsidR="00A1675C" w:rsidRDefault="00000000">
      <w:pPr>
        <w:ind w:firstLine="432"/>
      </w:pPr>
      <w:r>
        <w:rPr>
          <w:rFonts w:eastAsia="Georgia"/>
        </w:rPr>
        <w:t>Derek stared intently at the last line. Trevor leaned over.</w:t>
      </w:r>
    </w:p>
    <w:p w14:paraId="4740687F" w14:textId="77777777" w:rsidR="00A1675C" w:rsidRDefault="00000000">
      <w:pPr>
        <w:spacing w:before="40" w:after="120"/>
      </w:pPr>
      <w:r>
        <w:rPr>
          <w:rFonts w:eastAsia="Georgia"/>
        </w:rPr>
        <w:t>"Inertial."</w:t>
      </w:r>
    </w:p>
    <w:p w14:paraId="0CF5BE0F" w14:textId="1DC5C1B9" w:rsidR="00A1675C" w:rsidRDefault="003434B6">
      <w:pPr>
        <w:ind w:firstLine="432"/>
      </w:pPr>
      <w:r>
        <w:rPr>
          <w:rFonts w:eastAsia="Georgia"/>
        </w:rPr>
        <w:t>Penny nodded.</w:t>
      </w:r>
    </w:p>
    <w:p w14:paraId="4A890AD5" w14:textId="77777777" w:rsidR="00A1675C" w:rsidRDefault="00000000">
      <w:pPr>
        <w:spacing w:before="40" w:after="120"/>
      </w:pPr>
      <w:r>
        <w:rPr>
          <w:rFonts w:eastAsia="Georgia"/>
        </w:rPr>
        <w:t>"That's important."</w:t>
      </w:r>
    </w:p>
    <w:p w14:paraId="06716EDD" w14:textId="77777777" w:rsidR="00A1675C" w:rsidRDefault="00000000">
      <w:pPr>
        <w:spacing w:before="40" w:after="120"/>
      </w:pPr>
      <w:r>
        <w:rPr>
          <w:rFonts w:eastAsia="Georgia"/>
        </w:rPr>
        <w:t>"Why?"</w:t>
      </w:r>
    </w:p>
    <w:p w14:paraId="48B6D3D3" w14:textId="77777777" w:rsidR="00A1675C" w:rsidRDefault="00000000">
      <w:pPr>
        <w:spacing w:before="40" w:after="120"/>
      </w:pPr>
      <w:r>
        <w:rPr>
          <w:rFonts w:eastAsia="Georgia"/>
        </w:rPr>
        <w:t>"Because the Bureau is telling us which frame to use."</w:t>
      </w:r>
    </w:p>
    <w:p w14:paraId="28E920B1" w14:textId="77777777" w:rsidR="00A1675C" w:rsidRDefault="00000000">
      <w:pPr>
        <w:ind w:firstLine="432"/>
      </w:pPr>
      <w:r>
        <w:rPr>
          <w:rFonts w:eastAsia="Georgia"/>
        </w:rPr>
        <w:t>Derek quietly nodded.</w:t>
      </w:r>
    </w:p>
    <w:p w14:paraId="1297F461" w14:textId="77777777" w:rsidR="00A1675C" w:rsidRDefault="00000000">
      <w:pPr>
        <w:spacing w:before="40" w:after="120"/>
      </w:pPr>
      <w:r>
        <w:rPr>
          <w:rFonts w:eastAsia="Georgia"/>
        </w:rPr>
        <w:t>"And it has chosen an inertial frame."</w:t>
      </w:r>
    </w:p>
    <w:p w14:paraId="6A86EB0D" w14:textId="77777777" w:rsidR="00A1675C" w:rsidRDefault="00000000">
      <w:pPr>
        <w:ind w:firstLine="432"/>
      </w:pPr>
      <w:r>
        <w:rPr>
          <w:rFonts w:eastAsia="Georgia"/>
        </w:rPr>
        <w:t>Trevor carefully looked at the strange photograph.</w:t>
      </w:r>
    </w:p>
    <w:p w14:paraId="54F44C4E" w14:textId="77777777" w:rsidR="00A1675C" w:rsidRDefault="00000000">
      <w:pPr>
        <w:spacing w:before="40" w:after="120"/>
      </w:pPr>
      <w:r>
        <w:rPr>
          <w:rFonts w:eastAsia="Georgia"/>
        </w:rPr>
        <w:t>"Which means Special Relativity."</w:t>
      </w:r>
    </w:p>
    <w:p w14:paraId="3B202C78" w14:textId="77777777" w:rsidR="00A1675C" w:rsidRDefault="00000000">
      <w:pPr>
        <w:spacing w:before="40" w:after="120"/>
      </w:pPr>
      <w:r>
        <w:rPr>
          <w:rFonts w:eastAsia="Georgia"/>
        </w:rPr>
        <w:t>"Exactly."</w:t>
      </w:r>
    </w:p>
    <w:p w14:paraId="5C56D328" w14:textId="59EA35DD" w:rsidR="00A1675C" w:rsidRDefault="003434B6">
      <w:pPr>
        <w:ind w:firstLine="432"/>
      </w:pPr>
      <w:r>
        <w:rPr>
          <w:rFonts w:eastAsia="Georgia"/>
        </w:rPr>
        <w:t>Penny smiled.</w:t>
      </w:r>
    </w:p>
    <w:p w14:paraId="09EF7E06" w14:textId="77777777" w:rsidR="00A1675C" w:rsidRDefault="00000000">
      <w:pPr>
        <w:spacing w:before="40" w:after="120"/>
      </w:pPr>
      <w:r>
        <w:rPr>
          <w:rFonts w:eastAsia="Georgia"/>
        </w:rPr>
        <w:t>"So perhaps General Relativity isn't involved after all."</w:t>
      </w:r>
    </w:p>
    <w:p w14:paraId="43C27383" w14:textId="77777777" w:rsidR="00A1675C" w:rsidRDefault="00000000">
      <w:pPr>
        <w:ind w:firstLine="432"/>
      </w:pPr>
      <w:r>
        <w:rPr>
          <w:rFonts w:eastAsia="Georgia"/>
        </w:rPr>
        <w:t>Derek carefully looked at her.</w:t>
      </w:r>
    </w:p>
    <w:p w14:paraId="15D63F6F" w14:textId="77777777" w:rsidR="00A1675C" w:rsidRDefault="00000000">
      <w:pPr>
        <w:spacing w:before="40" w:after="120"/>
      </w:pPr>
      <w:r>
        <w:rPr>
          <w:rFonts w:eastAsia="Georgia"/>
        </w:rPr>
        <w:t>"Perhaps."</w:t>
      </w:r>
    </w:p>
    <w:p w14:paraId="574C4CCE" w14:textId="77777777" w:rsidR="00A1675C" w:rsidRDefault="00000000">
      <w:pPr>
        <w:ind w:firstLine="432"/>
      </w:pPr>
      <w:r>
        <w:rPr>
          <w:rFonts w:eastAsia="Georgia"/>
        </w:rPr>
        <w:t>The computer chimed again. A final line appeared.</w:t>
      </w:r>
    </w:p>
    <w:p w14:paraId="252B5F9E" w14:textId="77777777" w:rsidR="00A1675C" w:rsidRDefault="00000000">
      <w:pPr>
        <w:spacing w:before="200" w:after="120"/>
        <w:jc w:val="center"/>
      </w:pPr>
      <w:r>
        <w:rPr>
          <w:rFonts w:eastAsia="Georgia"/>
          <w:b/>
          <w:sz w:val="24"/>
        </w:rPr>
        <w:t>GRAVITY: REQUIRED.</w:t>
      </w:r>
    </w:p>
    <w:p w14:paraId="0BFFEFA4" w14:textId="5B068D62" w:rsidR="00A1675C" w:rsidRDefault="00000000">
      <w:pPr>
        <w:ind w:firstLine="432"/>
      </w:pPr>
      <w:r>
        <w:rPr>
          <w:rFonts w:eastAsia="Georgia"/>
        </w:rPr>
        <w:t xml:space="preserve">Derek stared. </w:t>
      </w:r>
      <w:r w:rsidR="003434B6">
        <w:rPr>
          <w:rFonts w:eastAsia="Georgia"/>
        </w:rPr>
        <w:t>Penny</w:t>
      </w:r>
      <w:r>
        <w:rPr>
          <w:rFonts w:eastAsia="Georgia"/>
        </w:rPr>
        <w:t xml:space="preserve"> stared. Trevor stared.</w:t>
      </w:r>
    </w:p>
    <w:p w14:paraId="749925BD" w14:textId="77777777" w:rsidR="00A1675C" w:rsidRDefault="00000000">
      <w:pPr>
        <w:spacing w:before="40" w:after="120"/>
      </w:pPr>
      <w:r>
        <w:rPr>
          <w:rFonts w:eastAsia="Georgia"/>
        </w:rPr>
        <w:t>Then Trevor answered:</w:t>
      </w:r>
    </w:p>
    <w:p w14:paraId="3249C896" w14:textId="77777777" w:rsidR="00A1675C" w:rsidRDefault="00000000">
      <w:pPr>
        <w:spacing w:before="40" w:after="120"/>
      </w:pPr>
      <w:r>
        <w:rPr>
          <w:rFonts w:eastAsia="Georgia"/>
        </w:rPr>
        <w:t>"That's rather rude."</w:t>
      </w:r>
    </w:p>
    <w:p w14:paraId="53A0DEF5" w14:textId="77777777" w:rsidR="00A1675C" w:rsidRDefault="00000000">
      <w:pPr>
        <w:ind w:firstLine="432"/>
      </w:pPr>
      <w:r>
        <w:rPr>
          <w:rFonts w:eastAsia="Georgia"/>
        </w:rPr>
        <w:t>Derek laughed. For the first time since receiving the murder notice, he felt genuinely cheerful. Someone—or something—was giving them instructions.</w:t>
      </w:r>
    </w:p>
    <w:p w14:paraId="5D964D3F" w14:textId="77777777" w:rsidR="00A1675C" w:rsidRDefault="00000000">
      <w:pPr>
        <w:ind w:firstLine="432"/>
      </w:pPr>
      <w:r>
        <w:rPr>
          <w:rFonts w:eastAsia="Georgia"/>
        </w:rPr>
        <w:t>The instructions were cryptic. The physics was inconsistent. The future appeared to have leaked into the present.</w:t>
      </w:r>
    </w:p>
    <w:p w14:paraId="6A1E4778" w14:textId="77777777" w:rsidR="00A1675C" w:rsidRDefault="00000000">
      <w:pPr>
        <w:ind w:firstLine="432"/>
      </w:pPr>
      <w:r>
        <w:rPr>
          <w:rFonts w:eastAsia="Georgia"/>
        </w:rPr>
        <w:t>And Alfred Weinstein was apparently going to witness Derek's death tomorrow while Derek remained alive today. In other words, it was exactly the sort of case for which the Bureau existed. Derek put on his coat.</w:t>
      </w:r>
    </w:p>
    <w:p w14:paraId="26A8C1C7" w14:textId="77777777" w:rsidR="00A1675C" w:rsidRDefault="00000000">
      <w:pPr>
        <w:spacing w:before="40" w:after="120"/>
      </w:pPr>
      <w:r>
        <w:rPr>
          <w:rFonts w:eastAsia="Georgia"/>
        </w:rPr>
        <w:t>"Platform seven."</w:t>
      </w:r>
    </w:p>
    <w:p w14:paraId="331EBA72" w14:textId="0B2840EF" w:rsidR="00A1675C" w:rsidRDefault="003434B6">
      <w:pPr>
        <w:ind w:firstLine="432"/>
      </w:pPr>
      <w:r>
        <w:rPr>
          <w:rFonts w:eastAsia="Georgia"/>
        </w:rPr>
        <w:t>Penny picked up her handbag.</w:t>
      </w:r>
    </w:p>
    <w:p w14:paraId="3CE3885F" w14:textId="77777777" w:rsidR="00A1675C" w:rsidRDefault="00000000">
      <w:pPr>
        <w:spacing w:before="40" w:after="120"/>
      </w:pPr>
      <w:r>
        <w:rPr>
          <w:rFonts w:eastAsia="Georgia"/>
        </w:rPr>
        <w:t>"At eleven seventeen."</w:t>
      </w:r>
    </w:p>
    <w:p w14:paraId="7FF37FFF" w14:textId="77777777" w:rsidR="00A1675C" w:rsidRDefault="00000000">
      <w:pPr>
        <w:ind w:firstLine="432"/>
      </w:pPr>
      <w:r>
        <w:rPr>
          <w:rFonts w:eastAsia="Georgia"/>
        </w:rPr>
        <w:t>Trevor grabbed the mysterious photograph.</w:t>
      </w:r>
    </w:p>
    <w:p w14:paraId="3B825186" w14:textId="77777777" w:rsidR="00A1675C" w:rsidRDefault="00000000">
      <w:pPr>
        <w:spacing w:before="40" w:after="120"/>
      </w:pPr>
      <w:r>
        <w:rPr>
          <w:rFonts w:eastAsia="Georgia"/>
        </w:rPr>
        <w:t>"Tomorrow."</w:t>
      </w:r>
    </w:p>
    <w:p w14:paraId="117E4D23" w14:textId="77777777" w:rsidR="00A1675C" w:rsidRDefault="00000000">
      <w:pPr>
        <w:ind w:firstLine="432"/>
      </w:pPr>
      <w:r>
        <w:rPr>
          <w:rFonts w:eastAsia="Georgia"/>
        </w:rPr>
        <w:t>Derek calmly nodded.</w:t>
      </w:r>
    </w:p>
    <w:p w14:paraId="3561E7D2" w14:textId="77777777" w:rsidR="00A1675C" w:rsidRDefault="00000000">
      <w:pPr>
        <w:spacing w:before="40" w:after="120"/>
      </w:pPr>
      <w:r>
        <w:rPr>
          <w:rFonts w:eastAsia="Georgia"/>
        </w:rPr>
        <w:t>"Tomorrow."</w:t>
      </w:r>
    </w:p>
    <w:p w14:paraId="08072E4C" w14:textId="77777777" w:rsidR="00A1675C" w:rsidRDefault="00000000">
      <w:pPr>
        <w:ind w:firstLine="432"/>
      </w:pPr>
      <w:r>
        <w:rPr>
          <w:rFonts w:eastAsia="Georgia"/>
        </w:rPr>
        <w:t>Trevor looked at the ancient brass old clock.</w:t>
      </w:r>
    </w:p>
    <w:p w14:paraId="1687C645" w14:textId="77777777" w:rsidR="00A1675C" w:rsidRDefault="00000000">
      <w:pPr>
        <w:spacing w:before="40" w:after="120"/>
      </w:pPr>
      <w:r>
        <w:rPr>
          <w:rFonts w:eastAsia="Georgia"/>
        </w:rPr>
        <w:t>"What about this?"</w:t>
      </w:r>
    </w:p>
    <w:p w14:paraId="71CE026E" w14:textId="77777777" w:rsidR="00A1675C" w:rsidRDefault="00000000">
      <w:pPr>
        <w:ind w:firstLine="432"/>
      </w:pPr>
      <w:r>
        <w:rPr>
          <w:rFonts w:eastAsia="Georgia"/>
        </w:rPr>
        <w:t>Derek picked it up.</w:t>
      </w:r>
    </w:p>
    <w:p w14:paraId="07402D1A" w14:textId="77777777" w:rsidR="00A1675C" w:rsidRDefault="00000000">
      <w:pPr>
        <w:spacing w:before="40" w:after="120"/>
      </w:pPr>
      <w:r>
        <w:rPr>
          <w:rFonts w:eastAsia="Georgia"/>
        </w:rPr>
        <w:t>"We're taking it."</w:t>
      </w:r>
    </w:p>
    <w:p w14:paraId="440EEABA" w14:textId="69FF4612" w:rsidR="00A1675C" w:rsidRDefault="003434B6">
      <w:pPr>
        <w:ind w:firstLine="432"/>
      </w:pPr>
      <w:r>
        <w:rPr>
          <w:rFonts w:eastAsia="Georgia"/>
        </w:rPr>
        <w:t>Penny carefully looked at him.</w:t>
      </w:r>
    </w:p>
    <w:p w14:paraId="0B4FC8D3" w14:textId="77777777" w:rsidR="00A1675C" w:rsidRDefault="00000000">
      <w:pPr>
        <w:spacing w:before="40" w:after="120"/>
      </w:pPr>
      <w:r>
        <w:rPr>
          <w:rFonts w:eastAsia="Georgia"/>
        </w:rPr>
        <w:t>"Why?"</w:t>
      </w:r>
    </w:p>
    <w:p w14:paraId="0ED805AC" w14:textId="77777777" w:rsidR="00A1675C" w:rsidRDefault="00000000">
      <w:pPr>
        <w:spacing w:before="40" w:after="120"/>
      </w:pPr>
      <w:r>
        <w:rPr>
          <w:rFonts w:eastAsia="Georgia"/>
        </w:rPr>
        <w:t>"Because it clearly wants to go."</w:t>
      </w:r>
    </w:p>
    <w:p w14:paraId="105E41BF" w14:textId="77777777" w:rsidR="00A1675C" w:rsidRDefault="00000000">
      <w:pPr>
        <w:ind w:firstLine="432"/>
      </w:pPr>
      <w:r>
        <w:rPr>
          <w:rFonts w:eastAsia="Georgia"/>
        </w:rPr>
        <w:t>Trevor frowned.</w:t>
      </w:r>
    </w:p>
    <w:p w14:paraId="0B0D00F3" w14:textId="77777777" w:rsidR="00A1675C" w:rsidRDefault="00000000">
      <w:pPr>
        <w:spacing w:before="40" w:after="120"/>
      </w:pPr>
      <w:r>
        <w:rPr>
          <w:rFonts w:eastAsia="Georgia"/>
        </w:rPr>
        <w:t>"Clocks don't want things."</w:t>
      </w:r>
    </w:p>
    <w:p w14:paraId="0CEA2579" w14:textId="77777777" w:rsidR="00A1675C" w:rsidRDefault="00000000">
      <w:pPr>
        <w:ind w:firstLine="432"/>
      </w:pPr>
      <w:r>
        <w:rPr>
          <w:rFonts w:eastAsia="Georgia"/>
        </w:rPr>
        <w:t>Derek opened the old door.</w:t>
      </w:r>
    </w:p>
    <w:p w14:paraId="0DAC5978" w14:textId="77777777" w:rsidR="00A1675C" w:rsidRDefault="00000000">
      <w:pPr>
        <w:spacing w:before="40" w:after="120"/>
      </w:pPr>
      <w:r>
        <w:rPr>
          <w:rFonts w:eastAsia="Georgia"/>
        </w:rPr>
        <w:t>"Normally, no."</w:t>
      </w:r>
    </w:p>
    <w:p w14:paraId="27F10126" w14:textId="77777777" w:rsidR="00A1675C" w:rsidRDefault="00000000">
      <w:pPr>
        <w:ind w:firstLine="432"/>
      </w:pPr>
      <w:r>
        <w:rPr>
          <w:rFonts w:eastAsia="Georgia"/>
        </w:rPr>
        <w:t>He carefully looked at the clock.</w:t>
      </w:r>
    </w:p>
    <w:p w14:paraId="63C5DD41" w14:textId="77777777" w:rsidR="00A1675C" w:rsidRDefault="00000000">
      <w:pPr>
        <w:spacing w:before="40" w:after="120"/>
      </w:pPr>
      <w:r>
        <w:rPr>
          <w:rFonts w:eastAsia="Georgia"/>
        </w:rPr>
        <w:t>"This one appears to be an exception."</w:t>
      </w:r>
    </w:p>
    <w:p w14:paraId="38C5E746" w14:textId="77777777" w:rsidR="00A1675C" w:rsidRDefault="00000000">
      <w:pPr>
        <w:ind w:firstLine="432"/>
      </w:pPr>
      <w:r>
        <w:rPr>
          <w:rFonts w:eastAsia="Georgia"/>
        </w:rPr>
        <w:t>They stepped into the narrow corridor. Derek locked the familiar office. Then stopped.</w:t>
      </w:r>
    </w:p>
    <w:p w14:paraId="1B46280C" w14:textId="77777777" w:rsidR="00A1675C" w:rsidRDefault="00000000">
      <w:pPr>
        <w:ind w:firstLine="432"/>
      </w:pPr>
      <w:r>
        <w:rPr>
          <w:rFonts w:eastAsia="Georgia"/>
        </w:rPr>
        <w:t>He looked back through the glass. For just a moment, he thought he saw somebody sitting at his desk. A man.</w:t>
      </w:r>
    </w:p>
    <w:p w14:paraId="6D7B1000" w14:textId="77777777" w:rsidR="00A1675C" w:rsidRDefault="00000000">
      <w:pPr>
        <w:ind w:firstLine="432"/>
      </w:pPr>
      <w:r>
        <w:rPr>
          <w:rFonts w:eastAsia="Georgia"/>
        </w:rPr>
        <w:t>Old. Grey-haired. Wearing a dark suit.</w:t>
      </w:r>
    </w:p>
    <w:p w14:paraId="2521C052" w14:textId="77777777" w:rsidR="00A1675C" w:rsidRDefault="00000000">
      <w:pPr>
        <w:ind w:firstLine="432"/>
      </w:pPr>
      <w:r>
        <w:rPr>
          <w:rFonts w:eastAsia="Georgia"/>
        </w:rPr>
        <w:t>Derek blinked. The chair was empty. He unlocked the door again.</w:t>
      </w:r>
    </w:p>
    <w:p w14:paraId="1ADBC80F" w14:textId="77777777" w:rsidR="00A1675C" w:rsidRDefault="00000000">
      <w:pPr>
        <w:ind w:firstLine="432"/>
      </w:pPr>
      <w:r>
        <w:rPr>
          <w:rFonts w:eastAsia="Georgia"/>
        </w:rPr>
        <w:t>Trevor looked at him.</w:t>
      </w:r>
    </w:p>
    <w:p w14:paraId="7C9698C0" w14:textId="77777777" w:rsidR="00A1675C" w:rsidRDefault="00000000">
      <w:pPr>
        <w:spacing w:before="40" w:after="120"/>
      </w:pPr>
      <w:r>
        <w:rPr>
          <w:rFonts w:eastAsia="Georgia"/>
        </w:rPr>
        <w:t>"What?"</w:t>
      </w:r>
    </w:p>
    <w:p w14:paraId="386EEB85" w14:textId="77777777" w:rsidR="00A1675C" w:rsidRDefault="00000000">
      <w:pPr>
        <w:spacing w:before="40" w:after="120"/>
      </w:pPr>
      <w:r>
        <w:rPr>
          <w:rFonts w:eastAsia="Georgia"/>
        </w:rPr>
        <w:t>"Nothing."</w:t>
      </w:r>
    </w:p>
    <w:p w14:paraId="124E2B34" w14:textId="77777777" w:rsidR="00A1675C" w:rsidRDefault="00000000">
      <w:pPr>
        <w:ind w:firstLine="432"/>
      </w:pPr>
      <w:r>
        <w:rPr>
          <w:rFonts w:eastAsia="Georgia"/>
        </w:rPr>
        <w:t>Derek went inside. The desk was empty. The computer was off.</w:t>
      </w:r>
    </w:p>
    <w:p w14:paraId="5BDC3438" w14:textId="77777777" w:rsidR="00A1675C" w:rsidRDefault="00000000">
      <w:pPr>
        <w:ind w:firstLine="432"/>
      </w:pPr>
      <w:r>
        <w:rPr>
          <w:rFonts w:eastAsia="Georgia"/>
        </w:rPr>
        <w:t>The brass clock was in his hand. He looked at the chair again. Nothing.</w:t>
      </w:r>
    </w:p>
    <w:p w14:paraId="29CC2961" w14:textId="2E9E681C" w:rsidR="00A1675C" w:rsidRDefault="003434B6">
      <w:pPr>
        <w:ind w:firstLine="432"/>
      </w:pPr>
      <w:r>
        <w:rPr>
          <w:rFonts w:eastAsia="Georgia"/>
        </w:rPr>
        <w:t>Penny mysteriously appeared in the doorway.</w:t>
      </w:r>
    </w:p>
    <w:p w14:paraId="185C2A55" w14:textId="77777777" w:rsidR="00A1675C" w:rsidRDefault="00000000">
      <w:pPr>
        <w:spacing w:before="40" w:after="120"/>
      </w:pPr>
      <w:r>
        <w:rPr>
          <w:rFonts w:eastAsia="Georgia"/>
        </w:rPr>
        <w:t>"Coming?"</w:t>
      </w:r>
    </w:p>
    <w:p w14:paraId="22D0CC48" w14:textId="77777777" w:rsidR="00A1675C" w:rsidRDefault="00000000">
      <w:pPr>
        <w:spacing w:before="40" w:after="120"/>
      </w:pPr>
      <w:r>
        <w:rPr>
          <w:rFonts w:eastAsia="Georgia"/>
        </w:rPr>
        <w:t>"Yes."</w:t>
      </w:r>
    </w:p>
    <w:p w14:paraId="3F39B1FC" w14:textId="77777777" w:rsidR="00A1675C" w:rsidRDefault="00000000">
      <w:pPr>
        <w:ind w:firstLine="432"/>
      </w:pPr>
      <w:r>
        <w:rPr>
          <w:rFonts w:eastAsia="Georgia"/>
        </w:rPr>
        <w:t>Derek switched off the light. As the familiar door closed, the computer screen came on by itself. One sentence appeared.</w:t>
      </w:r>
    </w:p>
    <w:p w14:paraId="236DE37F" w14:textId="77777777" w:rsidR="00A1675C" w:rsidRDefault="00000000">
      <w:pPr>
        <w:spacing w:before="200" w:after="120"/>
        <w:jc w:val="center"/>
      </w:pPr>
      <w:r>
        <w:rPr>
          <w:rFonts w:eastAsia="Georgia"/>
          <w:b/>
          <w:sz w:val="24"/>
        </w:rPr>
        <w:t>THE LORENTZ TRANSFORMATION IS CORRECT.</w:t>
      </w:r>
    </w:p>
    <w:p w14:paraId="49BD3589" w14:textId="77777777" w:rsidR="00A1675C" w:rsidRDefault="00000000">
      <w:pPr>
        <w:ind w:firstLine="432"/>
      </w:pPr>
      <w:r>
        <w:rPr>
          <w:rFonts w:eastAsia="Georgia"/>
        </w:rPr>
        <w:t>Then another.</w:t>
      </w:r>
    </w:p>
    <w:p w14:paraId="7ABB9DA9" w14:textId="77777777" w:rsidR="00A1675C" w:rsidRDefault="00000000">
      <w:pPr>
        <w:spacing w:before="200" w:after="120"/>
        <w:jc w:val="center"/>
      </w:pPr>
      <w:r>
        <w:rPr>
          <w:rFonts w:eastAsia="Georgia"/>
          <w:b/>
          <w:sz w:val="24"/>
        </w:rPr>
        <w:t>YOUR INTERPRETATION IS NOT.</w:t>
      </w:r>
    </w:p>
    <w:p w14:paraId="0A9C54E2" w14:textId="77777777" w:rsidR="00A1675C" w:rsidRDefault="00000000">
      <w:pPr>
        <w:ind w:firstLine="432"/>
      </w:pPr>
      <w:r>
        <w:rPr>
          <w:rFonts w:eastAsia="Georgia"/>
        </w:rPr>
        <w:t>And beneath it:</w:t>
      </w:r>
    </w:p>
    <w:p w14:paraId="2A711893" w14:textId="77777777" w:rsidR="00A1675C" w:rsidRDefault="00000000">
      <w:pPr>
        <w:spacing w:before="200" w:after="120"/>
        <w:jc w:val="center"/>
      </w:pPr>
      <w:r>
        <w:rPr>
          <w:rFonts w:eastAsia="Georgia"/>
          <w:b/>
          <w:sz w:val="24"/>
        </w:rPr>
        <w:t>NEXT: FIND THE strange TRAIN.</w:t>
      </w:r>
    </w:p>
    <w:p w14:paraId="4FC89B44" w14:textId="1C429EDF" w:rsidR="00A1675C" w:rsidRDefault="00000000">
      <w:pPr>
        <w:ind w:firstLine="432"/>
      </w:pPr>
      <w:r>
        <w:rPr>
          <w:rFonts w:eastAsia="Georgia"/>
        </w:rPr>
        <w:t xml:space="preserve">The screen went dark. In the narrow corridor, Derek stopped. </w:t>
      </w:r>
      <w:r w:rsidR="003434B6">
        <w:rPr>
          <w:rFonts w:eastAsia="Georgia"/>
        </w:rPr>
        <w:t>Penny</w:t>
      </w:r>
      <w:r>
        <w:rPr>
          <w:rFonts w:eastAsia="Georgia"/>
        </w:rPr>
        <w:t xml:space="preserve"> looked at him.</w:t>
      </w:r>
    </w:p>
    <w:p w14:paraId="5DF94DB4" w14:textId="77777777" w:rsidR="00A1675C" w:rsidRDefault="00000000">
      <w:pPr>
        <w:spacing w:before="40" w:after="120"/>
      </w:pPr>
      <w:r>
        <w:rPr>
          <w:rFonts w:eastAsia="Georgia"/>
        </w:rPr>
        <w:t>"What now?"</w:t>
      </w:r>
    </w:p>
    <w:p w14:paraId="4026CF9A" w14:textId="77777777" w:rsidR="00A1675C" w:rsidRDefault="00000000">
      <w:pPr>
        <w:ind w:firstLine="432"/>
      </w:pPr>
      <w:r>
        <w:rPr>
          <w:rFonts w:eastAsia="Georgia"/>
        </w:rPr>
        <w:t>Derek smiled.</w:t>
      </w:r>
    </w:p>
    <w:p w14:paraId="2BF71F4A" w14:textId="77777777" w:rsidR="00A1675C" w:rsidRDefault="00000000">
      <w:pPr>
        <w:spacing w:before="40" w:after="120"/>
      </w:pPr>
      <w:r>
        <w:rPr>
          <w:rFonts w:eastAsia="Georgia"/>
        </w:rPr>
        <w:t>"Now we catch a train."</w:t>
      </w:r>
    </w:p>
    <w:p w14:paraId="42781347" w14:textId="77777777" w:rsidR="00A1675C" w:rsidRDefault="00000000">
      <w:pPr>
        <w:ind w:firstLine="432"/>
      </w:pPr>
      <w:r>
        <w:rPr>
          <w:rFonts w:eastAsia="Georgia"/>
        </w:rPr>
        <w:t>Trevor frowned.</w:t>
      </w:r>
    </w:p>
    <w:p w14:paraId="138869E1" w14:textId="77777777" w:rsidR="00A1675C" w:rsidRDefault="00000000">
      <w:pPr>
        <w:spacing w:before="40" w:after="120"/>
      </w:pPr>
      <w:r>
        <w:rPr>
          <w:rFonts w:eastAsia="Georgia"/>
        </w:rPr>
        <w:t>"We're not going anywhere."</w:t>
      </w:r>
    </w:p>
    <w:p w14:paraId="7352A378" w14:textId="77777777" w:rsidR="00A1675C" w:rsidRDefault="00000000">
      <w:pPr>
        <w:spacing w:before="40" w:after="120"/>
      </w:pPr>
      <w:r>
        <w:rPr>
          <w:rFonts w:eastAsia="Georgia"/>
        </w:rPr>
        <w:t>"Not yet."</w:t>
      </w:r>
    </w:p>
    <w:p w14:paraId="44561E6A" w14:textId="77777777" w:rsidR="00A1675C" w:rsidRDefault="00000000">
      <w:pPr>
        <w:ind w:firstLine="432"/>
      </w:pPr>
      <w:r>
        <w:rPr>
          <w:rFonts w:eastAsia="Georgia"/>
        </w:rPr>
        <w:t>Derek looked sharply at the ancient brass mysterious clock.</w:t>
      </w:r>
    </w:p>
    <w:p w14:paraId="36D9B109" w14:textId="77777777" w:rsidR="00A1675C" w:rsidRDefault="00000000">
      <w:pPr>
        <w:spacing w:before="40" w:after="120"/>
      </w:pPr>
      <w:r>
        <w:rPr>
          <w:rFonts w:eastAsia="Georgia"/>
        </w:rPr>
        <w:t>"That's the point."</w:t>
      </w:r>
    </w:p>
    <w:p w14:paraId="586968A8" w14:textId="77777777" w:rsidR="00A1675C" w:rsidRDefault="00000000">
      <w:pPr>
        <w:ind w:firstLine="432"/>
      </w:pPr>
      <w:r>
        <w:rPr>
          <w:rFonts w:eastAsia="Georgia"/>
        </w:rPr>
        <w:t>And somewhere, very far away—or possibly very close—the sound of a distant train began to move through the walls.</w:t>
      </w:r>
    </w:p>
    <w:p w14:paraId="5EE0CC52" w14:textId="77777777" w:rsidR="00A1675C" w:rsidRDefault="00000000">
      <w:pPr>
        <w:spacing w:before="480" w:after="240"/>
        <w:jc w:val="center"/>
      </w:pPr>
      <w:r>
        <w:rPr>
          <w:rFonts w:eastAsia="Georgia"/>
          <w:b/>
          <w:sz w:val="32"/>
        </w:rPr>
        <w:t>Chapter 3</w:t>
      </w:r>
    </w:p>
    <w:p w14:paraId="710B5714" w14:textId="77777777" w:rsidR="00A1675C" w:rsidRDefault="00000000">
      <w:pPr>
        <w:spacing w:before="200" w:after="120"/>
        <w:jc w:val="center"/>
      </w:pPr>
      <w:r>
        <w:rPr>
          <w:rFonts w:eastAsia="Georgia"/>
          <w:b/>
          <w:sz w:val="24"/>
        </w:rPr>
        <w:t>The Weight of Time</w:t>
      </w:r>
    </w:p>
    <w:p w14:paraId="5B188CAE" w14:textId="77777777" w:rsidR="00A1675C" w:rsidRDefault="00000000">
      <w:pPr>
        <w:ind w:firstLine="432"/>
      </w:pPr>
      <w:r>
        <w:rPr>
          <w:rFonts w:eastAsia="Georgia"/>
        </w:rPr>
        <w:t>By Thursday morning, Alfred Weinstein was sitting in a patent attorney's office in Schwabing. He was bored. This was not unusual.</w:t>
      </w:r>
    </w:p>
    <w:p w14:paraId="57D9D723" w14:textId="77777777" w:rsidR="00A1675C" w:rsidRDefault="00000000">
      <w:pPr>
        <w:ind w:firstLine="432"/>
      </w:pPr>
      <w:r>
        <w:rPr>
          <w:rFonts w:eastAsia="Georgia"/>
        </w:rPr>
        <w:t>The patent attorney was explaining a device intended to improve the efficiency of a mechanical regulator. Weinstein had been listening for approximately six minutes. He had understood the first two.</w:t>
      </w:r>
    </w:p>
    <w:p w14:paraId="5B1F3114" w14:textId="77777777" w:rsidR="00A1675C" w:rsidRDefault="00000000">
      <w:pPr>
        <w:ind w:firstLine="432"/>
      </w:pPr>
      <w:r>
        <w:rPr>
          <w:rFonts w:eastAsia="Georgia"/>
        </w:rPr>
        <w:t>The third had been optimistic. The fourth had involved a spring. The fifth had involved a spring behaving in a way Weinstein considered personally insulting.</w:t>
      </w:r>
    </w:p>
    <w:p w14:paraId="56AAC486" w14:textId="77777777" w:rsidR="00A1675C" w:rsidRDefault="00000000">
      <w:pPr>
        <w:ind w:firstLine="432"/>
      </w:pPr>
      <w:r>
        <w:rPr>
          <w:rFonts w:eastAsia="Georgia"/>
        </w:rPr>
        <w:t>By the sixth minute, his mind had left the room. He looked out of the cold window. Munich was busy.</w:t>
      </w:r>
    </w:p>
    <w:p w14:paraId="704236F9" w14:textId="77777777" w:rsidR="00A1675C" w:rsidRDefault="00000000">
      <w:pPr>
        <w:ind w:firstLine="432"/>
      </w:pPr>
      <w:r>
        <w:rPr>
          <w:rFonts w:eastAsia="Georgia"/>
        </w:rPr>
        <w:t>A tram rattled past. A cyclist narrowly avoided a delivery cart.</w:t>
      </w:r>
    </w:p>
    <w:p w14:paraId="3743D6AF" w14:textId="77777777" w:rsidR="00A1675C" w:rsidRDefault="00000000">
      <w:pPr>
        <w:spacing w:before="40" w:after="120"/>
      </w:pPr>
      <w:r>
        <w:rPr>
          <w:rFonts w:eastAsia="Georgia"/>
        </w:rPr>
        <w:t>Someone shouted at someone else.</w:t>
      </w:r>
    </w:p>
    <w:p w14:paraId="408FC487" w14:textId="77777777" w:rsidR="00A1675C" w:rsidRDefault="00000000">
      <w:pPr>
        <w:ind w:firstLine="432"/>
      </w:pPr>
      <w:r>
        <w:rPr>
          <w:rFonts w:eastAsia="Georgia"/>
        </w:rPr>
        <w:t>A dog had apparently decided that the entire afternoon belonged to it. Weinstein watched the movement for a while. Then he quietly looked at the silent clock.</w:t>
      </w:r>
    </w:p>
    <w:p w14:paraId="6673376C" w14:textId="77777777" w:rsidR="00A1675C" w:rsidRDefault="00000000">
      <w:pPr>
        <w:ind w:firstLine="432"/>
      </w:pPr>
      <w:r>
        <w:rPr>
          <w:rFonts w:eastAsia="Georgia"/>
        </w:rPr>
        <w:t>He had been in the quiet office for forty-three minutes. It felt like three hours. He gently smiled.</w:t>
      </w:r>
    </w:p>
    <w:p w14:paraId="6D2215E7" w14:textId="77777777" w:rsidR="00A1675C" w:rsidRDefault="00000000">
      <w:pPr>
        <w:ind w:firstLine="432"/>
      </w:pPr>
      <w:r>
        <w:rPr>
          <w:rFonts w:eastAsia="Georgia"/>
        </w:rPr>
        <w:t>That was an interesting thought. The feeling of time passing was obviously psychological. Physical time was another matter.</w:t>
      </w:r>
    </w:p>
    <w:p w14:paraId="4FAF3FCB" w14:textId="77777777" w:rsidR="00A1675C" w:rsidRDefault="00000000">
      <w:pPr>
        <w:ind w:firstLine="432"/>
      </w:pPr>
      <w:r>
        <w:rPr>
          <w:rFonts w:eastAsia="Georgia"/>
        </w:rPr>
        <w:t>He looked at the clock again. Then at his watch. They disagreed.</w:t>
      </w:r>
    </w:p>
    <w:p w14:paraId="112F38C6" w14:textId="77777777" w:rsidR="00A1675C" w:rsidRDefault="00000000">
      <w:pPr>
        <w:ind w:firstLine="432"/>
      </w:pPr>
      <w:r>
        <w:rPr>
          <w:rFonts w:eastAsia="Georgia"/>
        </w:rPr>
        <w:t>Only slightly. Weinstein deeply frowned. He checked them again.</w:t>
      </w:r>
    </w:p>
    <w:p w14:paraId="5BA1B83A" w14:textId="77777777" w:rsidR="00A1675C" w:rsidRDefault="00000000">
      <w:pPr>
        <w:ind w:firstLine="432"/>
      </w:pPr>
      <w:r>
        <w:rPr>
          <w:rFonts w:eastAsia="Georgia"/>
        </w:rPr>
        <w:t>The difference was still there. He looked around the office. One mysterious clock was on the wall.</w:t>
      </w:r>
    </w:p>
    <w:p w14:paraId="66258107" w14:textId="77777777" w:rsidR="00A1675C" w:rsidRDefault="00000000">
      <w:pPr>
        <w:ind w:firstLine="432"/>
      </w:pPr>
      <w:r>
        <w:rPr>
          <w:rFonts w:eastAsia="Georgia"/>
        </w:rPr>
        <w:t>His watch was on his wrist. Nothing unusual about that. He returned to the patent.</w:t>
      </w:r>
    </w:p>
    <w:p w14:paraId="47D3E254" w14:textId="77777777" w:rsidR="00A1675C" w:rsidRDefault="00000000">
      <w:pPr>
        <w:ind w:firstLine="432"/>
      </w:pPr>
      <w:r>
        <w:rPr>
          <w:rFonts w:eastAsia="Georgia"/>
        </w:rPr>
        <w:t>The attorney was still speaking. Weinstein lasted another twelve seconds. Then his mind wandered back to the clocks.</w:t>
      </w:r>
    </w:p>
    <w:p w14:paraId="269E82DD" w14:textId="77777777" w:rsidR="00A1675C" w:rsidRDefault="00000000">
      <w:pPr>
        <w:ind w:firstLine="432"/>
      </w:pPr>
      <w:r>
        <w:rPr>
          <w:rFonts w:eastAsia="Georgia"/>
        </w:rPr>
        <w:t>Suppose two identical clocks were placed at different heights. Would they remain synchronized? He knew the answer.</w:t>
      </w:r>
    </w:p>
    <w:p w14:paraId="2A0F23AA" w14:textId="77777777" w:rsidR="00A1675C" w:rsidRDefault="00000000">
      <w:pPr>
        <w:spacing w:before="40" w:after="120"/>
      </w:pPr>
      <w:r>
        <w:rPr>
          <w:rFonts w:eastAsia="Georgia"/>
        </w:rPr>
        <w:t>No.</w:t>
      </w:r>
    </w:p>
    <w:p w14:paraId="21D80042" w14:textId="77777777" w:rsidR="00A1675C" w:rsidRDefault="00000000">
      <w:pPr>
        <w:ind w:firstLine="432"/>
      </w:pPr>
      <w:r>
        <w:rPr>
          <w:rFonts w:eastAsia="Georgia"/>
        </w:rPr>
        <w:t>General Relativity predicted that a strange clock deeper in a gravitational field would run more slowly than one higher up. The difference under ordinary circumstances was extremely small. But it was real.</w:t>
      </w:r>
    </w:p>
    <w:p w14:paraId="768EB319" w14:textId="77777777" w:rsidR="00A1675C" w:rsidRDefault="00000000">
      <w:pPr>
        <w:ind w:firstLine="432"/>
      </w:pPr>
      <w:r>
        <w:rPr>
          <w:rFonts w:eastAsia="Georgia"/>
        </w:rPr>
        <w:t>And, more importantly, it was measurable. Weinstein picked up his pencil. On the margin of the patent application he wrote:</w:t>
      </w:r>
    </w:p>
    <w:p w14:paraId="5B79BF17" w14:textId="77777777" w:rsidR="00A1675C" w:rsidRDefault="00000000">
      <w:pPr>
        <w:spacing w:before="200" w:after="120"/>
        <w:jc w:val="center"/>
      </w:pPr>
      <w:r>
        <w:rPr>
          <w:rFonts w:eastAsia="Georgia"/>
          <w:b/>
          <w:sz w:val="24"/>
        </w:rPr>
        <w:t>GRAVITY CHANGES THE RATE OF TIME.</w:t>
      </w:r>
    </w:p>
    <w:p w14:paraId="68A4BCAE" w14:textId="77777777" w:rsidR="00A1675C" w:rsidRDefault="00000000">
      <w:pPr>
        <w:ind w:firstLine="432"/>
      </w:pPr>
      <w:r>
        <w:rPr>
          <w:rFonts w:eastAsia="Georgia"/>
        </w:rPr>
        <w:t>He looked at the sentence.</w:t>
      </w:r>
    </w:p>
    <w:p w14:paraId="12E74B8F" w14:textId="77777777" w:rsidR="00A1675C" w:rsidRDefault="00000000">
      <w:pPr>
        <w:spacing w:before="40" w:after="120"/>
      </w:pPr>
      <w:r>
        <w:rPr>
          <w:rFonts w:eastAsia="Georgia"/>
        </w:rPr>
        <w:t>Then added:</w:t>
      </w:r>
    </w:p>
    <w:p w14:paraId="4E4A7973" w14:textId="77777777" w:rsidR="00A1675C" w:rsidRDefault="00000000">
      <w:pPr>
        <w:spacing w:before="200" w:after="120"/>
        <w:jc w:val="center"/>
      </w:pPr>
      <w:r>
        <w:rPr>
          <w:rFonts w:eastAsia="Georgia"/>
          <w:b/>
          <w:sz w:val="24"/>
        </w:rPr>
        <w:t>THE DIFFERENCE SHOULD BE MEASURABLE.</w:t>
      </w:r>
    </w:p>
    <w:p w14:paraId="1A221C14" w14:textId="77777777" w:rsidR="00A1675C" w:rsidRDefault="00000000">
      <w:pPr>
        <w:ind w:firstLine="432"/>
      </w:pPr>
      <w:r>
        <w:rPr>
          <w:rFonts w:eastAsia="Georgia"/>
        </w:rPr>
        <w:t>He sharply stared at it. The patent attorney stopped speaking.</w:t>
      </w:r>
    </w:p>
    <w:p w14:paraId="299BE2F0" w14:textId="77777777" w:rsidR="00A1675C" w:rsidRDefault="00000000">
      <w:pPr>
        <w:spacing w:before="40" w:after="120"/>
      </w:pPr>
      <w:r>
        <w:rPr>
          <w:rFonts w:eastAsia="Georgia"/>
        </w:rPr>
        <w:t>“Herr Weinstein?”</w:t>
      </w:r>
    </w:p>
    <w:p w14:paraId="5C5DE974" w14:textId="77777777" w:rsidR="00A1675C" w:rsidRDefault="00000000">
      <w:pPr>
        <w:spacing w:before="40" w:after="120"/>
      </w:pPr>
      <w:r>
        <w:rPr>
          <w:rFonts w:eastAsia="Georgia"/>
        </w:rPr>
        <w:t>“Yes?”</w:t>
      </w:r>
    </w:p>
    <w:p w14:paraId="19D1DFEF" w14:textId="77777777" w:rsidR="00A1675C" w:rsidRDefault="00000000">
      <w:pPr>
        <w:spacing w:before="40" w:after="120"/>
      </w:pPr>
      <w:r>
        <w:rPr>
          <w:rFonts w:eastAsia="Georgia"/>
        </w:rPr>
        <w:t>“Are you following me?”</w:t>
      </w:r>
    </w:p>
    <w:p w14:paraId="238890AB" w14:textId="77777777" w:rsidR="00A1675C" w:rsidRDefault="00000000">
      <w:pPr>
        <w:spacing w:before="40" w:after="120"/>
      </w:pPr>
      <w:r>
        <w:rPr>
          <w:rFonts w:eastAsia="Georgia"/>
        </w:rPr>
        <w:t>“Absolutely.”</w:t>
      </w:r>
    </w:p>
    <w:p w14:paraId="4922B67B" w14:textId="77777777" w:rsidR="00A1675C" w:rsidRDefault="00000000">
      <w:pPr>
        <w:spacing w:before="40" w:after="120"/>
      </w:pPr>
      <w:r>
        <w:rPr>
          <w:rFonts w:eastAsia="Georgia"/>
        </w:rPr>
        <w:t>“What did I just say?”</w:t>
      </w:r>
    </w:p>
    <w:p w14:paraId="53BF55AA" w14:textId="77777777" w:rsidR="00A1675C" w:rsidRDefault="00000000">
      <w:pPr>
        <w:ind w:firstLine="432"/>
      </w:pPr>
      <w:r>
        <w:rPr>
          <w:rFonts w:eastAsia="Georgia"/>
        </w:rPr>
        <w:t>Weinstein looked at the patent. Then at the attorney. Then at his pencil.</w:t>
      </w:r>
    </w:p>
    <w:p w14:paraId="6E463173" w14:textId="77777777" w:rsidR="00A1675C" w:rsidRDefault="00000000">
      <w:pPr>
        <w:spacing w:before="40" w:after="120"/>
      </w:pPr>
      <w:r>
        <w:rPr>
          <w:rFonts w:eastAsia="Georgia"/>
        </w:rPr>
        <w:t>“You were explaining the regulator.”</w:t>
      </w:r>
    </w:p>
    <w:p w14:paraId="15E3E8B0" w14:textId="77777777" w:rsidR="00A1675C" w:rsidRDefault="00000000">
      <w:pPr>
        <w:spacing w:before="40" w:after="120"/>
      </w:pPr>
      <w:r>
        <w:rPr>
          <w:rFonts w:eastAsia="Georgia"/>
        </w:rPr>
        <w:t>“Yes.”</w:t>
      </w:r>
    </w:p>
    <w:p w14:paraId="63626E98" w14:textId="77777777" w:rsidR="00A1675C" w:rsidRDefault="00000000">
      <w:pPr>
        <w:spacing w:before="40" w:after="120"/>
      </w:pPr>
      <w:r>
        <w:rPr>
          <w:rFonts w:eastAsia="Georgia"/>
        </w:rPr>
        <w:t>“And the spring.”</w:t>
      </w:r>
    </w:p>
    <w:p w14:paraId="5239A212" w14:textId="77777777" w:rsidR="00A1675C" w:rsidRDefault="00000000">
      <w:pPr>
        <w:spacing w:before="40" w:after="120"/>
      </w:pPr>
      <w:r>
        <w:rPr>
          <w:rFonts w:eastAsia="Georgia"/>
        </w:rPr>
        <w:t>“Yes.”</w:t>
      </w:r>
    </w:p>
    <w:p w14:paraId="080B791D" w14:textId="77777777" w:rsidR="00A1675C" w:rsidRDefault="00000000">
      <w:pPr>
        <w:spacing w:before="40" w:after="120"/>
      </w:pPr>
      <w:r>
        <w:rPr>
          <w:rFonts w:eastAsia="Georgia"/>
        </w:rPr>
        <w:t>“The spring is wrong.”</w:t>
      </w:r>
    </w:p>
    <w:p w14:paraId="3B320894" w14:textId="77777777" w:rsidR="00A1675C" w:rsidRDefault="00000000">
      <w:pPr>
        <w:ind w:firstLine="432"/>
      </w:pPr>
      <w:r>
        <w:rPr>
          <w:rFonts w:eastAsia="Georgia"/>
        </w:rPr>
        <w:t>The attorney stared intently at him.</w:t>
      </w:r>
    </w:p>
    <w:p w14:paraId="097FF4B4" w14:textId="77777777" w:rsidR="00A1675C" w:rsidRDefault="00000000">
      <w:pPr>
        <w:spacing w:before="40" w:after="120"/>
      </w:pPr>
      <w:r>
        <w:rPr>
          <w:rFonts w:eastAsia="Georgia"/>
        </w:rPr>
        <w:t>“I beg your pardon?”</w:t>
      </w:r>
    </w:p>
    <w:p w14:paraId="0CDB5631" w14:textId="77777777" w:rsidR="00A1675C" w:rsidRDefault="00000000">
      <w:pPr>
        <w:ind w:firstLine="432"/>
      </w:pPr>
      <w:r>
        <w:rPr>
          <w:rFonts w:eastAsia="Georgia"/>
        </w:rPr>
        <w:t>Weinstein looked at the diagram.</w:t>
      </w:r>
    </w:p>
    <w:p w14:paraId="55863D23" w14:textId="77777777" w:rsidR="00A1675C" w:rsidRDefault="00000000">
      <w:pPr>
        <w:spacing w:before="40" w:after="120"/>
      </w:pPr>
      <w:r>
        <w:rPr>
          <w:rFonts w:eastAsia="Georgia"/>
        </w:rPr>
        <w:t>“It won't behave as you've described.”</w:t>
      </w:r>
    </w:p>
    <w:p w14:paraId="19E44F6B" w14:textId="77777777" w:rsidR="00A1675C" w:rsidRDefault="00000000">
      <w:pPr>
        <w:spacing w:before="40" w:after="120"/>
      </w:pPr>
      <w:r>
        <w:rPr>
          <w:rFonts w:eastAsia="Georgia"/>
        </w:rPr>
        <w:t>“Why not?”</w:t>
      </w:r>
    </w:p>
    <w:p w14:paraId="66C77E55" w14:textId="77777777" w:rsidR="00A1675C" w:rsidRDefault="00000000">
      <w:pPr>
        <w:ind w:firstLine="432"/>
      </w:pPr>
      <w:r>
        <w:rPr>
          <w:rFonts w:eastAsia="Georgia"/>
        </w:rPr>
        <w:t>Weinstein carefully looked at the drawing for a moment.</w:t>
      </w:r>
    </w:p>
    <w:p w14:paraId="0E466124" w14:textId="77777777" w:rsidR="00A1675C" w:rsidRDefault="00000000">
      <w:pPr>
        <w:spacing w:before="40" w:after="120"/>
      </w:pPr>
      <w:r>
        <w:rPr>
          <w:rFonts w:eastAsia="Georgia"/>
        </w:rPr>
        <w:t>“Because you've assumed the temperature remains constant.”</w:t>
      </w:r>
    </w:p>
    <w:p w14:paraId="3D0968E3" w14:textId="77777777" w:rsidR="00A1675C" w:rsidRDefault="00000000">
      <w:pPr>
        <w:ind w:firstLine="432"/>
      </w:pPr>
      <w:r>
        <w:rPr>
          <w:rFonts w:eastAsia="Georgia"/>
        </w:rPr>
        <w:t>The attorney blinked.</w:t>
      </w:r>
    </w:p>
    <w:p w14:paraId="2D0998E5" w14:textId="77777777" w:rsidR="00A1675C" w:rsidRDefault="00000000">
      <w:pPr>
        <w:spacing w:before="40" w:after="120"/>
      </w:pPr>
      <w:r>
        <w:rPr>
          <w:rFonts w:eastAsia="Georgia"/>
        </w:rPr>
        <w:t>“Doesn't it?”</w:t>
      </w:r>
    </w:p>
    <w:p w14:paraId="643B4728" w14:textId="77777777" w:rsidR="00A1675C" w:rsidRDefault="00000000">
      <w:pPr>
        <w:spacing w:before="40" w:after="120"/>
      </w:pPr>
      <w:r>
        <w:rPr>
          <w:rFonts w:eastAsia="Georgia"/>
        </w:rPr>
        <w:t>“No.”</w:t>
      </w:r>
    </w:p>
    <w:p w14:paraId="5125ABB0" w14:textId="77777777" w:rsidR="00A1675C" w:rsidRDefault="00000000">
      <w:pPr>
        <w:spacing w:before="40" w:after="120"/>
      </w:pPr>
      <w:r>
        <w:rPr>
          <w:rFonts w:eastAsia="Georgia"/>
        </w:rPr>
        <w:t>“Oh.”</w:t>
      </w:r>
    </w:p>
    <w:p w14:paraId="2D3856D4" w14:textId="77777777" w:rsidR="00A1675C" w:rsidRDefault="00000000">
      <w:pPr>
        <w:ind w:firstLine="432"/>
      </w:pPr>
      <w:r>
        <w:rPr>
          <w:rFonts w:eastAsia="Georgia"/>
        </w:rPr>
        <w:t>Weinstein turned the paper around and pointed to a line.</w:t>
      </w:r>
    </w:p>
    <w:p w14:paraId="6567DF53" w14:textId="77777777" w:rsidR="00A1675C" w:rsidRDefault="00000000">
      <w:pPr>
        <w:spacing w:before="40" w:after="120"/>
      </w:pPr>
      <w:r>
        <w:rPr>
          <w:rFonts w:eastAsia="Georgia"/>
        </w:rPr>
        <w:t>“This coefficient changes with temperature.”</w:t>
      </w:r>
    </w:p>
    <w:p w14:paraId="5CEF6AF6" w14:textId="77777777" w:rsidR="00A1675C" w:rsidRDefault="00000000">
      <w:pPr>
        <w:ind w:firstLine="432"/>
      </w:pPr>
      <w:r>
        <w:rPr>
          <w:rFonts w:eastAsia="Georgia"/>
        </w:rPr>
        <w:t>The attorney leaned over the desk.</w:t>
      </w:r>
    </w:p>
    <w:p w14:paraId="67E74A36" w14:textId="77777777" w:rsidR="00A1675C" w:rsidRDefault="00000000">
      <w:pPr>
        <w:spacing w:before="40" w:after="120"/>
      </w:pPr>
      <w:r>
        <w:rPr>
          <w:rFonts w:eastAsia="Georgia"/>
        </w:rPr>
        <w:t>“Good heavens.”</w:t>
      </w:r>
    </w:p>
    <w:p w14:paraId="2F16FA92" w14:textId="77777777" w:rsidR="00A1675C" w:rsidRDefault="00000000">
      <w:pPr>
        <w:ind w:firstLine="432"/>
      </w:pPr>
      <w:r>
        <w:rPr>
          <w:rFonts w:eastAsia="Georgia"/>
        </w:rPr>
        <w:t>Weinstein shrugged.</w:t>
      </w:r>
    </w:p>
    <w:p w14:paraId="1F977DAC" w14:textId="77777777" w:rsidR="00A1675C" w:rsidRDefault="00000000">
      <w:pPr>
        <w:spacing w:before="40" w:after="120"/>
      </w:pPr>
      <w:r>
        <w:rPr>
          <w:rFonts w:eastAsia="Georgia"/>
        </w:rPr>
        <w:t>“Well, there we are.”</w:t>
      </w:r>
    </w:p>
    <w:p w14:paraId="11BCDFAB" w14:textId="77777777" w:rsidR="00A1675C" w:rsidRDefault="00000000">
      <w:pPr>
        <w:ind w:firstLine="432"/>
      </w:pPr>
      <w:r>
        <w:rPr>
          <w:rFonts w:eastAsia="Georgia"/>
        </w:rPr>
        <w:t>He returned to his mysterious clock. The patent attorney looked at the amended diagram. Then at Weinstein.</w:t>
      </w:r>
    </w:p>
    <w:p w14:paraId="15DD4EBB" w14:textId="77777777" w:rsidR="00A1675C" w:rsidRDefault="00000000">
      <w:pPr>
        <w:spacing w:before="40" w:after="120"/>
      </w:pPr>
      <w:r>
        <w:rPr>
          <w:rFonts w:eastAsia="Georgia"/>
        </w:rPr>
        <w:t>“You've been listening after all.”</w:t>
      </w:r>
    </w:p>
    <w:p w14:paraId="66222AD5" w14:textId="77777777" w:rsidR="00A1675C" w:rsidRDefault="00000000">
      <w:pPr>
        <w:spacing w:before="40" w:after="120"/>
      </w:pPr>
      <w:r>
        <w:rPr>
          <w:rFonts w:eastAsia="Georgia"/>
        </w:rPr>
        <w:t>“Occasionally.”</w:t>
      </w:r>
    </w:p>
    <w:p w14:paraId="47D2117C" w14:textId="77777777" w:rsidR="00A1675C" w:rsidRDefault="00000000">
      <w:pPr>
        <w:ind w:firstLine="432"/>
      </w:pPr>
      <w:r>
        <w:rPr>
          <w:rFonts w:eastAsia="Georgia"/>
        </w:rPr>
        <w:t>The attorney gently smiled.</w:t>
      </w:r>
    </w:p>
    <w:p w14:paraId="60F58F4C" w14:textId="77777777" w:rsidR="00A1675C" w:rsidRDefault="00000000">
      <w:pPr>
        <w:spacing w:before="40" w:after="120"/>
      </w:pPr>
      <w:r>
        <w:rPr>
          <w:rFonts w:eastAsia="Georgia"/>
        </w:rPr>
        <w:t>“I suppose I should be grateful.”</w:t>
      </w:r>
    </w:p>
    <w:p w14:paraId="47873ADD" w14:textId="77777777" w:rsidR="00A1675C" w:rsidRDefault="00000000">
      <w:pPr>
        <w:spacing w:before="40" w:after="120"/>
      </w:pPr>
      <w:r>
        <w:rPr>
          <w:rFonts w:eastAsia="Georgia"/>
        </w:rPr>
        <w:t>“You should.”</w:t>
      </w:r>
    </w:p>
    <w:p w14:paraId="29EA0B79" w14:textId="77777777" w:rsidR="00A1675C" w:rsidRDefault="00000000">
      <w:pPr>
        <w:ind w:firstLine="432"/>
      </w:pPr>
      <w:r>
        <w:rPr>
          <w:rFonts w:eastAsia="Georgia"/>
        </w:rPr>
        <w:t>Weinstein carefully looked at his watch again. The difference between it and the wall clock had increased. He deeply frowned.</w:t>
      </w:r>
    </w:p>
    <w:p w14:paraId="12C6FCF9" w14:textId="77777777" w:rsidR="00A1675C" w:rsidRDefault="00000000">
      <w:pPr>
        <w:ind w:firstLine="432"/>
      </w:pPr>
      <w:r>
        <w:rPr>
          <w:rFonts w:eastAsia="Georgia"/>
        </w:rPr>
        <w:t>That was no longer ordinary. He stood.</w:t>
      </w:r>
    </w:p>
    <w:p w14:paraId="76E39207" w14:textId="77777777" w:rsidR="00A1675C" w:rsidRDefault="00000000">
      <w:pPr>
        <w:spacing w:before="40" w:after="120"/>
      </w:pPr>
      <w:r>
        <w:rPr>
          <w:rFonts w:eastAsia="Georgia"/>
        </w:rPr>
        <w:t>“Do you have another clock?”</w:t>
      </w:r>
    </w:p>
    <w:p w14:paraId="136611E1" w14:textId="77777777" w:rsidR="00A1675C" w:rsidRDefault="00000000">
      <w:pPr>
        <w:ind w:firstLine="432"/>
      </w:pPr>
      <w:r>
        <w:rPr>
          <w:rFonts w:eastAsia="Georgia"/>
        </w:rPr>
        <w:t>The attorney looked puzzled.</w:t>
      </w:r>
    </w:p>
    <w:p w14:paraId="4DC8979D" w14:textId="77777777" w:rsidR="00A1675C" w:rsidRDefault="00000000">
      <w:pPr>
        <w:spacing w:before="40" w:after="120"/>
      </w:pPr>
      <w:r>
        <w:rPr>
          <w:rFonts w:eastAsia="Georgia"/>
        </w:rPr>
        <w:t>“Another?”</w:t>
      </w:r>
    </w:p>
    <w:p w14:paraId="236D48B0" w14:textId="77777777" w:rsidR="00A1675C" w:rsidRDefault="00000000">
      <w:pPr>
        <w:spacing w:before="40" w:after="120"/>
      </w:pPr>
      <w:r>
        <w:rPr>
          <w:rFonts w:eastAsia="Georgia"/>
        </w:rPr>
        <w:t>“Yes.”</w:t>
      </w:r>
    </w:p>
    <w:p w14:paraId="328A5BEF" w14:textId="77777777" w:rsidR="00A1675C" w:rsidRDefault="00000000">
      <w:pPr>
        <w:spacing w:before="40" w:after="120"/>
      </w:pPr>
      <w:r>
        <w:rPr>
          <w:rFonts w:eastAsia="Georgia"/>
        </w:rPr>
        <w:t>“Why?”</w:t>
      </w:r>
    </w:p>
    <w:p w14:paraId="00F5AB0E" w14:textId="77777777" w:rsidR="00A1675C" w:rsidRDefault="00000000">
      <w:pPr>
        <w:spacing w:before="40" w:after="120"/>
      </w:pPr>
      <w:r>
        <w:rPr>
          <w:rFonts w:eastAsia="Georgia"/>
        </w:rPr>
        <w:t>“I'd like to compare them.”</w:t>
      </w:r>
    </w:p>
    <w:p w14:paraId="6BAFF9A5" w14:textId="77777777" w:rsidR="00A1675C" w:rsidRDefault="00000000">
      <w:pPr>
        <w:ind w:firstLine="432"/>
      </w:pPr>
      <w:r>
        <w:rPr>
          <w:rFonts w:eastAsia="Georgia"/>
        </w:rPr>
        <w:t>The attorney pointed towards the secretary's desk.</w:t>
      </w:r>
    </w:p>
    <w:p w14:paraId="59092CAC" w14:textId="77777777" w:rsidR="00A1675C" w:rsidRDefault="00000000">
      <w:pPr>
        <w:spacing w:before="40" w:after="120"/>
      </w:pPr>
      <w:r>
        <w:rPr>
          <w:rFonts w:eastAsia="Georgia"/>
        </w:rPr>
        <w:t>“There is one there.”</w:t>
      </w:r>
    </w:p>
    <w:p w14:paraId="50039FEB" w14:textId="77777777" w:rsidR="00A1675C" w:rsidRDefault="00000000">
      <w:pPr>
        <w:ind w:firstLine="432"/>
      </w:pPr>
      <w:r>
        <w:rPr>
          <w:rFonts w:eastAsia="Georgia"/>
        </w:rPr>
        <w:t>Weinstein quietly walked over. He compared it with his watch. Then with the wall clock.</w:t>
      </w:r>
    </w:p>
    <w:p w14:paraId="361AE79E" w14:textId="77777777" w:rsidR="00A1675C" w:rsidRDefault="00000000">
      <w:pPr>
        <w:ind w:firstLine="432"/>
      </w:pPr>
      <w:r>
        <w:rPr>
          <w:rFonts w:eastAsia="Georgia"/>
        </w:rPr>
        <w:t>Then he carefully looked at the positions of all three. His expression changed. The patent attorney noticed.</w:t>
      </w:r>
    </w:p>
    <w:p w14:paraId="41346BCB" w14:textId="77777777" w:rsidR="00A1675C" w:rsidRDefault="00000000">
      <w:pPr>
        <w:spacing w:before="40" w:after="120"/>
      </w:pPr>
      <w:r>
        <w:rPr>
          <w:rFonts w:eastAsia="Georgia"/>
        </w:rPr>
        <w:t>“Something wrong?”</w:t>
      </w:r>
    </w:p>
    <w:p w14:paraId="13182AF5" w14:textId="77777777" w:rsidR="00A1675C" w:rsidRDefault="00000000">
      <w:pPr>
        <w:spacing w:before="40" w:after="120"/>
      </w:pPr>
      <w:r>
        <w:rPr>
          <w:rFonts w:eastAsia="Georgia"/>
        </w:rPr>
        <w:t>“Yes.”</w:t>
      </w:r>
    </w:p>
    <w:p w14:paraId="2134B52C" w14:textId="77777777" w:rsidR="00A1675C" w:rsidRDefault="00000000">
      <w:pPr>
        <w:spacing w:before="40" w:after="120"/>
      </w:pPr>
      <w:r>
        <w:rPr>
          <w:rFonts w:eastAsia="Georgia"/>
        </w:rPr>
        <w:t>“What?”</w:t>
      </w:r>
    </w:p>
    <w:p w14:paraId="7E172D5A" w14:textId="77777777" w:rsidR="00A1675C" w:rsidRDefault="00000000">
      <w:pPr>
        <w:spacing w:before="40" w:after="120"/>
      </w:pPr>
      <w:r>
        <w:rPr>
          <w:rFonts w:eastAsia="Georgia"/>
        </w:rPr>
        <w:t>“The clocks are disagreeing.”</w:t>
      </w:r>
    </w:p>
    <w:p w14:paraId="5A33C3C4" w14:textId="77777777" w:rsidR="00A1675C" w:rsidRDefault="00000000">
      <w:pPr>
        <w:spacing w:before="40" w:after="120"/>
      </w:pPr>
      <w:r>
        <w:rPr>
          <w:rFonts w:eastAsia="Georgia"/>
        </w:rPr>
        <w:t>“They do that.”</w:t>
      </w:r>
    </w:p>
    <w:p w14:paraId="0EEA099A" w14:textId="77777777" w:rsidR="00A1675C" w:rsidRDefault="00000000">
      <w:pPr>
        <w:spacing w:before="40" w:after="120"/>
      </w:pPr>
      <w:r>
        <w:rPr>
          <w:rFonts w:eastAsia="Georgia"/>
        </w:rPr>
        <w:t>“Not like this.”</w:t>
      </w:r>
    </w:p>
    <w:p w14:paraId="437F12CA" w14:textId="77777777" w:rsidR="00A1675C" w:rsidRDefault="00000000">
      <w:pPr>
        <w:ind w:firstLine="432"/>
      </w:pPr>
      <w:r>
        <w:rPr>
          <w:rFonts w:eastAsia="Georgia"/>
        </w:rPr>
        <w:t>The attorney looked at him. Weinstein took out his notebook. He calculated.</w:t>
      </w:r>
    </w:p>
    <w:p w14:paraId="7D00B1E9" w14:textId="77777777" w:rsidR="00A1675C" w:rsidRDefault="00000000">
      <w:pPr>
        <w:ind w:firstLine="432"/>
      </w:pPr>
      <w:r>
        <w:rPr>
          <w:rFonts w:eastAsia="Georgia"/>
        </w:rPr>
        <w:t>Then calculated again. The difference was far too large. He looked at the ceiling.</w:t>
      </w:r>
    </w:p>
    <w:p w14:paraId="1EB63261" w14:textId="77777777" w:rsidR="00A1675C" w:rsidRDefault="00000000">
      <w:pPr>
        <w:ind w:firstLine="432"/>
      </w:pPr>
      <w:r>
        <w:rPr>
          <w:rFonts w:eastAsia="Georgia"/>
        </w:rPr>
        <w:t>Then at the floor. The secretary came in.</w:t>
      </w:r>
    </w:p>
    <w:p w14:paraId="4EB77B18" w14:textId="77777777" w:rsidR="00A1675C" w:rsidRDefault="00000000">
      <w:pPr>
        <w:spacing w:before="40" w:after="120"/>
      </w:pPr>
      <w:r>
        <w:rPr>
          <w:rFonts w:eastAsia="Georgia"/>
        </w:rPr>
        <w:t>“Herr Weinstein?”</w:t>
      </w:r>
    </w:p>
    <w:p w14:paraId="6FFA28F9" w14:textId="77777777" w:rsidR="00A1675C" w:rsidRDefault="00000000">
      <w:pPr>
        <w:spacing w:before="40" w:after="120"/>
      </w:pPr>
      <w:r>
        <w:rPr>
          <w:rFonts w:eastAsia="Georgia"/>
        </w:rPr>
        <w:t>“Yes?”</w:t>
      </w:r>
    </w:p>
    <w:p w14:paraId="6B02CFD1" w14:textId="77777777" w:rsidR="00A1675C" w:rsidRDefault="00000000">
      <w:pPr>
        <w:spacing w:before="40" w:after="120"/>
      </w:pPr>
      <w:r>
        <w:rPr>
          <w:rFonts w:eastAsia="Georgia"/>
        </w:rPr>
        <w:t>“Is everything all right?”</w:t>
      </w:r>
    </w:p>
    <w:p w14:paraId="65EB6C66" w14:textId="77777777" w:rsidR="00A1675C" w:rsidRDefault="00000000">
      <w:pPr>
        <w:spacing w:before="40" w:after="120"/>
      </w:pPr>
      <w:r>
        <w:rPr>
          <w:rFonts w:eastAsia="Georgia"/>
        </w:rPr>
        <w:t>“No.”</w:t>
      </w:r>
    </w:p>
    <w:p w14:paraId="13AA7F6A" w14:textId="77777777" w:rsidR="00A1675C" w:rsidRDefault="00000000">
      <w:pPr>
        <w:spacing w:before="40" w:after="120"/>
      </w:pPr>
      <w:r>
        <w:rPr>
          <w:rFonts w:eastAsia="Georgia"/>
        </w:rPr>
        <w:t>“What happened?”</w:t>
      </w:r>
    </w:p>
    <w:p w14:paraId="0EE6D0BD" w14:textId="77777777" w:rsidR="00A1675C" w:rsidRDefault="00000000">
      <w:pPr>
        <w:ind w:firstLine="432"/>
      </w:pPr>
      <w:r>
        <w:rPr>
          <w:rFonts w:eastAsia="Georgia"/>
        </w:rPr>
        <w:t>Weinstein held up the notebook.</w:t>
      </w:r>
    </w:p>
    <w:p w14:paraId="47E2A439" w14:textId="77777777" w:rsidR="00A1675C" w:rsidRDefault="00000000">
      <w:pPr>
        <w:spacing w:before="40" w:after="120"/>
      </w:pPr>
      <w:r>
        <w:rPr>
          <w:rFonts w:eastAsia="Georgia"/>
        </w:rPr>
        <w:t>“The clocks are behaving badly.”</w:t>
      </w:r>
    </w:p>
    <w:p w14:paraId="5CC2F612" w14:textId="77777777" w:rsidR="00A1675C" w:rsidRDefault="00000000">
      <w:pPr>
        <w:ind w:firstLine="432"/>
      </w:pPr>
      <w:r>
        <w:rPr>
          <w:rFonts w:eastAsia="Georgia"/>
        </w:rPr>
        <w:t>The secretary carefully looked at the clocks.</w:t>
      </w:r>
    </w:p>
    <w:p w14:paraId="3E6708CD" w14:textId="77777777" w:rsidR="00A1675C" w:rsidRDefault="00000000">
      <w:pPr>
        <w:spacing w:before="40" w:after="120"/>
      </w:pPr>
      <w:r>
        <w:rPr>
          <w:rFonts w:eastAsia="Georgia"/>
        </w:rPr>
        <w:t>“They seem fine.”</w:t>
      </w:r>
    </w:p>
    <w:p w14:paraId="11C96868" w14:textId="77777777" w:rsidR="00A1675C" w:rsidRDefault="00000000">
      <w:pPr>
        <w:spacing w:before="40" w:after="120"/>
      </w:pPr>
      <w:r>
        <w:rPr>
          <w:rFonts w:eastAsia="Georgia"/>
        </w:rPr>
        <w:t>“That's what makes it interesting.”</w:t>
      </w:r>
    </w:p>
    <w:p w14:paraId="76B71FA4" w14:textId="77777777" w:rsidR="00A1675C" w:rsidRDefault="00000000">
      <w:pPr>
        <w:ind w:firstLine="432"/>
      </w:pPr>
      <w:r>
        <w:rPr>
          <w:rFonts w:eastAsia="Georgia"/>
        </w:rPr>
        <w:t>He put the notebook away.</w:t>
      </w:r>
    </w:p>
    <w:p w14:paraId="6A45C9D1" w14:textId="77777777" w:rsidR="00A1675C" w:rsidRDefault="00000000">
      <w:pPr>
        <w:spacing w:before="40" w:after="120"/>
      </w:pPr>
      <w:r>
        <w:rPr>
          <w:rFonts w:eastAsia="Georgia"/>
        </w:rPr>
        <w:t>“How high is this building?”</w:t>
      </w:r>
    </w:p>
    <w:p w14:paraId="125C3EDB" w14:textId="77777777" w:rsidR="00A1675C" w:rsidRDefault="00000000">
      <w:pPr>
        <w:spacing w:before="40" w:after="120"/>
      </w:pPr>
      <w:r>
        <w:rPr>
          <w:rFonts w:eastAsia="Georgia"/>
        </w:rPr>
        <w:t>“Four floors.”</w:t>
      </w:r>
    </w:p>
    <w:p w14:paraId="77E4088F" w14:textId="77777777" w:rsidR="00A1675C" w:rsidRDefault="00000000">
      <w:pPr>
        <w:spacing w:before="40" w:after="120"/>
      </w:pPr>
      <w:r>
        <w:rPr>
          <w:rFonts w:eastAsia="Georgia"/>
        </w:rPr>
        <w:t>“Exactly?”</w:t>
      </w:r>
    </w:p>
    <w:p w14:paraId="02294E37" w14:textId="77777777" w:rsidR="00A1675C" w:rsidRDefault="00000000">
      <w:pPr>
        <w:spacing w:before="40" w:after="120"/>
      </w:pPr>
      <w:r>
        <w:rPr>
          <w:rFonts w:eastAsia="Georgia"/>
        </w:rPr>
        <w:t>“I believe so.”</w:t>
      </w:r>
    </w:p>
    <w:p w14:paraId="05AA35A1" w14:textId="77777777" w:rsidR="00A1675C" w:rsidRDefault="00000000">
      <w:pPr>
        <w:ind w:firstLine="432"/>
      </w:pPr>
      <w:r>
        <w:rPr>
          <w:rFonts w:eastAsia="Georgia"/>
        </w:rPr>
        <w:t>Weinstein nodded. He looked up.</w:t>
      </w:r>
    </w:p>
    <w:p w14:paraId="6DD803F5" w14:textId="77777777" w:rsidR="00A1675C" w:rsidRDefault="00000000">
      <w:pPr>
        <w:spacing w:before="40" w:after="120"/>
      </w:pPr>
      <w:r>
        <w:rPr>
          <w:rFonts w:eastAsia="Georgia"/>
        </w:rPr>
        <w:t>“Which floor are we on?”</w:t>
      </w:r>
    </w:p>
    <w:p w14:paraId="131CADC2" w14:textId="77777777" w:rsidR="00A1675C" w:rsidRDefault="00000000">
      <w:pPr>
        <w:spacing w:before="40" w:after="120"/>
      </w:pPr>
      <w:r>
        <w:rPr>
          <w:rFonts w:eastAsia="Georgia"/>
        </w:rPr>
        <w:t>“Second.”</w:t>
      </w:r>
    </w:p>
    <w:p w14:paraId="4E429510" w14:textId="77777777" w:rsidR="00A1675C" w:rsidRDefault="00000000">
      <w:pPr>
        <w:ind w:firstLine="432"/>
      </w:pPr>
      <w:r>
        <w:rPr>
          <w:rFonts w:eastAsia="Georgia"/>
        </w:rPr>
        <w:t>He thought. Then carefully looked at his watch again. The difference had increased.</w:t>
      </w:r>
    </w:p>
    <w:p w14:paraId="6B5D5962" w14:textId="77777777" w:rsidR="00A1675C" w:rsidRDefault="00000000">
      <w:pPr>
        <w:ind w:firstLine="432"/>
      </w:pPr>
      <w:r>
        <w:rPr>
          <w:rFonts w:eastAsia="Georgia"/>
        </w:rPr>
        <w:t>He deeply frowned.</w:t>
      </w:r>
    </w:p>
    <w:p w14:paraId="773AE4E2" w14:textId="77777777" w:rsidR="00A1675C" w:rsidRDefault="00000000">
      <w:pPr>
        <w:spacing w:before="40" w:after="120"/>
      </w:pPr>
      <w:r>
        <w:rPr>
          <w:rFonts w:eastAsia="Georgia"/>
        </w:rPr>
        <w:t>“That's impossible.”</w:t>
      </w:r>
    </w:p>
    <w:p w14:paraId="296B9BAD" w14:textId="77777777" w:rsidR="00A1675C" w:rsidRDefault="00000000">
      <w:pPr>
        <w:ind w:firstLine="432"/>
      </w:pPr>
      <w:r>
        <w:rPr>
          <w:rFonts w:eastAsia="Georgia"/>
        </w:rPr>
        <w:t>The secretary gently softly smiled.</w:t>
      </w:r>
    </w:p>
    <w:p w14:paraId="20401324" w14:textId="77777777" w:rsidR="00A1675C" w:rsidRDefault="00000000">
      <w:pPr>
        <w:spacing w:before="40" w:after="120"/>
      </w:pPr>
      <w:r>
        <w:rPr>
          <w:rFonts w:eastAsia="Georgia"/>
        </w:rPr>
        <w:t>“I thought you didn't believe in impossible things.”</w:t>
      </w:r>
    </w:p>
    <w:p w14:paraId="552B1701" w14:textId="77777777" w:rsidR="00A1675C" w:rsidRDefault="00000000">
      <w:pPr>
        <w:spacing w:before="40" w:after="120"/>
      </w:pPr>
      <w:r>
        <w:rPr>
          <w:rFonts w:eastAsia="Georgia"/>
        </w:rPr>
        <w:t>“I don't.”</w:t>
      </w:r>
    </w:p>
    <w:p w14:paraId="711E73C7" w14:textId="77777777" w:rsidR="00A1675C" w:rsidRDefault="00000000">
      <w:pPr>
        <w:spacing w:before="40" w:after="120"/>
      </w:pPr>
      <w:r>
        <w:rPr>
          <w:rFonts w:eastAsia="Georgia"/>
        </w:rPr>
        <w:t>“Then what is it?”</w:t>
      </w:r>
    </w:p>
    <w:p w14:paraId="384C8125" w14:textId="77777777" w:rsidR="00A1675C" w:rsidRDefault="00000000">
      <w:pPr>
        <w:ind w:firstLine="432"/>
      </w:pPr>
      <w:r>
        <w:rPr>
          <w:rFonts w:eastAsia="Georgia"/>
        </w:rPr>
        <w:t>Weinstein considered the question.</w:t>
      </w:r>
    </w:p>
    <w:p w14:paraId="6A0338FD" w14:textId="77777777" w:rsidR="00A1675C" w:rsidRDefault="00000000">
      <w:pPr>
        <w:spacing w:before="40" w:after="120"/>
      </w:pPr>
      <w:r>
        <w:rPr>
          <w:rFonts w:eastAsia="Georgia"/>
        </w:rPr>
        <w:t>“A very large error.”</w:t>
      </w:r>
    </w:p>
    <w:p w14:paraId="18AE25DE" w14:textId="77777777" w:rsidR="00A1675C" w:rsidRDefault="00000000">
      <w:pPr>
        <w:ind w:firstLine="432"/>
      </w:pPr>
      <w:r>
        <w:rPr>
          <w:rFonts w:eastAsia="Georgia"/>
        </w:rPr>
        <w:t>The secretary calmly nodded.</w:t>
      </w:r>
    </w:p>
    <w:p w14:paraId="6BEF74F6" w14:textId="77777777" w:rsidR="00A1675C" w:rsidRDefault="00000000">
      <w:pPr>
        <w:spacing w:before="40" w:after="120"/>
      </w:pPr>
      <w:r>
        <w:rPr>
          <w:rFonts w:eastAsia="Georgia"/>
        </w:rPr>
        <w:t>“Ah.”</w:t>
      </w:r>
    </w:p>
    <w:p w14:paraId="5C66EDDD" w14:textId="77777777" w:rsidR="00A1675C" w:rsidRDefault="00000000">
      <w:pPr>
        <w:ind w:firstLine="432"/>
      </w:pPr>
      <w:r>
        <w:rPr>
          <w:rFonts w:eastAsia="Georgia"/>
        </w:rPr>
        <w:t>She returned to her desk. Weinstein picked up his coat. The patent attorney looked alarmed.</w:t>
      </w:r>
    </w:p>
    <w:p w14:paraId="73C011B9" w14:textId="77777777" w:rsidR="00A1675C" w:rsidRDefault="00000000">
      <w:pPr>
        <w:spacing w:before="40" w:after="120"/>
      </w:pPr>
      <w:r>
        <w:rPr>
          <w:rFonts w:eastAsia="Georgia"/>
        </w:rPr>
        <w:t>“Are you leaving?”</w:t>
      </w:r>
    </w:p>
    <w:p w14:paraId="2A74C944" w14:textId="77777777" w:rsidR="00A1675C" w:rsidRDefault="00000000">
      <w:pPr>
        <w:spacing w:before="40" w:after="120"/>
      </w:pPr>
      <w:r>
        <w:rPr>
          <w:rFonts w:eastAsia="Georgia"/>
        </w:rPr>
        <w:t>“Yes.”</w:t>
      </w:r>
    </w:p>
    <w:p w14:paraId="5D59EE46" w14:textId="77777777" w:rsidR="00A1675C" w:rsidRDefault="00000000">
      <w:pPr>
        <w:spacing w:before="40" w:after="120"/>
      </w:pPr>
      <w:r>
        <w:rPr>
          <w:rFonts w:eastAsia="Georgia"/>
        </w:rPr>
        <w:t>“We haven't finished.”</w:t>
      </w:r>
    </w:p>
    <w:p w14:paraId="5E16D296" w14:textId="77777777" w:rsidR="00A1675C" w:rsidRDefault="00000000">
      <w:pPr>
        <w:spacing w:before="40" w:after="120"/>
      </w:pPr>
      <w:r>
        <w:rPr>
          <w:rFonts w:eastAsia="Georgia"/>
        </w:rPr>
        <w:t>“We have.”</w:t>
      </w:r>
    </w:p>
    <w:p w14:paraId="2C99B88F" w14:textId="77777777" w:rsidR="00A1675C" w:rsidRDefault="00000000">
      <w:pPr>
        <w:spacing w:before="40" w:after="120"/>
      </w:pPr>
      <w:r>
        <w:rPr>
          <w:rFonts w:eastAsia="Georgia"/>
        </w:rPr>
        <w:t>“What about the rest of the patent?”</w:t>
      </w:r>
    </w:p>
    <w:p w14:paraId="204A074A" w14:textId="77777777" w:rsidR="00A1675C" w:rsidRDefault="00000000">
      <w:pPr>
        <w:spacing w:before="40" w:after="120"/>
      </w:pPr>
      <w:r>
        <w:rPr>
          <w:rFonts w:eastAsia="Georgia"/>
        </w:rPr>
        <w:t>“It can wait.”</w:t>
      </w:r>
    </w:p>
    <w:p w14:paraId="53066458" w14:textId="77777777" w:rsidR="00A1675C" w:rsidRDefault="00000000">
      <w:pPr>
        <w:spacing w:before="40" w:after="120"/>
      </w:pPr>
      <w:r>
        <w:rPr>
          <w:rFonts w:eastAsia="Georgia"/>
        </w:rPr>
        <w:t>“The spring?”</w:t>
      </w:r>
    </w:p>
    <w:p w14:paraId="3744623B" w14:textId="77777777" w:rsidR="00A1675C" w:rsidRDefault="00000000">
      <w:pPr>
        <w:spacing w:before="40" w:after="120"/>
      </w:pPr>
      <w:r>
        <w:rPr>
          <w:rFonts w:eastAsia="Georgia"/>
        </w:rPr>
        <w:t>“It will continue being wrong while I'm gone.”</w:t>
      </w:r>
    </w:p>
    <w:p w14:paraId="5579383D" w14:textId="77777777" w:rsidR="00A1675C" w:rsidRDefault="00000000">
      <w:pPr>
        <w:ind w:firstLine="432"/>
      </w:pPr>
      <w:r>
        <w:rPr>
          <w:rFonts w:eastAsia="Georgia"/>
        </w:rPr>
        <w:t>He left the quiet office. Hermann Minkowski was standing in the empty empty corridor. Weinstein stopped.</w:t>
      </w:r>
    </w:p>
    <w:p w14:paraId="266F6EF4" w14:textId="77777777" w:rsidR="00A1675C" w:rsidRDefault="00000000">
      <w:pPr>
        <w:spacing w:before="40" w:after="120"/>
      </w:pPr>
      <w:r>
        <w:rPr>
          <w:rFonts w:eastAsia="Georgia"/>
        </w:rPr>
        <w:t>“You knew.”</w:t>
      </w:r>
    </w:p>
    <w:p w14:paraId="1C00449C" w14:textId="77777777" w:rsidR="00A1675C" w:rsidRDefault="00000000">
      <w:pPr>
        <w:ind w:firstLine="432"/>
      </w:pPr>
      <w:r>
        <w:rPr>
          <w:rFonts w:eastAsia="Georgia"/>
        </w:rPr>
        <w:t>Minkowski looked at him.</w:t>
      </w:r>
    </w:p>
    <w:p w14:paraId="5154D077" w14:textId="77777777" w:rsidR="00A1675C" w:rsidRDefault="00000000">
      <w:pPr>
        <w:spacing w:before="40" w:after="120"/>
      </w:pPr>
      <w:r>
        <w:rPr>
          <w:rFonts w:eastAsia="Georgia"/>
        </w:rPr>
        <w:t>“Knew what?”</w:t>
      </w:r>
    </w:p>
    <w:p w14:paraId="3DCE3D1F" w14:textId="77777777" w:rsidR="00A1675C" w:rsidRDefault="00000000">
      <w:pPr>
        <w:spacing w:before="40" w:after="120"/>
      </w:pPr>
      <w:r>
        <w:rPr>
          <w:rFonts w:eastAsia="Georgia"/>
        </w:rPr>
        <w:t>“The clocks.”</w:t>
      </w:r>
    </w:p>
    <w:p w14:paraId="2C0BAA93" w14:textId="77777777" w:rsidR="00A1675C" w:rsidRDefault="00000000">
      <w:pPr>
        <w:spacing w:before="40" w:after="120"/>
      </w:pPr>
      <w:r>
        <w:rPr>
          <w:rFonts w:eastAsia="Georgia"/>
        </w:rPr>
        <w:t>“What about them?”</w:t>
      </w:r>
    </w:p>
    <w:p w14:paraId="569B9AD9" w14:textId="77777777" w:rsidR="00A1675C" w:rsidRDefault="00000000">
      <w:pPr>
        <w:spacing w:before="40" w:after="120"/>
      </w:pPr>
      <w:r>
        <w:rPr>
          <w:rFonts w:eastAsia="Georgia"/>
        </w:rPr>
        <w:t>“They're disagreeing.”</w:t>
      </w:r>
    </w:p>
    <w:p w14:paraId="2A9061AE" w14:textId="77777777" w:rsidR="00A1675C" w:rsidRDefault="00000000">
      <w:pPr>
        <w:ind w:firstLine="432"/>
      </w:pPr>
      <w:r>
        <w:rPr>
          <w:rFonts w:eastAsia="Georgia"/>
        </w:rPr>
        <w:t>Minkowski nodded.</w:t>
      </w:r>
    </w:p>
    <w:p w14:paraId="00002ACE" w14:textId="77777777" w:rsidR="00A1675C" w:rsidRDefault="00000000">
      <w:pPr>
        <w:spacing w:before="40" w:after="120"/>
      </w:pPr>
      <w:r>
        <w:rPr>
          <w:rFonts w:eastAsia="Georgia"/>
        </w:rPr>
        <w:t>“Yes.”</w:t>
      </w:r>
    </w:p>
    <w:p w14:paraId="2176C51A" w14:textId="77777777" w:rsidR="00A1675C" w:rsidRDefault="00000000">
      <w:pPr>
        <w:spacing w:before="40" w:after="120"/>
      </w:pPr>
      <w:r>
        <w:rPr>
          <w:rFonts w:eastAsia="Georgia"/>
        </w:rPr>
        <w:t>“By a ridiculous amount.”</w:t>
      </w:r>
    </w:p>
    <w:p w14:paraId="64744CFD" w14:textId="77777777" w:rsidR="00A1675C" w:rsidRDefault="00000000">
      <w:pPr>
        <w:spacing w:before="40" w:after="120"/>
      </w:pPr>
      <w:r>
        <w:rPr>
          <w:rFonts w:eastAsia="Georgia"/>
        </w:rPr>
        <w:t>“Yes.”</w:t>
      </w:r>
    </w:p>
    <w:p w14:paraId="5CBA65AB" w14:textId="77777777" w:rsidR="00A1675C" w:rsidRDefault="00000000">
      <w:pPr>
        <w:spacing w:before="40" w:after="120"/>
      </w:pPr>
      <w:r>
        <w:rPr>
          <w:rFonts w:eastAsia="Georgia"/>
        </w:rPr>
        <w:t>“And you knew.”</w:t>
      </w:r>
    </w:p>
    <w:p w14:paraId="75DB3034" w14:textId="77777777" w:rsidR="00A1675C" w:rsidRDefault="00000000">
      <w:pPr>
        <w:spacing w:before="40" w:after="120"/>
      </w:pPr>
      <w:r>
        <w:rPr>
          <w:rFonts w:eastAsia="Georgia"/>
        </w:rPr>
        <w:t>“Yes.”</w:t>
      </w:r>
    </w:p>
    <w:p w14:paraId="74D527FC" w14:textId="77777777" w:rsidR="00A1675C" w:rsidRDefault="00000000">
      <w:pPr>
        <w:ind w:firstLine="432"/>
      </w:pPr>
      <w:r>
        <w:rPr>
          <w:rFonts w:eastAsia="Georgia"/>
        </w:rPr>
        <w:t>Weinstein stared at him.</w:t>
      </w:r>
    </w:p>
    <w:p w14:paraId="306BDA5F" w14:textId="77777777" w:rsidR="00A1675C" w:rsidRDefault="00000000">
      <w:pPr>
        <w:spacing w:before="40" w:after="120"/>
      </w:pPr>
      <w:r>
        <w:rPr>
          <w:rFonts w:eastAsia="Georgia"/>
        </w:rPr>
        <w:t>“Well?”</w:t>
      </w:r>
    </w:p>
    <w:p w14:paraId="34A530AD" w14:textId="77777777" w:rsidR="00A1675C" w:rsidRDefault="00000000">
      <w:pPr>
        <w:spacing w:before="40" w:after="120"/>
      </w:pPr>
      <w:r>
        <w:rPr>
          <w:rFonts w:eastAsia="Georgia"/>
        </w:rPr>
        <w:t>“Well what?”</w:t>
      </w:r>
    </w:p>
    <w:p w14:paraId="40491F3C" w14:textId="77777777" w:rsidR="00A1675C" w:rsidRDefault="00000000">
      <w:pPr>
        <w:spacing w:before="40" w:after="120"/>
      </w:pPr>
      <w:r>
        <w:rPr>
          <w:rFonts w:eastAsia="Georgia"/>
        </w:rPr>
        <w:t>“What is happening?”</w:t>
      </w:r>
    </w:p>
    <w:p w14:paraId="50401816" w14:textId="77777777" w:rsidR="00A1675C" w:rsidRDefault="00000000">
      <w:pPr>
        <w:ind w:firstLine="432"/>
      </w:pPr>
      <w:r>
        <w:rPr>
          <w:rFonts w:eastAsia="Georgia"/>
        </w:rPr>
        <w:t>Minkowski gently smiled.</w:t>
      </w:r>
    </w:p>
    <w:p w14:paraId="45E8F549" w14:textId="77777777" w:rsidR="00A1675C" w:rsidRDefault="00000000">
      <w:pPr>
        <w:spacing w:before="40" w:after="120"/>
      </w:pPr>
      <w:r>
        <w:rPr>
          <w:rFonts w:eastAsia="Georgia"/>
        </w:rPr>
        <w:t>“That is what Derek Gent is trying to discover.”</w:t>
      </w:r>
    </w:p>
    <w:p w14:paraId="1516BD93" w14:textId="77777777" w:rsidR="00A1675C" w:rsidRDefault="00000000">
      <w:pPr>
        <w:ind w:firstLine="432"/>
      </w:pPr>
      <w:r>
        <w:rPr>
          <w:rFonts w:eastAsia="Georgia"/>
        </w:rPr>
        <w:t>Weinstein frowned.</w:t>
      </w:r>
    </w:p>
    <w:p w14:paraId="247371E4" w14:textId="77777777" w:rsidR="00A1675C" w:rsidRDefault="00000000">
      <w:pPr>
        <w:spacing w:before="40" w:after="120"/>
      </w:pPr>
      <w:r>
        <w:rPr>
          <w:rFonts w:eastAsia="Georgia"/>
        </w:rPr>
        <w:t>“Who?”</w:t>
      </w:r>
    </w:p>
    <w:p w14:paraId="7BE50839" w14:textId="77777777" w:rsidR="00A1675C" w:rsidRDefault="00000000">
      <w:pPr>
        <w:spacing w:before="40" w:after="120"/>
      </w:pPr>
      <w:r>
        <w:rPr>
          <w:rFonts w:eastAsia="Georgia"/>
        </w:rPr>
        <w:t>“Derek Gent.”</w:t>
      </w:r>
    </w:p>
    <w:p w14:paraId="1C796F17" w14:textId="77777777" w:rsidR="00A1675C" w:rsidRDefault="00000000">
      <w:pPr>
        <w:spacing w:before="40" w:after="120"/>
      </w:pPr>
      <w:r>
        <w:rPr>
          <w:rFonts w:eastAsia="Georgia"/>
        </w:rPr>
        <w:t>“Never heard of him.”</w:t>
      </w:r>
    </w:p>
    <w:p w14:paraId="79A78CE9" w14:textId="77777777" w:rsidR="00A1675C" w:rsidRDefault="00000000">
      <w:pPr>
        <w:spacing w:before="40" w:after="120"/>
      </w:pPr>
      <w:r>
        <w:rPr>
          <w:rFonts w:eastAsia="Georgia"/>
        </w:rPr>
        <w:t>“You will.”</w:t>
      </w:r>
    </w:p>
    <w:p w14:paraId="2BD5B265" w14:textId="77777777" w:rsidR="00A1675C" w:rsidRDefault="00000000">
      <w:pPr>
        <w:ind w:firstLine="432"/>
      </w:pPr>
      <w:r>
        <w:rPr>
          <w:rFonts w:eastAsia="Georgia"/>
        </w:rPr>
        <w:t>Minkowski handed him a vivid photograph. Weinstein looked sharply at it. The picture showed an office.</w:t>
      </w:r>
    </w:p>
    <w:p w14:paraId="402987F6" w14:textId="77777777" w:rsidR="00A1675C" w:rsidRDefault="00000000">
      <w:pPr>
        <w:ind w:firstLine="432"/>
      </w:pPr>
      <w:r>
        <w:rPr>
          <w:rFonts w:eastAsia="Georgia"/>
        </w:rPr>
        <w:t>A man was lying face-down on the floor. Weinstein stared.</w:t>
      </w:r>
    </w:p>
    <w:p w14:paraId="1451B5D9" w14:textId="77777777" w:rsidR="00A1675C" w:rsidRDefault="00000000">
      <w:pPr>
        <w:spacing w:before="40" w:after="120"/>
      </w:pPr>
      <w:r>
        <w:rPr>
          <w:rFonts w:eastAsia="Georgia"/>
        </w:rPr>
        <w:t>“Who is that?”</w:t>
      </w:r>
    </w:p>
    <w:p w14:paraId="1DB9F244" w14:textId="77777777" w:rsidR="00A1675C" w:rsidRDefault="00000000">
      <w:pPr>
        <w:spacing w:before="40" w:after="120"/>
      </w:pPr>
      <w:r>
        <w:rPr>
          <w:rFonts w:eastAsia="Georgia"/>
        </w:rPr>
        <w:t>“Derek Gent.”</w:t>
      </w:r>
    </w:p>
    <w:p w14:paraId="018FE988" w14:textId="77777777" w:rsidR="00A1675C" w:rsidRDefault="00000000">
      <w:pPr>
        <w:spacing w:before="40" w:after="120"/>
      </w:pPr>
      <w:r>
        <w:rPr>
          <w:rFonts w:eastAsia="Georgia"/>
        </w:rPr>
        <w:t>“Dead?”</w:t>
      </w:r>
    </w:p>
    <w:p w14:paraId="08FEBD2F" w14:textId="77777777" w:rsidR="00A1675C" w:rsidRDefault="00000000">
      <w:pPr>
        <w:spacing w:before="40" w:after="120"/>
      </w:pPr>
      <w:r>
        <w:rPr>
          <w:rFonts w:eastAsia="Georgia"/>
        </w:rPr>
        <w:t>“Apparently.”</w:t>
      </w:r>
    </w:p>
    <w:p w14:paraId="2FAC5F16" w14:textId="77777777" w:rsidR="00A1675C" w:rsidRDefault="00000000">
      <w:pPr>
        <w:ind w:firstLine="432"/>
      </w:pPr>
      <w:r>
        <w:rPr>
          <w:rFonts w:eastAsia="Georgia"/>
        </w:rPr>
        <w:t>Weinstein looked at the strange vivid photograph again.</w:t>
      </w:r>
    </w:p>
    <w:p w14:paraId="02C89804" w14:textId="77777777" w:rsidR="00A1675C" w:rsidRDefault="00000000">
      <w:pPr>
        <w:spacing w:before="40" w:after="120"/>
      </w:pPr>
      <w:r>
        <w:rPr>
          <w:rFonts w:eastAsia="Georgia"/>
        </w:rPr>
        <w:t>“When?”</w:t>
      </w:r>
    </w:p>
    <w:p w14:paraId="647C7215" w14:textId="77777777" w:rsidR="00A1675C" w:rsidRDefault="00000000">
      <w:pPr>
        <w:spacing w:before="40" w:after="120"/>
      </w:pPr>
      <w:r>
        <w:rPr>
          <w:rFonts w:eastAsia="Georgia"/>
        </w:rPr>
        <w:t>“Tomorrow.”</w:t>
      </w:r>
    </w:p>
    <w:p w14:paraId="153180AA" w14:textId="77777777" w:rsidR="00A1675C" w:rsidRDefault="00000000">
      <w:pPr>
        <w:ind w:firstLine="432"/>
      </w:pPr>
      <w:r>
        <w:rPr>
          <w:rFonts w:eastAsia="Georgia"/>
        </w:rPr>
        <w:t>Weinstein quietly looked at Minkowski.</w:t>
      </w:r>
    </w:p>
    <w:p w14:paraId="2721B135" w14:textId="77777777" w:rsidR="00A1675C" w:rsidRDefault="00000000">
      <w:pPr>
        <w:spacing w:before="40" w:after="120"/>
      </w:pPr>
      <w:r>
        <w:rPr>
          <w:rFonts w:eastAsia="Georgia"/>
        </w:rPr>
        <w:t>“That's inconvenient.”</w:t>
      </w:r>
    </w:p>
    <w:p w14:paraId="5298019D" w14:textId="77777777" w:rsidR="00A1675C" w:rsidRDefault="00000000">
      <w:pPr>
        <w:spacing w:before="40" w:after="120"/>
      </w:pPr>
      <w:r>
        <w:rPr>
          <w:rFonts w:eastAsia="Georgia"/>
        </w:rPr>
        <w:t>“I thought you'd say that.”</w:t>
      </w:r>
    </w:p>
    <w:p w14:paraId="2C82C931" w14:textId="77777777" w:rsidR="00A1675C" w:rsidRDefault="00000000">
      <w:pPr>
        <w:ind w:firstLine="432"/>
      </w:pPr>
      <w:r>
        <w:rPr>
          <w:rFonts w:eastAsia="Georgia"/>
        </w:rPr>
        <w:t>Weinstein studied the strange photograph. Then he noticed the clock. 11:03:17.</w:t>
      </w:r>
    </w:p>
    <w:p w14:paraId="306D1885" w14:textId="77777777" w:rsidR="00A1675C" w:rsidRDefault="00000000">
      <w:pPr>
        <w:ind w:firstLine="432"/>
      </w:pPr>
      <w:r>
        <w:rPr>
          <w:rFonts w:eastAsia="Georgia"/>
        </w:rPr>
        <w:t>His expression changed.</w:t>
      </w:r>
    </w:p>
    <w:p w14:paraId="6452773D" w14:textId="77777777" w:rsidR="00A1675C" w:rsidRDefault="00000000">
      <w:pPr>
        <w:spacing w:before="40" w:after="120"/>
      </w:pPr>
      <w:r>
        <w:rPr>
          <w:rFonts w:eastAsia="Georgia"/>
        </w:rPr>
        <w:t>“Where did you get this?”</w:t>
      </w:r>
    </w:p>
    <w:p w14:paraId="4AB53F98" w14:textId="77777777" w:rsidR="00A1675C" w:rsidRDefault="00000000">
      <w:pPr>
        <w:spacing w:before="40" w:after="120"/>
      </w:pPr>
      <w:r>
        <w:rPr>
          <w:rFonts w:eastAsia="Georgia"/>
        </w:rPr>
        <w:t>“From the Bureau.”</w:t>
      </w:r>
    </w:p>
    <w:p w14:paraId="26557B4B" w14:textId="77777777" w:rsidR="00A1675C" w:rsidRDefault="00000000">
      <w:pPr>
        <w:spacing w:before="40" w:after="120"/>
      </w:pPr>
      <w:r>
        <w:rPr>
          <w:rFonts w:eastAsia="Georgia"/>
        </w:rPr>
        <w:t>“What Bureau?”</w:t>
      </w:r>
    </w:p>
    <w:p w14:paraId="3867B441" w14:textId="77777777" w:rsidR="00A1675C" w:rsidRDefault="00000000">
      <w:pPr>
        <w:spacing w:before="40" w:after="120"/>
      </w:pPr>
      <w:r>
        <w:rPr>
          <w:rFonts w:eastAsia="Georgia"/>
        </w:rPr>
        <w:t>“Derek Gent's Relativistic Investigation Bureau.”</w:t>
      </w:r>
    </w:p>
    <w:p w14:paraId="7D7AEA71" w14:textId="77777777" w:rsidR="00A1675C" w:rsidRDefault="00000000">
      <w:pPr>
        <w:ind w:firstLine="432"/>
      </w:pPr>
      <w:r>
        <w:rPr>
          <w:rFonts w:eastAsia="Georgia"/>
        </w:rPr>
        <w:t>Weinstein looked at the strange photograph. Then at Minkowski.</w:t>
      </w:r>
    </w:p>
    <w:p w14:paraId="6F80E02B" w14:textId="77777777" w:rsidR="00A1675C" w:rsidRDefault="00000000">
      <w:pPr>
        <w:spacing w:before="40" w:after="120"/>
      </w:pPr>
      <w:r>
        <w:rPr>
          <w:rFonts w:eastAsia="Georgia"/>
        </w:rPr>
        <w:t>“And you expect me to believe this?”</w:t>
      </w:r>
    </w:p>
    <w:p w14:paraId="3E24B9D9" w14:textId="77777777" w:rsidR="00A1675C" w:rsidRDefault="00000000">
      <w:pPr>
        <w:spacing w:before="40" w:after="120"/>
      </w:pPr>
      <w:r>
        <w:rPr>
          <w:rFonts w:eastAsia="Georgia"/>
        </w:rPr>
        <w:t>“No.”</w:t>
      </w:r>
    </w:p>
    <w:p w14:paraId="21FA86C9" w14:textId="77777777" w:rsidR="00A1675C" w:rsidRDefault="00000000">
      <w:pPr>
        <w:spacing w:before="40" w:after="120"/>
      </w:pPr>
      <w:r>
        <w:rPr>
          <w:rFonts w:eastAsia="Georgia"/>
        </w:rPr>
        <w:t>“Good.”</w:t>
      </w:r>
    </w:p>
    <w:p w14:paraId="23119567" w14:textId="77777777" w:rsidR="00A1675C" w:rsidRDefault="00000000">
      <w:pPr>
        <w:spacing w:before="40" w:after="120"/>
      </w:pPr>
      <w:r>
        <w:rPr>
          <w:rFonts w:eastAsia="Georgia"/>
        </w:rPr>
        <w:t>“I expect you to analyze it.”</w:t>
      </w:r>
    </w:p>
    <w:p w14:paraId="749D55B9" w14:textId="77777777" w:rsidR="00A1675C" w:rsidRDefault="00000000">
      <w:pPr>
        <w:ind w:firstLine="432"/>
      </w:pPr>
      <w:r>
        <w:rPr>
          <w:rFonts w:eastAsia="Georgia"/>
        </w:rPr>
        <w:t>Weinstein nodded.</w:t>
      </w:r>
    </w:p>
    <w:p w14:paraId="52EE9B15" w14:textId="77777777" w:rsidR="00A1675C" w:rsidRDefault="00000000">
      <w:pPr>
        <w:spacing w:before="40" w:after="120"/>
      </w:pPr>
      <w:r>
        <w:rPr>
          <w:rFonts w:eastAsia="Georgia"/>
        </w:rPr>
        <w:t>“That is more reasonable.”</w:t>
      </w:r>
    </w:p>
    <w:p w14:paraId="26C05EA8" w14:textId="77777777" w:rsidR="00A1675C" w:rsidRDefault="00000000">
      <w:pPr>
        <w:ind w:firstLine="432"/>
      </w:pPr>
      <w:r>
        <w:rPr>
          <w:rFonts w:eastAsia="Georgia"/>
        </w:rPr>
        <w:t>He carefully looked at the clock in the strange mysterious photograph.</w:t>
      </w:r>
    </w:p>
    <w:p w14:paraId="3CFC0755" w14:textId="77777777" w:rsidR="00A1675C" w:rsidRDefault="00000000">
      <w:pPr>
        <w:spacing w:before="40" w:after="120"/>
      </w:pPr>
      <w:r>
        <w:rPr>
          <w:rFonts w:eastAsia="Georgia"/>
        </w:rPr>
        <w:t>“What frame?”</w:t>
      </w:r>
    </w:p>
    <w:p w14:paraId="2BB2197A" w14:textId="77777777" w:rsidR="00A1675C" w:rsidRDefault="00000000">
      <w:pPr>
        <w:ind w:firstLine="432"/>
      </w:pPr>
      <w:r>
        <w:rPr>
          <w:rFonts w:eastAsia="Georgia"/>
        </w:rPr>
        <w:t>Minkowski smiled.</w:t>
      </w:r>
    </w:p>
    <w:p w14:paraId="6A882FBD" w14:textId="77777777" w:rsidR="00A1675C" w:rsidRDefault="00000000">
      <w:pPr>
        <w:spacing w:before="40" w:after="120"/>
      </w:pPr>
      <w:r>
        <w:rPr>
          <w:rFonts w:eastAsia="Georgia"/>
        </w:rPr>
        <w:t>“Exactly.”</w:t>
      </w:r>
    </w:p>
    <w:p w14:paraId="059C5E60" w14:textId="77777777" w:rsidR="00A1675C" w:rsidRDefault="00000000">
      <w:pPr>
        <w:ind w:firstLine="432"/>
      </w:pPr>
      <w:r>
        <w:rPr>
          <w:rFonts w:eastAsia="Georgia"/>
        </w:rPr>
        <w:t>Weinstein carefully looked at him.</w:t>
      </w:r>
    </w:p>
    <w:p w14:paraId="5ADD2DE3" w14:textId="77777777" w:rsidR="00A1675C" w:rsidRDefault="00000000">
      <w:pPr>
        <w:spacing w:before="40" w:after="120"/>
      </w:pPr>
      <w:r>
        <w:rPr>
          <w:rFonts w:eastAsia="Georgia"/>
        </w:rPr>
        <w:t>“Don't be pleased with yourself.”</w:t>
      </w:r>
    </w:p>
    <w:p w14:paraId="72365353" w14:textId="77777777" w:rsidR="00A1675C" w:rsidRDefault="00000000">
      <w:pPr>
        <w:spacing w:before="40" w:after="120"/>
      </w:pPr>
      <w:r>
        <w:rPr>
          <w:rFonts w:eastAsia="Georgia"/>
        </w:rPr>
        <w:t>“I wasn't.”</w:t>
      </w:r>
    </w:p>
    <w:p w14:paraId="29278CA4" w14:textId="77777777" w:rsidR="00A1675C" w:rsidRDefault="00000000">
      <w:pPr>
        <w:spacing w:before="40" w:after="120"/>
      </w:pPr>
      <w:r>
        <w:rPr>
          <w:rFonts w:eastAsia="Georgia"/>
        </w:rPr>
        <w:t>“You were.”</w:t>
      </w:r>
    </w:p>
    <w:p w14:paraId="6D4B4239" w14:textId="77777777" w:rsidR="00A1675C" w:rsidRDefault="00000000">
      <w:pPr>
        <w:spacing w:before="40" w:after="120"/>
      </w:pPr>
      <w:r>
        <w:rPr>
          <w:rFonts w:eastAsia="Georgia"/>
        </w:rPr>
        <w:t>“Perhaps.”</w:t>
      </w:r>
    </w:p>
    <w:p w14:paraId="7B386BF4" w14:textId="77777777" w:rsidR="00A1675C" w:rsidRDefault="00000000">
      <w:pPr>
        <w:ind w:firstLine="432"/>
      </w:pPr>
      <w:r>
        <w:rPr>
          <w:rFonts w:eastAsia="Georgia"/>
        </w:rPr>
        <w:t>Weinstein returned to the strange vivid photograph.</w:t>
      </w:r>
    </w:p>
    <w:p w14:paraId="3E927B88" w14:textId="77777777" w:rsidR="00A1675C" w:rsidRDefault="00000000">
      <w:pPr>
        <w:spacing w:before="40" w:after="120"/>
      </w:pPr>
      <w:r>
        <w:rPr>
          <w:rFonts w:eastAsia="Georgia"/>
        </w:rPr>
        <w:t>“The timestamp alone tells us almost nothing.”</w:t>
      </w:r>
    </w:p>
    <w:p w14:paraId="1499EF0B" w14:textId="77777777" w:rsidR="00A1675C" w:rsidRDefault="00000000">
      <w:pPr>
        <w:spacing w:before="40" w:after="120"/>
      </w:pPr>
      <w:r>
        <w:rPr>
          <w:rFonts w:eastAsia="Georgia"/>
        </w:rPr>
        <w:t>“Correct.”</w:t>
      </w:r>
    </w:p>
    <w:p w14:paraId="70743C47" w14:textId="77777777" w:rsidR="00A1675C" w:rsidRDefault="00000000">
      <w:pPr>
        <w:spacing w:before="40" w:after="120"/>
      </w:pPr>
      <w:r>
        <w:rPr>
          <w:rFonts w:eastAsia="Georgia"/>
        </w:rPr>
        <w:t>“We need the event coordinates.”</w:t>
      </w:r>
    </w:p>
    <w:p w14:paraId="36397458" w14:textId="77777777" w:rsidR="00A1675C" w:rsidRDefault="00000000">
      <w:pPr>
        <w:spacing w:before="40" w:after="120"/>
      </w:pPr>
      <w:r>
        <w:rPr>
          <w:rFonts w:eastAsia="Georgia"/>
        </w:rPr>
        <w:t>“Correct.”</w:t>
      </w:r>
    </w:p>
    <w:p w14:paraId="553113E2" w14:textId="77777777" w:rsidR="00A1675C" w:rsidRDefault="00000000">
      <w:pPr>
        <w:spacing w:before="40" w:after="120"/>
      </w:pPr>
      <w:r>
        <w:rPr>
          <w:rFonts w:eastAsia="Georgia"/>
        </w:rPr>
        <w:t>“And the observer's frame.”</w:t>
      </w:r>
    </w:p>
    <w:p w14:paraId="56D49C9E" w14:textId="77777777" w:rsidR="00A1675C" w:rsidRDefault="00000000">
      <w:pPr>
        <w:spacing w:before="40" w:after="120"/>
      </w:pPr>
      <w:r>
        <w:rPr>
          <w:rFonts w:eastAsia="Georgia"/>
        </w:rPr>
        <w:t>“Correct.”</w:t>
      </w:r>
    </w:p>
    <w:p w14:paraId="3589393C" w14:textId="77777777" w:rsidR="00A1675C" w:rsidRDefault="00000000">
      <w:pPr>
        <w:spacing w:before="40" w:after="120"/>
      </w:pPr>
      <w:r>
        <w:rPr>
          <w:rFonts w:eastAsia="Georgia"/>
        </w:rPr>
        <w:t>“And the light-travel time between the event and the camera.”</w:t>
      </w:r>
    </w:p>
    <w:p w14:paraId="6C65727C" w14:textId="77777777" w:rsidR="00A1675C" w:rsidRDefault="00000000">
      <w:pPr>
        <w:spacing w:before="40" w:after="120"/>
      </w:pPr>
      <w:r>
        <w:rPr>
          <w:rFonts w:eastAsia="Georgia"/>
        </w:rPr>
        <w:t>“Correct.”</w:t>
      </w:r>
    </w:p>
    <w:p w14:paraId="0AE5E806" w14:textId="77777777" w:rsidR="00A1675C" w:rsidRDefault="00000000">
      <w:pPr>
        <w:ind w:firstLine="432"/>
      </w:pPr>
      <w:r>
        <w:rPr>
          <w:rFonts w:eastAsia="Georgia"/>
        </w:rPr>
        <w:t>Weinstein nodded.</w:t>
      </w:r>
    </w:p>
    <w:p w14:paraId="3102F417" w14:textId="77777777" w:rsidR="00A1675C" w:rsidRDefault="00000000">
      <w:pPr>
        <w:spacing w:before="40" w:after="120"/>
      </w:pPr>
      <w:r>
        <w:rPr>
          <w:rFonts w:eastAsia="Georgia"/>
        </w:rPr>
        <w:t>“Well, that's straightforward.”</w:t>
      </w:r>
    </w:p>
    <w:p w14:paraId="595ADBE3" w14:textId="77777777" w:rsidR="00A1675C" w:rsidRDefault="00000000">
      <w:pPr>
        <w:ind w:firstLine="432"/>
      </w:pPr>
      <w:r>
        <w:rPr>
          <w:rFonts w:eastAsia="Georgia"/>
        </w:rPr>
        <w:t>Minkowski smiled.</w:t>
      </w:r>
    </w:p>
    <w:p w14:paraId="0DB282E3" w14:textId="77777777" w:rsidR="00A1675C" w:rsidRDefault="00000000">
      <w:pPr>
        <w:spacing w:before="40" w:after="120"/>
      </w:pPr>
      <w:r>
        <w:rPr>
          <w:rFonts w:eastAsia="Georgia"/>
        </w:rPr>
        <w:t>“Is it?”</w:t>
      </w:r>
    </w:p>
    <w:p w14:paraId="1453F5C4" w14:textId="77777777" w:rsidR="00A1675C" w:rsidRDefault="00000000">
      <w:pPr>
        <w:spacing w:before="40" w:after="120"/>
      </w:pPr>
      <w:r>
        <w:rPr>
          <w:rFonts w:eastAsia="Georgia"/>
        </w:rPr>
        <w:t>“No.”</w:t>
      </w:r>
    </w:p>
    <w:p w14:paraId="740815A0" w14:textId="77777777" w:rsidR="00A1675C" w:rsidRDefault="00000000">
      <w:pPr>
        <w:spacing w:before="40" w:after="120"/>
      </w:pPr>
      <w:r>
        <w:rPr>
          <w:rFonts w:eastAsia="Georgia"/>
        </w:rPr>
        <w:t>“Good.”</w:t>
      </w:r>
    </w:p>
    <w:p w14:paraId="75328884" w14:textId="77777777" w:rsidR="00A1675C" w:rsidRDefault="00000000">
      <w:pPr>
        <w:ind w:firstLine="432"/>
      </w:pPr>
      <w:r>
        <w:rPr>
          <w:rFonts w:eastAsia="Georgia"/>
        </w:rPr>
        <w:t>Weinstein looked again. There was something else. A brass old clock.</w:t>
      </w:r>
    </w:p>
    <w:p w14:paraId="2EAC37A6" w14:textId="77777777" w:rsidR="00A1675C" w:rsidRDefault="00000000">
      <w:pPr>
        <w:ind w:firstLine="432"/>
      </w:pPr>
      <w:r>
        <w:rPr>
          <w:rFonts w:eastAsia="Georgia"/>
        </w:rPr>
        <w:t>The same old clock he'd seen in his office. He pointed at it.</w:t>
      </w:r>
    </w:p>
    <w:p w14:paraId="1FDFB359" w14:textId="77777777" w:rsidR="00A1675C" w:rsidRDefault="00000000">
      <w:pPr>
        <w:spacing w:before="40" w:after="120"/>
      </w:pPr>
      <w:r>
        <w:rPr>
          <w:rFonts w:eastAsia="Georgia"/>
        </w:rPr>
        <w:t>“That.”</w:t>
      </w:r>
    </w:p>
    <w:p w14:paraId="63F02137" w14:textId="77777777" w:rsidR="00A1675C" w:rsidRDefault="00000000">
      <w:pPr>
        <w:spacing w:before="40" w:after="120"/>
      </w:pPr>
      <w:r>
        <w:rPr>
          <w:rFonts w:eastAsia="Georgia"/>
        </w:rPr>
        <w:t>“Yes.”</w:t>
      </w:r>
    </w:p>
    <w:p w14:paraId="0E372A8D" w14:textId="77777777" w:rsidR="00A1675C" w:rsidRDefault="00000000">
      <w:pPr>
        <w:spacing w:before="40" w:after="120"/>
      </w:pPr>
      <w:r>
        <w:rPr>
          <w:rFonts w:eastAsia="Georgia"/>
        </w:rPr>
        <w:t>“I've seen that clock.”</w:t>
      </w:r>
    </w:p>
    <w:p w14:paraId="75682874" w14:textId="77777777" w:rsidR="00A1675C" w:rsidRDefault="00000000">
      <w:pPr>
        <w:spacing w:before="40" w:after="120"/>
      </w:pPr>
      <w:r>
        <w:rPr>
          <w:rFonts w:eastAsia="Georgia"/>
        </w:rPr>
        <w:t>“Where?”</w:t>
      </w:r>
    </w:p>
    <w:p w14:paraId="37E4E40D" w14:textId="77777777" w:rsidR="00A1675C" w:rsidRDefault="00000000">
      <w:pPr>
        <w:spacing w:before="40" w:after="120"/>
      </w:pPr>
      <w:r>
        <w:rPr>
          <w:rFonts w:eastAsia="Georgia"/>
        </w:rPr>
        <w:t>“In London.”</w:t>
      </w:r>
    </w:p>
    <w:p w14:paraId="630D8E94" w14:textId="77777777" w:rsidR="00A1675C" w:rsidRDefault="00000000">
      <w:pPr>
        <w:ind w:firstLine="432"/>
      </w:pPr>
      <w:r>
        <w:rPr>
          <w:rFonts w:eastAsia="Georgia"/>
        </w:rPr>
        <w:t>Minkowski was silent. Weinstein carefully looked at him.</w:t>
      </w:r>
    </w:p>
    <w:p w14:paraId="1A23A506" w14:textId="77777777" w:rsidR="00A1675C" w:rsidRDefault="00000000">
      <w:pPr>
        <w:spacing w:before="40" w:after="120"/>
      </w:pPr>
      <w:r>
        <w:rPr>
          <w:rFonts w:eastAsia="Georgia"/>
        </w:rPr>
        <w:t>“Yesterday.”</w:t>
      </w:r>
    </w:p>
    <w:p w14:paraId="647EA82D" w14:textId="77777777" w:rsidR="00A1675C" w:rsidRDefault="00000000">
      <w:pPr>
        <w:ind w:firstLine="432"/>
      </w:pPr>
      <w:r>
        <w:rPr>
          <w:rFonts w:eastAsia="Georgia"/>
        </w:rPr>
        <w:t>Minkowski nodded.</w:t>
      </w:r>
    </w:p>
    <w:p w14:paraId="6A06ADBF" w14:textId="77777777" w:rsidR="00A1675C" w:rsidRDefault="00000000">
      <w:pPr>
        <w:spacing w:before="40" w:after="120"/>
      </w:pPr>
      <w:r>
        <w:rPr>
          <w:rFonts w:eastAsia="Georgia"/>
        </w:rPr>
        <w:t>“Yes.”</w:t>
      </w:r>
    </w:p>
    <w:p w14:paraId="1D446BB4" w14:textId="77777777" w:rsidR="00A1675C" w:rsidRDefault="00000000">
      <w:pPr>
        <w:ind w:firstLine="432"/>
      </w:pPr>
      <w:r>
        <w:rPr>
          <w:rFonts w:eastAsia="Georgia"/>
        </w:rPr>
        <w:t>Weinstein stared intently.</w:t>
      </w:r>
    </w:p>
    <w:p w14:paraId="64E4A0C5" w14:textId="77777777" w:rsidR="00A1675C" w:rsidRDefault="00000000">
      <w:pPr>
        <w:spacing w:before="40" w:after="120"/>
      </w:pPr>
      <w:r>
        <w:rPr>
          <w:rFonts w:eastAsia="Georgia"/>
        </w:rPr>
        <w:t>“Why didn't you tell me?”</w:t>
      </w:r>
    </w:p>
    <w:p w14:paraId="31F8913D" w14:textId="77777777" w:rsidR="00A1675C" w:rsidRDefault="00000000">
      <w:pPr>
        <w:spacing w:before="40" w:after="120"/>
      </w:pPr>
      <w:r>
        <w:rPr>
          <w:rFonts w:eastAsia="Georgia"/>
        </w:rPr>
        <w:t>“I wanted you to notice.”</w:t>
      </w:r>
    </w:p>
    <w:p w14:paraId="27E8ABAD" w14:textId="77777777" w:rsidR="00A1675C" w:rsidRDefault="00000000">
      <w:pPr>
        <w:spacing w:before="40" w:after="120"/>
      </w:pPr>
      <w:r>
        <w:rPr>
          <w:rFonts w:eastAsia="Georgia"/>
        </w:rPr>
        <w:t>Weinstein sighed.</w:t>
      </w:r>
    </w:p>
    <w:p w14:paraId="240ECF83" w14:textId="77777777" w:rsidR="00A1675C" w:rsidRDefault="00000000">
      <w:pPr>
        <w:spacing w:before="40" w:after="120"/>
      </w:pPr>
      <w:r>
        <w:rPr>
          <w:rFonts w:eastAsia="Georgia"/>
        </w:rPr>
        <w:t>“You have an unfortunate tendency to turn information into puzzles.”</w:t>
      </w:r>
    </w:p>
    <w:p w14:paraId="673B88E3" w14:textId="77777777" w:rsidR="00A1675C" w:rsidRDefault="00000000">
      <w:pPr>
        <w:spacing w:before="40" w:after="120"/>
      </w:pPr>
      <w:r>
        <w:rPr>
          <w:rFonts w:eastAsia="Georgia"/>
        </w:rPr>
        <w:t>“It keeps the mind active.”</w:t>
      </w:r>
    </w:p>
    <w:p w14:paraId="71FF646C" w14:textId="77777777" w:rsidR="00A1675C" w:rsidRDefault="00000000">
      <w:pPr>
        <w:spacing w:before="40" w:after="120"/>
      </w:pPr>
      <w:r>
        <w:rPr>
          <w:rFonts w:eastAsia="Georgia"/>
        </w:rPr>
        <w:t>“It also wastes time.”</w:t>
      </w:r>
    </w:p>
    <w:p w14:paraId="6DBC7C04" w14:textId="77777777" w:rsidR="00A1675C" w:rsidRDefault="00000000">
      <w:pPr>
        <w:spacing w:before="40" w:after="120"/>
      </w:pPr>
      <w:r>
        <w:rPr>
          <w:rFonts w:eastAsia="Georgia"/>
        </w:rPr>
        <w:t>“Not according to relativity.”</w:t>
      </w:r>
    </w:p>
    <w:p w14:paraId="72EE9E29" w14:textId="77777777" w:rsidR="00A1675C" w:rsidRDefault="00000000">
      <w:pPr>
        <w:ind w:firstLine="432"/>
      </w:pPr>
      <w:r>
        <w:rPr>
          <w:rFonts w:eastAsia="Georgia"/>
        </w:rPr>
        <w:t>Weinstein quietly looked at him.</w:t>
      </w:r>
    </w:p>
    <w:p w14:paraId="47367CB6" w14:textId="77777777" w:rsidR="00A1675C" w:rsidRDefault="00000000">
      <w:pPr>
        <w:spacing w:before="40" w:after="120"/>
      </w:pPr>
      <w:r>
        <w:rPr>
          <w:rFonts w:eastAsia="Georgia"/>
        </w:rPr>
        <w:t>“That was terrible.”</w:t>
      </w:r>
    </w:p>
    <w:p w14:paraId="105B28AA" w14:textId="77777777" w:rsidR="00A1675C" w:rsidRDefault="00000000">
      <w:pPr>
        <w:spacing w:before="40" w:after="120"/>
      </w:pPr>
      <w:r>
        <w:rPr>
          <w:rFonts w:eastAsia="Georgia"/>
        </w:rPr>
        <w:t>“I know.”</w:t>
      </w:r>
    </w:p>
    <w:p w14:paraId="1433AD5E" w14:textId="77777777" w:rsidR="00A1675C" w:rsidRDefault="00000000">
      <w:pPr>
        <w:ind w:firstLine="432"/>
      </w:pPr>
      <w:r>
        <w:rPr>
          <w:rFonts w:eastAsia="Georgia"/>
        </w:rPr>
        <w:t>Weinstein handed the photograph back.</w:t>
      </w:r>
    </w:p>
    <w:p w14:paraId="1D8EBE0D" w14:textId="77777777" w:rsidR="00A1675C" w:rsidRDefault="00000000">
      <w:pPr>
        <w:spacing w:before="40" w:after="120"/>
      </w:pPr>
      <w:r>
        <w:rPr>
          <w:rFonts w:eastAsia="Georgia"/>
        </w:rPr>
        <w:t>“Let's go to London.”</w:t>
      </w:r>
    </w:p>
    <w:p w14:paraId="081DB678" w14:textId="77777777" w:rsidR="00A1675C" w:rsidRDefault="00000000">
      <w:pPr>
        <w:ind w:firstLine="432"/>
      </w:pPr>
      <w:r>
        <w:rPr>
          <w:rFonts w:eastAsia="Georgia"/>
        </w:rPr>
        <w:t>Minkowski raised an eyebrow.</w:t>
      </w:r>
    </w:p>
    <w:p w14:paraId="76EDC07A" w14:textId="77777777" w:rsidR="00A1675C" w:rsidRDefault="00000000">
      <w:pPr>
        <w:spacing w:before="40" w:after="120"/>
      </w:pPr>
      <w:r>
        <w:rPr>
          <w:rFonts w:eastAsia="Georgia"/>
        </w:rPr>
        <w:t>“Now?”</w:t>
      </w:r>
    </w:p>
    <w:p w14:paraId="19FE12F1" w14:textId="77777777" w:rsidR="00A1675C" w:rsidRDefault="00000000">
      <w:pPr>
        <w:spacing w:before="40" w:after="120"/>
      </w:pPr>
      <w:r>
        <w:rPr>
          <w:rFonts w:eastAsia="Georgia"/>
        </w:rPr>
        <w:t>“Yes.”</w:t>
      </w:r>
    </w:p>
    <w:p w14:paraId="43295C86" w14:textId="77777777" w:rsidR="00A1675C" w:rsidRDefault="00000000">
      <w:pPr>
        <w:spacing w:before="40" w:after="120"/>
      </w:pPr>
      <w:r>
        <w:rPr>
          <w:rFonts w:eastAsia="Georgia"/>
        </w:rPr>
        <w:t>“You're not curious about the patent?”</w:t>
      </w:r>
    </w:p>
    <w:p w14:paraId="24CF6AA1" w14:textId="77777777" w:rsidR="00A1675C" w:rsidRDefault="00000000">
      <w:pPr>
        <w:ind w:firstLine="432"/>
      </w:pPr>
      <w:r>
        <w:rPr>
          <w:rFonts w:eastAsia="Georgia"/>
        </w:rPr>
        <w:t>Weinstein carefully looked toward the office.</w:t>
      </w:r>
    </w:p>
    <w:p w14:paraId="443A762F" w14:textId="77777777" w:rsidR="00A1675C" w:rsidRDefault="00000000">
      <w:pPr>
        <w:spacing w:before="40" w:after="120"/>
      </w:pPr>
      <w:r>
        <w:rPr>
          <w:rFonts w:eastAsia="Georgia"/>
        </w:rPr>
        <w:t>“No.”</w:t>
      </w:r>
    </w:p>
    <w:p w14:paraId="11D4BECC" w14:textId="77777777" w:rsidR="00A1675C" w:rsidRDefault="00000000">
      <w:pPr>
        <w:spacing w:before="40" w:after="120"/>
      </w:pPr>
      <w:r>
        <w:rPr>
          <w:rFonts w:eastAsia="Georgia"/>
        </w:rPr>
        <w:t>“The spring?”</w:t>
      </w:r>
    </w:p>
    <w:p w14:paraId="29A843CB" w14:textId="77777777" w:rsidR="00A1675C" w:rsidRDefault="00000000">
      <w:pPr>
        <w:spacing w:before="40" w:after="120"/>
      </w:pPr>
      <w:r>
        <w:rPr>
          <w:rFonts w:eastAsia="Georgia"/>
        </w:rPr>
        <w:t>“No.”</w:t>
      </w:r>
    </w:p>
    <w:p w14:paraId="373D989D" w14:textId="77777777" w:rsidR="00A1675C" w:rsidRDefault="00000000">
      <w:pPr>
        <w:spacing w:before="40" w:after="120"/>
      </w:pPr>
      <w:r>
        <w:rPr>
          <w:rFonts w:eastAsia="Georgia"/>
        </w:rPr>
        <w:t>“The regulator?”</w:t>
      </w:r>
    </w:p>
    <w:p w14:paraId="51149F05" w14:textId="77777777" w:rsidR="00A1675C" w:rsidRDefault="00000000">
      <w:pPr>
        <w:spacing w:before="40" w:after="120"/>
      </w:pPr>
      <w:r>
        <w:rPr>
          <w:rFonts w:eastAsia="Georgia"/>
        </w:rPr>
        <w:t>“No.”</w:t>
      </w:r>
    </w:p>
    <w:p w14:paraId="1F255072" w14:textId="77777777" w:rsidR="00A1675C" w:rsidRDefault="00000000">
      <w:pPr>
        <w:ind w:firstLine="432"/>
      </w:pPr>
      <w:r>
        <w:rPr>
          <w:rFonts w:eastAsia="Georgia"/>
        </w:rPr>
        <w:t>Minkowski nodded.</w:t>
      </w:r>
    </w:p>
    <w:p w14:paraId="758BDFC8" w14:textId="77777777" w:rsidR="00A1675C" w:rsidRDefault="00000000">
      <w:pPr>
        <w:spacing w:before="40" w:after="120"/>
      </w:pPr>
      <w:r>
        <w:rPr>
          <w:rFonts w:eastAsia="Georgia"/>
        </w:rPr>
        <w:t>“Good.”</w:t>
      </w:r>
    </w:p>
    <w:p w14:paraId="1214E89B" w14:textId="77777777" w:rsidR="00A1675C" w:rsidRDefault="00000000">
      <w:pPr>
        <w:ind w:firstLine="432"/>
      </w:pPr>
      <w:r>
        <w:rPr>
          <w:rFonts w:eastAsia="Georgia"/>
        </w:rPr>
        <w:t>They quietly walked toward the stairs.</w:t>
      </w:r>
    </w:p>
    <w:p w14:paraId="472C39FB" w14:textId="77777777" w:rsidR="00A1675C" w:rsidRDefault="00000000">
      <w:pPr>
        <w:spacing w:before="40" w:after="120"/>
      </w:pPr>
      <w:r>
        <w:rPr>
          <w:rFonts w:eastAsia="Georgia"/>
        </w:rPr>
        <w:t>After a moment, Weinstein added:</w:t>
      </w:r>
    </w:p>
    <w:p w14:paraId="06B92A74" w14:textId="77777777" w:rsidR="00A1675C" w:rsidRDefault="00000000">
      <w:pPr>
        <w:spacing w:before="40" w:after="120"/>
      </w:pPr>
      <w:r>
        <w:rPr>
          <w:rFonts w:eastAsia="Georgia"/>
        </w:rPr>
        <w:t>“There's something else.”</w:t>
      </w:r>
    </w:p>
    <w:p w14:paraId="089E5692" w14:textId="77777777" w:rsidR="00A1675C" w:rsidRDefault="00000000">
      <w:pPr>
        <w:spacing w:before="40" w:after="120"/>
      </w:pPr>
      <w:r>
        <w:rPr>
          <w:rFonts w:eastAsia="Georgia"/>
        </w:rPr>
        <w:t>“What?”</w:t>
      </w:r>
    </w:p>
    <w:p w14:paraId="3D6BDBE2" w14:textId="77777777" w:rsidR="00A1675C" w:rsidRDefault="00000000">
      <w:pPr>
        <w:spacing w:before="40" w:after="120"/>
      </w:pPr>
      <w:r>
        <w:rPr>
          <w:rFonts w:eastAsia="Georgia"/>
        </w:rPr>
        <w:t>“The difference between the clocks.”</w:t>
      </w:r>
    </w:p>
    <w:p w14:paraId="6DDF3375" w14:textId="77777777" w:rsidR="00A1675C" w:rsidRDefault="00000000">
      <w:pPr>
        <w:spacing w:before="40" w:after="120"/>
      </w:pPr>
      <w:r>
        <w:rPr>
          <w:rFonts w:eastAsia="Georgia"/>
        </w:rPr>
        <w:t>“Yes?”</w:t>
      </w:r>
    </w:p>
    <w:p w14:paraId="26C5FED9" w14:textId="77777777" w:rsidR="00A1675C" w:rsidRDefault="00000000">
      <w:pPr>
        <w:spacing w:before="40" w:after="120"/>
      </w:pPr>
      <w:r>
        <w:rPr>
          <w:rFonts w:eastAsia="Georgia"/>
        </w:rPr>
        <w:t>“It's much too large to be explained by the gravitational field of the Earth at that height.”</w:t>
      </w:r>
    </w:p>
    <w:p w14:paraId="14CEA1AD" w14:textId="77777777" w:rsidR="00A1675C" w:rsidRDefault="00000000">
      <w:pPr>
        <w:ind w:firstLine="432"/>
      </w:pPr>
      <w:r>
        <w:rPr>
          <w:rFonts w:eastAsia="Georgia"/>
        </w:rPr>
        <w:t>Minkowski nodded.</w:t>
      </w:r>
    </w:p>
    <w:p w14:paraId="561D3154" w14:textId="77777777" w:rsidR="00A1675C" w:rsidRDefault="00000000">
      <w:pPr>
        <w:spacing w:before="40" w:after="120"/>
      </w:pPr>
      <w:r>
        <w:rPr>
          <w:rFonts w:eastAsia="Georgia"/>
        </w:rPr>
        <w:t>“Exactly.”</w:t>
      </w:r>
    </w:p>
    <w:p w14:paraId="38FA484C" w14:textId="77777777" w:rsidR="00A1675C" w:rsidRDefault="00000000">
      <w:pPr>
        <w:spacing w:before="40" w:after="120"/>
      </w:pPr>
      <w:r>
        <w:rPr>
          <w:rFonts w:eastAsia="Georgia"/>
        </w:rPr>
        <w:t>“So either the clocks are wrong...”</w:t>
      </w:r>
    </w:p>
    <w:p w14:paraId="74B44AD9" w14:textId="77777777" w:rsidR="00A1675C" w:rsidRDefault="00000000">
      <w:pPr>
        <w:spacing w:before="40" w:after="120"/>
      </w:pPr>
      <w:r>
        <w:rPr>
          <w:rFonts w:eastAsia="Georgia"/>
        </w:rPr>
        <w:t>“Yes.”</w:t>
      </w:r>
    </w:p>
    <w:p w14:paraId="43A84C5C" w14:textId="77777777" w:rsidR="00A1675C" w:rsidRDefault="00000000">
      <w:pPr>
        <w:spacing w:before="40" w:after="120"/>
      </w:pPr>
      <w:r>
        <w:rPr>
          <w:rFonts w:eastAsia="Georgia"/>
        </w:rPr>
        <w:t>“...or we're not dealing with the Earth's ordinary gravitational field.”</w:t>
      </w:r>
    </w:p>
    <w:p w14:paraId="2A86440F" w14:textId="77777777" w:rsidR="00A1675C" w:rsidRDefault="00000000">
      <w:pPr>
        <w:spacing w:before="40" w:after="120"/>
      </w:pPr>
      <w:r>
        <w:rPr>
          <w:rFonts w:eastAsia="Georgia"/>
        </w:rPr>
        <w:t>“Yes.”</w:t>
      </w:r>
    </w:p>
    <w:p w14:paraId="7BEDB6BB" w14:textId="77777777" w:rsidR="00A1675C" w:rsidRDefault="00000000">
      <w:pPr>
        <w:ind w:firstLine="432"/>
      </w:pPr>
      <w:r>
        <w:rPr>
          <w:rFonts w:eastAsia="Georgia"/>
        </w:rPr>
        <w:t>Weinstein stopped.</w:t>
      </w:r>
    </w:p>
    <w:p w14:paraId="6988287B" w14:textId="77777777" w:rsidR="00A1675C" w:rsidRDefault="00000000">
      <w:pPr>
        <w:spacing w:before="40" w:after="120"/>
      </w:pPr>
      <w:r>
        <w:rPr>
          <w:rFonts w:eastAsia="Georgia"/>
        </w:rPr>
        <w:t>“Then what are we dealing with?”</w:t>
      </w:r>
    </w:p>
    <w:p w14:paraId="2785DCF6" w14:textId="77777777" w:rsidR="00A1675C" w:rsidRDefault="00000000">
      <w:pPr>
        <w:ind w:firstLine="432"/>
      </w:pPr>
      <w:r>
        <w:rPr>
          <w:rFonts w:eastAsia="Georgia"/>
        </w:rPr>
        <w:t>Minkowski looked at him.</w:t>
      </w:r>
    </w:p>
    <w:p w14:paraId="557AA0E2" w14:textId="77777777" w:rsidR="00A1675C" w:rsidRDefault="00000000">
      <w:pPr>
        <w:spacing w:before="40" w:after="120"/>
      </w:pPr>
      <w:r>
        <w:rPr>
          <w:rFonts w:eastAsia="Georgia"/>
        </w:rPr>
        <w:t>“That is the interesting question.”</w:t>
      </w:r>
    </w:p>
    <w:p w14:paraId="5C7ADDEF" w14:textId="77777777" w:rsidR="00A1675C" w:rsidRDefault="00000000">
      <w:pPr>
        <w:ind w:firstLine="432"/>
      </w:pPr>
      <w:r>
        <w:rPr>
          <w:rFonts w:eastAsia="Georgia"/>
        </w:rPr>
        <w:t>Weinstein nodded.</w:t>
      </w:r>
    </w:p>
    <w:p w14:paraId="70A0FFE0" w14:textId="77777777" w:rsidR="00A1675C" w:rsidRDefault="00000000">
      <w:pPr>
        <w:spacing w:before="40" w:after="120"/>
      </w:pPr>
      <w:r>
        <w:rPr>
          <w:rFonts w:eastAsia="Georgia"/>
        </w:rPr>
        <w:t>“Well, that's settled.”</w:t>
      </w:r>
    </w:p>
    <w:p w14:paraId="6B851D59" w14:textId="77777777" w:rsidR="00A1675C" w:rsidRDefault="00000000">
      <w:pPr>
        <w:ind w:firstLine="432"/>
      </w:pPr>
      <w:r>
        <w:rPr>
          <w:rFonts w:eastAsia="Georgia"/>
        </w:rPr>
        <w:t>Minkowski stared intently at him.</w:t>
      </w:r>
    </w:p>
    <w:p w14:paraId="6CC3CB9A" w14:textId="77777777" w:rsidR="00A1675C" w:rsidRDefault="00000000">
      <w:pPr>
        <w:spacing w:before="40" w:after="120"/>
      </w:pPr>
      <w:r>
        <w:rPr>
          <w:rFonts w:eastAsia="Georgia"/>
        </w:rPr>
        <w:t>“What is?”</w:t>
      </w:r>
    </w:p>
    <w:p w14:paraId="2E66BEEB" w14:textId="77777777" w:rsidR="00A1675C" w:rsidRDefault="00000000">
      <w:pPr>
        <w:spacing w:before="40" w:after="120"/>
      </w:pPr>
      <w:r>
        <w:rPr>
          <w:rFonts w:eastAsia="Georgia"/>
        </w:rPr>
        <w:t>“That we don't know.”</w:t>
      </w:r>
    </w:p>
    <w:p w14:paraId="36B70D78" w14:textId="77777777" w:rsidR="00A1675C" w:rsidRDefault="00000000">
      <w:pPr>
        <w:ind w:firstLine="432"/>
      </w:pPr>
      <w:r>
        <w:rPr>
          <w:rFonts w:eastAsia="Georgia"/>
        </w:rPr>
        <w:t>Minkowski gently smiled.</w:t>
      </w:r>
    </w:p>
    <w:p w14:paraId="278C951A" w14:textId="77777777" w:rsidR="00A1675C" w:rsidRDefault="00000000">
      <w:pPr>
        <w:spacing w:before="40" w:after="120"/>
      </w:pPr>
      <w:r>
        <w:rPr>
          <w:rFonts w:eastAsia="Georgia"/>
        </w:rPr>
        <w:t>“Quite.”</w:t>
      </w:r>
    </w:p>
    <w:p w14:paraId="5740DE7C" w14:textId="154F8540" w:rsidR="00A1675C" w:rsidRDefault="00000000">
      <w:pPr>
        <w:ind w:firstLine="432"/>
      </w:pPr>
      <w:r>
        <w:rPr>
          <w:rFonts w:eastAsia="Georgia"/>
        </w:rPr>
        <w:t xml:space="preserve">They continued down the stairs. In London, Derek Gent was standing in the Bureau, staring at the same strange photograph. </w:t>
      </w:r>
      <w:r w:rsidR="003434B6">
        <w:rPr>
          <w:rFonts w:eastAsia="Georgia"/>
        </w:rPr>
        <w:t>Penny</w:t>
      </w:r>
      <w:r>
        <w:rPr>
          <w:rFonts w:eastAsia="Georgia"/>
        </w:rPr>
        <w:t xml:space="preserve"> stood beside him.</w:t>
      </w:r>
    </w:p>
    <w:p w14:paraId="6EA4254B" w14:textId="77777777" w:rsidR="00A1675C" w:rsidRDefault="00000000">
      <w:pPr>
        <w:ind w:firstLine="432"/>
      </w:pPr>
      <w:r>
        <w:rPr>
          <w:rFonts w:eastAsia="Georgia"/>
        </w:rPr>
        <w:t>Trevor was at the computer. The three of them had spent the morning testing the Lorentz transformation against the mysterious timestamps. The result had been unsatisfactory.</w:t>
      </w:r>
    </w:p>
    <w:p w14:paraId="2A379DD1" w14:textId="77777777" w:rsidR="00A1675C" w:rsidRDefault="00000000">
      <w:pPr>
        <w:ind w:firstLine="432"/>
      </w:pPr>
      <w:r>
        <w:rPr>
          <w:rFonts w:eastAsia="Georgia"/>
        </w:rPr>
        <w:t>The mathematics worked. The interpretation didn't. Derek looked at the latest calculation.</w:t>
      </w:r>
    </w:p>
    <w:p w14:paraId="32AE203C" w14:textId="77777777" w:rsidR="00A1675C" w:rsidRDefault="00000000">
      <w:pPr>
        <w:spacing w:before="40" w:after="120"/>
      </w:pPr>
      <w:r>
        <w:rPr>
          <w:rFonts w:eastAsia="Georgia"/>
        </w:rPr>
        <w:t>“We've got a problem.”</w:t>
      </w:r>
    </w:p>
    <w:p w14:paraId="5D17784F" w14:textId="77777777" w:rsidR="00A1675C" w:rsidRDefault="00000000">
      <w:pPr>
        <w:ind w:firstLine="432"/>
      </w:pPr>
      <w:r>
        <w:rPr>
          <w:rFonts w:eastAsia="Georgia"/>
        </w:rPr>
        <w:t>Trevor looked over.</w:t>
      </w:r>
    </w:p>
    <w:p w14:paraId="686F58B8" w14:textId="77777777" w:rsidR="00A1675C" w:rsidRDefault="00000000">
      <w:pPr>
        <w:spacing w:before="40" w:after="120"/>
      </w:pPr>
      <w:r>
        <w:rPr>
          <w:rFonts w:eastAsia="Georgia"/>
        </w:rPr>
        <w:t>“What sort?”</w:t>
      </w:r>
    </w:p>
    <w:p w14:paraId="12AB8BE0" w14:textId="77777777" w:rsidR="00A1675C" w:rsidRDefault="00000000">
      <w:pPr>
        <w:spacing w:before="40" w:after="120"/>
      </w:pPr>
      <w:r>
        <w:rPr>
          <w:rFonts w:eastAsia="Georgia"/>
        </w:rPr>
        <w:t>“The relative velocity required to transform the two timestamps is greater than the speed of light.”</w:t>
      </w:r>
    </w:p>
    <w:p w14:paraId="5A21BB9B" w14:textId="70A6B4A8" w:rsidR="00A1675C" w:rsidRDefault="003434B6">
      <w:pPr>
        <w:ind w:firstLine="432"/>
      </w:pPr>
      <w:r>
        <w:rPr>
          <w:rFonts w:eastAsia="Georgia"/>
        </w:rPr>
        <w:t>Penny quietly nodded.</w:t>
      </w:r>
    </w:p>
    <w:p w14:paraId="5B272217" w14:textId="77777777" w:rsidR="00A1675C" w:rsidRDefault="00000000">
      <w:pPr>
        <w:spacing w:before="40" w:after="120"/>
      </w:pPr>
      <w:r>
        <w:rPr>
          <w:rFonts w:eastAsia="Georgia"/>
        </w:rPr>
        <w:t>“So the two timestamps cannot simply be the same event described in two inertial frames.”</w:t>
      </w:r>
    </w:p>
    <w:p w14:paraId="0753C512" w14:textId="77777777" w:rsidR="00A1675C" w:rsidRDefault="00000000">
      <w:pPr>
        <w:spacing w:before="40" w:after="120"/>
      </w:pPr>
      <w:r>
        <w:rPr>
          <w:rFonts w:eastAsia="Georgia"/>
        </w:rPr>
        <w:t>“Correct.”</w:t>
      </w:r>
    </w:p>
    <w:p w14:paraId="33BBE88E" w14:textId="77777777" w:rsidR="00A1675C" w:rsidRDefault="00000000">
      <w:pPr>
        <w:ind w:firstLine="432"/>
      </w:pPr>
      <w:r>
        <w:rPr>
          <w:rFonts w:eastAsia="Georgia"/>
        </w:rPr>
        <w:t>Trevor looked at the equation.</w:t>
      </w:r>
    </w:p>
    <w:p w14:paraId="4AD55F16" w14:textId="77777777" w:rsidR="00A1675C" w:rsidRDefault="00000000">
      <w:pPr>
        <w:spacing w:before="40" w:after="120"/>
      </w:pPr>
      <w:r>
        <w:rPr>
          <w:rFonts w:eastAsia="Georgia"/>
        </w:rPr>
        <w:t>“Then one of our assumptions is wrong.”</w:t>
      </w:r>
    </w:p>
    <w:p w14:paraId="76AD9E1D" w14:textId="77777777" w:rsidR="00A1675C" w:rsidRDefault="00000000">
      <w:pPr>
        <w:spacing w:before="40" w:after="120"/>
      </w:pPr>
      <w:r>
        <w:rPr>
          <w:rFonts w:eastAsia="Georgia"/>
        </w:rPr>
        <w:t>“Yes.”</w:t>
      </w:r>
    </w:p>
    <w:p w14:paraId="7D97B78A" w14:textId="77777777" w:rsidR="00A1675C" w:rsidRDefault="00000000">
      <w:pPr>
        <w:spacing w:before="40" w:after="120"/>
      </w:pPr>
      <w:r>
        <w:rPr>
          <w:rFonts w:eastAsia="Georgia"/>
        </w:rPr>
        <w:t>“Which one?”</w:t>
      </w:r>
    </w:p>
    <w:p w14:paraId="406936D3" w14:textId="77777777" w:rsidR="00A1675C" w:rsidRDefault="00000000">
      <w:pPr>
        <w:spacing w:before="40" w:after="120"/>
      </w:pPr>
      <w:r>
        <w:rPr>
          <w:rFonts w:eastAsia="Georgia"/>
        </w:rPr>
        <w:t>“We don't know.”</w:t>
      </w:r>
    </w:p>
    <w:p w14:paraId="1F6902B6" w14:textId="73302AB6" w:rsidR="00A1675C" w:rsidRDefault="003434B6">
      <w:pPr>
        <w:ind w:firstLine="432"/>
      </w:pPr>
      <w:r>
        <w:rPr>
          <w:rFonts w:eastAsia="Georgia"/>
        </w:rPr>
        <w:t>Penny looked at the photograph.</w:t>
      </w:r>
    </w:p>
    <w:p w14:paraId="1A99D397" w14:textId="77777777" w:rsidR="00A1675C" w:rsidRDefault="00000000">
      <w:pPr>
        <w:spacing w:before="40" w:after="120"/>
      </w:pPr>
      <w:r>
        <w:rPr>
          <w:rFonts w:eastAsia="Georgia"/>
        </w:rPr>
        <w:t>“Could the photograph be genuine but the event misidentified?”</w:t>
      </w:r>
    </w:p>
    <w:p w14:paraId="1A5708AC" w14:textId="77777777" w:rsidR="00A1675C" w:rsidRDefault="00000000">
      <w:pPr>
        <w:spacing w:before="40" w:after="120"/>
      </w:pPr>
      <w:r>
        <w:rPr>
          <w:rFonts w:eastAsia="Georgia"/>
        </w:rPr>
        <w:t>“Yes.”</w:t>
      </w:r>
    </w:p>
    <w:p w14:paraId="17F46689" w14:textId="77777777" w:rsidR="00A1675C" w:rsidRDefault="00000000">
      <w:pPr>
        <w:spacing w:before="40" w:after="120"/>
      </w:pPr>
      <w:r>
        <w:rPr>
          <w:rFonts w:eastAsia="Georgia"/>
        </w:rPr>
        <w:t>“Could the clock be genuine but the frame wrong?”</w:t>
      </w:r>
    </w:p>
    <w:p w14:paraId="160E4427" w14:textId="77777777" w:rsidR="00A1675C" w:rsidRDefault="00000000">
      <w:pPr>
        <w:spacing w:before="40" w:after="120"/>
      </w:pPr>
      <w:r>
        <w:rPr>
          <w:rFonts w:eastAsia="Georgia"/>
        </w:rPr>
        <w:t>“Yes.”</w:t>
      </w:r>
    </w:p>
    <w:p w14:paraId="3C59505A" w14:textId="77777777" w:rsidR="00A1675C" w:rsidRDefault="00000000">
      <w:pPr>
        <w:spacing w:before="40" w:after="120"/>
      </w:pPr>
      <w:r>
        <w:rPr>
          <w:rFonts w:eastAsia="Georgia"/>
        </w:rPr>
        <w:t>“Could both be genuine and there be another effect?”</w:t>
      </w:r>
    </w:p>
    <w:p w14:paraId="496C71C6" w14:textId="77777777" w:rsidR="00A1675C" w:rsidRDefault="00000000">
      <w:pPr>
        <w:ind w:firstLine="432"/>
      </w:pPr>
      <w:r>
        <w:rPr>
          <w:rFonts w:eastAsia="Georgia"/>
        </w:rPr>
        <w:t>Derek looked at her.</w:t>
      </w:r>
    </w:p>
    <w:p w14:paraId="6055940A" w14:textId="77777777" w:rsidR="00A1675C" w:rsidRDefault="00000000">
      <w:pPr>
        <w:spacing w:before="40" w:after="120"/>
      </w:pPr>
      <w:r>
        <w:rPr>
          <w:rFonts w:eastAsia="Georgia"/>
        </w:rPr>
        <w:t>“Yes.”</w:t>
      </w:r>
    </w:p>
    <w:p w14:paraId="4E1D3F0A" w14:textId="77777777" w:rsidR="00A1675C" w:rsidRDefault="00000000">
      <w:pPr>
        <w:ind w:firstLine="432"/>
      </w:pPr>
      <w:r>
        <w:rPr>
          <w:rFonts w:eastAsia="Georgia"/>
        </w:rPr>
        <w:t>Trevor thought for a moment.</w:t>
      </w:r>
    </w:p>
    <w:p w14:paraId="530842B1" w14:textId="77777777" w:rsidR="00A1675C" w:rsidRDefault="00000000">
      <w:pPr>
        <w:spacing w:before="40" w:after="120"/>
      </w:pPr>
      <w:r>
        <w:rPr>
          <w:rFonts w:eastAsia="Georgia"/>
        </w:rPr>
        <w:t>“Gravity.”</w:t>
      </w:r>
    </w:p>
    <w:p w14:paraId="7EF354E4" w14:textId="77777777" w:rsidR="00A1675C" w:rsidRDefault="00000000">
      <w:pPr>
        <w:ind w:firstLine="432"/>
      </w:pPr>
      <w:r>
        <w:rPr>
          <w:rFonts w:eastAsia="Georgia"/>
        </w:rPr>
        <w:t>Derek nodded.</w:t>
      </w:r>
    </w:p>
    <w:p w14:paraId="580CB1CD" w14:textId="77777777" w:rsidR="00A1675C" w:rsidRDefault="00000000">
      <w:pPr>
        <w:spacing w:before="40" w:after="120"/>
      </w:pPr>
      <w:r>
        <w:rPr>
          <w:rFonts w:eastAsia="Georgia"/>
        </w:rPr>
        <w:t>“Possibly.”</w:t>
      </w:r>
    </w:p>
    <w:p w14:paraId="7A0DF2CA" w14:textId="77777777" w:rsidR="00A1675C" w:rsidRDefault="00000000">
      <w:pPr>
        <w:ind w:firstLine="432"/>
      </w:pPr>
      <w:r>
        <w:rPr>
          <w:rFonts w:eastAsia="Georgia"/>
        </w:rPr>
        <w:t>Trevor looked surprised.</w:t>
      </w:r>
    </w:p>
    <w:p w14:paraId="0428301D" w14:textId="77777777" w:rsidR="00A1675C" w:rsidRDefault="00000000">
      <w:pPr>
        <w:spacing w:before="40" w:after="120"/>
      </w:pPr>
      <w:r>
        <w:rPr>
          <w:rFonts w:eastAsia="Georgia"/>
        </w:rPr>
        <w:t>“You think General Relativity?”</w:t>
      </w:r>
    </w:p>
    <w:p w14:paraId="14CA7E69" w14:textId="77777777" w:rsidR="00A1675C" w:rsidRDefault="00000000">
      <w:pPr>
        <w:spacing w:before="40" w:after="120"/>
      </w:pPr>
      <w:r>
        <w:rPr>
          <w:rFonts w:eastAsia="Georgia"/>
        </w:rPr>
        <w:t>“I think we shouldn't ignore it.”</w:t>
      </w:r>
    </w:p>
    <w:p w14:paraId="37604CA0" w14:textId="494A9F9A" w:rsidR="00A1675C" w:rsidRDefault="003434B6">
      <w:pPr>
        <w:ind w:firstLine="432"/>
      </w:pPr>
      <w:r>
        <w:rPr>
          <w:rFonts w:eastAsia="Georgia"/>
        </w:rPr>
        <w:t>Penny nodded.</w:t>
      </w:r>
    </w:p>
    <w:p w14:paraId="04685EBC" w14:textId="77777777" w:rsidR="00A1675C" w:rsidRDefault="00000000">
      <w:pPr>
        <w:spacing w:before="40" w:after="120"/>
      </w:pPr>
      <w:r>
        <w:rPr>
          <w:rFonts w:eastAsia="Georgia"/>
        </w:rPr>
        <w:t>“That would be sensible.”</w:t>
      </w:r>
    </w:p>
    <w:p w14:paraId="33070626" w14:textId="77777777" w:rsidR="00A1675C" w:rsidRDefault="00000000">
      <w:pPr>
        <w:ind w:firstLine="432"/>
      </w:pPr>
      <w:r>
        <w:rPr>
          <w:rFonts w:eastAsia="Georgia"/>
        </w:rPr>
        <w:t>Derek carefully looked at the silent clock.</w:t>
      </w:r>
    </w:p>
    <w:p w14:paraId="2F83ADF5" w14:textId="77777777" w:rsidR="00A1675C" w:rsidRDefault="00000000">
      <w:pPr>
        <w:spacing w:before="40" w:after="120"/>
      </w:pPr>
      <w:r>
        <w:rPr>
          <w:rFonts w:eastAsia="Georgia"/>
        </w:rPr>
        <w:t>“There's another problem.”</w:t>
      </w:r>
    </w:p>
    <w:p w14:paraId="69B554C9" w14:textId="77777777" w:rsidR="00A1675C" w:rsidRDefault="00000000">
      <w:pPr>
        <w:spacing w:before="40" w:after="120"/>
      </w:pPr>
      <w:r>
        <w:rPr>
          <w:rFonts w:eastAsia="Georgia"/>
        </w:rPr>
        <w:t>“What?”</w:t>
      </w:r>
    </w:p>
    <w:p w14:paraId="6C82997B" w14:textId="77777777" w:rsidR="00A1675C" w:rsidRDefault="00000000">
      <w:pPr>
        <w:spacing w:before="40" w:after="120"/>
      </w:pPr>
      <w:r>
        <w:rPr>
          <w:rFonts w:eastAsia="Georgia"/>
        </w:rPr>
        <w:t>“The effect is too large.”</w:t>
      </w:r>
    </w:p>
    <w:p w14:paraId="6946E430" w14:textId="77777777" w:rsidR="00A1675C" w:rsidRDefault="00000000">
      <w:pPr>
        <w:ind w:firstLine="432"/>
      </w:pPr>
      <w:r>
        <w:rPr>
          <w:rFonts w:eastAsia="Georgia"/>
        </w:rPr>
        <w:t>Trevor quietly walked over.</w:t>
      </w:r>
    </w:p>
    <w:p w14:paraId="5FAD03D7" w14:textId="77777777" w:rsidR="00A1675C" w:rsidRDefault="00000000">
      <w:pPr>
        <w:spacing w:before="40" w:after="120"/>
      </w:pPr>
      <w:r>
        <w:rPr>
          <w:rFonts w:eastAsia="Georgia"/>
        </w:rPr>
        <w:t>“By how much?”</w:t>
      </w:r>
    </w:p>
    <w:p w14:paraId="0B79395B" w14:textId="77777777" w:rsidR="00A1675C" w:rsidRDefault="00000000">
      <w:pPr>
        <w:ind w:firstLine="432"/>
      </w:pPr>
      <w:r>
        <w:rPr>
          <w:rFonts w:eastAsia="Georgia"/>
        </w:rPr>
        <w:t>Derek showed him. Trevor whistled softly.</w:t>
      </w:r>
    </w:p>
    <w:p w14:paraId="449A2143" w14:textId="77777777" w:rsidR="00A1675C" w:rsidRDefault="00000000">
      <w:pPr>
        <w:spacing w:before="40" w:after="120"/>
      </w:pPr>
      <w:r>
        <w:rPr>
          <w:rFonts w:eastAsia="Georgia"/>
        </w:rPr>
        <w:t>“That isn't a small correction.”</w:t>
      </w:r>
    </w:p>
    <w:p w14:paraId="67FAF2EF" w14:textId="77777777" w:rsidR="00A1675C" w:rsidRDefault="00000000">
      <w:pPr>
        <w:spacing w:before="40" w:after="120"/>
      </w:pPr>
      <w:r>
        <w:rPr>
          <w:rFonts w:eastAsia="Georgia"/>
        </w:rPr>
        <w:t>“No.”</w:t>
      </w:r>
    </w:p>
    <w:p w14:paraId="2146B4BC" w14:textId="77777777" w:rsidR="00A1675C" w:rsidRDefault="00000000">
      <w:pPr>
        <w:spacing w:before="40" w:after="120"/>
      </w:pPr>
      <w:r>
        <w:rPr>
          <w:rFonts w:eastAsia="Georgia"/>
        </w:rPr>
        <w:t>“Could a strong gravitational field do it?”</w:t>
      </w:r>
    </w:p>
    <w:p w14:paraId="30905814" w14:textId="77777777" w:rsidR="00A1675C" w:rsidRDefault="00000000">
      <w:pPr>
        <w:spacing w:before="40" w:after="120"/>
      </w:pPr>
      <w:r>
        <w:rPr>
          <w:rFonts w:eastAsia="Georgia"/>
        </w:rPr>
        <w:t>“Certainly.”</w:t>
      </w:r>
    </w:p>
    <w:p w14:paraId="2C8FD18E" w14:textId="77777777" w:rsidR="00A1675C" w:rsidRDefault="00000000">
      <w:pPr>
        <w:spacing w:before="40" w:after="120"/>
      </w:pPr>
      <w:r>
        <w:rPr>
          <w:rFonts w:eastAsia="Georgia"/>
        </w:rPr>
        <w:t>“Do we have one?”</w:t>
      </w:r>
    </w:p>
    <w:p w14:paraId="246709B5" w14:textId="77777777" w:rsidR="00A1675C" w:rsidRDefault="00000000">
      <w:pPr>
        <w:ind w:firstLine="432"/>
      </w:pPr>
      <w:r>
        <w:rPr>
          <w:rFonts w:eastAsia="Georgia"/>
        </w:rPr>
        <w:t>Derek carefully looked around the empty empty office.</w:t>
      </w:r>
    </w:p>
    <w:p w14:paraId="1FEC256B" w14:textId="77777777" w:rsidR="00A1675C" w:rsidRDefault="00000000">
      <w:pPr>
        <w:spacing w:before="40" w:after="120"/>
      </w:pPr>
      <w:r>
        <w:rPr>
          <w:rFonts w:eastAsia="Georgia"/>
        </w:rPr>
        <w:t>“Not unless the landlord has installed a neutron star.”</w:t>
      </w:r>
    </w:p>
    <w:p w14:paraId="41644A58" w14:textId="107F7F46" w:rsidR="00A1675C" w:rsidRDefault="003434B6">
      <w:pPr>
        <w:ind w:firstLine="432"/>
      </w:pPr>
      <w:r>
        <w:rPr>
          <w:rFonts w:eastAsia="Georgia"/>
        </w:rPr>
        <w:t>Penny looked at the floor.</w:t>
      </w:r>
    </w:p>
    <w:p w14:paraId="3F84EEF5" w14:textId="77777777" w:rsidR="00A1675C" w:rsidRDefault="00000000">
      <w:pPr>
        <w:spacing w:before="40" w:after="120"/>
      </w:pPr>
      <w:r>
        <w:rPr>
          <w:rFonts w:eastAsia="Georgia"/>
        </w:rPr>
        <w:t>“Perhaps he has.”</w:t>
      </w:r>
    </w:p>
    <w:p w14:paraId="69CFF070" w14:textId="77777777" w:rsidR="00A1675C" w:rsidRDefault="00000000">
      <w:pPr>
        <w:ind w:firstLine="432"/>
      </w:pPr>
      <w:r>
        <w:rPr>
          <w:rFonts w:eastAsia="Georgia"/>
        </w:rPr>
        <w:t>Derek smiled.</w:t>
      </w:r>
    </w:p>
    <w:p w14:paraId="6947E4CF" w14:textId="77777777" w:rsidR="00A1675C" w:rsidRDefault="00000000">
      <w:pPr>
        <w:spacing w:before="40" w:after="120"/>
      </w:pPr>
      <w:r>
        <w:rPr>
          <w:rFonts w:eastAsia="Georgia"/>
        </w:rPr>
        <w:t>“Then I want my rent reduced.”</w:t>
      </w:r>
    </w:p>
    <w:p w14:paraId="0621B72A" w14:textId="77777777" w:rsidR="00A1675C" w:rsidRDefault="00000000">
      <w:pPr>
        <w:ind w:firstLine="432"/>
      </w:pPr>
      <w:r>
        <w:rPr>
          <w:rFonts w:eastAsia="Georgia"/>
        </w:rPr>
        <w:t>The telephone rang.</w:t>
      </w:r>
    </w:p>
    <w:p w14:paraId="567C7131" w14:textId="77777777" w:rsidR="00A1675C" w:rsidRDefault="00000000">
      <w:pPr>
        <w:spacing w:before="40" w:after="120"/>
      </w:pPr>
      <w:r>
        <w:rPr>
          <w:rFonts w:eastAsia="Georgia"/>
        </w:rPr>
        <w:t>Derek answered.</w:t>
      </w:r>
    </w:p>
    <w:p w14:paraId="7F0F41B5" w14:textId="77777777" w:rsidR="00A1675C" w:rsidRDefault="00000000">
      <w:pPr>
        <w:spacing w:before="40" w:after="120"/>
      </w:pPr>
      <w:r>
        <w:rPr>
          <w:rFonts w:eastAsia="Georgia"/>
        </w:rPr>
        <w:t>“Derek Gent.”</w:t>
      </w:r>
    </w:p>
    <w:p w14:paraId="0758C5F4" w14:textId="77777777" w:rsidR="00A1675C" w:rsidRDefault="00000000">
      <w:pPr>
        <w:spacing w:before="40" w:after="120"/>
      </w:pPr>
      <w:r>
        <w:rPr>
          <w:rFonts w:eastAsia="Georgia"/>
        </w:rPr>
        <w:t>A familiar voice explained:</w:t>
      </w:r>
    </w:p>
    <w:p w14:paraId="73AEC53B" w14:textId="77777777" w:rsidR="00A1675C" w:rsidRDefault="00000000">
      <w:pPr>
        <w:spacing w:before="40" w:after="120"/>
      </w:pPr>
      <w:r>
        <w:rPr>
          <w:rFonts w:eastAsia="Georgia"/>
        </w:rPr>
        <w:t>“Good morning.”</w:t>
      </w:r>
    </w:p>
    <w:p w14:paraId="12D14CFE" w14:textId="77777777" w:rsidR="00A1675C" w:rsidRDefault="00000000">
      <w:pPr>
        <w:ind w:firstLine="432"/>
      </w:pPr>
      <w:r>
        <w:rPr>
          <w:rFonts w:eastAsia="Georgia"/>
        </w:rPr>
        <w:t>Derek gently smiled.</w:t>
      </w:r>
    </w:p>
    <w:p w14:paraId="028356C3" w14:textId="77777777" w:rsidR="00A1675C" w:rsidRDefault="00000000">
      <w:pPr>
        <w:spacing w:before="40" w:after="120"/>
      </w:pPr>
      <w:r>
        <w:rPr>
          <w:rFonts w:eastAsia="Georgia"/>
        </w:rPr>
        <w:t>“Hermann.”</w:t>
      </w:r>
    </w:p>
    <w:p w14:paraId="03A429F2" w14:textId="77777777" w:rsidR="00A1675C" w:rsidRDefault="00000000">
      <w:pPr>
        <w:spacing w:before="40" w:after="120"/>
      </w:pPr>
      <w:r>
        <w:rPr>
          <w:rFonts w:eastAsia="Georgia"/>
        </w:rPr>
        <w:t>“Yes.”</w:t>
      </w:r>
    </w:p>
    <w:p w14:paraId="4BE9D7BF" w14:textId="77777777" w:rsidR="00A1675C" w:rsidRDefault="00000000">
      <w:pPr>
        <w:spacing w:before="40" w:after="120"/>
      </w:pPr>
      <w:r>
        <w:rPr>
          <w:rFonts w:eastAsia="Georgia"/>
        </w:rPr>
        <w:t>“Where are you?”</w:t>
      </w:r>
    </w:p>
    <w:p w14:paraId="65069903" w14:textId="77777777" w:rsidR="00A1675C" w:rsidRDefault="00000000">
      <w:pPr>
        <w:spacing w:before="40" w:after="120"/>
      </w:pPr>
      <w:r>
        <w:rPr>
          <w:rFonts w:eastAsia="Georgia"/>
        </w:rPr>
        <w:t>“Munich.”</w:t>
      </w:r>
    </w:p>
    <w:p w14:paraId="4928E274" w14:textId="77777777" w:rsidR="00A1675C" w:rsidRDefault="00000000">
      <w:pPr>
        <w:spacing w:before="40" w:after="120"/>
      </w:pPr>
      <w:r>
        <w:rPr>
          <w:rFonts w:eastAsia="Georgia"/>
        </w:rPr>
        <w:t>“Still?”</w:t>
      </w:r>
    </w:p>
    <w:p w14:paraId="4084583A" w14:textId="77777777" w:rsidR="00A1675C" w:rsidRDefault="00000000">
      <w:pPr>
        <w:spacing w:before="40" w:after="120"/>
      </w:pPr>
      <w:r>
        <w:rPr>
          <w:rFonts w:eastAsia="Georgia"/>
        </w:rPr>
        <w:t>“Yes.”</w:t>
      </w:r>
    </w:p>
    <w:p w14:paraId="30398BFA" w14:textId="77777777" w:rsidR="00A1675C" w:rsidRDefault="00000000">
      <w:pPr>
        <w:spacing w:before="40" w:after="120"/>
      </w:pPr>
      <w:r>
        <w:rPr>
          <w:rFonts w:eastAsia="Georgia"/>
        </w:rPr>
        <w:t>“Why?”</w:t>
      </w:r>
    </w:p>
    <w:p w14:paraId="2ABBC6AB" w14:textId="77777777" w:rsidR="00A1675C" w:rsidRDefault="00000000">
      <w:pPr>
        <w:spacing w:before="40" w:after="120"/>
      </w:pPr>
      <w:r>
        <w:rPr>
          <w:rFonts w:eastAsia="Georgia"/>
        </w:rPr>
        <w:t>“Alfred is here.”</w:t>
      </w:r>
    </w:p>
    <w:p w14:paraId="00C16797" w14:textId="387D29C2" w:rsidR="00A1675C" w:rsidRDefault="00000000">
      <w:pPr>
        <w:ind w:firstLine="432"/>
      </w:pPr>
      <w:r>
        <w:rPr>
          <w:rFonts w:eastAsia="Georgia"/>
        </w:rPr>
        <w:t xml:space="preserve">Derek carefully looked at </w:t>
      </w:r>
      <w:r w:rsidR="003434B6">
        <w:rPr>
          <w:rFonts w:eastAsia="Georgia"/>
        </w:rPr>
        <w:t>Penny</w:t>
      </w:r>
      <w:r>
        <w:rPr>
          <w:rFonts w:eastAsia="Georgia"/>
        </w:rPr>
        <w:t>.</w:t>
      </w:r>
    </w:p>
    <w:p w14:paraId="16AFBAB0" w14:textId="77777777" w:rsidR="00A1675C" w:rsidRDefault="00000000">
      <w:pPr>
        <w:spacing w:before="40" w:after="120"/>
      </w:pPr>
      <w:r>
        <w:rPr>
          <w:rFonts w:eastAsia="Georgia"/>
        </w:rPr>
        <w:t>“That's convenient.”</w:t>
      </w:r>
    </w:p>
    <w:p w14:paraId="6E99B991" w14:textId="77777777" w:rsidR="00A1675C" w:rsidRDefault="00000000">
      <w:pPr>
        <w:spacing w:before="40" w:after="120"/>
      </w:pPr>
      <w:r>
        <w:rPr>
          <w:rFonts w:eastAsia="Georgia"/>
        </w:rPr>
        <w:t>“No.”</w:t>
      </w:r>
    </w:p>
    <w:p w14:paraId="1A70EDE5" w14:textId="77777777" w:rsidR="00A1675C" w:rsidRDefault="00000000">
      <w:pPr>
        <w:spacing w:before="40" w:after="120"/>
      </w:pPr>
      <w:r>
        <w:rPr>
          <w:rFonts w:eastAsia="Georgia"/>
        </w:rPr>
        <w:t>“What?”</w:t>
      </w:r>
    </w:p>
    <w:p w14:paraId="79632FF2" w14:textId="77777777" w:rsidR="00A1675C" w:rsidRDefault="00000000">
      <w:pPr>
        <w:spacing w:before="40" w:after="120"/>
      </w:pPr>
      <w:r>
        <w:rPr>
          <w:rFonts w:eastAsia="Georgia"/>
        </w:rPr>
        <w:t>“You don't understand.”</w:t>
      </w:r>
    </w:p>
    <w:p w14:paraId="6D335B3C" w14:textId="77777777" w:rsidR="00A1675C" w:rsidRDefault="00000000">
      <w:pPr>
        <w:spacing w:before="40" w:after="120"/>
      </w:pPr>
      <w:r>
        <w:rPr>
          <w:rFonts w:eastAsia="Georgia"/>
        </w:rPr>
        <w:t>“Explain.”</w:t>
      </w:r>
    </w:p>
    <w:p w14:paraId="6640049B" w14:textId="77777777" w:rsidR="00A1675C" w:rsidRDefault="00000000">
      <w:pPr>
        <w:spacing w:before="40" w:after="120"/>
      </w:pPr>
      <w:r>
        <w:rPr>
          <w:rFonts w:eastAsia="Georgia"/>
        </w:rPr>
        <w:t>“He has found the same anomaly.”</w:t>
      </w:r>
    </w:p>
    <w:p w14:paraId="40FD993B" w14:textId="77777777" w:rsidR="00A1675C" w:rsidRDefault="00000000">
      <w:pPr>
        <w:ind w:firstLine="432"/>
      </w:pPr>
      <w:r>
        <w:rPr>
          <w:rFonts w:eastAsia="Georgia"/>
        </w:rPr>
        <w:t>Derek straightened.</w:t>
      </w:r>
    </w:p>
    <w:p w14:paraId="5BEC4DFD" w14:textId="77777777" w:rsidR="00A1675C" w:rsidRDefault="00000000">
      <w:pPr>
        <w:spacing w:before="40" w:after="120"/>
      </w:pPr>
      <w:r>
        <w:rPr>
          <w:rFonts w:eastAsia="Georgia"/>
        </w:rPr>
        <w:t>“The clocks?”</w:t>
      </w:r>
    </w:p>
    <w:p w14:paraId="1378CFC9" w14:textId="77777777" w:rsidR="00A1675C" w:rsidRDefault="00000000">
      <w:pPr>
        <w:spacing w:before="40" w:after="120"/>
      </w:pPr>
      <w:r>
        <w:rPr>
          <w:rFonts w:eastAsia="Georgia"/>
        </w:rPr>
        <w:t>“Yes.”</w:t>
      </w:r>
    </w:p>
    <w:p w14:paraId="1CC80293" w14:textId="77777777" w:rsidR="00A1675C" w:rsidRDefault="00000000">
      <w:pPr>
        <w:spacing w:before="40" w:after="120"/>
      </w:pPr>
      <w:r>
        <w:rPr>
          <w:rFonts w:eastAsia="Georgia"/>
        </w:rPr>
        <w:t>“Same magnitude?”</w:t>
      </w:r>
    </w:p>
    <w:p w14:paraId="40178FDA" w14:textId="77777777" w:rsidR="00A1675C" w:rsidRDefault="00000000">
      <w:pPr>
        <w:spacing w:before="40" w:after="120"/>
      </w:pPr>
      <w:r>
        <w:rPr>
          <w:rFonts w:eastAsia="Georgia"/>
        </w:rPr>
        <w:t>“Essentially.”</w:t>
      </w:r>
    </w:p>
    <w:p w14:paraId="62F67EDA" w14:textId="08BB1B10" w:rsidR="00A1675C" w:rsidRDefault="003434B6">
      <w:pPr>
        <w:ind w:firstLine="432"/>
      </w:pPr>
      <w:r>
        <w:rPr>
          <w:rFonts w:eastAsia="Georgia"/>
        </w:rPr>
        <w:t>Penny's expression changed. Trevor carefully looked at her.</w:t>
      </w:r>
    </w:p>
    <w:p w14:paraId="256D572D" w14:textId="77777777" w:rsidR="00A1675C" w:rsidRDefault="00000000">
      <w:pPr>
        <w:spacing w:before="40" w:after="120"/>
      </w:pPr>
      <w:r>
        <w:rPr>
          <w:rFonts w:eastAsia="Georgia"/>
        </w:rPr>
        <w:t>“What?”</w:t>
      </w:r>
    </w:p>
    <w:p w14:paraId="6EB614FD" w14:textId="77777777" w:rsidR="00A1675C" w:rsidRDefault="00000000">
      <w:pPr>
        <w:spacing w:before="40" w:after="120"/>
      </w:pPr>
      <w:r>
        <w:rPr>
          <w:rFonts w:eastAsia="Georgia"/>
        </w:rPr>
        <w:t>She whispered:</w:t>
      </w:r>
    </w:p>
    <w:p w14:paraId="5A501E3A" w14:textId="77777777" w:rsidR="00A1675C" w:rsidRDefault="00000000">
      <w:pPr>
        <w:spacing w:before="40" w:after="120"/>
      </w:pPr>
      <w:r>
        <w:rPr>
          <w:rFonts w:eastAsia="Georgia"/>
        </w:rPr>
        <w:t>“Same anomaly in Munich.”</w:t>
      </w:r>
    </w:p>
    <w:p w14:paraId="4EA47BB3" w14:textId="77777777" w:rsidR="00A1675C" w:rsidRDefault="00000000">
      <w:pPr>
        <w:ind w:firstLine="432"/>
      </w:pPr>
      <w:r>
        <w:rPr>
          <w:rFonts w:eastAsia="Georgia"/>
        </w:rPr>
        <w:t>Trevor understood.</w:t>
      </w:r>
    </w:p>
    <w:p w14:paraId="172A59B2" w14:textId="77777777" w:rsidR="00A1675C" w:rsidRDefault="00000000">
      <w:pPr>
        <w:spacing w:before="40" w:after="120"/>
      </w:pPr>
      <w:r>
        <w:rPr>
          <w:rFonts w:eastAsia="Georgia"/>
        </w:rPr>
        <w:t>Derek declared:</w:t>
      </w:r>
    </w:p>
    <w:p w14:paraId="4EBFC912" w14:textId="77777777" w:rsidR="00A1675C" w:rsidRDefault="00000000">
      <w:pPr>
        <w:spacing w:before="40" w:after="120"/>
      </w:pPr>
      <w:r>
        <w:rPr>
          <w:rFonts w:eastAsia="Georgia"/>
        </w:rPr>
        <w:t>“Put Alfred on.”</w:t>
      </w:r>
    </w:p>
    <w:p w14:paraId="2E91955A" w14:textId="77777777" w:rsidR="00A1675C" w:rsidRDefault="00000000">
      <w:pPr>
        <w:ind w:firstLine="432"/>
      </w:pPr>
      <w:r>
        <w:rPr>
          <w:rFonts w:eastAsia="Georgia"/>
        </w:rPr>
        <w:t>There was a click. Then a voice.</w:t>
      </w:r>
    </w:p>
    <w:p w14:paraId="221B610F" w14:textId="77777777" w:rsidR="00A1675C" w:rsidRDefault="00000000">
      <w:pPr>
        <w:spacing w:before="40" w:after="120"/>
      </w:pPr>
      <w:r>
        <w:rPr>
          <w:rFonts w:eastAsia="Georgia"/>
        </w:rPr>
        <w:t>“Mr Gent.”</w:t>
      </w:r>
    </w:p>
    <w:p w14:paraId="0F673B3E" w14:textId="77777777" w:rsidR="00A1675C" w:rsidRDefault="00000000">
      <w:pPr>
        <w:spacing w:before="40" w:after="120"/>
      </w:pPr>
      <w:r>
        <w:rPr>
          <w:rFonts w:eastAsia="Georgia"/>
        </w:rPr>
        <w:t>“Alfred.”</w:t>
      </w:r>
    </w:p>
    <w:p w14:paraId="0658753F" w14:textId="77777777" w:rsidR="00A1675C" w:rsidRDefault="00000000">
      <w:pPr>
        <w:spacing w:before="40" w:after="120"/>
      </w:pPr>
      <w:r>
        <w:rPr>
          <w:rFonts w:eastAsia="Georgia"/>
        </w:rPr>
        <w:t>“You have the clock.”</w:t>
      </w:r>
    </w:p>
    <w:p w14:paraId="0A969C73" w14:textId="77777777" w:rsidR="00A1675C" w:rsidRDefault="00000000">
      <w:pPr>
        <w:spacing w:before="40" w:after="120"/>
      </w:pPr>
      <w:r>
        <w:rPr>
          <w:rFonts w:eastAsia="Georgia"/>
        </w:rPr>
        <w:t>“Yes.”</w:t>
      </w:r>
    </w:p>
    <w:p w14:paraId="4EFCA1D9" w14:textId="77777777" w:rsidR="00A1675C" w:rsidRDefault="00000000">
      <w:pPr>
        <w:spacing w:before="40" w:after="120"/>
      </w:pPr>
      <w:r>
        <w:rPr>
          <w:rFonts w:eastAsia="Georgia"/>
        </w:rPr>
        <w:t>“I have seen it.”</w:t>
      </w:r>
    </w:p>
    <w:p w14:paraId="4CD9D2E7" w14:textId="77777777" w:rsidR="00A1675C" w:rsidRDefault="00000000">
      <w:pPr>
        <w:spacing w:before="40" w:after="120"/>
      </w:pPr>
      <w:r>
        <w:rPr>
          <w:rFonts w:eastAsia="Georgia"/>
        </w:rPr>
        <w:t>“I know.”</w:t>
      </w:r>
    </w:p>
    <w:p w14:paraId="5B7CD649" w14:textId="77777777" w:rsidR="00A1675C" w:rsidRDefault="00000000">
      <w:pPr>
        <w:spacing w:before="40" w:after="120"/>
      </w:pPr>
      <w:r>
        <w:rPr>
          <w:rFonts w:eastAsia="Georgia"/>
        </w:rPr>
        <w:t>“No. I mean I have seen that exact clock.”</w:t>
      </w:r>
    </w:p>
    <w:p w14:paraId="5F359DB6" w14:textId="77777777" w:rsidR="00A1675C" w:rsidRDefault="00000000">
      <w:pPr>
        <w:spacing w:before="40" w:after="120"/>
      </w:pPr>
      <w:r>
        <w:rPr>
          <w:rFonts w:eastAsia="Georgia"/>
        </w:rPr>
        <w:t>“Where?”</w:t>
      </w:r>
    </w:p>
    <w:p w14:paraId="26F03E3D" w14:textId="77777777" w:rsidR="00A1675C" w:rsidRDefault="00000000">
      <w:pPr>
        <w:spacing w:before="40" w:after="120"/>
      </w:pPr>
      <w:r>
        <w:rPr>
          <w:rFonts w:eastAsia="Georgia"/>
        </w:rPr>
        <w:t>“In your Bureau.”</w:t>
      </w:r>
    </w:p>
    <w:p w14:paraId="69906BF2" w14:textId="77777777" w:rsidR="00A1675C" w:rsidRDefault="00000000">
      <w:pPr>
        <w:ind w:firstLine="432"/>
      </w:pPr>
      <w:r>
        <w:rPr>
          <w:rFonts w:eastAsia="Georgia"/>
        </w:rPr>
        <w:t>Derek glanced at the brass ancient clock.</w:t>
      </w:r>
    </w:p>
    <w:p w14:paraId="648A0F2F" w14:textId="77777777" w:rsidR="00A1675C" w:rsidRDefault="00000000">
      <w:pPr>
        <w:spacing w:before="40" w:after="120"/>
      </w:pPr>
      <w:r>
        <w:rPr>
          <w:rFonts w:eastAsia="Georgia"/>
        </w:rPr>
        <w:t>“When?”</w:t>
      </w:r>
    </w:p>
    <w:p w14:paraId="1F7569F9" w14:textId="77777777" w:rsidR="00A1675C" w:rsidRDefault="00000000">
      <w:pPr>
        <w:spacing w:before="40" w:after="120"/>
      </w:pPr>
      <w:r>
        <w:rPr>
          <w:rFonts w:eastAsia="Georgia"/>
        </w:rPr>
        <w:t>“Tomorrow.”</w:t>
      </w:r>
    </w:p>
    <w:p w14:paraId="766F3E82" w14:textId="4E86230C" w:rsidR="00A1675C" w:rsidRDefault="00000000">
      <w:pPr>
        <w:ind w:firstLine="432"/>
      </w:pPr>
      <w:r>
        <w:rPr>
          <w:rFonts w:eastAsia="Georgia"/>
        </w:rPr>
        <w:t xml:space="preserve">Derek sat down. </w:t>
      </w:r>
      <w:r w:rsidR="003434B6">
        <w:rPr>
          <w:rFonts w:eastAsia="Georgia"/>
        </w:rPr>
        <w:t>Penny</w:t>
      </w:r>
      <w:r>
        <w:rPr>
          <w:rFonts w:eastAsia="Georgia"/>
        </w:rPr>
        <w:t xml:space="preserve"> took the phone.</w:t>
      </w:r>
    </w:p>
    <w:p w14:paraId="24BE0541" w14:textId="77777777" w:rsidR="00A1675C" w:rsidRDefault="00000000">
      <w:pPr>
        <w:spacing w:before="40" w:after="120"/>
      </w:pPr>
      <w:r>
        <w:rPr>
          <w:rFonts w:eastAsia="Georgia"/>
        </w:rPr>
        <w:t>“Alfred, what did you see?”</w:t>
      </w:r>
    </w:p>
    <w:p w14:paraId="28DC4430" w14:textId="77777777" w:rsidR="00A1675C" w:rsidRDefault="00000000">
      <w:pPr>
        <w:spacing w:before="40" w:after="120"/>
      </w:pPr>
      <w:r>
        <w:rPr>
          <w:rFonts w:eastAsia="Georgia"/>
        </w:rPr>
        <w:t>“I saw the clock.”</w:t>
      </w:r>
    </w:p>
    <w:p w14:paraId="2530BA68" w14:textId="77777777" w:rsidR="00A1675C" w:rsidRDefault="00000000">
      <w:pPr>
        <w:spacing w:before="40" w:after="120"/>
      </w:pPr>
      <w:r>
        <w:rPr>
          <w:rFonts w:eastAsia="Georgia"/>
        </w:rPr>
        <w:t>“And?”</w:t>
      </w:r>
    </w:p>
    <w:p w14:paraId="596C00DF" w14:textId="77777777" w:rsidR="00A1675C" w:rsidRDefault="00000000">
      <w:pPr>
        <w:spacing w:before="40" w:after="120"/>
      </w:pPr>
      <w:r>
        <w:rPr>
          <w:rFonts w:eastAsia="Georgia"/>
        </w:rPr>
        <w:t>“I saw you.”</w:t>
      </w:r>
    </w:p>
    <w:p w14:paraId="1F6A43BB" w14:textId="77777777" w:rsidR="00A1675C" w:rsidRDefault="00000000">
      <w:pPr>
        <w:spacing w:before="40" w:after="120"/>
      </w:pPr>
      <w:r>
        <w:rPr>
          <w:rFonts w:eastAsia="Georgia"/>
        </w:rPr>
        <w:t>“Alive?”</w:t>
      </w:r>
    </w:p>
    <w:p w14:paraId="4AB512CF" w14:textId="77777777" w:rsidR="00A1675C" w:rsidRDefault="00000000">
      <w:pPr>
        <w:spacing w:before="40" w:after="120"/>
      </w:pPr>
      <w:r>
        <w:rPr>
          <w:rFonts w:eastAsia="Georgia"/>
        </w:rPr>
        <w:t>“Yes.”</w:t>
      </w:r>
    </w:p>
    <w:p w14:paraId="1F9F59AE" w14:textId="6A35C80C" w:rsidR="00A1675C" w:rsidRDefault="003434B6">
      <w:pPr>
        <w:ind w:firstLine="432"/>
      </w:pPr>
      <w:r>
        <w:rPr>
          <w:rFonts w:eastAsia="Georgia"/>
        </w:rPr>
        <w:t>Penny looked at Derek.</w:t>
      </w:r>
    </w:p>
    <w:p w14:paraId="3F4030D1" w14:textId="77777777" w:rsidR="00A1675C" w:rsidRDefault="00000000">
      <w:pPr>
        <w:spacing w:before="40" w:after="120"/>
      </w:pPr>
      <w:r>
        <w:rPr>
          <w:rFonts w:eastAsia="Georgia"/>
        </w:rPr>
        <w:t>“And?”</w:t>
      </w:r>
    </w:p>
    <w:p w14:paraId="1C9D9C24" w14:textId="77777777" w:rsidR="00A1675C" w:rsidRDefault="00000000">
      <w:pPr>
        <w:spacing w:before="40" w:after="120"/>
      </w:pPr>
      <w:r>
        <w:rPr>
          <w:rFonts w:eastAsia="Georgia"/>
        </w:rPr>
        <w:t>“You were also dead.”</w:t>
      </w:r>
    </w:p>
    <w:p w14:paraId="657BDF3A" w14:textId="77777777" w:rsidR="00A1675C" w:rsidRDefault="00000000">
      <w:pPr>
        <w:ind w:firstLine="432"/>
      </w:pPr>
      <w:r>
        <w:rPr>
          <w:rFonts w:eastAsia="Georgia"/>
        </w:rPr>
        <w:t>Trevor stared intently. Derek took the phone back.</w:t>
      </w:r>
    </w:p>
    <w:p w14:paraId="5C2F9F37" w14:textId="77777777" w:rsidR="00A1675C" w:rsidRDefault="00000000">
      <w:pPr>
        <w:spacing w:before="40" w:after="120"/>
      </w:pPr>
      <w:r>
        <w:rPr>
          <w:rFonts w:eastAsia="Georgia"/>
        </w:rPr>
        <w:t>“Alfred, let's be precise.”</w:t>
      </w:r>
    </w:p>
    <w:p w14:paraId="29FBF772" w14:textId="77777777" w:rsidR="00A1675C" w:rsidRDefault="00000000">
      <w:pPr>
        <w:spacing w:before="40" w:after="120"/>
      </w:pPr>
      <w:r>
        <w:rPr>
          <w:rFonts w:eastAsia="Georgia"/>
        </w:rPr>
        <w:t>“I always am.”</w:t>
      </w:r>
    </w:p>
    <w:p w14:paraId="42508A8F" w14:textId="77777777" w:rsidR="00A1675C" w:rsidRDefault="00000000">
      <w:pPr>
        <w:spacing w:before="40" w:after="120"/>
      </w:pPr>
      <w:r>
        <w:rPr>
          <w:rFonts w:eastAsia="Georgia"/>
        </w:rPr>
        <w:t>“You saw me alive and dead.”</w:t>
      </w:r>
    </w:p>
    <w:p w14:paraId="26E067FE" w14:textId="77777777" w:rsidR="00A1675C" w:rsidRDefault="00000000">
      <w:pPr>
        <w:spacing w:before="40" w:after="120"/>
      </w:pPr>
      <w:r>
        <w:rPr>
          <w:rFonts w:eastAsia="Georgia"/>
        </w:rPr>
        <w:t>“Yes.”</w:t>
      </w:r>
    </w:p>
    <w:p w14:paraId="0A023F29" w14:textId="77777777" w:rsidR="00A1675C" w:rsidRDefault="00000000">
      <w:pPr>
        <w:spacing w:before="40" w:after="120"/>
      </w:pPr>
      <w:r>
        <w:rPr>
          <w:rFonts w:eastAsia="Georgia"/>
        </w:rPr>
        <w:t>“At the same location?”</w:t>
      </w:r>
    </w:p>
    <w:p w14:paraId="133DD11A" w14:textId="77777777" w:rsidR="00A1675C" w:rsidRDefault="00000000">
      <w:pPr>
        <w:spacing w:before="40" w:after="120"/>
      </w:pPr>
      <w:r>
        <w:rPr>
          <w:rFonts w:eastAsia="Georgia"/>
        </w:rPr>
        <w:t>“Apparently.”</w:t>
      </w:r>
    </w:p>
    <w:p w14:paraId="458B97AE" w14:textId="77777777" w:rsidR="00A1675C" w:rsidRDefault="00000000">
      <w:pPr>
        <w:spacing w:before="40" w:after="120"/>
      </w:pPr>
      <w:r>
        <w:rPr>
          <w:rFonts w:eastAsia="Georgia"/>
        </w:rPr>
        <w:t>“At the same time?”</w:t>
      </w:r>
    </w:p>
    <w:p w14:paraId="1746C1C2" w14:textId="77777777" w:rsidR="00A1675C" w:rsidRDefault="00000000">
      <w:pPr>
        <w:spacing w:before="40" w:after="120"/>
      </w:pPr>
      <w:r>
        <w:rPr>
          <w:rFonts w:eastAsia="Georgia"/>
        </w:rPr>
        <w:t>“That depends on which time you mean.”</w:t>
      </w:r>
    </w:p>
    <w:p w14:paraId="1083F743" w14:textId="77777777" w:rsidR="00A1675C" w:rsidRDefault="00000000">
      <w:pPr>
        <w:ind w:firstLine="432"/>
      </w:pPr>
      <w:r>
        <w:rPr>
          <w:rFonts w:eastAsia="Georgia"/>
        </w:rPr>
        <w:t>Derek softly smiled.</w:t>
      </w:r>
    </w:p>
    <w:p w14:paraId="31B17944" w14:textId="77777777" w:rsidR="00A1675C" w:rsidRDefault="00000000">
      <w:pPr>
        <w:spacing w:before="40" w:after="120"/>
      </w:pPr>
      <w:r>
        <w:rPr>
          <w:rFonts w:eastAsia="Georgia"/>
        </w:rPr>
        <w:t>“Good answer.”</w:t>
      </w:r>
    </w:p>
    <w:p w14:paraId="0085FAD3" w14:textId="77777777" w:rsidR="00A1675C" w:rsidRDefault="00000000">
      <w:pPr>
        <w:spacing w:before="40" w:after="120"/>
      </w:pPr>
      <w:r>
        <w:rPr>
          <w:rFonts w:eastAsia="Georgia"/>
        </w:rPr>
        <w:t>“Thank you.”</w:t>
      </w:r>
    </w:p>
    <w:p w14:paraId="2EF43151" w14:textId="714AF9E4" w:rsidR="00A1675C" w:rsidRDefault="003434B6">
      <w:pPr>
        <w:spacing w:before="40" w:after="120"/>
      </w:pPr>
      <w:r>
        <w:rPr>
          <w:rFonts w:eastAsia="Georgia"/>
        </w:rPr>
        <w:t>Penny announced:</w:t>
      </w:r>
    </w:p>
    <w:p w14:paraId="6914C0E6" w14:textId="77777777" w:rsidR="00A1675C" w:rsidRDefault="00000000">
      <w:pPr>
        <w:spacing w:before="40" w:after="120"/>
      </w:pPr>
      <w:r>
        <w:rPr>
          <w:rFonts w:eastAsia="Georgia"/>
        </w:rPr>
        <w:t>“That's settled, then.”</w:t>
      </w:r>
    </w:p>
    <w:p w14:paraId="5C39200A" w14:textId="77777777" w:rsidR="00A1675C" w:rsidRDefault="00000000">
      <w:pPr>
        <w:ind w:firstLine="432"/>
      </w:pPr>
      <w:r>
        <w:rPr>
          <w:rFonts w:eastAsia="Georgia"/>
        </w:rPr>
        <w:t>Derek slowly nodded.</w:t>
      </w:r>
    </w:p>
    <w:p w14:paraId="168F181F" w14:textId="77777777" w:rsidR="00A1675C" w:rsidRDefault="00000000">
      <w:pPr>
        <w:spacing w:before="40" w:after="120"/>
      </w:pPr>
      <w:r>
        <w:rPr>
          <w:rFonts w:eastAsia="Georgia"/>
        </w:rPr>
        <w:t>“Apparently.”</w:t>
      </w:r>
    </w:p>
    <w:p w14:paraId="0A9D13BD" w14:textId="77777777" w:rsidR="00A1675C" w:rsidRDefault="00000000">
      <w:pPr>
        <w:ind w:firstLine="432"/>
      </w:pPr>
      <w:r>
        <w:rPr>
          <w:rFonts w:eastAsia="Georgia"/>
        </w:rPr>
        <w:t>Trevor carefully looked at them.</w:t>
      </w:r>
    </w:p>
    <w:p w14:paraId="470AEF29" w14:textId="77777777" w:rsidR="00A1675C" w:rsidRDefault="00000000">
      <w:pPr>
        <w:spacing w:before="40" w:after="120"/>
      </w:pPr>
      <w:r>
        <w:rPr>
          <w:rFonts w:eastAsia="Georgia"/>
        </w:rPr>
        <w:t>“That's it?”</w:t>
      </w:r>
    </w:p>
    <w:p w14:paraId="0985C5E6" w14:textId="0BAD79A0" w:rsidR="00A1675C" w:rsidRDefault="003434B6">
      <w:pPr>
        <w:ind w:firstLine="432"/>
      </w:pPr>
      <w:r>
        <w:rPr>
          <w:rFonts w:eastAsia="Georgia"/>
        </w:rPr>
        <w:t>Penny looked at him.</w:t>
      </w:r>
    </w:p>
    <w:p w14:paraId="6C05BF66" w14:textId="77777777" w:rsidR="00A1675C" w:rsidRDefault="00000000">
      <w:pPr>
        <w:spacing w:before="40" w:after="120"/>
      </w:pPr>
      <w:r>
        <w:rPr>
          <w:rFonts w:eastAsia="Georgia"/>
        </w:rPr>
        <w:t>“What else is there to settle?”</w:t>
      </w:r>
    </w:p>
    <w:p w14:paraId="338CAAC2" w14:textId="77777777" w:rsidR="00A1675C" w:rsidRDefault="00000000">
      <w:pPr>
        <w:ind w:firstLine="432"/>
      </w:pPr>
      <w:r>
        <w:rPr>
          <w:rFonts w:eastAsia="Georgia"/>
        </w:rPr>
        <w:t>Trevor considered that.</w:t>
      </w:r>
    </w:p>
    <w:p w14:paraId="367FB450" w14:textId="77777777" w:rsidR="00A1675C" w:rsidRDefault="00000000">
      <w:pPr>
        <w:spacing w:before="40" w:after="120"/>
      </w:pPr>
      <w:r>
        <w:rPr>
          <w:rFonts w:eastAsia="Georgia"/>
        </w:rPr>
        <w:t>“Fair enough.”</w:t>
      </w:r>
    </w:p>
    <w:p w14:paraId="5C3520C0" w14:textId="77777777" w:rsidR="00A1675C" w:rsidRDefault="00000000">
      <w:pPr>
        <w:ind w:firstLine="432"/>
      </w:pPr>
      <w:r>
        <w:rPr>
          <w:rFonts w:eastAsia="Georgia"/>
        </w:rPr>
        <w:t>Derek returned to the phone.</w:t>
      </w:r>
    </w:p>
    <w:p w14:paraId="7D364EB9" w14:textId="77777777" w:rsidR="00A1675C" w:rsidRDefault="00000000">
      <w:pPr>
        <w:spacing w:before="40" w:after="120"/>
      </w:pPr>
      <w:r>
        <w:rPr>
          <w:rFonts w:eastAsia="Georgia"/>
        </w:rPr>
        <w:t>“Alfred, do you know what causes the effect?”</w:t>
      </w:r>
    </w:p>
    <w:p w14:paraId="2776FB68" w14:textId="77777777" w:rsidR="00A1675C" w:rsidRDefault="00000000">
      <w:pPr>
        <w:spacing w:before="40" w:after="120"/>
      </w:pPr>
      <w:r>
        <w:rPr>
          <w:rFonts w:eastAsia="Georgia"/>
        </w:rPr>
        <w:t>“No.”</w:t>
      </w:r>
    </w:p>
    <w:p w14:paraId="1A978359" w14:textId="77777777" w:rsidR="00A1675C" w:rsidRDefault="00000000">
      <w:pPr>
        <w:spacing w:before="40" w:after="120"/>
      </w:pPr>
      <w:r>
        <w:rPr>
          <w:rFonts w:eastAsia="Georgia"/>
        </w:rPr>
        <w:t>“Could it be gravitational?”</w:t>
      </w:r>
    </w:p>
    <w:p w14:paraId="4196BA82" w14:textId="77777777" w:rsidR="00A1675C" w:rsidRDefault="00000000">
      <w:pPr>
        <w:spacing w:before="40" w:after="120"/>
      </w:pPr>
      <w:r>
        <w:rPr>
          <w:rFonts w:eastAsia="Georgia"/>
        </w:rPr>
        <w:t>“Yes.”</w:t>
      </w:r>
    </w:p>
    <w:p w14:paraId="4E7DEA83" w14:textId="77777777" w:rsidR="00A1675C" w:rsidRDefault="00000000">
      <w:pPr>
        <w:spacing w:before="40" w:after="120"/>
      </w:pPr>
      <w:r>
        <w:rPr>
          <w:rFonts w:eastAsia="Georgia"/>
        </w:rPr>
        <w:t>“Ordinary Earth gravity?”</w:t>
      </w:r>
    </w:p>
    <w:p w14:paraId="4F9A82E6" w14:textId="77777777" w:rsidR="00A1675C" w:rsidRDefault="00000000">
      <w:pPr>
        <w:spacing w:before="40" w:after="120"/>
      </w:pPr>
      <w:r>
        <w:rPr>
          <w:rFonts w:eastAsia="Georgia"/>
        </w:rPr>
        <w:t>“No.”</w:t>
      </w:r>
    </w:p>
    <w:p w14:paraId="759C8D30" w14:textId="77777777" w:rsidR="00A1675C" w:rsidRDefault="00000000">
      <w:pPr>
        <w:spacing w:before="40" w:after="120"/>
      </w:pPr>
      <w:r>
        <w:rPr>
          <w:rFonts w:eastAsia="Georgia"/>
        </w:rPr>
        <w:t>“Could it be acceleration?”</w:t>
      </w:r>
    </w:p>
    <w:p w14:paraId="11E17043" w14:textId="77777777" w:rsidR="00A1675C" w:rsidRDefault="00000000">
      <w:pPr>
        <w:spacing w:before="40" w:after="120"/>
      </w:pPr>
      <w:r>
        <w:rPr>
          <w:rFonts w:eastAsia="Georgia"/>
        </w:rPr>
        <w:t>“Possibly.”</w:t>
      </w:r>
    </w:p>
    <w:p w14:paraId="109C7DB4" w14:textId="77777777" w:rsidR="00A1675C" w:rsidRDefault="00000000">
      <w:pPr>
        <w:spacing w:before="40" w:after="120"/>
      </w:pPr>
      <w:r>
        <w:rPr>
          <w:rFonts w:eastAsia="Georgia"/>
        </w:rPr>
        <w:t>“Could it be spacetime curvature?”</w:t>
      </w:r>
    </w:p>
    <w:p w14:paraId="5E8F212E" w14:textId="77777777" w:rsidR="00A1675C" w:rsidRDefault="00000000">
      <w:pPr>
        <w:spacing w:before="40" w:after="120"/>
      </w:pPr>
      <w:r>
        <w:rPr>
          <w:rFonts w:eastAsia="Georgia"/>
        </w:rPr>
        <w:t>“Possibly.”</w:t>
      </w:r>
    </w:p>
    <w:p w14:paraId="33F8C3CB" w14:textId="77777777" w:rsidR="00A1675C" w:rsidRDefault="00000000">
      <w:pPr>
        <w:spacing w:before="40" w:after="120"/>
      </w:pPr>
      <w:r>
        <w:rPr>
          <w:rFonts w:eastAsia="Georgia"/>
        </w:rPr>
        <w:t>“Could it be a combination?”</w:t>
      </w:r>
    </w:p>
    <w:p w14:paraId="697C13AB" w14:textId="77777777" w:rsidR="00A1675C" w:rsidRDefault="00000000">
      <w:pPr>
        <w:spacing w:before="40" w:after="120"/>
      </w:pPr>
      <w:r>
        <w:rPr>
          <w:rFonts w:eastAsia="Georgia"/>
        </w:rPr>
        <w:t>“Possibly.”</w:t>
      </w:r>
    </w:p>
    <w:p w14:paraId="580B678D" w14:textId="77777777" w:rsidR="00A1675C" w:rsidRDefault="00000000">
      <w:pPr>
        <w:ind w:firstLine="432"/>
      </w:pPr>
      <w:r>
        <w:rPr>
          <w:rFonts w:eastAsia="Georgia"/>
        </w:rPr>
        <w:t>Derek gently smiled.</w:t>
      </w:r>
    </w:p>
    <w:p w14:paraId="489083A8" w14:textId="77777777" w:rsidR="00A1675C" w:rsidRDefault="00000000">
      <w:pPr>
        <w:spacing w:before="40" w:after="120"/>
      </w:pPr>
      <w:r>
        <w:rPr>
          <w:rFonts w:eastAsia="Georgia"/>
        </w:rPr>
        <w:t>“Very helpful.”</w:t>
      </w:r>
    </w:p>
    <w:p w14:paraId="6B17B266" w14:textId="77777777" w:rsidR="00A1675C" w:rsidRDefault="00000000">
      <w:pPr>
        <w:spacing w:before="40" w:after="120"/>
      </w:pPr>
      <w:r>
        <w:rPr>
          <w:rFonts w:eastAsia="Georgia"/>
        </w:rPr>
        <w:t>“I am not there to solve your case.”</w:t>
      </w:r>
    </w:p>
    <w:p w14:paraId="0723E241" w14:textId="77777777" w:rsidR="00A1675C" w:rsidRDefault="00000000">
      <w:pPr>
        <w:spacing w:before="40" w:after="120"/>
      </w:pPr>
      <w:r>
        <w:rPr>
          <w:rFonts w:eastAsia="Georgia"/>
        </w:rPr>
        <w:t>“Then why are you coming to London?”</w:t>
      </w:r>
    </w:p>
    <w:p w14:paraId="06AB7A02" w14:textId="77777777" w:rsidR="00A1675C" w:rsidRDefault="00000000">
      <w:pPr>
        <w:ind w:firstLine="432"/>
      </w:pPr>
      <w:r>
        <w:rPr>
          <w:rFonts w:eastAsia="Georgia"/>
        </w:rPr>
        <w:t>There was a pause.</w:t>
      </w:r>
    </w:p>
    <w:p w14:paraId="7B746083" w14:textId="77777777" w:rsidR="00A1675C" w:rsidRDefault="00000000">
      <w:pPr>
        <w:spacing w:before="40" w:after="120"/>
      </w:pPr>
      <w:r>
        <w:rPr>
          <w:rFonts w:eastAsia="Georgia"/>
        </w:rPr>
        <w:t>“Because I am curious.”</w:t>
      </w:r>
    </w:p>
    <w:p w14:paraId="3AA76DDD" w14:textId="77777777" w:rsidR="00A1675C" w:rsidRDefault="00000000">
      <w:pPr>
        <w:ind w:firstLine="432"/>
      </w:pPr>
      <w:r>
        <w:rPr>
          <w:rFonts w:eastAsia="Georgia"/>
        </w:rPr>
        <w:t>Derek nodded.</w:t>
      </w:r>
    </w:p>
    <w:p w14:paraId="442E7CE5" w14:textId="77777777" w:rsidR="00A1675C" w:rsidRDefault="00000000">
      <w:pPr>
        <w:spacing w:before="40" w:after="120"/>
      </w:pPr>
      <w:r>
        <w:rPr>
          <w:rFonts w:eastAsia="Georgia"/>
        </w:rPr>
        <w:t>“Well, that settles it.”</w:t>
      </w:r>
    </w:p>
    <w:p w14:paraId="467A2D37" w14:textId="77777777" w:rsidR="00A1675C" w:rsidRDefault="00000000">
      <w:pPr>
        <w:spacing w:before="40" w:after="120"/>
      </w:pPr>
      <w:r>
        <w:rPr>
          <w:rFonts w:eastAsia="Georgia"/>
        </w:rPr>
        <w:t>“What does?”</w:t>
      </w:r>
    </w:p>
    <w:p w14:paraId="58257085" w14:textId="77777777" w:rsidR="00A1675C" w:rsidRDefault="00000000">
      <w:pPr>
        <w:spacing w:before="40" w:after="120"/>
      </w:pPr>
      <w:r>
        <w:rPr>
          <w:rFonts w:eastAsia="Georgia"/>
        </w:rPr>
        <w:t>“You're coming.”</w:t>
      </w:r>
    </w:p>
    <w:p w14:paraId="2F5A7A7B" w14:textId="77777777" w:rsidR="00A1675C" w:rsidRDefault="00000000">
      <w:pPr>
        <w:spacing w:before="40" w:after="120"/>
      </w:pPr>
      <w:r>
        <w:rPr>
          <w:rFonts w:eastAsia="Georgia"/>
        </w:rPr>
        <w:t>“Yes.”</w:t>
      </w:r>
    </w:p>
    <w:p w14:paraId="3D198432" w14:textId="77777777" w:rsidR="00A1675C" w:rsidRDefault="00000000">
      <w:pPr>
        <w:spacing w:before="40" w:after="120"/>
      </w:pPr>
      <w:r>
        <w:rPr>
          <w:rFonts w:eastAsia="Georgia"/>
        </w:rPr>
        <w:t>“When?”</w:t>
      </w:r>
    </w:p>
    <w:p w14:paraId="16F13EE5" w14:textId="77777777" w:rsidR="00A1675C" w:rsidRDefault="00000000">
      <w:pPr>
        <w:spacing w:before="40" w:after="120"/>
      </w:pPr>
      <w:r>
        <w:rPr>
          <w:rFonts w:eastAsia="Georgia"/>
        </w:rPr>
        <w:t>“Tomorrow.”</w:t>
      </w:r>
    </w:p>
    <w:p w14:paraId="40068AAB" w14:textId="2C93C66B" w:rsidR="00A1675C" w:rsidRDefault="00000000">
      <w:pPr>
        <w:ind w:firstLine="432"/>
      </w:pPr>
      <w:r>
        <w:rPr>
          <w:rFonts w:eastAsia="Georgia"/>
        </w:rPr>
        <w:t xml:space="preserve">Derek carefully looked at </w:t>
      </w:r>
      <w:r w:rsidR="003434B6">
        <w:rPr>
          <w:rFonts w:eastAsia="Georgia"/>
        </w:rPr>
        <w:t>Penny</w:t>
      </w:r>
      <w:r>
        <w:rPr>
          <w:rFonts w:eastAsia="Georgia"/>
        </w:rPr>
        <w:t xml:space="preserve">. </w:t>
      </w:r>
      <w:r w:rsidR="003434B6">
        <w:rPr>
          <w:rFonts w:eastAsia="Georgia"/>
        </w:rPr>
        <w:t>Penny</w:t>
      </w:r>
      <w:r>
        <w:rPr>
          <w:rFonts w:eastAsia="Georgia"/>
        </w:rPr>
        <w:t xml:space="preserve"> smiled.</w:t>
      </w:r>
    </w:p>
    <w:p w14:paraId="560293CB" w14:textId="77777777" w:rsidR="00A1675C" w:rsidRDefault="00000000">
      <w:pPr>
        <w:spacing w:before="40" w:after="120"/>
      </w:pPr>
      <w:r>
        <w:rPr>
          <w:rFonts w:eastAsia="Georgia"/>
        </w:rPr>
        <w:t>“Of course.”</w:t>
      </w:r>
    </w:p>
    <w:p w14:paraId="3BECAC23" w14:textId="77777777" w:rsidR="00A1675C" w:rsidRDefault="00000000">
      <w:pPr>
        <w:ind w:firstLine="432"/>
      </w:pPr>
      <w:r>
        <w:rPr>
          <w:rFonts w:eastAsia="Georgia"/>
        </w:rPr>
        <w:t>Weinstein continued:</w:t>
      </w:r>
    </w:p>
    <w:p w14:paraId="019488F2" w14:textId="77777777" w:rsidR="00A1675C" w:rsidRDefault="00000000">
      <w:pPr>
        <w:spacing w:before="40" w:after="120"/>
      </w:pPr>
      <w:r>
        <w:rPr>
          <w:rFonts w:eastAsia="Georgia"/>
        </w:rPr>
        <w:t>“I'll meet you at the station.”</w:t>
      </w:r>
    </w:p>
    <w:p w14:paraId="3A56514E" w14:textId="77777777" w:rsidR="00A1675C" w:rsidRDefault="00000000">
      <w:pPr>
        <w:spacing w:before="40" w:after="120"/>
      </w:pPr>
      <w:r>
        <w:rPr>
          <w:rFonts w:eastAsia="Georgia"/>
        </w:rPr>
        <w:t>“Which station?”</w:t>
      </w:r>
    </w:p>
    <w:p w14:paraId="1C79E951" w14:textId="77777777" w:rsidR="00A1675C" w:rsidRDefault="00000000">
      <w:pPr>
        <w:spacing w:before="40" w:after="120"/>
      </w:pPr>
      <w:r>
        <w:rPr>
          <w:rFonts w:eastAsia="Georgia"/>
        </w:rPr>
        <w:t>“London Terminus.”</w:t>
      </w:r>
    </w:p>
    <w:p w14:paraId="0BF88E6A" w14:textId="77777777" w:rsidR="00A1675C" w:rsidRDefault="00000000">
      <w:pPr>
        <w:ind w:firstLine="432"/>
      </w:pPr>
      <w:r>
        <w:rPr>
          <w:rFonts w:eastAsia="Georgia"/>
        </w:rPr>
        <w:t>Derek looked at the strange photograph.</w:t>
      </w:r>
    </w:p>
    <w:p w14:paraId="597C1EA5" w14:textId="77777777" w:rsidR="00A1675C" w:rsidRDefault="00000000">
      <w:pPr>
        <w:spacing w:before="40" w:after="120"/>
      </w:pPr>
      <w:r>
        <w:rPr>
          <w:rFonts w:eastAsia="Georgia"/>
        </w:rPr>
        <w:t>“Platform seven?”</w:t>
      </w:r>
    </w:p>
    <w:p w14:paraId="09B08B3E" w14:textId="77777777" w:rsidR="00A1675C" w:rsidRDefault="00000000">
      <w:pPr>
        <w:spacing w:before="40" w:after="120"/>
      </w:pPr>
      <w:r>
        <w:rPr>
          <w:rFonts w:eastAsia="Georgia"/>
        </w:rPr>
        <w:t>“Yes.”</w:t>
      </w:r>
    </w:p>
    <w:p w14:paraId="54DA8132" w14:textId="77777777" w:rsidR="00A1675C" w:rsidRDefault="00000000">
      <w:pPr>
        <w:spacing w:before="40" w:after="120"/>
      </w:pPr>
      <w:r>
        <w:rPr>
          <w:rFonts w:eastAsia="Georgia"/>
        </w:rPr>
        <w:t>“At 11:17?”</w:t>
      </w:r>
    </w:p>
    <w:p w14:paraId="5D9B336E" w14:textId="77777777" w:rsidR="00A1675C" w:rsidRDefault="00000000">
      <w:pPr>
        <w:spacing w:before="40" w:after="120"/>
      </w:pPr>
      <w:r>
        <w:rPr>
          <w:rFonts w:eastAsia="Georgia"/>
        </w:rPr>
        <w:t>“Yes.”</w:t>
      </w:r>
    </w:p>
    <w:p w14:paraId="2610DBC1" w14:textId="0C7300D3" w:rsidR="00A1675C" w:rsidRDefault="00000000">
      <w:pPr>
        <w:ind w:firstLine="432"/>
      </w:pPr>
      <w:r>
        <w:rPr>
          <w:rFonts w:eastAsia="Georgia"/>
        </w:rPr>
        <w:t xml:space="preserve">Derek went silent. Trevor watched him. </w:t>
      </w:r>
      <w:r w:rsidR="003434B6">
        <w:rPr>
          <w:rFonts w:eastAsia="Georgia"/>
        </w:rPr>
        <w:t>Penny</w:t>
      </w:r>
      <w:r>
        <w:rPr>
          <w:rFonts w:eastAsia="Georgia"/>
        </w:rPr>
        <w:t xml:space="preserve"> understood immediately.</w:t>
      </w:r>
    </w:p>
    <w:p w14:paraId="6FCB37F4" w14:textId="77777777" w:rsidR="00A1675C" w:rsidRDefault="00000000">
      <w:pPr>
        <w:spacing w:before="40" w:after="120"/>
      </w:pPr>
      <w:r>
        <w:rPr>
          <w:rFonts w:eastAsia="Georgia"/>
        </w:rPr>
        <w:t>“That was in the photograph.”</w:t>
      </w:r>
    </w:p>
    <w:p w14:paraId="622E785C" w14:textId="77777777" w:rsidR="00A1675C" w:rsidRDefault="00000000">
      <w:pPr>
        <w:spacing w:before="40" w:after="120"/>
      </w:pPr>
      <w:r>
        <w:rPr>
          <w:rFonts w:eastAsia="Georgia"/>
        </w:rPr>
        <w:t>“Yes,” Derek asserted.</w:t>
      </w:r>
    </w:p>
    <w:p w14:paraId="2BCC50D8" w14:textId="77777777" w:rsidR="00A1675C" w:rsidRDefault="00000000">
      <w:pPr>
        <w:spacing w:before="40" w:after="120"/>
      </w:pPr>
      <w:r>
        <w:rPr>
          <w:rFonts w:eastAsia="Georgia"/>
        </w:rPr>
        <w:t>Alfred pointed out:</w:t>
      </w:r>
    </w:p>
    <w:p w14:paraId="584625C4" w14:textId="77777777" w:rsidR="00A1675C" w:rsidRDefault="00000000">
      <w:pPr>
        <w:spacing w:before="40" w:after="120"/>
      </w:pPr>
      <w:r>
        <w:rPr>
          <w:rFonts w:eastAsia="Georgia"/>
        </w:rPr>
        <w:t>“I know.”</w:t>
      </w:r>
    </w:p>
    <w:p w14:paraId="1623ABFE" w14:textId="77777777" w:rsidR="00A1675C" w:rsidRDefault="00000000">
      <w:pPr>
        <w:ind w:firstLine="432"/>
      </w:pPr>
      <w:r>
        <w:rPr>
          <w:rFonts w:eastAsia="Georgia"/>
        </w:rPr>
        <w:t>Derek looked at the brass clock.</w:t>
      </w:r>
    </w:p>
    <w:p w14:paraId="7189F64E" w14:textId="77777777" w:rsidR="00A1675C" w:rsidRDefault="00000000">
      <w:pPr>
        <w:spacing w:before="40" w:after="120"/>
      </w:pPr>
      <w:r>
        <w:rPr>
          <w:rFonts w:eastAsia="Georgia"/>
        </w:rPr>
        <w:t>“Alfred.”</w:t>
      </w:r>
    </w:p>
    <w:p w14:paraId="54BAEFAB" w14:textId="77777777" w:rsidR="00A1675C" w:rsidRDefault="00000000">
      <w:pPr>
        <w:spacing w:before="40" w:after="120"/>
      </w:pPr>
      <w:r>
        <w:rPr>
          <w:rFonts w:eastAsia="Georgia"/>
        </w:rPr>
        <w:t>“Yes?”</w:t>
      </w:r>
    </w:p>
    <w:p w14:paraId="22894B2A" w14:textId="77777777" w:rsidR="00A1675C" w:rsidRDefault="00000000">
      <w:pPr>
        <w:spacing w:before="40" w:after="120"/>
      </w:pPr>
      <w:r>
        <w:rPr>
          <w:rFonts w:eastAsia="Georgia"/>
        </w:rPr>
        <w:t>“Why are you so certain?”</w:t>
      </w:r>
    </w:p>
    <w:p w14:paraId="08154E26" w14:textId="77777777" w:rsidR="00A1675C" w:rsidRDefault="00000000">
      <w:pPr>
        <w:ind w:firstLine="432"/>
      </w:pPr>
      <w:r>
        <w:rPr>
          <w:rFonts w:eastAsia="Georgia"/>
        </w:rPr>
        <w:t>A pause.</w:t>
      </w:r>
    </w:p>
    <w:p w14:paraId="3463AAA6" w14:textId="77777777" w:rsidR="00A1675C" w:rsidRDefault="00000000">
      <w:pPr>
        <w:spacing w:before="40" w:after="120"/>
      </w:pPr>
      <w:r>
        <w:rPr>
          <w:rFonts w:eastAsia="Georgia"/>
        </w:rPr>
        <w:t>“Because I've already been there.”</w:t>
      </w:r>
    </w:p>
    <w:p w14:paraId="6E966789" w14:textId="77777777" w:rsidR="00A1675C" w:rsidRDefault="00000000">
      <w:pPr>
        <w:ind w:firstLine="432"/>
      </w:pPr>
      <w:r>
        <w:rPr>
          <w:rFonts w:eastAsia="Georgia"/>
        </w:rPr>
        <w:t>Derek deeply frowned.</w:t>
      </w:r>
    </w:p>
    <w:p w14:paraId="1B0EECAE" w14:textId="77777777" w:rsidR="00A1675C" w:rsidRDefault="00000000">
      <w:pPr>
        <w:spacing w:before="40" w:after="120"/>
      </w:pPr>
      <w:r>
        <w:rPr>
          <w:rFonts w:eastAsia="Georgia"/>
        </w:rPr>
        <w:t>“Tomorrow?”</w:t>
      </w:r>
    </w:p>
    <w:p w14:paraId="269A9712" w14:textId="77777777" w:rsidR="00A1675C" w:rsidRDefault="00000000">
      <w:pPr>
        <w:spacing w:before="40" w:after="120"/>
      </w:pPr>
      <w:r>
        <w:rPr>
          <w:rFonts w:eastAsia="Georgia"/>
        </w:rPr>
        <w:t>“Yes.”</w:t>
      </w:r>
    </w:p>
    <w:p w14:paraId="13A24870" w14:textId="77777777" w:rsidR="00A1675C" w:rsidRDefault="00000000">
      <w:pPr>
        <w:spacing w:before="40" w:after="120"/>
      </w:pPr>
      <w:r>
        <w:rPr>
          <w:rFonts w:eastAsia="Georgia"/>
        </w:rPr>
        <w:t>“And you've already seen me?”</w:t>
      </w:r>
    </w:p>
    <w:p w14:paraId="53C19B52" w14:textId="77777777" w:rsidR="00A1675C" w:rsidRDefault="00000000">
      <w:pPr>
        <w:spacing w:before="40" w:after="120"/>
      </w:pPr>
      <w:r>
        <w:rPr>
          <w:rFonts w:eastAsia="Georgia"/>
        </w:rPr>
        <w:t>“Yes.”</w:t>
      </w:r>
    </w:p>
    <w:p w14:paraId="45708031" w14:textId="77777777" w:rsidR="00A1675C" w:rsidRDefault="00000000">
      <w:pPr>
        <w:spacing w:before="40" w:after="120"/>
      </w:pPr>
      <w:r>
        <w:rPr>
          <w:rFonts w:eastAsia="Georgia"/>
        </w:rPr>
        <w:t>“And the clock?”</w:t>
      </w:r>
    </w:p>
    <w:p w14:paraId="07F2A4C2" w14:textId="77777777" w:rsidR="00A1675C" w:rsidRDefault="00000000">
      <w:pPr>
        <w:spacing w:before="40" w:after="120"/>
      </w:pPr>
      <w:r>
        <w:rPr>
          <w:rFonts w:eastAsia="Georgia"/>
        </w:rPr>
        <w:t>“Yes.”</w:t>
      </w:r>
    </w:p>
    <w:p w14:paraId="02A74880" w14:textId="77777777" w:rsidR="00A1675C" w:rsidRDefault="00000000">
      <w:pPr>
        <w:ind w:firstLine="432"/>
      </w:pPr>
      <w:r>
        <w:rPr>
          <w:rFonts w:eastAsia="Georgia"/>
        </w:rPr>
        <w:t>Derek thought.</w:t>
      </w:r>
    </w:p>
    <w:p w14:paraId="6694F572" w14:textId="77777777" w:rsidR="00A1675C" w:rsidRDefault="00000000">
      <w:pPr>
        <w:spacing w:before="40" w:after="120"/>
      </w:pPr>
      <w:r>
        <w:rPr>
          <w:rFonts w:eastAsia="Georgia"/>
        </w:rPr>
        <w:t>“Then we have a causal loop.”</w:t>
      </w:r>
    </w:p>
    <w:p w14:paraId="7B98F0ED" w14:textId="77777777" w:rsidR="00A1675C" w:rsidRDefault="00000000">
      <w:pPr>
        <w:spacing w:before="40" w:after="120"/>
      </w:pPr>
      <w:r>
        <w:rPr>
          <w:rFonts w:eastAsia="Georgia"/>
        </w:rPr>
        <w:t>“Perhaps.”</w:t>
      </w:r>
    </w:p>
    <w:p w14:paraId="355FB520" w14:textId="3DB655BC" w:rsidR="00A1675C" w:rsidRDefault="003434B6">
      <w:pPr>
        <w:ind w:firstLine="432"/>
      </w:pPr>
      <w:r>
        <w:rPr>
          <w:rFonts w:eastAsia="Georgia"/>
        </w:rPr>
        <w:t>Penny looked sharply at him.</w:t>
      </w:r>
    </w:p>
    <w:p w14:paraId="33B45E5F" w14:textId="77777777" w:rsidR="00A1675C" w:rsidRDefault="00000000">
      <w:pPr>
        <w:spacing w:before="40" w:after="120"/>
      </w:pPr>
      <w:r>
        <w:rPr>
          <w:rFonts w:eastAsia="Georgia"/>
        </w:rPr>
        <w:t>“Don't get excited.”</w:t>
      </w:r>
    </w:p>
    <w:p w14:paraId="299542DF" w14:textId="77777777" w:rsidR="00A1675C" w:rsidRDefault="00000000">
      <w:pPr>
        <w:spacing w:before="40" w:after="120"/>
      </w:pPr>
      <w:r>
        <w:rPr>
          <w:rFonts w:eastAsia="Georgia"/>
        </w:rPr>
        <w:t>“I wasn't.”</w:t>
      </w:r>
    </w:p>
    <w:p w14:paraId="5E332F1D" w14:textId="77777777" w:rsidR="00A1675C" w:rsidRDefault="00000000">
      <w:pPr>
        <w:spacing w:before="40" w:after="120"/>
      </w:pPr>
      <w:r>
        <w:rPr>
          <w:rFonts w:eastAsia="Georgia"/>
        </w:rPr>
        <w:t>“You were.”</w:t>
      </w:r>
    </w:p>
    <w:p w14:paraId="6CA35E06" w14:textId="77777777" w:rsidR="00A1675C" w:rsidRDefault="00000000">
      <w:pPr>
        <w:ind w:firstLine="432"/>
      </w:pPr>
      <w:r>
        <w:rPr>
          <w:rFonts w:eastAsia="Georgia"/>
        </w:rPr>
        <w:t>Derek gently smiled.</w:t>
      </w:r>
    </w:p>
    <w:p w14:paraId="525AFAFF" w14:textId="77777777" w:rsidR="00A1675C" w:rsidRDefault="00000000">
      <w:pPr>
        <w:spacing w:before="40" w:after="120"/>
      </w:pPr>
      <w:r>
        <w:rPr>
          <w:rFonts w:eastAsia="Georgia"/>
        </w:rPr>
        <w:t>“I was mildly interested.”</w:t>
      </w:r>
    </w:p>
    <w:p w14:paraId="075BFB5B" w14:textId="77777777" w:rsidR="00A1675C" w:rsidRDefault="00000000">
      <w:pPr>
        <w:spacing w:before="40" w:after="120"/>
      </w:pPr>
      <w:r>
        <w:rPr>
          <w:rFonts w:eastAsia="Georgia"/>
        </w:rPr>
        <w:t>“That's your version of excitement.”</w:t>
      </w:r>
    </w:p>
    <w:p w14:paraId="6EC6890E" w14:textId="77777777" w:rsidR="00A1675C" w:rsidRDefault="00000000">
      <w:pPr>
        <w:ind w:firstLine="432"/>
      </w:pPr>
      <w:r>
        <w:rPr>
          <w:rFonts w:eastAsia="Georgia"/>
        </w:rPr>
        <w:t>Trevor nodded.</w:t>
      </w:r>
    </w:p>
    <w:p w14:paraId="5184C45D" w14:textId="77777777" w:rsidR="00A1675C" w:rsidRDefault="00000000">
      <w:pPr>
        <w:spacing w:before="40" w:after="120"/>
      </w:pPr>
      <w:r>
        <w:rPr>
          <w:rFonts w:eastAsia="Georgia"/>
        </w:rPr>
        <w:t>“It is.”</w:t>
      </w:r>
    </w:p>
    <w:p w14:paraId="6D6DFB60" w14:textId="77777777" w:rsidR="00A1675C" w:rsidRDefault="00000000">
      <w:pPr>
        <w:ind w:firstLine="432"/>
      </w:pPr>
      <w:r>
        <w:rPr>
          <w:rFonts w:eastAsia="Georgia"/>
        </w:rPr>
        <w:t>Derek ignored both of them.</w:t>
      </w:r>
    </w:p>
    <w:p w14:paraId="2F5178AE" w14:textId="77777777" w:rsidR="00A1675C" w:rsidRDefault="00000000">
      <w:pPr>
        <w:spacing w:before="40" w:after="120"/>
      </w:pPr>
      <w:r>
        <w:rPr>
          <w:rFonts w:eastAsia="Georgia"/>
        </w:rPr>
        <w:t>“Alfred, one more thing.”</w:t>
      </w:r>
    </w:p>
    <w:p w14:paraId="638F66C7" w14:textId="77777777" w:rsidR="00A1675C" w:rsidRDefault="00000000">
      <w:pPr>
        <w:spacing w:before="40" w:after="120"/>
      </w:pPr>
      <w:r>
        <w:rPr>
          <w:rFonts w:eastAsia="Georgia"/>
        </w:rPr>
        <w:t>“Yes?”</w:t>
      </w:r>
    </w:p>
    <w:p w14:paraId="0F66C9A5" w14:textId="77777777" w:rsidR="00A1675C" w:rsidRDefault="00000000">
      <w:pPr>
        <w:spacing w:before="40" w:after="120"/>
      </w:pPr>
      <w:r>
        <w:rPr>
          <w:rFonts w:eastAsia="Georgia"/>
        </w:rPr>
        <w:t>“Does General Relativity explain what we're seeing?”</w:t>
      </w:r>
    </w:p>
    <w:p w14:paraId="75528140" w14:textId="77777777" w:rsidR="00A1675C" w:rsidRDefault="00000000">
      <w:pPr>
        <w:ind w:firstLine="432"/>
      </w:pPr>
      <w:r>
        <w:rPr>
          <w:rFonts w:eastAsia="Georgia"/>
        </w:rPr>
        <w:t>There was a pause.</w:t>
      </w:r>
    </w:p>
    <w:p w14:paraId="79356AEF" w14:textId="77777777" w:rsidR="00A1675C" w:rsidRDefault="00000000">
      <w:pPr>
        <w:spacing w:before="40" w:after="120"/>
      </w:pPr>
      <w:r>
        <w:rPr>
          <w:rFonts w:eastAsia="Georgia"/>
        </w:rPr>
        <w:t>Then Weinstein answered:</w:t>
      </w:r>
    </w:p>
    <w:p w14:paraId="1154483D" w14:textId="77777777" w:rsidR="00A1675C" w:rsidRDefault="00000000">
      <w:pPr>
        <w:spacing w:before="40" w:after="120"/>
      </w:pPr>
      <w:r>
        <w:rPr>
          <w:rFonts w:eastAsia="Georgia"/>
        </w:rPr>
        <w:t>“It explains the principle.”</w:t>
      </w:r>
    </w:p>
    <w:p w14:paraId="696417E9" w14:textId="77777777" w:rsidR="00A1675C" w:rsidRDefault="00000000">
      <w:pPr>
        <w:spacing w:before="40" w:after="120"/>
      </w:pPr>
      <w:r>
        <w:rPr>
          <w:rFonts w:eastAsia="Georgia"/>
        </w:rPr>
        <w:t>“But not the effect.”</w:t>
      </w:r>
    </w:p>
    <w:p w14:paraId="3FF637FC" w14:textId="77777777" w:rsidR="00A1675C" w:rsidRDefault="00000000">
      <w:pPr>
        <w:spacing w:before="40" w:after="120"/>
      </w:pPr>
      <w:r>
        <w:rPr>
          <w:rFonts w:eastAsia="Georgia"/>
        </w:rPr>
        <w:t>“No.”</w:t>
      </w:r>
    </w:p>
    <w:p w14:paraId="63CE9F6D" w14:textId="77777777" w:rsidR="00A1675C" w:rsidRDefault="00000000">
      <w:pPr>
        <w:ind w:firstLine="432"/>
      </w:pPr>
      <w:r>
        <w:rPr>
          <w:rFonts w:eastAsia="Georgia"/>
        </w:rPr>
        <w:t>Derek waited. Weinstein continued:</w:t>
      </w:r>
    </w:p>
    <w:p w14:paraId="08C7137C" w14:textId="77777777" w:rsidR="00A1675C" w:rsidRDefault="00000000">
      <w:pPr>
        <w:spacing w:before="40" w:after="120"/>
      </w:pPr>
      <w:r>
        <w:rPr>
          <w:rFonts w:eastAsia="Georgia"/>
        </w:rPr>
        <w:t>“The gravitational time-dilation effect is real. We understand it extremely well. What we don't understand is why your clocks are showing a difference so large.”</w:t>
      </w:r>
    </w:p>
    <w:p w14:paraId="58432B53" w14:textId="77777777" w:rsidR="00A1675C" w:rsidRDefault="00000000">
      <w:pPr>
        <w:ind w:firstLine="432"/>
      </w:pPr>
      <w:r>
        <w:rPr>
          <w:rFonts w:eastAsia="Georgia"/>
        </w:rPr>
        <w:t>Derek nodded.</w:t>
      </w:r>
    </w:p>
    <w:p w14:paraId="23E20099" w14:textId="77777777" w:rsidR="00A1675C" w:rsidRDefault="00000000">
      <w:pPr>
        <w:spacing w:before="40" w:after="120"/>
      </w:pPr>
      <w:r>
        <w:rPr>
          <w:rFonts w:eastAsia="Georgia"/>
        </w:rPr>
        <w:t>“So we're not discovering new relativity.”</w:t>
      </w:r>
    </w:p>
    <w:p w14:paraId="303DA135" w14:textId="77777777" w:rsidR="00A1675C" w:rsidRDefault="00000000">
      <w:pPr>
        <w:spacing w:before="40" w:after="120"/>
      </w:pPr>
      <w:r>
        <w:rPr>
          <w:rFonts w:eastAsia="Georgia"/>
        </w:rPr>
        <w:t>“No.”</w:t>
      </w:r>
    </w:p>
    <w:p w14:paraId="475E4DDD" w14:textId="77777777" w:rsidR="00A1675C" w:rsidRDefault="00000000">
      <w:pPr>
        <w:spacing w:before="40" w:after="120"/>
      </w:pPr>
      <w:r>
        <w:rPr>
          <w:rFonts w:eastAsia="Georgia"/>
        </w:rPr>
        <w:t>“We're applying known relativity to an unknown situation.”</w:t>
      </w:r>
    </w:p>
    <w:p w14:paraId="07DDE870" w14:textId="77777777" w:rsidR="00A1675C" w:rsidRDefault="00000000">
      <w:pPr>
        <w:spacing w:before="40" w:after="120"/>
      </w:pPr>
      <w:r>
        <w:rPr>
          <w:rFonts w:eastAsia="Georgia"/>
        </w:rPr>
        <w:t>“Exactly.”</w:t>
      </w:r>
    </w:p>
    <w:p w14:paraId="672AB94C" w14:textId="77777777" w:rsidR="00A1675C" w:rsidRDefault="00000000">
      <w:pPr>
        <w:ind w:firstLine="432"/>
      </w:pPr>
      <w:r>
        <w:rPr>
          <w:rFonts w:eastAsia="Georgia"/>
        </w:rPr>
        <w:t>Derek smiled.</w:t>
      </w:r>
    </w:p>
    <w:p w14:paraId="6D1383AE" w14:textId="77777777" w:rsidR="00A1675C" w:rsidRDefault="00000000">
      <w:pPr>
        <w:spacing w:before="40" w:after="120"/>
      </w:pPr>
      <w:r>
        <w:rPr>
          <w:rFonts w:eastAsia="Georgia"/>
        </w:rPr>
        <w:t>“Well, that's settled.”</w:t>
      </w:r>
    </w:p>
    <w:p w14:paraId="20AF99B5" w14:textId="77777777" w:rsidR="00A1675C" w:rsidRDefault="00000000">
      <w:pPr>
        <w:spacing w:before="40" w:after="120"/>
      </w:pPr>
      <w:r>
        <w:rPr>
          <w:rFonts w:eastAsia="Georgia"/>
        </w:rPr>
        <w:t>“What is?”</w:t>
      </w:r>
    </w:p>
    <w:p w14:paraId="0BA87306" w14:textId="77777777" w:rsidR="00A1675C" w:rsidRDefault="00000000">
      <w:pPr>
        <w:spacing w:before="40" w:after="120"/>
      </w:pPr>
      <w:r>
        <w:rPr>
          <w:rFonts w:eastAsia="Georgia"/>
        </w:rPr>
        <w:t>“The physics isn't broken.”</w:t>
      </w:r>
    </w:p>
    <w:p w14:paraId="58515E7B" w14:textId="77777777" w:rsidR="00A1675C" w:rsidRDefault="00000000">
      <w:pPr>
        <w:spacing w:before="40" w:after="120"/>
      </w:pPr>
      <w:r>
        <w:rPr>
          <w:rFonts w:eastAsia="Georgia"/>
        </w:rPr>
        <w:t>“No.”</w:t>
      </w:r>
    </w:p>
    <w:p w14:paraId="44A28274" w14:textId="77777777" w:rsidR="00A1675C" w:rsidRDefault="00000000">
      <w:pPr>
        <w:spacing w:before="40" w:after="120"/>
      </w:pPr>
      <w:r>
        <w:rPr>
          <w:rFonts w:eastAsia="Georgia"/>
        </w:rPr>
        <w:t>“The situation is.”</w:t>
      </w:r>
    </w:p>
    <w:p w14:paraId="297379F4" w14:textId="77777777" w:rsidR="00A1675C" w:rsidRDefault="00000000">
      <w:pPr>
        <w:spacing w:before="40" w:after="120"/>
      </w:pPr>
      <w:r>
        <w:rPr>
          <w:rFonts w:eastAsia="Georgia"/>
        </w:rPr>
        <w:t>“Yes.”</w:t>
      </w:r>
    </w:p>
    <w:p w14:paraId="4E1A4900" w14:textId="77777777" w:rsidR="00A1675C" w:rsidRDefault="00000000">
      <w:pPr>
        <w:spacing w:before="40" w:after="120"/>
      </w:pPr>
      <w:r>
        <w:rPr>
          <w:rFonts w:eastAsia="Georgia"/>
        </w:rPr>
        <w:t>“Good.”</w:t>
      </w:r>
    </w:p>
    <w:p w14:paraId="616F6A27" w14:textId="77777777" w:rsidR="00A1675C" w:rsidRDefault="00000000">
      <w:pPr>
        <w:ind w:firstLine="432"/>
      </w:pPr>
      <w:r>
        <w:rPr>
          <w:rFonts w:eastAsia="Georgia"/>
        </w:rPr>
        <w:t>The call ended. Derek put down the phone. Trevor looked at him.</w:t>
      </w:r>
    </w:p>
    <w:p w14:paraId="0A483C41" w14:textId="77777777" w:rsidR="00A1675C" w:rsidRDefault="00000000">
      <w:pPr>
        <w:spacing w:before="40" w:after="120"/>
      </w:pPr>
      <w:r>
        <w:rPr>
          <w:rFonts w:eastAsia="Georgia"/>
        </w:rPr>
        <w:t>“We're going to London Terminus tomorrow.”</w:t>
      </w:r>
    </w:p>
    <w:p w14:paraId="103C342D" w14:textId="77777777" w:rsidR="00A1675C" w:rsidRDefault="00000000">
      <w:pPr>
        <w:spacing w:before="40" w:after="120"/>
      </w:pPr>
      <w:r>
        <w:rPr>
          <w:rFonts w:eastAsia="Georgia"/>
        </w:rPr>
        <w:t>“Yes.”</w:t>
      </w:r>
    </w:p>
    <w:p w14:paraId="70AA5C6A" w14:textId="77777777" w:rsidR="00A1675C" w:rsidRDefault="00000000">
      <w:pPr>
        <w:spacing w:before="40" w:after="120"/>
      </w:pPr>
      <w:r>
        <w:rPr>
          <w:rFonts w:eastAsia="Georgia"/>
        </w:rPr>
        <w:t>“At 11:17.”</w:t>
      </w:r>
    </w:p>
    <w:p w14:paraId="52A845F1" w14:textId="77777777" w:rsidR="00A1675C" w:rsidRDefault="00000000">
      <w:pPr>
        <w:spacing w:before="40" w:after="120"/>
      </w:pPr>
      <w:r>
        <w:rPr>
          <w:rFonts w:eastAsia="Georgia"/>
        </w:rPr>
        <w:t>“Yes.”</w:t>
      </w:r>
    </w:p>
    <w:p w14:paraId="1C901D13" w14:textId="77777777" w:rsidR="00A1675C" w:rsidRDefault="00000000">
      <w:pPr>
        <w:spacing w:before="40" w:after="120"/>
      </w:pPr>
      <w:r>
        <w:rPr>
          <w:rFonts w:eastAsia="Georgia"/>
        </w:rPr>
        <w:t>“After your supposed murder.”</w:t>
      </w:r>
    </w:p>
    <w:p w14:paraId="5FB8124E" w14:textId="77777777" w:rsidR="00A1675C" w:rsidRDefault="00000000">
      <w:pPr>
        <w:spacing w:before="40" w:after="120"/>
      </w:pPr>
      <w:r>
        <w:rPr>
          <w:rFonts w:eastAsia="Georgia"/>
        </w:rPr>
        <w:t>“Yes.”</w:t>
      </w:r>
    </w:p>
    <w:p w14:paraId="33A32137" w14:textId="0C7093C3" w:rsidR="00A1675C" w:rsidRDefault="003434B6">
      <w:pPr>
        <w:ind w:firstLine="432"/>
      </w:pPr>
      <w:r>
        <w:rPr>
          <w:rFonts w:eastAsia="Georgia"/>
        </w:rPr>
        <w:t>Penny picked up her coat.</w:t>
      </w:r>
    </w:p>
    <w:p w14:paraId="143DFD85" w14:textId="77777777" w:rsidR="00A1675C" w:rsidRDefault="00000000">
      <w:pPr>
        <w:spacing w:before="40" w:after="120"/>
      </w:pPr>
      <w:r>
        <w:rPr>
          <w:rFonts w:eastAsia="Georgia"/>
        </w:rPr>
        <w:t>“And Weinstein will be there.”</w:t>
      </w:r>
    </w:p>
    <w:p w14:paraId="2933962F" w14:textId="77777777" w:rsidR="00A1675C" w:rsidRDefault="00000000">
      <w:pPr>
        <w:spacing w:before="40" w:after="120"/>
      </w:pPr>
      <w:r>
        <w:rPr>
          <w:rFonts w:eastAsia="Georgia"/>
        </w:rPr>
        <w:t>“Yes.”</w:t>
      </w:r>
    </w:p>
    <w:p w14:paraId="3B154BC3" w14:textId="77777777" w:rsidR="00A1675C" w:rsidRDefault="00000000">
      <w:pPr>
        <w:ind w:firstLine="432"/>
      </w:pPr>
      <w:r>
        <w:rPr>
          <w:rFonts w:eastAsia="Georgia"/>
        </w:rPr>
        <w:t>Trevor calmly nodded.</w:t>
      </w:r>
    </w:p>
    <w:p w14:paraId="3B0844A4" w14:textId="77777777" w:rsidR="00A1675C" w:rsidRDefault="00000000">
      <w:pPr>
        <w:spacing w:before="40" w:after="120"/>
      </w:pPr>
      <w:r>
        <w:rPr>
          <w:rFonts w:eastAsia="Georgia"/>
        </w:rPr>
        <w:t>“Well, that settles it.”</w:t>
      </w:r>
    </w:p>
    <w:p w14:paraId="473E2863" w14:textId="77777777" w:rsidR="00A1675C" w:rsidRDefault="00000000">
      <w:pPr>
        <w:ind w:firstLine="432"/>
      </w:pPr>
      <w:r>
        <w:rPr>
          <w:rFonts w:eastAsia="Georgia"/>
        </w:rPr>
        <w:t>Derek looked at him.</w:t>
      </w:r>
    </w:p>
    <w:p w14:paraId="36A02B84" w14:textId="77777777" w:rsidR="00A1675C" w:rsidRDefault="00000000">
      <w:pPr>
        <w:spacing w:before="40" w:after="120"/>
      </w:pPr>
      <w:r>
        <w:rPr>
          <w:rFonts w:eastAsia="Georgia"/>
        </w:rPr>
        <w:t>“Does it?”</w:t>
      </w:r>
    </w:p>
    <w:p w14:paraId="39B240B8" w14:textId="77777777" w:rsidR="00A1675C" w:rsidRDefault="00000000">
      <w:pPr>
        <w:ind w:firstLine="432"/>
      </w:pPr>
      <w:r>
        <w:rPr>
          <w:rFonts w:eastAsia="Georgia"/>
        </w:rPr>
        <w:t>Trevor thought.</w:t>
      </w:r>
    </w:p>
    <w:p w14:paraId="06699D8D" w14:textId="77777777" w:rsidR="00A1675C" w:rsidRDefault="00000000">
      <w:pPr>
        <w:spacing w:before="40" w:after="120"/>
      </w:pPr>
      <w:r>
        <w:rPr>
          <w:rFonts w:eastAsia="Georgia"/>
        </w:rPr>
        <w:t>“Yes.”</w:t>
      </w:r>
    </w:p>
    <w:p w14:paraId="1CCDE15F" w14:textId="77777777" w:rsidR="00A1675C" w:rsidRDefault="00000000">
      <w:pPr>
        <w:spacing w:before="40" w:after="120"/>
      </w:pPr>
      <w:r>
        <w:rPr>
          <w:rFonts w:eastAsia="Georgia"/>
        </w:rPr>
        <w:t>“Good.”</w:t>
      </w:r>
    </w:p>
    <w:p w14:paraId="214BC75D" w14:textId="77777777" w:rsidR="00A1675C" w:rsidRDefault="00000000">
      <w:pPr>
        <w:ind w:firstLine="432"/>
      </w:pPr>
      <w:r>
        <w:rPr>
          <w:rFonts w:eastAsia="Georgia"/>
        </w:rPr>
        <w:t>Derek picked up the ancient brass clock. The second hand moved. Tick.</w:t>
      </w:r>
    </w:p>
    <w:p w14:paraId="732C0A0E" w14:textId="77777777" w:rsidR="00A1675C" w:rsidRDefault="00000000">
      <w:pPr>
        <w:ind w:firstLine="432"/>
      </w:pPr>
      <w:r>
        <w:rPr>
          <w:rFonts w:eastAsia="Georgia"/>
        </w:rPr>
        <w:t>Tick. Tick. It reached seventeen.</w:t>
      </w:r>
    </w:p>
    <w:p w14:paraId="7B8AC207" w14:textId="77777777" w:rsidR="00A1675C" w:rsidRDefault="00000000">
      <w:pPr>
        <w:ind w:firstLine="432"/>
      </w:pPr>
      <w:r>
        <w:rPr>
          <w:rFonts w:eastAsia="Georgia"/>
        </w:rPr>
        <w:t>Stopped. Then started again. Derek carefully looked at it.</w:t>
      </w:r>
    </w:p>
    <w:p w14:paraId="15428BFE" w14:textId="77777777" w:rsidR="00A1675C" w:rsidRDefault="00000000">
      <w:pPr>
        <w:spacing w:before="40" w:after="120"/>
      </w:pPr>
      <w:r>
        <w:rPr>
          <w:rFonts w:eastAsia="Georgia"/>
        </w:rPr>
        <w:t>“There's still one thing.”</w:t>
      </w:r>
    </w:p>
    <w:p w14:paraId="35015615" w14:textId="3E43933F" w:rsidR="00A1675C" w:rsidRDefault="003434B6">
      <w:pPr>
        <w:ind w:firstLine="432"/>
      </w:pPr>
      <w:r>
        <w:rPr>
          <w:rFonts w:eastAsia="Georgia"/>
        </w:rPr>
        <w:t>Penny paused at the door.</w:t>
      </w:r>
    </w:p>
    <w:p w14:paraId="0F50300F" w14:textId="77777777" w:rsidR="00A1675C" w:rsidRDefault="00000000">
      <w:pPr>
        <w:spacing w:before="40" w:after="120"/>
      </w:pPr>
      <w:r>
        <w:rPr>
          <w:rFonts w:eastAsia="Georgia"/>
        </w:rPr>
        <w:t>“What?”</w:t>
      </w:r>
    </w:p>
    <w:p w14:paraId="12506D6B" w14:textId="77777777" w:rsidR="00A1675C" w:rsidRDefault="00000000">
      <w:pPr>
        <w:ind w:firstLine="432"/>
      </w:pPr>
      <w:r>
        <w:rPr>
          <w:rFonts w:eastAsia="Georgia"/>
        </w:rPr>
        <w:t>Derek turned the silent clock over. The initials LGV were still stamped into the back.</w:t>
      </w:r>
    </w:p>
    <w:p w14:paraId="32825DAA" w14:textId="77777777" w:rsidR="00A1675C" w:rsidRDefault="00000000">
      <w:pPr>
        <w:spacing w:before="40" w:after="120"/>
      </w:pPr>
      <w:r>
        <w:rPr>
          <w:rFonts w:eastAsia="Georgia"/>
        </w:rPr>
        <w:t>“I want to know what this means.”</w:t>
      </w:r>
    </w:p>
    <w:p w14:paraId="4E501AA6" w14:textId="77777777" w:rsidR="00A1675C" w:rsidRDefault="00000000">
      <w:pPr>
        <w:ind w:firstLine="432"/>
      </w:pPr>
      <w:r>
        <w:rPr>
          <w:rFonts w:eastAsia="Georgia"/>
        </w:rPr>
        <w:t>Trevor looked at it.</w:t>
      </w:r>
    </w:p>
    <w:p w14:paraId="721B2E9D" w14:textId="77777777" w:rsidR="00A1675C" w:rsidRDefault="00000000">
      <w:pPr>
        <w:spacing w:before="40" w:after="120"/>
      </w:pPr>
      <w:r>
        <w:rPr>
          <w:rFonts w:eastAsia="Georgia"/>
        </w:rPr>
        <w:t>“Perhaps Weinstein knows.”</w:t>
      </w:r>
    </w:p>
    <w:p w14:paraId="17D834D9" w14:textId="77777777" w:rsidR="00A1675C" w:rsidRDefault="00000000">
      <w:pPr>
        <w:ind w:firstLine="432"/>
      </w:pPr>
      <w:r>
        <w:rPr>
          <w:rFonts w:eastAsia="Georgia"/>
        </w:rPr>
        <w:t>Derek nodded.</w:t>
      </w:r>
    </w:p>
    <w:p w14:paraId="5C702D64" w14:textId="77777777" w:rsidR="00A1675C" w:rsidRDefault="00000000">
      <w:pPr>
        <w:spacing w:before="40" w:after="120"/>
      </w:pPr>
      <w:r>
        <w:rPr>
          <w:rFonts w:eastAsia="Georgia"/>
        </w:rPr>
        <w:t>“Perhaps.”</w:t>
      </w:r>
    </w:p>
    <w:p w14:paraId="568A36E2" w14:textId="36120FE3" w:rsidR="00A1675C" w:rsidRDefault="003434B6">
      <w:pPr>
        <w:ind w:firstLine="432"/>
      </w:pPr>
      <w:r>
        <w:rPr>
          <w:rFonts w:eastAsia="Georgia"/>
        </w:rPr>
        <w:t>Penny opened the door.</w:t>
      </w:r>
    </w:p>
    <w:p w14:paraId="0F6868FA" w14:textId="77777777" w:rsidR="00A1675C" w:rsidRDefault="00000000">
      <w:pPr>
        <w:spacing w:before="40" w:after="120"/>
      </w:pPr>
      <w:r>
        <w:rPr>
          <w:rFonts w:eastAsia="Georgia"/>
        </w:rPr>
        <w:t>“Ask him tomorrow.”</w:t>
      </w:r>
    </w:p>
    <w:p w14:paraId="338FEF60" w14:textId="77777777" w:rsidR="00A1675C" w:rsidRDefault="00000000">
      <w:pPr>
        <w:ind w:firstLine="432"/>
      </w:pPr>
      <w:r>
        <w:rPr>
          <w:rFonts w:eastAsia="Georgia"/>
        </w:rPr>
        <w:t>Derek put the silent clock in his coat pocket.</w:t>
      </w:r>
    </w:p>
    <w:p w14:paraId="33DF0453" w14:textId="77777777" w:rsidR="00A1675C" w:rsidRDefault="00000000">
      <w:pPr>
        <w:spacing w:before="40" w:after="120"/>
      </w:pPr>
      <w:r>
        <w:rPr>
          <w:rFonts w:eastAsia="Georgia"/>
        </w:rPr>
        <w:t>“Good idea.”</w:t>
      </w:r>
    </w:p>
    <w:p w14:paraId="0DB5C4D0" w14:textId="77777777" w:rsidR="00A1675C" w:rsidRDefault="00000000">
      <w:pPr>
        <w:ind w:firstLine="432"/>
      </w:pPr>
      <w:r>
        <w:rPr>
          <w:rFonts w:eastAsia="Georgia"/>
        </w:rPr>
        <w:t>They left the Bureau. Behind them, the computer switched itself on. A new case note mysteriously appeared.</w:t>
      </w:r>
    </w:p>
    <w:p w14:paraId="114C1F2E" w14:textId="77777777" w:rsidR="00A1675C" w:rsidRDefault="00000000">
      <w:pPr>
        <w:spacing w:before="200" w:after="120"/>
        <w:jc w:val="center"/>
      </w:pPr>
      <w:r>
        <w:rPr>
          <w:rFonts w:eastAsia="Georgia"/>
          <w:b/>
          <w:sz w:val="24"/>
        </w:rPr>
        <w:t>complex CASE 1047</w:t>
      </w:r>
    </w:p>
    <w:p w14:paraId="3054E35B" w14:textId="77777777" w:rsidR="00A1675C" w:rsidRDefault="00000000">
      <w:pPr>
        <w:spacing w:before="200" w:after="120"/>
        <w:jc w:val="center"/>
      </w:pPr>
      <w:r>
        <w:rPr>
          <w:rFonts w:eastAsia="Georgia"/>
          <w:b/>
          <w:sz w:val="24"/>
        </w:rPr>
        <w:t>REFERENCE FRAME: INERTIAL</w:t>
      </w:r>
    </w:p>
    <w:p w14:paraId="43A2E403" w14:textId="77777777" w:rsidR="00A1675C" w:rsidRDefault="00000000">
      <w:pPr>
        <w:spacing w:before="200" w:after="120"/>
        <w:jc w:val="center"/>
      </w:pPr>
      <w:r>
        <w:rPr>
          <w:rFonts w:eastAsia="Georgia"/>
          <w:b/>
          <w:sz w:val="24"/>
        </w:rPr>
        <w:t>GRAVITATIONAL CORRECTION: REQUIRED</w:t>
      </w:r>
    </w:p>
    <w:p w14:paraId="5B122BA4" w14:textId="6AB2CABD" w:rsidR="00A1675C" w:rsidRDefault="00000000">
      <w:pPr>
        <w:ind w:firstLine="432"/>
      </w:pPr>
      <w:r>
        <w:rPr>
          <w:rFonts w:eastAsia="Georgia"/>
        </w:rPr>
        <w:t xml:space="preserve">Derek's name suddenly appeared beneath it. Then Trevor's. Then </w:t>
      </w:r>
      <w:r w:rsidR="003434B6">
        <w:rPr>
          <w:rFonts w:eastAsia="Georgia"/>
        </w:rPr>
        <w:t>Penny</w:t>
      </w:r>
      <w:r>
        <w:rPr>
          <w:rFonts w:eastAsia="Georgia"/>
        </w:rPr>
        <w:t>'s.</w:t>
      </w:r>
    </w:p>
    <w:p w14:paraId="632129A3" w14:textId="77777777" w:rsidR="00A1675C" w:rsidRDefault="00000000">
      <w:pPr>
        <w:ind w:firstLine="432"/>
      </w:pPr>
      <w:r>
        <w:rPr>
          <w:rFonts w:eastAsia="Georgia"/>
        </w:rPr>
        <w:t>Then Alfred Weinstein's. Finally, one more line appeared.</w:t>
      </w:r>
    </w:p>
    <w:p w14:paraId="0A47441C" w14:textId="77777777" w:rsidR="00A1675C" w:rsidRDefault="00000000">
      <w:pPr>
        <w:spacing w:before="200" w:after="120"/>
        <w:jc w:val="center"/>
      </w:pPr>
      <w:r>
        <w:rPr>
          <w:rFonts w:eastAsia="Georgia"/>
          <w:b/>
          <w:sz w:val="24"/>
        </w:rPr>
        <w:t>HERMANN MINKOWSKI: CONSULTING</w:t>
      </w:r>
    </w:p>
    <w:p w14:paraId="6B0C9D3E" w14:textId="77777777" w:rsidR="00A1675C" w:rsidRDefault="00000000">
      <w:pPr>
        <w:ind w:firstLine="432"/>
      </w:pPr>
      <w:r>
        <w:rPr>
          <w:rFonts w:eastAsia="Georgia"/>
        </w:rPr>
        <w:t>The screen went dark. In Munich, at almost exactly the same moment, the wall clock in the patent attorney's familiar office stopped. Weinstein noticed.</w:t>
      </w:r>
    </w:p>
    <w:p w14:paraId="5DF940C4" w14:textId="77777777" w:rsidR="00A1675C" w:rsidRDefault="00000000">
      <w:pPr>
        <w:ind w:firstLine="432"/>
      </w:pPr>
      <w:r>
        <w:rPr>
          <w:rFonts w:eastAsia="Georgia"/>
        </w:rPr>
        <w:t>He carefully looked at his watch. Then at the clock. Then at the second hand.</w:t>
      </w:r>
    </w:p>
    <w:p w14:paraId="3E36991D" w14:textId="77777777" w:rsidR="00A1675C" w:rsidRDefault="00000000">
      <w:pPr>
        <w:ind w:firstLine="432"/>
      </w:pPr>
      <w:r>
        <w:rPr>
          <w:rFonts w:eastAsia="Georgia"/>
        </w:rPr>
        <w:t>It had stopped at seventeen. He smiled. Minkowski noticed.</w:t>
      </w:r>
    </w:p>
    <w:p w14:paraId="4F9CB551" w14:textId="77777777" w:rsidR="00A1675C" w:rsidRDefault="00000000">
      <w:pPr>
        <w:spacing w:before="40" w:after="120"/>
      </w:pPr>
      <w:r>
        <w:rPr>
          <w:rFonts w:eastAsia="Georgia"/>
        </w:rPr>
        <w:t>“What?”</w:t>
      </w:r>
    </w:p>
    <w:p w14:paraId="49E4BEB7" w14:textId="77777777" w:rsidR="00A1675C" w:rsidRDefault="00000000">
      <w:pPr>
        <w:ind w:firstLine="432"/>
      </w:pPr>
      <w:r>
        <w:rPr>
          <w:rFonts w:eastAsia="Georgia"/>
        </w:rPr>
        <w:t>Weinstein held up his watch.</w:t>
      </w:r>
    </w:p>
    <w:p w14:paraId="67754799" w14:textId="77777777" w:rsidR="00A1675C" w:rsidRDefault="00000000">
      <w:pPr>
        <w:spacing w:before="40" w:after="120"/>
      </w:pPr>
      <w:r>
        <w:rPr>
          <w:rFonts w:eastAsia="Georgia"/>
        </w:rPr>
        <w:t>“Same thing.”</w:t>
      </w:r>
    </w:p>
    <w:p w14:paraId="19489F9C" w14:textId="77777777" w:rsidR="00A1675C" w:rsidRDefault="00000000">
      <w:pPr>
        <w:ind w:firstLine="432"/>
      </w:pPr>
      <w:r>
        <w:rPr>
          <w:rFonts w:eastAsia="Georgia"/>
        </w:rPr>
        <w:t>Minkowski looked.</w:t>
      </w:r>
    </w:p>
    <w:p w14:paraId="121FF426" w14:textId="77777777" w:rsidR="00A1675C" w:rsidRDefault="00000000">
      <w:pPr>
        <w:spacing w:before="40" w:after="120"/>
      </w:pPr>
      <w:r>
        <w:rPr>
          <w:rFonts w:eastAsia="Georgia"/>
        </w:rPr>
        <w:t>“Indeed.”</w:t>
      </w:r>
    </w:p>
    <w:p w14:paraId="6EE60C6D" w14:textId="77777777" w:rsidR="00A1675C" w:rsidRDefault="00000000">
      <w:pPr>
        <w:ind w:firstLine="432"/>
      </w:pPr>
      <w:r>
        <w:rPr>
          <w:rFonts w:eastAsia="Georgia"/>
        </w:rPr>
        <w:t>Weinstein put the watch away.</w:t>
      </w:r>
    </w:p>
    <w:p w14:paraId="0A779B66" w14:textId="77777777" w:rsidR="00A1675C" w:rsidRDefault="00000000">
      <w:pPr>
        <w:spacing w:before="40" w:after="120"/>
      </w:pPr>
      <w:r>
        <w:rPr>
          <w:rFonts w:eastAsia="Georgia"/>
        </w:rPr>
        <w:t>“Well, that's settled.”</w:t>
      </w:r>
    </w:p>
    <w:p w14:paraId="29915DD1" w14:textId="77777777" w:rsidR="00A1675C" w:rsidRDefault="00000000">
      <w:pPr>
        <w:spacing w:before="40" w:after="120"/>
      </w:pPr>
      <w:r>
        <w:rPr>
          <w:rFonts w:eastAsia="Georgia"/>
        </w:rPr>
        <w:t>“What is?”</w:t>
      </w:r>
    </w:p>
    <w:p w14:paraId="48C8D286" w14:textId="77777777" w:rsidR="00A1675C" w:rsidRDefault="00000000">
      <w:pPr>
        <w:spacing w:before="40" w:after="120"/>
      </w:pPr>
      <w:r>
        <w:rPr>
          <w:rFonts w:eastAsia="Georgia"/>
        </w:rPr>
        <w:t>“We're going to London.”</w:t>
      </w:r>
    </w:p>
    <w:p w14:paraId="5B412FFA" w14:textId="77777777" w:rsidR="00A1675C" w:rsidRDefault="00000000">
      <w:pPr>
        <w:ind w:firstLine="432"/>
      </w:pPr>
      <w:r>
        <w:rPr>
          <w:rFonts w:eastAsia="Georgia"/>
        </w:rPr>
        <w:t>Minkowski nodded.</w:t>
      </w:r>
    </w:p>
    <w:p w14:paraId="6EDA66BB" w14:textId="77777777" w:rsidR="00A1675C" w:rsidRDefault="00000000">
      <w:pPr>
        <w:spacing w:before="40" w:after="120"/>
      </w:pPr>
      <w:r>
        <w:rPr>
          <w:rFonts w:eastAsia="Georgia"/>
        </w:rPr>
        <w:t>“And the patent?”</w:t>
      </w:r>
    </w:p>
    <w:p w14:paraId="4BA3F6C3" w14:textId="77777777" w:rsidR="00A1675C" w:rsidRDefault="00000000">
      <w:pPr>
        <w:ind w:firstLine="432"/>
      </w:pPr>
      <w:r>
        <w:rPr>
          <w:rFonts w:eastAsia="Georgia"/>
        </w:rPr>
        <w:t>Weinstein looked sharply toward the quiet office.</w:t>
      </w:r>
    </w:p>
    <w:p w14:paraId="6C3E8728" w14:textId="77777777" w:rsidR="00A1675C" w:rsidRDefault="00000000">
      <w:pPr>
        <w:spacing w:before="40" w:after="120"/>
      </w:pPr>
      <w:r>
        <w:rPr>
          <w:rFonts w:eastAsia="Georgia"/>
        </w:rPr>
        <w:t>“The spring can wait.”</w:t>
      </w:r>
    </w:p>
    <w:p w14:paraId="35D3EE16" w14:textId="77777777" w:rsidR="00A1675C" w:rsidRDefault="00000000">
      <w:pPr>
        <w:ind w:firstLine="432"/>
      </w:pPr>
      <w:r>
        <w:rPr>
          <w:rFonts w:eastAsia="Georgia"/>
        </w:rPr>
        <w:t>They walked toward the strange station. Behind them, in the patent attorney's office, the silent clock started again. Only this time it was running backwards.</w:t>
      </w:r>
    </w:p>
    <w:p w14:paraId="1E6192D8" w14:textId="77777777" w:rsidR="00A1675C" w:rsidRDefault="00000000">
      <w:pPr>
        <w:spacing w:before="480" w:after="240"/>
        <w:jc w:val="center"/>
      </w:pPr>
      <w:r>
        <w:rPr>
          <w:rFonts w:eastAsia="Georgia"/>
          <w:b/>
          <w:sz w:val="32"/>
        </w:rPr>
        <w:t>Chapter 4</w:t>
      </w:r>
    </w:p>
    <w:p w14:paraId="204B1B92" w14:textId="77777777" w:rsidR="00A1675C" w:rsidRDefault="00000000">
      <w:pPr>
        <w:spacing w:before="200" w:after="120"/>
        <w:jc w:val="center"/>
      </w:pPr>
      <w:r>
        <w:rPr>
          <w:rFonts w:eastAsia="Georgia"/>
          <w:b/>
          <w:sz w:val="24"/>
        </w:rPr>
        <w:t>The Man Who Had Mislaid Time</w:t>
      </w:r>
    </w:p>
    <w:p w14:paraId="7C6D853B" w14:textId="77777777" w:rsidR="00A1675C" w:rsidRDefault="00000000">
      <w:pPr>
        <w:ind w:firstLine="432"/>
      </w:pPr>
      <w:r>
        <w:rPr>
          <w:rFonts w:eastAsia="Georgia"/>
        </w:rP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p>
    <w:p w14:paraId="109D166E" w14:textId="77777777" w:rsidR="00A1675C" w:rsidRDefault="00000000">
      <w:pPr>
        <w:ind w:firstLine="432"/>
      </w:pPr>
      <w:r>
        <w:rPr>
          <w:rFonts w:eastAsia="Georgia"/>
        </w:rPr>
        <w:t>There was, however, a small brass plaque beside the front door.</w:t>
      </w:r>
    </w:p>
    <w:p w14:paraId="7572464F" w14:textId="77777777" w:rsidR="00A1675C" w:rsidRDefault="00000000">
      <w:pPr>
        <w:spacing w:before="200" w:after="120"/>
        <w:jc w:val="center"/>
      </w:pPr>
      <w:r>
        <w:rPr>
          <w:rFonts w:eastAsia="Georgia"/>
          <w:b/>
          <w:sz w:val="24"/>
        </w:rPr>
        <w:t>JULIUS BARBARIAN PHYSICIST</w:t>
      </w:r>
    </w:p>
    <w:p w14:paraId="3C00486C" w14:textId="77777777" w:rsidR="00A1675C" w:rsidRDefault="00000000">
      <w:pPr>
        <w:ind w:firstLine="432"/>
      </w:pPr>
      <w:r>
        <w:rPr>
          <w:rFonts w:eastAsia="Georgia"/>
        </w:rPr>
        <w:t>Underneath, in smaller letters:</w:t>
      </w:r>
    </w:p>
    <w:p w14:paraId="71E73DA9" w14:textId="77777777" w:rsidR="00A1675C" w:rsidRDefault="00000000">
      <w:pPr>
        <w:spacing w:before="200" w:after="120"/>
        <w:jc w:val="center"/>
      </w:pPr>
      <w:r>
        <w:rPr>
          <w:rFonts w:eastAsia="Georgia"/>
          <w:b/>
          <w:sz w:val="24"/>
        </w:rPr>
        <w:t>APPOINTMENTS ARE A HUMAN CONVENTION</w:t>
      </w:r>
    </w:p>
    <w:p w14:paraId="4F3561D9" w14:textId="77777777" w:rsidR="00A1675C" w:rsidRDefault="00000000">
      <w:pPr>
        <w:ind w:firstLine="432"/>
      </w:pPr>
      <w:r>
        <w:rPr>
          <w:rFonts w:eastAsia="Georgia"/>
        </w:rPr>
        <w:t>Derek Gent read it twice.</w:t>
      </w:r>
    </w:p>
    <w:p w14:paraId="4DF79993" w14:textId="77777777" w:rsidR="00A1675C" w:rsidRDefault="00000000">
      <w:pPr>
        <w:spacing w:before="40" w:after="120"/>
      </w:pPr>
      <w:r>
        <w:rPr>
          <w:rFonts w:eastAsia="Georgia"/>
        </w:rPr>
        <w:t>"He's going to be one of those people."</w:t>
      </w:r>
    </w:p>
    <w:p w14:paraId="2ECB6AC7" w14:textId="13AEF8B0" w:rsidR="00A1675C" w:rsidRDefault="003434B6">
      <w:pPr>
        <w:ind w:firstLine="432"/>
      </w:pPr>
      <w:r>
        <w:rPr>
          <w:rFonts w:eastAsia="Georgia"/>
        </w:rPr>
        <w:t>Penny carefully looked at the plaque.</w:t>
      </w:r>
    </w:p>
    <w:p w14:paraId="4CCC2DFB" w14:textId="77777777" w:rsidR="00A1675C" w:rsidRDefault="00000000">
      <w:pPr>
        <w:spacing w:before="40" w:after="120"/>
      </w:pPr>
      <w:r>
        <w:rPr>
          <w:rFonts w:eastAsia="Georgia"/>
        </w:rPr>
        <w:t>"Almost certainly."</w:t>
      </w:r>
    </w:p>
    <w:p w14:paraId="500CE048" w14:textId="77777777" w:rsidR="00A1675C" w:rsidRDefault="00000000">
      <w:pPr>
        <w:ind w:firstLine="432"/>
      </w:pPr>
      <w:r>
        <w:rPr>
          <w:rFonts w:eastAsia="Georgia"/>
        </w:rPr>
        <w:t>Trevor still stood behind them, holding the ancient brass clock.</w:t>
      </w:r>
    </w:p>
    <w:p w14:paraId="19050BCA" w14:textId="77777777" w:rsidR="00A1675C" w:rsidRDefault="00000000">
      <w:pPr>
        <w:spacing w:before="40" w:after="120"/>
      </w:pPr>
      <w:r>
        <w:rPr>
          <w:rFonts w:eastAsia="Georgia"/>
        </w:rPr>
        <w:t>"What sort of people?"</w:t>
      </w:r>
    </w:p>
    <w:p w14:paraId="71A211DB" w14:textId="77777777" w:rsidR="00A1675C" w:rsidRDefault="00000000">
      <w:pPr>
        <w:spacing w:before="40" w:after="120"/>
      </w:pPr>
      <w:r>
        <w:rPr>
          <w:rFonts w:eastAsia="Georgia"/>
        </w:rPr>
        <w:t>"The sort who put philosophical statements on doorways."</w:t>
      </w:r>
    </w:p>
    <w:p w14:paraId="7193F7B7" w14:textId="77777777" w:rsidR="00A1675C" w:rsidRDefault="00000000">
      <w:pPr>
        <w:ind w:firstLine="432"/>
      </w:pPr>
      <w:r>
        <w:rPr>
          <w:rFonts w:eastAsia="Georgia"/>
        </w:rPr>
        <w:t>Trevor considered this.</w:t>
      </w:r>
    </w:p>
    <w:p w14:paraId="54931CBE" w14:textId="77777777" w:rsidR="00A1675C" w:rsidRDefault="00000000">
      <w:pPr>
        <w:spacing w:before="40" w:after="120"/>
      </w:pPr>
      <w:r>
        <w:rPr>
          <w:rFonts w:eastAsia="Georgia"/>
        </w:rPr>
        <w:t>"Could be worse."</w:t>
      </w:r>
    </w:p>
    <w:p w14:paraId="2AC28934" w14:textId="77777777" w:rsidR="00A1675C" w:rsidRDefault="00000000">
      <w:pPr>
        <w:spacing w:before="40" w:after="120"/>
      </w:pPr>
      <w:r>
        <w:rPr>
          <w:rFonts w:eastAsia="Georgia"/>
        </w:rPr>
        <w:t>"How?"</w:t>
      </w:r>
    </w:p>
    <w:p w14:paraId="0416641D" w14:textId="77777777" w:rsidR="00A1675C" w:rsidRDefault="00000000">
      <w:pPr>
        <w:spacing w:before="40" w:after="120"/>
      </w:pPr>
      <w:r>
        <w:rPr>
          <w:rFonts w:eastAsia="Georgia"/>
        </w:rPr>
        <w:t>"They could put them on mugs."</w:t>
      </w:r>
    </w:p>
    <w:p w14:paraId="6A0B664D" w14:textId="71737254" w:rsidR="00A1675C" w:rsidRDefault="003434B6">
      <w:pPr>
        <w:ind w:firstLine="432"/>
      </w:pPr>
      <w:r>
        <w:rPr>
          <w:rFonts w:eastAsia="Georgia"/>
        </w:rPr>
        <w:t>Penny quietly nodded.</w:t>
      </w:r>
    </w:p>
    <w:p w14:paraId="526099E6" w14:textId="77777777" w:rsidR="00A1675C" w:rsidRDefault="00000000">
      <w:pPr>
        <w:spacing w:before="40" w:after="120"/>
      </w:pPr>
      <w:r>
        <w:rPr>
          <w:rFonts w:eastAsia="Georgia"/>
        </w:rPr>
        <w:t>"Fair point."</w:t>
      </w:r>
    </w:p>
    <w:p w14:paraId="5EFCE50B" w14:textId="77777777" w:rsidR="00A1675C" w:rsidRDefault="00000000">
      <w:pPr>
        <w:ind w:firstLine="432"/>
      </w:pPr>
      <w:r>
        <w:rPr>
          <w:rFonts w:eastAsia="Georgia"/>
        </w:rPr>
        <w:t>Derek pressed the bell. Nothing happened. He pressed it again.</w:t>
      </w:r>
    </w:p>
    <w:p w14:paraId="26EBC4B1" w14:textId="77777777" w:rsidR="00A1675C" w:rsidRDefault="00000000">
      <w:pPr>
        <w:ind w:firstLine="432"/>
      </w:pPr>
      <w:r>
        <w:rPr>
          <w:rFonts w:eastAsia="Georgia"/>
        </w:rPr>
        <w:t>Still nothing. He pressed it a third time. The door quietly opened.</w:t>
      </w:r>
    </w:p>
    <w:p w14:paraId="3DE59125" w14:textId="77777777" w:rsidR="00A1675C" w:rsidRDefault="00000000">
      <w:pPr>
        <w:ind w:firstLine="432"/>
      </w:pPr>
      <w:r>
        <w:rPr>
          <w:rFonts w:eastAsia="Georgia"/>
        </w:rPr>
        <w:t>A man stood there. Julius Barbarian was in his late sixties, perhaps early seventies. He was slim, silver-haired, and dressed in a dark jacket, open-necked shirt and rather expensive-looking trousers that had nevertheless acquired a small stain of something orange. He looked at Derek.</w:t>
      </w:r>
    </w:p>
    <w:p w14:paraId="2AFDFFED" w14:textId="1AD17840" w:rsidR="00A1675C" w:rsidRDefault="00000000">
      <w:pPr>
        <w:ind w:firstLine="432"/>
      </w:pPr>
      <w:r>
        <w:rPr>
          <w:rFonts w:eastAsia="Georgia"/>
        </w:rPr>
        <w:t xml:space="preserve">Then </w:t>
      </w:r>
      <w:r w:rsidR="003434B6">
        <w:rPr>
          <w:rFonts w:eastAsia="Georgia"/>
        </w:rPr>
        <w:t>Penny</w:t>
      </w:r>
      <w:r>
        <w:rPr>
          <w:rFonts w:eastAsia="Georgia"/>
        </w:rPr>
        <w:t>. Then Trevor. Then the silent clock.</w:t>
      </w:r>
    </w:p>
    <w:p w14:paraId="6D4FE583" w14:textId="77777777" w:rsidR="00A1675C" w:rsidRDefault="00000000">
      <w:pPr>
        <w:spacing w:before="40" w:after="120"/>
      </w:pPr>
      <w:r>
        <w:rPr>
          <w:rFonts w:eastAsia="Georgia"/>
        </w:rPr>
        <w:t>"You're late."</w:t>
      </w:r>
    </w:p>
    <w:p w14:paraId="2D24B832" w14:textId="77777777" w:rsidR="00A1675C" w:rsidRDefault="00000000">
      <w:pPr>
        <w:ind w:firstLine="432"/>
      </w:pPr>
      <w:r>
        <w:rPr>
          <w:rFonts w:eastAsia="Georgia"/>
        </w:rPr>
        <w:t>Derek glanced at his watch.</w:t>
      </w:r>
    </w:p>
    <w:p w14:paraId="74BB1553" w14:textId="77777777" w:rsidR="00A1675C" w:rsidRDefault="00000000">
      <w:pPr>
        <w:spacing w:before="40" w:after="120"/>
      </w:pPr>
      <w:r>
        <w:rPr>
          <w:rFonts w:eastAsia="Georgia"/>
        </w:rPr>
        <w:t>"We're three minutes early."</w:t>
      </w:r>
    </w:p>
    <w:p w14:paraId="482E1613" w14:textId="77777777" w:rsidR="00A1675C" w:rsidRDefault="00000000">
      <w:pPr>
        <w:spacing w:before="40" w:after="120"/>
      </w:pPr>
      <w:r>
        <w:rPr>
          <w:rFonts w:eastAsia="Georgia"/>
        </w:rPr>
        <w:t>"Exactly."</w:t>
      </w:r>
    </w:p>
    <w:p w14:paraId="2B11B9BC" w14:textId="77777777" w:rsidR="00A1675C" w:rsidRDefault="00000000">
      <w:pPr>
        <w:ind w:firstLine="432"/>
      </w:pPr>
      <w:r>
        <w:rPr>
          <w:rFonts w:eastAsia="Georgia"/>
        </w:rPr>
        <w:t>Barbarian opened the door wider.</w:t>
      </w:r>
    </w:p>
    <w:p w14:paraId="620F2B2D" w14:textId="77777777" w:rsidR="00A1675C" w:rsidRDefault="00000000">
      <w:pPr>
        <w:spacing w:before="40" w:after="120"/>
      </w:pPr>
      <w:r>
        <w:rPr>
          <w:rFonts w:eastAsia="Georgia"/>
        </w:rPr>
        <w:t>"Come in."</w:t>
      </w:r>
    </w:p>
    <w:p w14:paraId="7AF83AEE" w14:textId="77777777" w:rsidR="00A1675C" w:rsidRDefault="00000000">
      <w:pPr>
        <w:ind w:firstLine="432"/>
      </w:pPr>
      <w:r>
        <w:rPr>
          <w:rFonts w:eastAsia="Georgia"/>
        </w:rPr>
        <w:t>Derek hesitated.</w:t>
      </w:r>
    </w:p>
    <w:p w14:paraId="1FF9B7A5" w14:textId="77777777" w:rsidR="00A1675C" w:rsidRDefault="00000000">
      <w:pPr>
        <w:spacing w:before="40" w:after="120"/>
      </w:pPr>
      <w:r>
        <w:rPr>
          <w:rFonts w:eastAsia="Georgia"/>
        </w:rPr>
        <w:t>"How did you know who we were?"</w:t>
      </w:r>
    </w:p>
    <w:p w14:paraId="4A070018" w14:textId="77777777" w:rsidR="00A1675C" w:rsidRDefault="00000000">
      <w:pPr>
        <w:spacing w:before="40" w:after="120"/>
      </w:pPr>
      <w:r>
        <w:rPr>
          <w:rFonts w:eastAsia="Georgia"/>
        </w:rPr>
        <w:t>"I knew you were coming."</w:t>
      </w:r>
    </w:p>
    <w:p w14:paraId="099B79AE" w14:textId="77777777" w:rsidR="00A1675C" w:rsidRDefault="00000000">
      <w:pPr>
        <w:spacing w:before="40" w:after="120"/>
      </w:pPr>
      <w:r>
        <w:rPr>
          <w:rFonts w:eastAsia="Georgia"/>
        </w:rPr>
        <w:t>"How?"</w:t>
      </w:r>
    </w:p>
    <w:p w14:paraId="2C97BD56" w14:textId="77777777" w:rsidR="00A1675C" w:rsidRDefault="00000000">
      <w:pPr>
        <w:spacing w:before="40" w:after="120"/>
      </w:pPr>
      <w:r>
        <w:rPr>
          <w:rFonts w:eastAsia="Georgia"/>
        </w:rPr>
        <w:t>"Your car."</w:t>
      </w:r>
    </w:p>
    <w:p w14:paraId="54475DC3" w14:textId="77777777" w:rsidR="00A1675C" w:rsidRDefault="00000000">
      <w:pPr>
        <w:spacing w:before="40" w:after="120"/>
      </w:pPr>
      <w:r>
        <w:rPr>
          <w:rFonts w:eastAsia="Georgia"/>
        </w:rPr>
        <w:t>"We came by train."</w:t>
      </w:r>
    </w:p>
    <w:p w14:paraId="50E4F3A8" w14:textId="77777777" w:rsidR="00A1675C" w:rsidRDefault="00000000">
      <w:pPr>
        <w:spacing w:before="40" w:after="120"/>
      </w:pPr>
      <w:r>
        <w:rPr>
          <w:rFonts w:eastAsia="Georgia"/>
        </w:rPr>
        <w:t>"Exactly."</w:t>
      </w:r>
    </w:p>
    <w:p w14:paraId="7A644A7F" w14:textId="77777777" w:rsidR="00A1675C" w:rsidRDefault="00000000">
      <w:pPr>
        <w:ind w:firstLine="432"/>
      </w:pPr>
      <w:r>
        <w:rPr>
          <w:rFonts w:eastAsia="Georgia"/>
        </w:rPr>
        <w:t>Derek sharply stared at him. Barbarian quietly smiled.</w:t>
      </w:r>
    </w:p>
    <w:p w14:paraId="748ADB80" w14:textId="77777777" w:rsidR="00A1675C" w:rsidRDefault="00000000">
      <w:pPr>
        <w:spacing w:before="40" w:after="120"/>
      </w:pPr>
      <w:r>
        <w:rPr>
          <w:rFonts w:eastAsia="Georgia"/>
        </w:rPr>
        <w:t>"Come in."</w:t>
      </w:r>
    </w:p>
    <w:p w14:paraId="0E13B6F6" w14:textId="77777777" w:rsidR="00A1675C" w:rsidRDefault="00000000">
      <w:pPr>
        <w:ind w:firstLine="432"/>
      </w:pPr>
      <w:r>
        <w:rPr>
          <w:rFonts w:eastAsia="Georgia"/>
        </w:rPr>
        <w:t>They entered. The hallway was surprisingly ordinary. Bookshelves occupied both walls.</w:t>
      </w:r>
    </w:p>
    <w:p w14:paraId="255EBFC7" w14:textId="77777777" w:rsidR="00A1675C" w:rsidRDefault="00000000">
      <w:pPr>
        <w:ind w:firstLine="432"/>
      </w:pPr>
      <w:r>
        <w:rPr>
          <w:rFonts w:eastAsia="Georgia"/>
        </w:rPr>
        <w:t>There were papers everywhere. Not piles of papers, as in an ordinary untidy quiet office. Rather, papers appeared to have been distributed according to some private mathematical principle which Barbarian alone understood.</w:t>
      </w:r>
    </w:p>
    <w:p w14:paraId="3EF008EA" w14:textId="77777777" w:rsidR="00A1675C" w:rsidRDefault="00000000">
      <w:pPr>
        <w:ind w:firstLine="432"/>
      </w:pPr>
      <w:r>
        <w:rPr>
          <w:rFonts w:eastAsia="Georgia"/>
        </w:rPr>
        <w:t>There were books on physics, philosophy, mathematics and cosmology. There were also several books about gardening. One shelf contained nothing but clocks.</w:t>
      </w:r>
    </w:p>
    <w:p w14:paraId="1992C7C3" w14:textId="77777777" w:rsidR="00A1675C" w:rsidRDefault="00000000">
      <w:pPr>
        <w:ind w:firstLine="432"/>
      </w:pPr>
      <w:r>
        <w:rPr>
          <w:rFonts w:eastAsia="Georgia"/>
        </w:rPr>
        <w:t>Derek stopped. There were perhaps twenty of them. Pocket watches.</w:t>
      </w:r>
    </w:p>
    <w:p w14:paraId="2F0633A5" w14:textId="77777777" w:rsidR="00A1675C" w:rsidRDefault="00000000">
      <w:pPr>
        <w:ind w:firstLine="432"/>
      </w:pPr>
      <w:r>
        <w:rPr>
          <w:rFonts w:eastAsia="Georgia"/>
        </w:rPr>
        <w:t>Marine chronometers. Railway clocks. A grandfather ancient clock.</w:t>
      </w:r>
    </w:p>
    <w:p w14:paraId="1BF81670" w14:textId="77777777" w:rsidR="00A1675C" w:rsidRDefault="00000000">
      <w:pPr>
        <w:ind w:firstLine="432"/>
      </w:pPr>
      <w:r>
        <w:rPr>
          <w:rFonts w:eastAsia="Georgia"/>
        </w:rPr>
        <w:t>A small digital clock. A sundial. And, inexplicably, an egg timer.</w:t>
      </w:r>
    </w:p>
    <w:p w14:paraId="178183D5" w14:textId="77777777" w:rsidR="00A1675C" w:rsidRDefault="00000000">
      <w:pPr>
        <w:ind w:firstLine="432"/>
      </w:pPr>
      <w:r>
        <w:rPr>
          <w:rFonts w:eastAsia="Georgia"/>
        </w:rPr>
        <w:t>Trevor noticed it too.</w:t>
      </w:r>
    </w:p>
    <w:p w14:paraId="5EAB3E3F" w14:textId="77777777" w:rsidR="00A1675C" w:rsidRDefault="00000000">
      <w:pPr>
        <w:spacing w:before="40" w:after="120"/>
      </w:pPr>
      <w:r>
        <w:rPr>
          <w:rFonts w:eastAsia="Georgia"/>
        </w:rPr>
        <w:t>"Do you collect clocks?"</w:t>
      </w:r>
    </w:p>
    <w:p w14:paraId="6A7FD5BE" w14:textId="77777777" w:rsidR="00A1675C" w:rsidRDefault="00000000">
      <w:pPr>
        <w:spacing w:before="40" w:after="120"/>
      </w:pPr>
      <w:r>
        <w:rPr>
          <w:rFonts w:eastAsia="Georgia"/>
        </w:rPr>
        <w:t>"No."</w:t>
      </w:r>
    </w:p>
    <w:p w14:paraId="4537D894" w14:textId="77777777" w:rsidR="00A1675C" w:rsidRDefault="00000000">
      <w:pPr>
        <w:ind w:firstLine="432"/>
      </w:pPr>
      <w:r>
        <w:rPr>
          <w:rFonts w:eastAsia="Georgia"/>
        </w:rPr>
        <w:t>Barbarian took off his jacket.</w:t>
      </w:r>
    </w:p>
    <w:p w14:paraId="0A7C7797" w14:textId="77777777" w:rsidR="00A1675C" w:rsidRDefault="00000000">
      <w:pPr>
        <w:spacing w:before="40" w:after="120"/>
      </w:pPr>
      <w:r>
        <w:rPr>
          <w:rFonts w:eastAsia="Georgia"/>
        </w:rPr>
        <w:t>"I collect things people use to pretend time exists."</w:t>
      </w:r>
    </w:p>
    <w:p w14:paraId="64049CD1" w14:textId="0FECECE3" w:rsidR="00A1675C" w:rsidRDefault="00000000">
      <w:pPr>
        <w:ind w:firstLine="432"/>
      </w:pPr>
      <w:r>
        <w:rPr>
          <w:rFonts w:eastAsia="Georgia"/>
        </w:rPr>
        <w:t xml:space="preserve">Derek carefully looked at </w:t>
      </w:r>
      <w:r w:rsidR="003434B6">
        <w:rPr>
          <w:rFonts w:eastAsia="Georgia"/>
        </w:rPr>
        <w:t>Penny</w:t>
      </w:r>
      <w:r>
        <w:rPr>
          <w:rFonts w:eastAsia="Georgia"/>
        </w:rPr>
        <w:t xml:space="preserve">. </w:t>
      </w:r>
      <w:r w:rsidR="003434B6">
        <w:rPr>
          <w:rFonts w:eastAsia="Georgia"/>
        </w:rPr>
        <w:t>Penny</w:t>
      </w:r>
      <w:r>
        <w:rPr>
          <w:rFonts w:eastAsia="Georgia"/>
        </w:rPr>
        <w:t xml:space="preserve"> looked at him. Trevor looked at the clocks.</w:t>
      </w:r>
    </w:p>
    <w:p w14:paraId="2000EA46" w14:textId="77777777" w:rsidR="00A1675C" w:rsidRDefault="00000000">
      <w:pPr>
        <w:spacing w:before="40" w:after="120"/>
      </w:pPr>
      <w:r>
        <w:rPr>
          <w:rFonts w:eastAsia="Georgia"/>
        </w:rPr>
        <w:t>"That's a rather strong statement."</w:t>
      </w:r>
    </w:p>
    <w:p w14:paraId="5E284BEE" w14:textId="77777777" w:rsidR="00A1675C" w:rsidRDefault="00000000">
      <w:pPr>
        <w:ind w:firstLine="432"/>
      </w:pPr>
      <w:r>
        <w:rPr>
          <w:rFonts w:eastAsia="Georgia"/>
        </w:rPr>
        <w:t>Barbarian softly smiled.</w:t>
      </w:r>
    </w:p>
    <w:p w14:paraId="4AF5D4C2" w14:textId="77777777" w:rsidR="00A1675C" w:rsidRDefault="00000000">
      <w:pPr>
        <w:spacing w:before="40" w:after="120"/>
      </w:pPr>
      <w:r>
        <w:rPr>
          <w:rFonts w:eastAsia="Georgia"/>
        </w:rPr>
        <w:t>"I've been told."</w:t>
      </w:r>
    </w:p>
    <w:p w14:paraId="53EFF483" w14:textId="77777777" w:rsidR="00A1675C" w:rsidRDefault="00000000">
      <w:pPr>
        <w:ind w:firstLine="432"/>
      </w:pPr>
      <w:r>
        <w:rPr>
          <w:rFonts w:eastAsia="Georgia"/>
        </w:rPr>
        <w:t>He walked into the sitting room. They followed. A large wooden table occupied the centre of the room.</w:t>
      </w:r>
    </w:p>
    <w:p w14:paraId="37841DDB" w14:textId="77777777" w:rsidR="00A1675C" w:rsidRDefault="00000000">
      <w:pPr>
        <w:ind w:firstLine="432"/>
      </w:pPr>
      <w:r>
        <w:rPr>
          <w:rFonts w:eastAsia="Georgia"/>
        </w:rPr>
        <w:t>There were four chairs. Barbarian sat down. The others did likewise.</w:t>
      </w:r>
    </w:p>
    <w:p w14:paraId="627A3359" w14:textId="77777777" w:rsidR="00A1675C" w:rsidRDefault="00000000">
      <w:pPr>
        <w:ind w:firstLine="432"/>
      </w:pPr>
      <w:r>
        <w:rPr>
          <w:rFonts w:eastAsia="Georgia"/>
        </w:rPr>
        <w:t>For several seconds nobody spoke. Then Barbarian slowly looked directly at Weinstein.</w:t>
      </w:r>
    </w:p>
    <w:p w14:paraId="0510C08A" w14:textId="77777777" w:rsidR="00A1675C" w:rsidRDefault="00000000">
      <w:pPr>
        <w:spacing w:before="40" w:after="120"/>
      </w:pPr>
      <w:r>
        <w:rPr>
          <w:rFonts w:eastAsia="Georgia"/>
        </w:rPr>
        <w:t>"Alfred."</w:t>
      </w:r>
    </w:p>
    <w:p w14:paraId="6EB7347D" w14:textId="77777777" w:rsidR="00A1675C" w:rsidRDefault="00000000">
      <w:pPr>
        <w:ind w:firstLine="432"/>
      </w:pPr>
      <w:r>
        <w:rPr>
          <w:rFonts w:eastAsia="Georgia"/>
        </w:rPr>
        <w:t>Weinstein, who had been examining a book on the shelf, slowly turned.</w:t>
      </w:r>
    </w:p>
    <w:p w14:paraId="05658EC2" w14:textId="77777777" w:rsidR="00A1675C" w:rsidRDefault="00000000">
      <w:pPr>
        <w:spacing w:before="40" w:after="120"/>
      </w:pPr>
      <w:r>
        <w:rPr>
          <w:rFonts w:eastAsia="Georgia"/>
        </w:rPr>
        <w:t>"Yes?"</w:t>
      </w:r>
    </w:p>
    <w:p w14:paraId="242258F5" w14:textId="77777777" w:rsidR="00A1675C" w:rsidRDefault="00000000">
      <w:pPr>
        <w:spacing w:before="40" w:after="120"/>
      </w:pPr>
      <w:r>
        <w:rPr>
          <w:rFonts w:eastAsia="Georgia"/>
        </w:rPr>
        <w:t>"You've spent most of your life making time behave."</w:t>
      </w:r>
    </w:p>
    <w:p w14:paraId="54BB767C" w14:textId="77777777" w:rsidR="00A1675C" w:rsidRDefault="00000000">
      <w:pPr>
        <w:spacing w:before="40" w:after="120"/>
      </w:pPr>
      <w:r>
        <w:rPr>
          <w:rFonts w:eastAsia="Georgia"/>
        </w:rPr>
        <w:t>"I've spent most of my life making physicists stop treating it as obvious."</w:t>
      </w:r>
    </w:p>
    <w:p w14:paraId="36BD57D4" w14:textId="77777777" w:rsidR="00A1675C" w:rsidRDefault="00000000">
      <w:pPr>
        <w:spacing w:before="40" w:after="120"/>
      </w:pPr>
      <w:r>
        <w:rPr>
          <w:rFonts w:eastAsia="Georgia"/>
        </w:rPr>
        <w:t>"Better."</w:t>
      </w:r>
    </w:p>
    <w:p w14:paraId="18DF1F42" w14:textId="77777777" w:rsidR="00A1675C" w:rsidRDefault="00000000">
      <w:pPr>
        <w:ind w:firstLine="432"/>
      </w:pPr>
      <w:r>
        <w:rPr>
          <w:rFonts w:eastAsia="Georgia"/>
        </w:rPr>
        <w:t>Barbarian leaned back.</w:t>
      </w:r>
    </w:p>
    <w:p w14:paraId="42BEE624" w14:textId="77777777" w:rsidR="00A1675C" w:rsidRDefault="00000000">
      <w:pPr>
        <w:spacing w:before="40" w:after="120"/>
      </w:pPr>
      <w:r>
        <w:rPr>
          <w:rFonts w:eastAsia="Georgia"/>
        </w:rPr>
        <w:t>"Now you're having trouble with it."</w:t>
      </w:r>
    </w:p>
    <w:p w14:paraId="308FD1A4" w14:textId="77777777" w:rsidR="00A1675C" w:rsidRDefault="00000000">
      <w:pPr>
        <w:ind w:firstLine="432"/>
      </w:pPr>
      <w:r>
        <w:rPr>
          <w:rFonts w:eastAsia="Georgia"/>
        </w:rPr>
        <w:t>Weinstein quietly sat opposite him.</w:t>
      </w:r>
    </w:p>
    <w:p w14:paraId="186A3CE6" w14:textId="77777777" w:rsidR="00A1675C" w:rsidRDefault="00000000">
      <w:pPr>
        <w:spacing w:before="40" w:after="120"/>
      </w:pPr>
      <w:r>
        <w:rPr>
          <w:rFonts w:eastAsia="Georgia"/>
        </w:rPr>
        <w:t>"We have clocks that appear to disagree by an amount that cannot be explained by ordinary gravitational time dilation."</w:t>
      </w:r>
    </w:p>
    <w:p w14:paraId="3EAEFF7F" w14:textId="77777777" w:rsidR="00A1675C" w:rsidRDefault="00000000">
      <w:pPr>
        <w:spacing w:before="40" w:after="120"/>
      </w:pPr>
      <w:r>
        <w:rPr>
          <w:rFonts w:eastAsia="Georgia"/>
        </w:rPr>
        <w:t>"Yes."</w:t>
      </w:r>
    </w:p>
    <w:p w14:paraId="5A8C90F7" w14:textId="77777777" w:rsidR="00A1675C" w:rsidRDefault="00000000">
      <w:pPr>
        <w:spacing w:before="40" w:after="120"/>
      </w:pPr>
      <w:r>
        <w:rPr>
          <w:rFonts w:eastAsia="Georgia"/>
        </w:rPr>
        <w:t>"And the same anomaly appears in London and Munich."</w:t>
      </w:r>
    </w:p>
    <w:p w14:paraId="5DA227CC" w14:textId="77777777" w:rsidR="00A1675C" w:rsidRDefault="00000000">
      <w:pPr>
        <w:spacing w:before="40" w:after="120"/>
      </w:pPr>
      <w:r>
        <w:rPr>
          <w:rFonts w:eastAsia="Georgia"/>
        </w:rPr>
        <w:t>"Yes."</w:t>
      </w:r>
    </w:p>
    <w:p w14:paraId="30DDB5AC" w14:textId="77777777" w:rsidR="00A1675C" w:rsidRDefault="00000000">
      <w:pPr>
        <w:spacing w:before="40" w:after="120"/>
      </w:pPr>
      <w:r>
        <w:rPr>
          <w:rFonts w:eastAsia="Georgia"/>
        </w:rPr>
        <w:t>"And the clocks appear to be connected to an event which hasn't happened yet."</w:t>
      </w:r>
    </w:p>
    <w:p w14:paraId="448F44ED" w14:textId="77777777" w:rsidR="00A1675C" w:rsidRDefault="00000000">
      <w:pPr>
        <w:spacing w:before="40" w:after="120"/>
      </w:pPr>
      <w:r>
        <w:rPr>
          <w:rFonts w:eastAsia="Georgia"/>
        </w:rPr>
        <w:t>"Yes."</w:t>
      </w:r>
    </w:p>
    <w:p w14:paraId="47540FD7" w14:textId="77777777" w:rsidR="00A1675C" w:rsidRDefault="00000000">
      <w:pPr>
        <w:spacing w:before="40" w:after="120"/>
      </w:pPr>
      <w:r>
        <w:rPr>
          <w:rFonts w:eastAsia="Georgia"/>
        </w:rPr>
        <w:t>"And you invited us here because you think the problem is that we're assuming time exists."</w:t>
      </w:r>
    </w:p>
    <w:p w14:paraId="7EF0797A" w14:textId="77777777" w:rsidR="00A1675C" w:rsidRDefault="00000000">
      <w:pPr>
        <w:ind w:firstLine="432"/>
      </w:pPr>
      <w:r>
        <w:rPr>
          <w:rFonts w:eastAsia="Georgia"/>
        </w:rPr>
        <w:t>Barbarian smiled.</w:t>
      </w:r>
    </w:p>
    <w:p w14:paraId="6A713D5F" w14:textId="77777777" w:rsidR="00A1675C" w:rsidRDefault="00000000">
      <w:pPr>
        <w:spacing w:before="40" w:after="120"/>
      </w:pPr>
      <w:r>
        <w:rPr>
          <w:rFonts w:eastAsia="Georgia"/>
        </w:rPr>
        <w:t>"No."</w:t>
      </w:r>
    </w:p>
    <w:p w14:paraId="154C4FB0" w14:textId="77777777" w:rsidR="00A1675C" w:rsidRDefault="00000000">
      <w:pPr>
        <w:ind w:firstLine="432"/>
      </w:pPr>
      <w:r>
        <w:rPr>
          <w:rFonts w:eastAsia="Georgia"/>
        </w:rPr>
        <w:t>Weinstein waited. Barbarian picked up a cup of tea.</w:t>
      </w:r>
    </w:p>
    <w:p w14:paraId="2B99D52D" w14:textId="77777777" w:rsidR="00A1675C" w:rsidRDefault="00000000">
      <w:pPr>
        <w:spacing w:before="40" w:after="120"/>
      </w:pPr>
      <w:r>
        <w:rPr>
          <w:rFonts w:eastAsia="Georgia"/>
        </w:rPr>
        <w:t>"I invited you here because I think you are assuming that time is something more than the relationships between events."</w:t>
      </w:r>
    </w:p>
    <w:p w14:paraId="4793E8B4" w14:textId="77777777" w:rsidR="00A1675C" w:rsidRDefault="00000000">
      <w:pPr>
        <w:ind w:firstLine="432"/>
      </w:pPr>
      <w:r>
        <w:rPr>
          <w:rFonts w:eastAsia="Georgia"/>
        </w:rPr>
        <w:t>Weinstein nodded slowly.</w:t>
      </w:r>
    </w:p>
    <w:p w14:paraId="10531490" w14:textId="77777777" w:rsidR="00A1675C" w:rsidRDefault="00000000">
      <w:pPr>
        <w:spacing w:before="40" w:after="120"/>
      </w:pPr>
      <w:r>
        <w:rPr>
          <w:rFonts w:eastAsia="Georgia"/>
        </w:rPr>
        <w:t>"That's different."</w:t>
      </w:r>
    </w:p>
    <w:p w14:paraId="5E48A39D" w14:textId="77777777" w:rsidR="00A1675C" w:rsidRDefault="00000000">
      <w:pPr>
        <w:spacing w:before="40" w:after="120"/>
      </w:pPr>
      <w:r>
        <w:rPr>
          <w:rFonts w:eastAsia="Georgia"/>
        </w:rPr>
        <w:t>"Very."</w:t>
      </w:r>
    </w:p>
    <w:p w14:paraId="23B9ACEE" w14:textId="77777777" w:rsidR="00A1675C" w:rsidRDefault="00000000">
      <w:pPr>
        <w:ind w:firstLine="432"/>
      </w:pPr>
      <w:r>
        <w:rPr>
          <w:rFonts w:eastAsia="Georgia"/>
        </w:rPr>
        <w:t>Derek leaned forward.</w:t>
      </w:r>
    </w:p>
    <w:p w14:paraId="252BF9B5" w14:textId="77777777" w:rsidR="00A1675C" w:rsidRDefault="00000000">
      <w:pPr>
        <w:spacing w:before="40" w:after="120"/>
      </w:pPr>
      <w:r>
        <w:rPr>
          <w:rFonts w:eastAsia="Georgia"/>
        </w:rPr>
        <w:t>"How?"</w:t>
      </w:r>
    </w:p>
    <w:p w14:paraId="23176707" w14:textId="77777777" w:rsidR="00A1675C" w:rsidRDefault="00000000">
      <w:pPr>
        <w:ind w:firstLine="432"/>
      </w:pPr>
      <w:r>
        <w:rPr>
          <w:rFonts w:eastAsia="Georgia"/>
        </w:rPr>
        <w:t>Barbarian carefully looked at him.</w:t>
      </w:r>
    </w:p>
    <w:p w14:paraId="53D83BF4" w14:textId="77777777" w:rsidR="00A1675C" w:rsidRDefault="00000000">
      <w:pPr>
        <w:spacing w:before="40" w:after="120"/>
      </w:pPr>
      <w:r>
        <w:rPr>
          <w:rFonts w:eastAsia="Georgia"/>
        </w:rPr>
        <w:t>"Tell me what time is."</w:t>
      </w:r>
    </w:p>
    <w:p w14:paraId="2980D343" w14:textId="77777777" w:rsidR="00A1675C" w:rsidRDefault="00000000">
      <w:pPr>
        <w:ind w:firstLine="432"/>
      </w:pPr>
      <w:r>
        <w:rPr>
          <w:rFonts w:eastAsia="Georgia"/>
        </w:rPr>
        <w:t>Derek softly smiled.</w:t>
      </w:r>
    </w:p>
    <w:p w14:paraId="4E358017" w14:textId="77777777" w:rsidR="00A1675C" w:rsidRDefault="00000000">
      <w:pPr>
        <w:spacing w:before="40" w:after="120"/>
      </w:pPr>
      <w:r>
        <w:rPr>
          <w:rFonts w:eastAsia="Georgia"/>
        </w:rPr>
        <w:t>"That's a dangerous question."</w:t>
      </w:r>
    </w:p>
    <w:p w14:paraId="757FC885" w14:textId="77777777" w:rsidR="00A1675C" w:rsidRDefault="00000000">
      <w:pPr>
        <w:spacing w:before="40" w:after="120"/>
      </w:pPr>
      <w:r>
        <w:rPr>
          <w:rFonts w:eastAsia="Georgia"/>
        </w:rPr>
        <w:t>"It's a simple one."</w:t>
      </w:r>
    </w:p>
    <w:p w14:paraId="423C922C" w14:textId="77777777" w:rsidR="00A1675C" w:rsidRDefault="00000000">
      <w:pPr>
        <w:spacing w:before="40" w:after="120"/>
      </w:pPr>
      <w:r>
        <w:rPr>
          <w:rFonts w:eastAsia="Georgia"/>
        </w:rPr>
        <w:t>"No. It's a question designed to make the answer complicated."</w:t>
      </w:r>
    </w:p>
    <w:p w14:paraId="28C08591" w14:textId="77777777" w:rsidR="00A1675C" w:rsidRDefault="00000000">
      <w:pPr>
        <w:spacing w:before="40" w:after="120"/>
      </w:pPr>
      <w:r>
        <w:rPr>
          <w:rFonts w:eastAsia="Georgia"/>
        </w:rPr>
        <w:t>"Excellent."</w:t>
      </w:r>
    </w:p>
    <w:p w14:paraId="7CD0CE82" w14:textId="77777777" w:rsidR="00A1675C" w:rsidRDefault="00000000">
      <w:pPr>
        <w:ind w:firstLine="432"/>
      </w:pPr>
      <w:r>
        <w:rPr>
          <w:rFonts w:eastAsia="Georgia"/>
        </w:rPr>
        <w:t>Derek carefully looked at the silent clock on the wall.</w:t>
      </w:r>
    </w:p>
    <w:p w14:paraId="718F5253" w14:textId="77777777" w:rsidR="00A1675C" w:rsidRDefault="00000000">
      <w:pPr>
        <w:spacing w:before="40" w:after="120"/>
      </w:pPr>
      <w:r>
        <w:rPr>
          <w:rFonts w:eastAsia="Georgia"/>
        </w:rPr>
        <w:t>"Time is what clocks measure."</w:t>
      </w:r>
    </w:p>
    <w:p w14:paraId="22563928" w14:textId="77777777" w:rsidR="00A1675C" w:rsidRDefault="00000000">
      <w:pPr>
        <w:ind w:firstLine="432"/>
      </w:pPr>
      <w:r>
        <w:rPr>
          <w:rFonts w:eastAsia="Georgia"/>
        </w:rPr>
        <w:t>Barbarian gently smiled.</w:t>
      </w:r>
    </w:p>
    <w:p w14:paraId="60DB88DF" w14:textId="77777777" w:rsidR="00A1675C" w:rsidRDefault="00000000">
      <w:pPr>
        <w:spacing w:before="40" w:after="120"/>
      </w:pPr>
      <w:r>
        <w:rPr>
          <w:rFonts w:eastAsia="Georgia"/>
        </w:rPr>
        <w:t>"No."</w:t>
      </w:r>
    </w:p>
    <w:p w14:paraId="611ECEF1" w14:textId="77777777" w:rsidR="00A1675C" w:rsidRDefault="00000000">
      <w:pPr>
        <w:spacing w:before="40" w:after="120"/>
      </w:pPr>
      <w:r>
        <w:rPr>
          <w:rFonts w:eastAsia="Georgia"/>
        </w:rPr>
        <w:t>"That's at least a useful operational definition."</w:t>
      </w:r>
    </w:p>
    <w:p w14:paraId="75F5DE05" w14:textId="77777777" w:rsidR="00A1675C" w:rsidRDefault="00000000">
      <w:pPr>
        <w:spacing w:before="40" w:after="120"/>
      </w:pPr>
      <w:r>
        <w:rPr>
          <w:rFonts w:eastAsia="Georgia"/>
        </w:rPr>
        <w:t>"Certainly."</w:t>
      </w:r>
    </w:p>
    <w:p w14:paraId="74536A49" w14:textId="77777777" w:rsidR="00A1675C" w:rsidRDefault="00000000">
      <w:pPr>
        <w:spacing w:before="40" w:after="120"/>
      </w:pPr>
      <w:r>
        <w:rPr>
          <w:rFonts w:eastAsia="Georgia"/>
        </w:rPr>
        <w:t>"Then what's wrong with it?"</w:t>
      </w:r>
    </w:p>
    <w:p w14:paraId="3F21781E" w14:textId="77777777" w:rsidR="00A1675C" w:rsidRDefault="00000000">
      <w:pPr>
        <w:spacing w:before="40" w:after="120"/>
      </w:pPr>
      <w:r>
        <w:rPr>
          <w:rFonts w:eastAsia="Georgia"/>
        </w:rPr>
        <w:t>"Nothing."</w:t>
      </w:r>
    </w:p>
    <w:p w14:paraId="0209EBA5" w14:textId="77777777" w:rsidR="00A1675C" w:rsidRDefault="00000000">
      <w:pPr>
        <w:ind w:firstLine="432"/>
      </w:pPr>
      <w:r>
        <w:rPr>
          <w:rFonts w:eastAsia="Georgia"/>
        </w:rPr>
        <w:t>Derek paused.</w:t>
      </w:r>
    </w:p>
    <w:p w14:paraId="51A1DD20" w14:textId="77777777" w:rsidR="00A1675C" w:rsidRDefault="00000000">
      <w:pPr>
        <w:spacing w:before="40" w:after="120"/>
      </w:pPr>
      <w:r>
        <w:rPr>
          <w:rFonts w:eastAsia="Georgia"/>
        </w:rPr>
        <w:t>"Well, that settles it."</w:t>
      </w:r>
    </w:p>
    <w:p w14:paraId="49ACF9B5" w14:textId="77777777" w:rsidR="00A1675C" w:rsidRDefault="00000000">
      <w:pPr>
        <w:ind w:firstLine="432"/>
      </w:pPr>
      <w:r>
        <w:rPr>
          <w:rFonts w:eastAsia="Georgia"/>
        </w:rPr>
        <w:t>Barbarian laughed.</w:t>
      </w:r>
    </w:p>
    <w:p w14:paraId="0BF46083" w14:textId="77777777" w:rsidR="00A1675C" w:rsidRDefault="00000000">
      <w:pPr>
        <w:spacing w:before="40" w:after="120"/>
      </w:pPr>
      <w:r>
        <w:rPr>
          <w:rFonts w:eastAsia="Georgia"/>
        </w:rPr>
        <w:t>"I like you."</w:t>
      </w:r>
    </w:p>
    <w:p w14:paraId="39272734" w14:textId="6B43E2D2" w:rsidR="00A1675C" w:rsidRDefault="003434B6">
      <w:pPr>
        <w:ind w:firstLine="432"/>
      </w:pPr>
      <w:r>
        <w:rPr>
          <w:rFonts w:eastAsia="Georgia"/>
        </w:rPr>
        <w:t>Penny gently smiled.</w:t>
      </w:r>
    </w:p>
    <w:p w14:paraId="2E17D6C6" w14:textId="77777777" w:rsidR="00A1675C" w:rsidRDefault="00000000">
      <w:pPr>
        <w:spacing w:before="40" w:after="120"/>
      </w:pPr>
      <w:r>
        <w:rPr>
          <w:rFonts w:eastAsia="Georgia"/>
        </w:rPr>
        <w:t>"He's getting that a lot lately."</w:t>
      </w:r>
    </w:p>
    <w:p w14:paraId="63973E72" w14:textId="77777777" w:rsidR="00A1675C" w:rsidRDefault="00000000">
      <w:pPr>
        <w:ind w:firstLine="432"/>
      </w:pPr>
      <w:r>
        <w:rPr>
          <w:rFonts w:eastAsia="Georgia"/>
        </w:rPr>
        <w:t>Barbarian carefully looked at the old clock.</w:t>
      </w:r>
    </w:p>
    <w:p w14:paraId="3C43976C" w14:textId="77777777" w:rsidR="00A1675C" w:rsidRDefault="00000000">
      <w:pPr>
        <w:spacing w:before="40" w:after="120"/>
      </w:pPr>
      <w:r>
        <w:rPr>
          <w:rFonts w:eastAsia="Georgia"/>
        </w:rPr>
        <w:t>"Clocks measure regular physical processes. Oscillations. Rotations. Atomic transitions. Mechanical motion. You choose a process you believe is sufficiently regular, call it a clock, and compare other changes with it."</w:t>
      </w:r>
    </w:p>
    <w:p w14:paraId="0814D551" w14:textId="77777777" w:rsidR="00A1675C" w:rsidRDefault="00000000">
      <w:pPr>
        <w:spacing w:before="40" w:after="120"/>
      </w:pPr>
      <w:r>
        <w:rPr>
          <w:rFonts w:eastAsia="Georgia"/>
        </w:rPr>
        <w:t>"Yes."</w:t>
      </w:r>
    </w:p>
    <w:p w14:paraId="2248380E" w14:textId="77777777" w:rsidR="00A1675C" w:rsidRDefault="00000000">
      <w:pPr>
        <w:spacing w:before="40" w:after="120"/>
      </w:pPr>
      <w:r>
        <w:rPr>
          <w:rFonts w:eastAsia="Georgia"/>
        </w:rPr>
        <w:t>"So a clock doesn't measure some invisible substance called time."</w:t>
      </w:r>
    </w:p>
    <w:p w14:paraId="479B2A55" w14:textId="77777777" w:rsidR="00A1675C" w:rsidRDefault="00000000">
      <w:pPr>
        <w:ind w:firstLine="432"/>
      </w:pPr>
      <w:r>
        <w:rPr>
          <w:rFonts w:eastAsia="Georgia"/>
        </w:rPr>
        <w:t>Derek nodded.</w:t>
      </w:r>
    </w:p>
    <w:p w14:paraId="26B3D007" w14:textId="77777777" w:rsidR="00A1675C" w:rsidRDefault="00000000">
      <w:pPr>
        <w:spacing w:before="40" w:after="120"/>
      </w:pPr>
      <w:r>
        <w:rPr>
          <w:rFonts w:eastAsia="Georgia"/>
        </w:rPr>
        <w:t>"It measures change against change."</w:t>
      </w:r>
    </w:p>
    <w:p w14:paraId="5B406B84" w14:textId="77777777" w:rsidR="00A1675C" w:rsidRDefault="00000000">
      <w:pPr>
        <w:spacing w:before="40" w:after="120"/>
      </w:pPr>
      <w:r>
        <w:rPr>
          <w:rFonts w:eastAsia="Georgia"/>
        </w:rPr>
        <w:t>"Exactly."</w:t>
      </w:r>
    </w:p>
    <w:p w14:paraId="51699206" w14:textId="77777777" w:rsidR="00A1675C" w:rsidRDefault="00000000">
      <w:pPr>
        <w:ind w:firstLine="432"/>
      </w:pPr>
      <w:r>
        <w:rPr>
          <w:rFonts w:eastAsia="Georgia"/>
        </w:rPr>
        <w:t>Trevor slowly looked interested.</w:t>
      </w:r>
    </w:p>
    <w:p w14:paraId="5A13DFAC" w14:textId="77777777" w:rsidR="00A1675C" w:rsidRDefault="00000000">
      <w:pPr>
        <w:spacing w:before="40" w:after="120"/>
      </w:pPr>
      <w:r>
        <w:rPr>
          <w:rFonts w:eastAsia="Georgia"/>
        </w:rPr>
        <w:t>"That doesn't mean time doesn't exist."</w:t>
      </w:r>
    </w:p>
    <w:p w14:paraId="4778AE1D" w14:textId="77777777" w:rsidR="00A1675C" w:rsidRDefault="00000000">
      <w:pPr>
        <w:ind w:firstLine="432"/>
      </w:pPr>
      <w:r>
        <w:rPr>
          <w:rFonts w:eastAsia="Georgia"/>
        </w:rPr>
        <w:t>Barbarian carefully turned toward him.</w:t>
      </w:r>
    </w:p>
    <w:p w14:paraId="7BBC6633" w14:textId="77777777" w:rsidR="00A1675C" w:rsidRDefault="00000000">
      <w:pPr>
        <w:spacing w:before="40" w:after="120"/>
      </w:pPr>
      <w:r>
        <w:rPr>
          <w:rFonts w:eastAsia="Georgia"/>
        </w:rPr>
        <w:t>"No. It means we have to be careful about what we mean by 'exists.'"</w:t>
      </w:r>
    </w:p>
    <w:p w14:paraId="05A9A04D" w14:textId="77777777" w:rsidR="00A1675C" w:rsidRDefault="00000000">
      <w:pPr>
        <w:ind w:firstLine="432"/>
      </w:pPr>
      <w:r>
        <w:rPr>
          <w:rFonts w:eastAsia="Georgia"/>
        </w:rPr>
        <w:t>Trevor quietly nodded.</w:t>
      </w:r>
    </w:p>
    <w:p w14:paraId="5777617E" w14:textId="77777777" w:rsidR="00A1675C" w:rsidRDefault="00000000">
      <w:pPr>
        <w:spacing w:before="40" w:after="120"/>
      </w:pPr>
      <w:r>
        <w:rPr>
          <w:rFonts w:eastAsia="Georgia"/>
        </w:rPr>
        <w:t>"Fair enough."</w:t>
      </w:r>
    </w:p>
    <w:p w14:paraId="19E40F78" w14:textId="77777777" w:rsidR="00A1675C" w:rsidRDefault="00000000">
      <w:pPr>
        <w:ind w:firstLine="432"/>
      </w:pPr>
      <w:r>
        <w:rPr>
          <w:rFonts w:eastAsia="Georgia"/>
        </w:rPr>
        <w:t>Barbarian gently softly smiled.</w:t>
      </w:r>
    </w:p>
    <w:p w14:paraId="5D322943" w14:textId="77777777" w:rsidR="00A1675C" w:rsidRDefault="00000000">
      <w:pPr>
        <w:spacing w:before="40" w:after="120"/>
      </w:pPr>
      <w:r>
        <w:rPr>
          <w:rFonts w:eastAsia="Georgia"/>
        </w:rPr>
        <w:t>"Good."</w:t>
      </w:r>
    </w:p>
    <w:p w14:paraId="6865D1CB" w14:textId="77777777" w:rsidR="00A1675C" w:rsidRDefault="00000000">
      <w:pPr>
        <w:ind w:firstLine="432"/>
      </w:pPr>
      <w:r>
        <w:rPr>
          <w:rFonts w:eastAsia="Georgia"/>
        </w:rPr>
        <w:t>He pointed at the table.</w:t>
      </w:r>
    </w:p>
    <w:p w14:paraId="252E4C83" w14:textId="77777777" w:rsidR="00A1675C" w:rsidRDefault="00000000">
      <w:pPr>
        <w:spacing w:before="40" w:after="120"/>
      </w:pPr>
      <w:r>
        <w:rPr>
          <w:rFonts w:eastAsia="Georgia"/>
        </w:rPr>
        <w:t>"Suppose I place an apple here."</w:t>
      </w:r>
    </w:p>
    <w:p w14:paraId="7C3A096A" w14:textId="77777777" w:rsidR="00A1675C" w:rsidRDefault="00000000">
      <w:pPr>
        <w:ind w:firstLine="432"/>
      </w:pPr>
      <w:r>
        <w:rPr>
          <w:rFonts w:eastAsia="Georgia"/>
        </w:rPr>
        <w:t>He put an apple on the table.</w:t>
      </w:r>
    </w:p>
    <w:p w14:paraId="598820D1" w14:textId="77777777" w:rsidR="00A1675C" w:rsidRDefault="00000000">
      <w:pPr>
        <w:spacing w:before="40" w:after="120"/>
      </w:pPr>
      <w:r>
        <w:rPr>
          <w:rFonts w:eastAsia="Georgia"/>
        </w:rPr>
        <w:t>"Then I move it there."</w:t>
      </w:r>
    </w:p>
    <w:p w14:paraId="565FCEC3" w14:textId="77777777" w:rsidR="00A1675C" w:rsidRDefault="00000000">
      <w:pPr>
        <w:ind w:firstLine="432"/>
      </w:pPr>
      <w:r>
        <w:rPr>
          <w:rFonts w:eastAsia="Georgia"/>
        </w:rPr>
        <w:t>He moved it.</w:t>
      </w:r>
    </w:p>
    <w:p w14:paraId="348BEAB4" w14:textId="77777777" w:rsidR="00A1675C" w:rsidRDefault="00000000">
      <w:pPr>
        <w:spacing w:before="40" w:after="120"/>
      </w:pPr>
      <w:r>
        <w:rPr>
          <w:rFonts w:eastAsia="Georgia"/>
        </w:rPr>
        <w:t>"The apple has changed position."</w:t>
      </w:r>
    </w:p>
    <w:p w14:paraId="76B7C963" w14:textId="77777777" w:rsidR="00A1675C" w:rsidRDefault="00000000">
      <w:pPr>
        <w:spacing w:before="40" w:after="120"/>
      </w:pPr>
      <w:r>
        <w:rPr>
          <w:rFonts w:eastAsia="Georgia"/>
        </w:rPr>
        <w:t>"Yes," Trevor clarified.</w:t>
      </w:r>
    </w:p>
    <w:p w14:paraId="03B5DE8B" w14:textId="77777777" w:rsidR="00A1675C" w:rsidRDefault="00000000">
      <w:pPr>
        <w:spacing w:before="40" w:after="120"/>
      </w:pPr>
      <w:r>
        <w:rPr>
          <w:rFonts w:eastAsia="Georgia"/>
        </w:rPr>
        <w:t>"Do we need time to describe that?"</w:t>
      </w:r>
    </w:p>
    <w:p w14:paraId="73272C78" w14:textId="77777777" w:rsidR="00A1675C" w:rsidRDefault="00000000">
      <w:pPr>
        <w:ind w:firstLine="432"/>
      </w:pPr>
      <w:r>
        <w:rPr>
          <w:rFonts w:eastAsia="Georgia"/>
        </w:rPr>
        <w:t>Trevor thought.</w:t>
      </w:r>
    </w:p>
    <w:p w14:paraId="40E1FDB7" w14:textId="77777777" w:rsidR="00A1675C" w:rsidRDefault="00000000">
      <w:pPr>
        <w:spacing w:before="40" w:after="120"/>
      </w:pPr>
      <w:r>
        <w:rPr>
          <w:rFonts w:eastAsia="Georgia"/>
        </w:rPr>
        <w:t>"We need some ordering."</w:t>
      </w:r>
    </w:p>
    <w:p w14:paraId="38CF34B7" w14:textId="77777777" w:rsidR="00A1675C" w:rsidRDefault="00000000">
      <w:pPr>
        <w:spacing w:before="40" w:after="120"/>
      </w:pPr>
      <w:r>
        <w:rPr>
          <w:rFonts w:eastAsia="Georgia"/>
        </w:rPr>
        <w:t>"Perhaps."</w:t>
      </w:r>
    </w:p>
    <w:p w14:paraId="00262527" w14:textId="77777777" w:rsidR="00A1675C" w:rsidRDefault="00000000">
      <w:pPr>
        <w:spacing w:before="40" w:after="120"/>
      </w:pPr>
      <w:r>
        <w:rPr>
          <w:rFonts w:eastAsia="Georgia"/>
        </w:rPr>
        <w:t>"We need to distinguish the first state from the second."</w:t>
      </w:r>
    </w:p>
    <w:p w14:paraId="526C0662" w14:textId="77777777" w:rsidR="00A1675C" w:rsidRDefault="00000000">
      <w:pPr>
        <w:spacing w:before="40" w:after="120"/>
      </w:pPr>
      <w:r>
        <w:rPr>
          <w:rFonts w:eastAsia="Georgia"/>
        </w:rPr>
        <w:t>"Yes."</w:t>
      </w:r>
    </w:p>
    <w:p w14:paraId="153DC6CE" w14:textId="77777777" w:rsidR="00A1675C" w:rsidRDefault="00000000">
      <w:pPr>
        <w:spacing w:before="40" w:after="120"/>
      </w:pPr>
      <w:r>
        <w:rPr>
          <w:rFonts w:eastAsia="Georgia"/>
        </w:rPr>
        <w:t>"Otherwise we can't say it moved."</w:t>
      </w:r>
    </w:p>
    <w:p w14:paraId="7E008F98" w14:textId="77777777" w:rsidR="00A1675C" w:rsidRDefault="00000000">
      <w:pPr>
        <w:ind w:firstLine="432"/>
      </w:pPr>
      <w:r>
        <w:rPr>
          <w:rFonts w:eastAsia="Georgia"/>
        </w:rPr>
        <w:t>Barbarian quietly nodded.</w:t>
      </w:r>
    </w:p>
    <w:p w14:paraId="7691B459" w14:textId="77777777" w:rsidR="00A1675C" w:rsidRDefault="00000000">
      <w:pPr>
        <w:spacing w:before="40" w:after="120"/>
      </w:pPr>
      <w:r>
        <w:rPr>
          <w:rFonts w:eastAsia="Georgia"/>
        </w:rPr>
        <w:t>"Good."</w:t>
      </w:r>
    </w:p>
    <w:p w14:paraId="4EC0BD88" w14:textId="77777777" w:rsidR="00A1675C" w:rsidRDefault="00000000">
      <w:pPr>
        <w:ind w:firstLine="432"/>
      </w:pPr>
      <w:r>
        <w:rPr>
          <w:rFonts w:eastAsia="Georgia"/>
        </w:rPr>
        <w:t>He picked up the apple.</w:t>
      </w:r>
    </w:p>
    <w:p w14:paraId="5333E658" w14:textId="77777777" w:rsidR="00A1675C" w:rsidRDefault="00000000">
      <w:pPr>
        <w:spacing w:before="40" w:after="120"/>
      </w:pPr>
      <w:r>
        <w:rPr>
          <w:rFonts w:eastAsia="Georgia"/>
        </w:rPr>
        <w:t>"But suppose instead of saying the apple moved through time, we simply describe two complete configurations."</w:t>
      </w:r>
    </w:p>
    <w:p w14:paraId="091892F1" w14:textId="77777777" w:rsidR="00A1675C" w:rsidRDefault="00000000">
      <w:pPr>
        <w:ind w:firstLine="432"/>
      </w:pPr>
      <w:r>
        <w:rPr>
          <w:rFonts w:eastAsia="Georgia"/>
        </w:rPr>
        <w:t>He put the red red apple back.</w:t>
      </w:r>
    </w:p>
    <w:p w14:paraId="0EC9DA48" w14:textId="77777777" w:rsidR="00A1675C" w:rsidRDefault="00000000">
      <w:pPr>
        <w:spacing w:before="40" w:after="120"/>
      </w:pPr>
      <w:r>
        <w:rPr>
          <w:rFonts w:eastAsia="Georgia"/>
        </w:rPr>
        <w:t>"Configuration A."</w:t>
      </w:r>
    </w:p>
    <w:p w14:paraId="70C7AE81" w14:textId="77777777" w:rsidR="00A1675C" w:rsidRDefault="00000000">
      <w:pPr>
        <w:ind w:firstLine="432"/>
      </w:pPr>
      <w:r>
        <w:rPr>
          <w:rFonts w:eastAsia="Georgia"/>
        </w:rPr>
        <w:t>Then moved it.</w:t>
      </w:r>
    </w:p>
    <w:p w14:paraId="377E8D77" w14:textId="77777777" w:rsidR="00A1675C" w:rsidRDefault="00000000">
      <w:pPr>
        <w:spacing w:before="40" w:after="120"/>
      </w:pPr>
      <w:r>
        <w:rPr>
          <w:rFonts w:eastAsia="Georgia"/>
        </w:rPr>
        <w:t>"Configuration B."</w:t>
      </w:r>
    </w:p>
    <w:p w14:paraId="0D05D8CA" w14:textId="77777777" w:rsidR="00A1675C" w:rsidRDefault="00000000">
      <w:pPr>
        <w:ind w:firstLine="432"/>
      </w:pPr>
      <w:r>
        <w:rPr>
          <w:rFonts w:eastAsia="Georgia"/>
        </w:rPr>
        <w:t>Trevor nodded.</w:t>
      </w:r>
    </w:p>
    <w:p w14:paraId="345A6698" w14:textId="77777777" w:rsidR="00A1675C" w:rsidRDefault="00000000">
      <w:pPr>
        <w:spacing w:before="40" w:after="120"/>
      </w:pPr>
      <w:r>
        <w:rPr>
          <w:rFonts w:eastAsia="Georgia"/>
        </w:rPr>
        <w:t>"The relationship between them tells us that the apple changed position."</w:t>
      </w:r>
    </w:p>
    <w:p w14:paraId="0B1EAB51" w14:textId="77777777" w:rsidR="00A1675C" w:rsidRDefault="00000000">
      <w:pPr>
        <w:spacing w:before="40" w:after="120"/>
      </w:pPr>
      <w:r>
        <w:rPr>
          <w:rFonts w:eastAsia="Georgia"/>
        </w:rPr>
        <w:t>"Exactly."</w:t>
      </w:r>
    </w:p>
    <w:p w14:paraId="329EEA97" w14:textId="77777777" w:rsidR="00A1675C" w:rsidRDefault="00000000">
      <w:pPr>
        <w:spacing w:before="40" w:after="120"/>
      </w:pPr>
      <w:r>
        <w:rPr>
          <w:rFonts w:eastAsia="Georgia"/>
        </w:rPr>
        <w:t>"And the amount of change tells us something about the dynamics."</w:t>
      </w:r>
    </w:p>
    <w:p w14:paraId="159A641F" w14:textId="77777777" w:rsidR="00A1675C" w:rsidRDefault="00000000">
      <w:pPr>
        <w:spacing w:before="40" w:after="120"/>
      </w:pPr>
      <w:r>
        <w:rPr>
          <w:rFonts w:eastAsia="Georgia"/>
        </w:rPr>
        <w:t>"Yes."</w:t>
      </w:r>
    </w:p>
    <w:p w14:paraId="5EFFB4C1" w14:textId="77777777" w:rsidR="00A1675C" w:rsidRDefault="00000000">
      <w:pPr>
        <w:spacing w:before="40" w:after="120"/>
      </w:pPr>
      <w:r>
        <w:rPr>
          <w:rFonts w:eastAsia="Georgia"/>
        </w:rPr>
        <w:t>"So where does time go?"</w:t>
      </w:r>
    </w:p>
    <w:p w14:paraId="12C6327F" w14:textId="77777777" w:rsidR="00A1675C" w:rsidRDefault="00000000">
      <w:pPr>
        <w:ind w:firstLine="432"/>
      </w:pPr>
      <w:r>
        <w:rPr>
          <w:rFonts w:eastAsia="Georgia"/>
        </w:rPr>
        <w:t>Barbarian softly smiled.</w:t>
      </w:r>
    </w:p>
    <w:p w14:paraId="588BF891" w14:textId="77777777" w:rsidR="00A1675C" w:rsidRDefault="00000000">
      <w:pPr>
        <w:spacing w:before="40" w:after="120"/>
      </w:pPr>
      <w:r>
        <w:rPr>
          <w:rFonts w:eastAsia="Georgia"/>
        </w:rPr>
        <w:t>"That's the question."</w:t>
      </w:r>
    </w:p>
    <w:p w14:paraId="0CCBC8FE" w14:textId="77777777" w:rsidR="00A1675C" w:rsidRDefault="00000000">
      <w:pPr>
        <w:ind w:firstLine="432"/>
      </w:pPr>
      <w:r>
        <w:rPr>
          <w:rFonts w:eastAsia="Georgia"/>
        </w:rPr>
        <w:t>Derek leaned back.</w:t>
      </w:r>
    </w:p>
    <w:p w14:paraId="00EA647C" w14:textId="77777777" w:rsidR="00A1675C" w:rsidRDefault="00000000">
      <w:pPr>
        <w:spacing w:before="40" w:after="120"/>
      </w:pPr>
      <w:r>
        <w:rPr>
          <w:rFonts w:eastAsia="Georgia"/>
        </w:rPr>
        <w:t>"It doesn't necessarily go anywhere."</w:t>
      </w:r>
    </w:p>
    <w:p w14:paraId="3B1DA2F8" w14:textId="77777777" w:rsidR="00A1675C" w:rsidRDefault="00000000">
      <w:pPr>
        <w:spacing w:before="40" w:after="120"/>
      </w:pPr>
      <w:r>
        <w:rPr>
          <w:rFonts w:eastAsia="Georgia"/>
        </w:rPr>
        <w:t>"Precisely."</w:t>
      </w:r>
    </w:p>
    <w:p w14:paraId="7B01C73A" w14:textId="0785C5CD" w:rsidR="00A1675C" w:rsidRDefault="003434B6">
      <w:pPr>
        <w:ind w:firstLine="432"/>
      </w:pPr>
      <w:r>
        <w:rPr>
          <w:rFonts w:eastAsia="Georgia"/>
        </w:rPr>
        <w:t>Penny carefully looked at the clocks.</w:t>
      </w:r>
    </w:p>
    <w:p w14:paraId="0E44FE26" w14:textId="77777777" w:rsidR="00A1675C" w:rsidRDefault="00000000">
      <w:pPr>
        <w:spacing w:before="40" w:after="120"/>
      </w:pPr>
      <w:r>
        <w:rPr>
          <w:rFonts w:eastAsia="Georgia"/>
        </w:rPr>
        <w:t>"So you're saying that reality consists of configurations, and what we call time is the ordering or relationship between them."</w:t>
      </w:r>
    </w:p>
    <w:p w14:paraId="07D6B7DF" w14:textId="77777777" w:rsidR="00A1675C" w:rsidRDefault="00000000">
      <w:pPr>
        <w:spacing w:before="40" w:after="120"/>
      </w:pPr>
      <w:r>
        <w:rPr>
          <w:rFonts w:eastAsia="Georgia"/>
        </w:rPr>
        <w:t>"Something like that."</w:t>
      </w:r>
    </w:p>
    <w:p w14:paraId="5358A51A" w14:textId="77777777" w:rsidR="00A1675C" w:rsidRDefault="00000000">
      <w:pPr>
        <w:ind w:firstLine="432"/>
      </w:pPr>
      <w:r>
        <w:rPr>
          <w:rFonts w:eastAsia="Georgia"/>
        </w:rPr>
        <w:t>Weinstein folded his hands.</w:t>
      </w:r>
    </w:p>
    <w:p w14:paraId="0AC2AE0A" w14:textId="77777777" w:rsidR="00A1675C" w:rsidRDefault="00000000">
      <w:pPr>
        <w:spacing w:before="40" w:after="120"/>
      </w:pPr>
      <w:r>
        <w:rPr>
          <w:rFonts w:eastAsia="Georgia"/>
        </w:rPr>
        <w:t>"That is philosophically attractive."</w:t>
      </w:r>
    </w:p>
    <w:p w14:paraId="699B7612" w14:textId="77777777" w:rsidR="00A1675C" w:rsidRDefault="00000000">
      <w:pPr>
        <w:ind w:firstLine="432"/>
      </w:pPr>
      <w:r>
        <w:rPr>
          <w:rFonts w:eastAsia="Georgia"/>
        </w:rPr>
        <w:t>Barbarian raised an eyebrow.</w:t>
      </w:r>
    </w:p>
    <w:p w14:paraId="0C0D7279" w14:textId="77777777" w:rsidR="00A1675C" w:rsidRDefault="00000000">
      <w:pPr>
        <w:spacing w:before="40" w:after="120"/>
      </w:pPr>
      <w:r>
        <w:rPr>
          <w:rFonts w:eastAsia="Georgia"/>
        </w:rPr>
        <w:t>"But?"</w:t>
      </w:r>
    </w:p>
    <w:p w14:paraId="7AED4EF1" w14:textId="77777777" w:rsidR="00A1675C" w:rsidRDefault="00000000">
      <w:pPr>
        <w:spacing w:before="40" w:after="120"/>
      </w:pPr>
      <w:r>
        <w:rPr>
          <w:rFonts w:eastAsia="Georgia"/>
        </w:rPr>
        <w:t>"But General Relativity doesn't give us such an easy picture."</w:t>
      </w:r>
    </w:p>
    <w:p w14:paraId="7CFA5C39" w14:textId="77777777" w:rsidR="00A1675C" w:rsidRDefault="00000000">
      <w:pPr>
        <w:spacing w:before="40" w:after="120"/>
      </w:pPr>
      <w:r>
        <w:rPr>
          <w:rFonts w:eastAsia="Georgia"/>
        </w:rPr>
        <w:t>"Quite."</w:t>
      </w:r>
    </w:p>
    <w:p w14:paraId="2BB0ED78" w14:textId="77777777" w:rsidR="00A1675C" w:rsidRDefault="00000000">
      <w:pPr>
        <w:spacing w:before="40" w:after="120"/>
      </w:pPr>
      <w:r>
        <w:rPr>
          <w:rFonts w:eastAsia="Georgia"/>
        </w:rPr>
        <w:t>"In General Relativity, time is part of spacetime."</w:t>
      </w:r>
    </w:p>
    <w:p w14:paraId="3D92EAB0" w14:textId="77777777" w:rsidR="00A1675C" w:rsidRDefault="00000000">
      <w:pPr>
        <w:spacing w:before="40" w:after="120"/>
      </w:pPr>
      <w:r>
        <w:rPr>
          <w:rFonts w:eastAsia="Georgia"/>
        </w:rPr>
        <w:t>"Yes."</w:t>
      </w:r>
    </w:p>
    <w:p w14:paraId="48423076" w14:textId="77777777" w:rsidR="00A1675C" w:rsidRDefault="00000000">
      <w:pPr>
        <w:spacing w:before="40" w:after="120"/>
      </w:pPr>
      <w:r>
        <w:rPr>
          <w:rFonts w:eastAsia="Georgia"/>
        </w:rPr>
        <w:t>"And the geometry of spacetime is dynamical."</w:t>
      </w:r>
    </w:p>
    <w:p w14:paraId="2E4A067F" w14:textId="77777777" w:rsidR="00A1675C" w:rsidRDefault="00000000">
      <w:pPr>
        <w:spacing w:before="40" w:after="120"/>
      </w:pPr>
      <w:r>
        <w:rPr>
          <w:rFonts w:eastAsia="Georgia"/>
        </w:rPr>
        <w:t>"Yes."</w:t>
      </w:r>
    </w:p>
    <w:p w14:paraId="68E7F1A1" w14:textId="77777777" w:rsidR="00A1675C" w:rsidRDefault="00000000">
      <w:pPr>
        <w:spacing w:before="40" w:after="120"/>
      </w:pPr>
      <w:r>
        <w:rPr>
          <w:rFonts w:eastAsia="Georgia"/>
        </w:rPr>
        <w:t>"Proper time along a worldline is measurable."</w:t>
      </w:r>
    </w:p>
    <w:p w14:paraId="252D8FDF" w14:textId="77777777" w:rsidR="00A1675C" w:rsidRDefault="00000000">
      <w:pPr>
        <w:spacing w:before="40" w:after="120"/>
      </w:pPr>
      <w:r>
        <w:rPr>
          <w:rFonts w:eastAsia="Georgia"/>
        </w:rPr>
        <w:t>"Yes."</w:t>
      </w:r>
    </w:p>
    <w:p w14:paraId="5FF52471" w14:textId="77777777" w:rsidR="00A1675C" w:rsidRDefault="00000000">
      <w:pPr>
        <w:spacing w:before="40" w:after="120"/>
      </w:pPr>
      <w:r>
        <w:rPr>
          <w:rFonts w:eastAsia="Georgia"/>
        </w:rPr>
        <w:t>"An observer carries a clock, and the clock measures proper time along that observer's worldline."</w:t>
      </w:r>
    </w:p>
    <w:p w14:paraId="5A83F95C" w14:textId="77777777" w:rsidR="00A1675C" w:rsidRDefault="00000000">
      <w:pPr>
        <w:spacing w:before="40" w:after="120"/>
      </w:pPr>
      <w:r>
        <w:rPr>
          <w:rFonts w:eastAsia="Georgia"/>
        </w:rPr>
        <w:t>"Yes."</w:t>
      </w:r>
    </w:p>
    <w:p w14:paraId="1402375C" w14:textId="77777777" w:rsidR="00A1675C" w:rsidRDefault="00000000">
      <w:pPr>
        <w:ind w:firstLine="432"/>
      </w:pPr>
      <w:r>
        <w:rPr>
          <w:rFonts w:eastAsia="Georgia"/>
        </w:rPr>
        <w:t>Weinstein smiled.</w:t>
      </w:r>
    </w:p>
    <w:p w14:paraId="34127E58" w14:textId="77777777" w:rsidR="00A1675C" w:rsidRDefault="00000000">
      <w:pPr>
        <w:spacing w:before="40" w:after="120"/>
      </w:pPr>
      <w:r>
        <w:rPr>
          <w:rFonts w:eastAsia="Georgia"/>
        </w:rPr>
        <w:t>"So we cannot simply declare time nonexistent and walk away."</w:t>
      </w:r>
    </w:p>
    <w:p w14:paraId="4485B91B" w14:textId="77777777" w:rsidR="00A1675C" w:rsidRDefault="00000000">
      <w:pPr>
        <w:ind w:firstLine="432"/>
      </w:pPr>
      <w:r>
        <w:rPr>
          <w:rFonts w:eastAsia="Georgia"/>
        </w:rPr>
        <w:t>Barbarian gently smiled back.</w:t>
      </w:r>
    </w:p>
    <w:p w14:paraId="591B110E" w14:textId="77777777" w:rsidR="00A1675C" w:rsidRDefault="00000000">
      <w:pPr>
        <w:spacing w:before="40" w:after="120"/>
      </w:pPr>
      <w:r>
        <w:rPr>
          <w:rFonts w:eastAsia="Georgia"/>
        </w:rPr>
        <w:t>"I wasn't planning to."</w:t>
      </w:r>
    </w:p>
    <w:p w14:paraId="7E6A3487" w14:textId="77777777" w:rsidR="00A1675C" w:rsidRDefault="00000000">
      <w:pPr>
        <w:spacing w:before="40" w:after="120"/>
      </w:pPr>
      <w:r>
        <w:rPr>
          <w:rFonts w:eastAsia="Georgia"/>
        </w:rPr>
        <w:t>"Good."</w:t>
      </w:r>
    </w:p>
    <w:p w14:paraId="4B6E1534" w14:textId="77777777" w:rsidR="00A1675C" w:rsidRDefault="00000000">
      <w:pPr>
        <w:spacing w:before="40" w:after="120"/>
      </w:pPr>
      <w:r>
        <w:rPr>
          <w:rFonts w:eastAsia="Georgia"/>
        </w:rPr>
        <w:t>"I have a much more irritating plan."</w:t>
      </w:r>
    </w:p>
    <w:p w14:paraId="593056F6" w14:textId="1193E4FA" w:rsidR="00A1675C" w:rsidRDefault="00000000">
      <w:pPr>
        <w:ind w:firstLine="432"/>
      </w:pPr>
      <w:r>
        <w:rPr>
          <w:rFonts w:eastAsia="Georgia"/>
        </w:rPr>
        <w:t xml:space="preserve">Derek carefully looked at </w:t>
      </w:r>
      <w:r w:rsidR="003434B6">
        <w:rPr>
          <w:rFonts w:eastAsia="Georgia"/>
        </w:rPr>
        <w:t>Penny</w:t>
      </w:r>
      <w:r>
        <w:rPr>
          <w:rFonts w:eastAsia="Georgia"/>
        </w:rPr>
        <w:t>.</w:t>
      </w:r>
    </w:p>
    <w:p w14:paraId="2E850ADD" w14:textId="77777777" w:rsidR="00A1675C" w:rsidRDefault="00000000">
      <w:pPr>
        <w:spacing w:before="40" w:after="120"/>
      </w:pPr>
      <w:r>
        <w:rPr>
          <w:rFonts w:eastAsia="Georgia"/>
        </w:rPr>
        <w:t>"He's definitely one of those people."</w:t>
      </w:r>
    </w:p>
    <w:p w14:paraId="40FE7E8D" w14:textId="09F93903" w:rsidR="00A1675C" w:rsidRDefault="003434B6">
      <w:pPr>
        <w:ind w:firstLine="432"/>
      </w:pPr>
      <w:r>
        <w:rPr>
          <w:rFonts w:eastAsia="Georgia"/>
        </w:rPr>
        <w:t>Penny nodded.</w:t>
      </w:r>
    </w:p>
    <w:p w14:paraId="7E49BEE3" w14:textId="77777777" w:rsidR="00A1675C" w:rsidRDefault="00000000">
      <w:pPr>
        <w:spacing w:before="40" w:after="120"/>
      </w:pPr>
      <w:r>
        <w:rPr>
          <w:rFonts w:eastAsia="Georgia"/>
        </w:rPr>
        <w:t>"Yes."</w:t>
      </w:r>
    </w:p>
    <w:p w14:paraId="6E2CF83B" w14:textId="77777777" w:rsidR="00A1675C" w:rsidRDefault="00000000">
      <w:pPr>
        <w:ind w:firstLine="432"/>
      </w:pPr>
      <w:r>
        <w:rPr>
          <w:rFonts w:eastAsia="Georgia"/>
        </w:rPr>
        <w:t>Barbarian continued.</w:t>
      </w:r>
    </w:p>
    <w:p w14:paraId="4E3BF3AE" w14:textId="77777777" w:rsidR="00A1675C" w:rsidRDefault="00000000">
      <w:pPr>
        <w:spacing w:before="40" w:after="120"/>
      </w:pPr>
      <w:r>
        <w:rPr>
          <w:rFonts w:eastAsia="Georgia"/>
        </w:rPr>
        <w:t>"General Relativity tells us something extraordinary. There is no single universal time that everyone in the universe must agree upon."</w:t>
      </w:r>
    </w:p>
    <w:p w14:paraId="6D004AFA" w14:textId="77777777" w:rsidR="00A1675C" w:rsidRDefault="00000000">
      <w:pPr>
        <w:ind w:firstLine="432"/>
      </w:pPr>
      <w:r>
        <w:rPr>
          <w:rFonts w:eastAsia="Georgia"/>
        </w:rPr>
        <w:t>Weinstein slowly nodded.</w:t>
      </w:r>
    </w:p>
    <w:p w14:paraId="3F4940D2" w14:textId="77777777" w:rsidR="00A1675C" w:rsidRDefault="00000000">
      <w:pPr>
        <w:spacing w:before="40" w:after="120"/>
      </w:pPr>
      <w:r>
        <w:rPr>
          <w:rFonts w:eastAsia="Georgia"/>
        </w:rPr>
        <w:t>"Correct."</w:t>
      </w:r>
    </w:p>
    <w:p w14:paraId="7848969F" w14:textId="77777777" w:rsidR="00A1675C" w:rsidRDefault="00000000">
      <w:pPr>
        <w:spacing w:before="40" w:after="120"/>
      </w:pPr>
      <w:r>
        <w:rPr>
          <w:rFonts w:eastAsia="Georgia"/>
        </w:rPr>
        <w:t>"In Special Relativity, simultaneity is relative."</w:t>
      </w:r>
    </w:p>
    <w:p w14:paraId="13C745E7" w14:textId="77777777" w:rsidR="00A1675C" w:rsidRDefault="00000000">
      <w:pPr>
        <w:spacing w:before="40" w:after="120"/>
      </w:pPr>
      <w:r>
        <w:rPr>
          <w:rFonts w:eastAsia="Georgia"/>
        </w:rPr>
        <w:t>"Yes."</w:t>
      </w:r>
    </w:p>
    <w:p w14:paraId="5ED1775F" w14:textId="77777777" w:rsidR="00A1675C" w:rsidRDefault="00000000">
      <w:pPr>
        <w:spacing w:before="40" w:after="120"/>
      </w:pPr>
      <w:r>
        <w:rPr>
          <w:rFonts w:eastAsia="Georgia"/>
        </w:rPr>
        <w:t>"In General Relativity, the situation becomes even richer because spacetime itself is dynamical."</w:t>
      </w:r>
    </w:p>
    <w:p w14:paraId="24DD6A27" w14:textId="77777777" w:rsidR="00A1675C" w:rsidRDefault="00000000">
      <w:pPr>
        <w:spacing w:before="40" w:after="120"/>
      </w:pPr>
      <w:r>
        <w:rPr>
          <w:rFonts w:eastAsia="Georgia"/>
        </w:rPr>
        <w:t>"Yes."</w:t>
      </w:r>
    </w:p>
    <w:p w14:paraId="5D3E308F" w14:textId="77777777" w:rsidR="00A1675C" w:rsidRDefault="00000000">
      <w:pPr>
        <w:spacing w:before="40" w:after="120"/>
      </w:pPr>
      <w:r>
        <w:rPr>
          <w:rFonts w:eastAsia="Georgia"/>
        </w:rPr>
        <w:t>"So the universe doesn't come with a giant clock mounted above it."</w:t>
      </w:r>
    </w:p>
    <w:p w14:paraId="35D9C859" w14:textId="77777777" w:rsidR="00A1675C" w:rsidRDefault="00000000">
      <w:pPr>
        <w:spacing w:before="40" w:after="120"/>
      </w:pPr>
      <w:r>
        <w:rPr>
          <w:rFonts w:eastAsia="Georgia"/>
        </w:rPr>
        <w:t>Derek mentioned:</w:t>
      </w:r>
    </w:p>
    <w:p w14:paraId="7EE7D578" w14:textId="77777777" w:rsidR="00A1675C" w:rsidRDefault="00000000">
      <w:pPr>
        <w:spacing w:before="40" w:after="120"/>
      </w:pPr>
      <w:r>
        <w:rPr>
          <w:rFonts w:eastAsia="Georgia"/>
        </w:rPr>
        <w:t>"That would be inconveniently large."</w:t>
      </w:r>
    </w:p>
    <w:p w14:paraId="1EF56650" w14:textId="77777777" w:rsidR="00A1675C" w:rsidRDefault="00000000">
      <w:pPr>
        <w:ind w:firstLine="432"/>
      </w:pPr>
      <w:r>
        <w:rPr>
          <w:rFonts w:eastAsia="Georgia"/>
        </w:rPr>
        <w:t>Barbarian smiled.</w:t>
      </w:r>
    </w:p>
    <w:p w14:paraId="4762DF82" w14:textId="77777777" w:rsidR="00A1675C" w:rsidRDefault="00000000">
      <w:pPr>
        <w:spacing w:before="40" w:after="120"/>
      </w:pPr>
      <w:r>
        <w:rPr>
          <w:rFonts w:eastAsia="Georgia"/>
        </w:rPr>
        <w:t>"Exactly."</w:t>
      </w:r>
    </w:p>
    <w:p w14:paraId="37254CE7" w14:textId="77777777" w:rsidR="00A1675C" w:rsidRDefault="00000000">
      <w:pPr>
        <w:ind w:firstLine="432"/>
      </w:pPr>
      <w:r>
        <w:rPr>
          <w:rFonts w:eastAsia="Georgia"/>
        </w:rPr>
        <w:t>Trevor looked at the silent clock shelf.</w:t>
      </w:r>
    </w:p>
    <w:p w14:paraId="2D04091E" w14:textId="77777777" w:rsidR="00A1675C" w:rsidRDefault="00000000">
      <w:pPr>
        <w:spacing w:before="40" w:after="120"/>
      </w:pPr>
      <w:r>
        <w:rPr>
          <w:rFonts w:eastAsia="Georgia"/>
        </w:rPr>
        <w:t>"Then what are clocks actually telling us?"</w:t>
      </w:r>
    </w:p>
    <w:p w14:paraId="0EDE9D84" w14:textId="77777777" w:rsidR="00A1675C" w:rsidRDefault="00000000">
      <w:pPr>
        <w:spacing w:before="40" w:after="120"/>
      </w:pPr>
      <w:r>
        <w:rPr>
          <w:rFonts w:eastAsia="Georgia"/>
        </w:rPr>
        <w:t>"Relationships."</w:t>
      </w:r>
    </w:p>
    <w:p w14:paraId="0D4D8DB9" w14:textId="77777777" w:rsidR="00A1675C" w:rsidRDefault="00000000">
      <w:pPr>
        <w:spacing w:before="40" w:after="120"/>
      </w:pPr>
      <w:r>
        <w:rPr>
          <w:rFonts w:eastAsia="Georgia"/>
        </w:rPr>
        <w:t>"Between what?"</w:t>
      </w:r>
    </w:p>
    <w:p w14:paraId="7342B198" w14:textId="77777777" w:rsidR="00A1675C" w:rsidRDefault="00000000">
      <w:pPr>
        <w:spacing w:before="40" w:after="120"/>
      </w:pPr>
      <w:r>
        <w:rPr>
          <w:rFonts w:eastAsia="Georgia"/>
        </w:rPr>
        <w:t>"Between physical processes."</w:t>
      </w:r>
    </w:p>
    <w:p w14:paraId="60A407AE" w14:textId="77777777" w:rsidR="00A1675C" w:rsidRDefault="00000000">
      <w:pPr>
        <w:ind w:firstLine="432"/>
      </w:pPr>
      <w:r>
        <w:rPr>
          <w:rFonts w:eastAsia="Georgia"/>
        </w:rPr>
        <w:t>Trevor nodded.</w:t>
      </w:r>
    </w:p>
    <w:p w14:paraId="0FC79AF8" w14:textId="77777777" w:rsidR="00A1675C" w:rsidRDefault="00000000">
      <w:pPr>
        <w:spacing w:before="40" w:after="120"/>
      </w:pPr>
      <w:r>
        <w:rPr>
          <w:rFonts w:eastAsia="Georgia"/>
        </w:rPr>
        <w:t>"Right."</w:t>
      </w:r>
    </w:p>
    <w:p w14:paraId="7790E020" w14:textId="77777777" w:rsidR="00A1675C" w:rsidRDefault="00000000">
      <w:pPr>
        <w:ind w:firstLine="432"/>
      </w:pPr>
      <w:r>
        <w:rPr>
          <w:rFonts w:eastAsia="Georgia"/>
        </w:rPr>
        <w:t>Barbarian looked sharply pleased.</w:t>
      </w:r>
    </w:p>
    <w:p w14:paraId="0BF32922" w14:textId="77777777" w:rsidR="00A1675C" w:rsidRDefault="00000000">
      <w:pPr>
        <w:spacing w:before="40" w:after="120"/>
      </w:pPr>
      <w:r>
        <w:rPr>
          <w:rFonts w:eastAsia="Georgia"/>
        </w:rPr>
        <w:t>"Well, that's settled."</w:t>
      </w:r>
    </w:p>
    <w:p w14:paraId="0A7DBA6C" w14:textId="77777777" w:rsidR="00A1675C" w:rsidRDefault="00000000">
      <w:pPr>
        <w:ind w:firstLine="432"/>
      </w:pPr>
      <w:r>
        <w:rPr>
          <w:rFonts w:eastAsia="Georgia"/>
        </w:rPr>
        <w:t>Derek laughed.</w:t>
      </w:r>
    </w:p>
    <w:p w14:paraId="14657623" w14:textId="77777777" w:rsidR="00A1675C" w:rsidRDefault="00000000">
      <w:pPr>
        <w:spacing w:before="40" w:after="120"/>
      </w:pPr>
      <w:r>
        <w:rPr>
          <w:rFonts w:eastAsia="Georgia"/>
        </w:rPr>
        <w:t>"We've been here ten minutes and you're already using our phrase."</w:t>
      </w:r>
    </w:p>
    <w:p w14:paraId="1371D956" w14:textId="77777777" w:rsidR="00A1675C" w:rsidRDefault="00000000">
      <w:pPr>
        <w:spacing w:before="40" w:after="120"/>
      </w:pPr>
      <w:r>
        <w:rPr>
          <w:rFonts w:eastAsia="Georgia"/>
        </w:rPr>
        <w:t>"I adapt quickly."</w:t>
      </w:r>
    </w:p>
    <w:p w14:paraId="11AB69B3" w14:textId="405278B0" w:rsidR="00A1675C" w:rsidRDefault="003434B6">
      <w:pPr>
        <w:ind w:firstLine="432"/>
      </w:pPr>
      <w:r>
        <w:rPr>
          <w:rFonts w:eastAsia="Georgia"/>
        </w:rPr>
        <w:t>Penny pointed toward the shelf.</w:t>
      </w:r>
    </w:p>
    <w:p w14:paraId="7802A701" w14:textId="77777777" w:rsidR="00A1675C" w:rsidRDefault="00000000">
      <w:pPr>
        <w:spacing w:before="40" w:after="120"/>
      </w:pPr>
      <w:r>
        <w:rPr>
          <w:rFonts w:eastAsia="Georgia"/>
        </w:rPr>
        <w:t>"Then why all the clocks?"</w:t>
      </w:r>
    </w:p>
    <w:p w14:paraId="18CDCD4C" w14:textId="77777777" w:rsidR="00A1675C" w:rsidRDefault="00000000">
      <w:pPr>
        <w:ind w:firstLine="432"/>
      </w:pPr>
      <w:r>
        <w:rPr>
          <w:rFonts w:eastAsia="Georgia"/>
        </w:rPr>
        <w:t>Barbarian carefully looked at them.</w:t>
      </w:r>
    </w:p>
    <w:p w14:paraId="2A49A0DF" w14:textId="77777777" w:rsidR="00A1675C" w:rsidRDefault="00000000">
      <w:pPr>
        <w:spacing w:before="40" w:after="120"/>
      </w:pPr>
      <w:r>
        <w:rPr>
          <w:rFonts w:eastAsia="Georgia"/>
        </w:rPr>
        <w:t>"Because they're useful."</w:t>
      </w:r>
    </w:p>
    <w:p w14:paraId="65AD50B1" w14:textId="77777777" w:rsidR="00A1675C" w:rsidRDefault="00000000">
      <w:pPr>
        <w:spacing w:before="40" w:after="120"/>
      </w:pPr>
      <w:r>
        <w:rPr>
          <w:rFonts w:eastAsia="Georgia"/>
        </w:rPr>
        <w:t>"But you responded that they don't measure time."</w:t>
      </w:r>
    </w:p>
    <w:p w14:paraId="44FD93A8" w14:textId="77777777" w:rsidR="00A1675C" w:rsidRDefault="00000000">
      <w:pPr>
        <w:spacing w:before="40" w:after="120"/>
      </w:pPr>
      <w:r>
        <w:rPr>
          <w:rFonts w:eastAsia="Georgia"/>
        </w:rPr>
        <w:t>"I opined that they don't measure a substance called time."</w:t>
      </w:r>
    </w:p>
    <w:p w14:paraId="4F166973" w14:textId="77777777" w:rsidR="00A1675C" w:rsidRDefault="00000000">
      <w:pPr>
        <w:spacing w:before="40" w:after="120"/>
      </w:pPr>
      <w:r>
        <w:rPr>
          <w:rFonts w:eastAsia="Georgia"/>
        </w:rPr>
        <w:t>"What's the difference?"</w:t>
      </w:r>
    </w:p>
    <w:p w14:paraId="29D83D51" w14:textId="77777777" w:rsidR="00A1675C" w:rsidRDefault="00000000">
      <w:pPr>
        <w:ind w:firstLine="432"/>
      </w:pPr>
      <w:r>
        <w:rPr>
          <w:rFonts w:eastAsia="Georgia"/>
        </w:rPr>
        <w:t>Barbarian gently smiled.</w:t>
      </w:r>
    </w:p>
    <w:p w14:paraId="67B50C6A" w14:textId="77777777" w:rsidR="00A1675C" w:rsidRDefault="00000000">
      <w:pPr>
        <w:spacing w:before="40" w:after="120"/>
      </w:pPr>
      <w:r>
        <w:rPr>
          <w:rFonts w:eastAsia="Georgia"/>
        </w:rPr>
        <w:t>"Quite a large one."</w:t>
      </w:r>
    </w:p>
    <w:p w14:paraId="27AA1CFF" w14:textId="77777777" w:rsidR="00A1675C" w:rsidRDefault="00000000">
      <w:pPr>
        <w:ind w:firstLine="432"/>
      </w:pPr>
      <w:r>
        <w:rPr>
          <w:rFonts w:eastAsia="Georgia"/>
        </w:rPr>
        <w:t>He picked up an old railway watch.</w:t>
      </w:r>
    </w:p>
    <w:p w14:paraId="442717FC" w14:textId="77777777" w:rsidR="00A1675C" w:rsidRDefault="00000000">
      <w:pPr>
        <w:spacing w:before="40" w:after="120"/>
      </w:pPr>
      <w:r>
        <w:rPr>
          <w:rFonts w:eastAsia="Georgia"/>
        </w:rPr>
        <w:t>"This tells you how one physical process relates to another. If you synchronize two clocks under specified conditions, move them apart, accelerate one, place them at different gravitational potentials and compare them again, the difference tells you something about spacetime."</w:t>
      </w:r>
    </w:p>
    <w:p w14:paraId="2AD004FA" w14:textId="77777777" w:rsidR="00A1675C" w:rsidRDefault="00000000">
      <w:pPr>
        <w:ind w:firstLine="432"/>
      </w:pPr>
      <w:r>
        <w:rPr>
          <w:rFonts w:eastAsia="Georgia"/>
        </w:rPr>
        <w:t>Weinstein nodded.</w:t>
      </w:r>
    </w:p>
    <w:p w14:paraId="095BA9EA" w14:textId="77777777" w:rsidR="00A1675C" w:rsidRDefault="00000000">
      <w:pPr>
        <w:spacing w:before="40" w:after="120"/>
      </w:pPr>
      <w:r>
        <w:rPr>
          <w:rFonts w:eastAsia="Georgia"/>
        </w:rPr>
        <w:t>"Exactly."</w:t>
      </w:r>
    </w:p>
    <w:p w14:paraId="1C92273D" w14:textId="77777777" w:rsidR="00A1675C" w:rsidRDefault="00000000">
      <w:pPr>
        <w:spacing w:before="40" w:after="120"/>
      </w:pPr>
      <w:r>
        <w:rPr>
          <w:rFonts w:eastAsia="Georgia"/>
        </w:rPr>
        <w:t>"So clocks are not the problem."</w:t>
      </w:r>
    </w:p>
    <w:p w14:paraId="2DF80F9A" w14:textId="77777777" w:rsidR="00A1675C" w:rsidRDefault="00000000">
      <w:pPr>
        <w:spacing w:before="40" w:after="120"/>
      </w:pPr>
      <w:r>
        <w:rPr>
          <w:rFonts w:eastAsia="Georgia"/>
        </w:rPr>
        <w:t>"No."</w:t>
      </w:r>
    </w:p>
    <w:p w14:paraId="207B4284" w14:textId="77777777" w:rsidR="00A1675C" w:rsidRDefault="00000000">
      <w:pPr>
        <w:spacing w:before="40" w:after="120"/>
      </w:pPr>
      <w:r>
        <w:rPr>
          <w:rFonts w:eastAsia="Georgia"/>
        </w:rPr>
        <w:t>"They are evidence."</w:t>
      </w:r>
    </w:p>
    <w:p w14:paraId="33B384F1" w14:textId="77777777" w:rsidR="00A1675C" w:rsidRDefault="00000000">
      <w:pPr>
        <w:spacing w:before="40" w:after="120"/>
      </w:pPr>
      <w:r>
        <w:rPr>
          <w:rFonts w:eastAsia="Georgia"/>
        </w:rPr>
        <w:t>"Yes."</w:t>
      </w:r>
    </w:p>
    <w:p w14:paraId="08FFD3DE" w14:textId="77777777" w:rsidR="00A1675C" w:rsidRDefault="00000000">
      <w:pPr>
        <w:spacing w:before="40" w:after="120"/>
      </w:pPr>
      <w:r>
        <w:rPr>
          <w:rFonts w:eastAsia="Georgia"/>
        </w:rPr>
        <w:t>"Excellent."</w:t>
      </w:r>
    </w:p>
    <w:p w14:paraId="596F959B" w14:textId="77777777" w:rsidR="00A1675C" w:rsidRDefault="00000000">
      <w:pPr>
        <w:ind w:firstLine="432"/>
      </w:pPr>
      <w:r>
        <w:rPr>
          <w:rFonts w:eastAsia="Georgia"/>
        </w:rPr>
        <w:t>Barbarian put the watch down.</w:t>
      </w:r>
    </w:p>
    <w:p w14:paraId="28CB50B9" w14:textId="77777777" w:rsidR="00A1675C" w:rsidRDefault="00000000">
      <w:pPr>
        <w:spacing w:before="40" w:after="120"/>
      </w:pPr>
      <w:r>
        <w:rPr>
          <w:rFonts w:eastAsia="Georgia"/>
        </w:rPr>
        <w:t>"The problem is the interpretation."</w:t>
      </w:r>
    </w:p>
    <w:p w14:paraId="1AE494E3" w14:textId="77777777" w:rsidR="00A1675C" w:rsidRDefault="00000000">
      <w:pPr>
        <w:ind w:firstLine="432"/>
      </w:pPr>
      <w:r>
        <w:rPr>
          <w:rFonts w:eastAsia="Georgia"/>
        </w:rPr>
        <w:t>Derek carefully looked at the brass clock Trevor was holding.</w:t>
      </w:r>
    </w:p>
    <w:p w14:paraId="4E308D79" w14:textId="77777777" w:rsidR="00A1675C" w:rsidRDefault="00000000">
      <w:pPr>
        <w:spacing w:before="40" w:after="120"/>
      </w:pPr>
      <w:r>
        <w:rPr>
          <w:rFonts w:eastAsia="Georgia"/>
        </w:rPr>
        <w:t>"Which brings us to this."</w:t>
      </w:r>
    </w:p>
    <w:p w14:paraId="37B03FF6" w14:textId="77777777" w:rsidR="00A1675C" w:rsidRDefault="00000000">
      <w:pPr>
        <w:ind w:firstLine="432"/>
      </w:pPr>
      <w:r>
        <w:rPr>
          <w:rFonts w:eastAsia="Georgia"/>
        </w:rPr>
        <w:t>Barbarian's expression changed. Only slightly. But everyone noticed.</w:t>
      </w:r>
    </w:p>
    <w:p w14:paraId="7F929482" w14:textId="77777777" w:rsidR="00A1675C" w:rsidRDefault="00000000">
      <w:pPr>
        <w:spacing w:before="40" w:after="120"/>
      </w:pPr>
      <w:r>
        <w:rPr>
          <w:rFonts w:eastAsia="Georgia"/>
        </w:rPr>
        <w:t>"Yes."</w:t>
      </w:r>
    </w:p>
    <w:p w14:paraId="35583EC1" w14:textId="77777777" w:rsidR="00A1675C" w:rsidRDefault="00000000">
      <w:pPr>
        <w:ind w:firstLine="432"/>
      </w:pPr>
      <w:r>
        <w:rPr>
          <w:rFonts w:eastAsia="Georgia"/>
        </w:rPr>
        <w:t>He stood.</w:t>
      </w:r>
    </w:p>
    <w:p w14:paraId="156C51F3" w14:textId="77777777" w:rsidR="00A1675C" w:rsidRDefault="00000000">
      <w:pPr>
        <w:spacing w:before="40" w:after="120"/>
      </w:pPr>
      <w:r>
        <w:rPr>
          <w:rFonts w:eastAsia="Georgia"/>
        </w:rPr>
        <w:t>"May I?"</w:t>
      </w:r>
    </w:p>
    <w:p w14:paraId="779096F7" w14:textId="77777777" w:rsidR="00A1675C" w:rsidRDefault="00000000">
      <w:pPr>
        <w:ind w:firstLine="432"/>
      </w:pPr>
      <w:r>
        <w:rPr>
          <w:rFonts w:eastAsia="Georgia"/>
        </w:rPr>
        <w:t>Trevor handed him the strange clock. Barbarian turned it over. He examined the initials.</w:t>
      </w:r>
    </w:p>
    <w:p w14:paraId="00FC6AB6" w14:textId="77777777" w:rsidR="00A1675C" w:rsidRDefault="00000000">
      <w:pPr>
        <w:spacing w:before="200" w:after="120"/>
        <w:jc w:val="center"/>
      </w:pPr>
      <w:r>
        <w:rPr>
          <w:rFonts w:eastAsia="Georgia"/>
          <w:b/>
          <w:sz w:val="24"/>
        </w:rPr>
        <w:t>LGV.</w:t>
      </w:r>
    </w:p>
    <w:p w14:paraId="6E9667A9" w14:textId="77777777" w:rsidR="00A1675C" w:rsidRDefault="00000000">
      <w:pPr>
        <w:ind w:firstLine="432"/>
      </w:pPr>
      <w:r>
        <w:rPr>
          <w:rFonts w:eastAsia="Georgia"/>
        </w:rPr>
        <w:t>Then the mechanism. Then the face. He remained silent.</w:t>
      </w:r>
    </w:p>
    <w:p w14:paraId="1B13AA4C" w14:textId="77777777" w:rsidR="00A1675C" w:rsidRDefault="00000000">
      <w:pPr>
        <w:ind w:firstLine="432"/>
      </w:pPr>
      <w:r>
        <w:rPr>
          <w:rFonts w:eastAsia="Georgia"/>
        </w:rPr>
        <w:t>Weinstein watched him.</w:t>
      </w:r>
    </w:p>
    <w:p w14:paraId="5C78D3D7" w14:textId="77777777" w:rsidR="00A1675C" w:rsidRDefault="00000000">
      <w:pPr>
        <w:spacing w:before="40" w:after="120"/>
      </w:pPr>
      <w:r>
        <w:rPr>
          <w:rFonts w:eastAsia="Georgia"/>
        </w:rPr>
        <w:t>"You've seen it before."</w:t>
      </w:r>
    </w:p>
    <w:p w14:paraId="2263BBB8" w14:textId="77777777" w:rsidR="00A1675C" w:rsidRDefault="00000000">
      <w:pPr>
        <w:ind w:firstLine="432"/>
      </w:pPr>
      <w:r>
        <w:rPr>
          <w:rFonts w:eastAsia="Georgia"/>
        </w:rPr>
        <w:t>Barbarian looked up.</w:t>
      </w:r>
    </w:p>
    <w:p w14:paraId="672548CC" w14:textId="77777777" w:rsidR="00A1675C" w:rsidRDefault="00000000">
      <w:pPr>
        <w:spacing w:before="40" w:after="120"/>
      </w:pPr>
      <w:r>
        <w:rPr>
          <w:rFonts w:eastAsia="Georgia"/>
        </w:rPr>
        <w:t>"Yes."</w:t>
      </w:r>
    </w:p>
    <w:p w14:paraId="1C66BAD7" w14:textId="77777777" w:rsidR="00A1675C" w:rsidRDefault="00000000">
      <w:pPr>
        <w:spacing w:before="40" w:after="120"/>
      </w:pPr>
      <w:r>
        <w:rPr>
          <w:rFonts w:eastAsia="Georgia"/>
        </w:rPr>
        <w:t>"When?"</w:t>
      </w:r>
    </w:p>
    <w:p w14:paraId="2C1A7FD5" w14:textId="77777777" w:rsidR="00A1675C" w:rsidRDefault="00000000">
      <w:pPr>
        <w:ind w:firstLine="432"/>
      </w:pPr>
      <w:r>
        <w:rPr>
          <w:rFonts w:eastAsia="Georgia"/>
        </w:rPr>
        <w:t>Barbarian gently softly smiled.</w:t>
      </w:r>
    </w:p>
    <w:p w14:paraId="0FA6CAED" w14:textId="77777777" w:rsidR="00A1675C" w:rsidRDefault="00000000">
      <w:pPr>
        <w:spacing w:before="40" w:after="120"/>
      </w:pPr>
      <w:r>
        <w:rPr>
          <w:rFonts w:eastAsia="Georgia"/>
        </w:rPr>
        <w:t>"That's the wrong question."</w:t>
      </w:r>
    </w:p>
    <w:p w14:paraId="0CC39096" w14:textId="77777777" w:rsidR="00A1675C" w:rsidRDefault="00000000">
      <w:pPr>
        <w:ind w:firstLine="432"/>
      </w:pPr>
      <w:r>
        <w:rPr>
          <w:rFonts w:eastAsia="Georgia"/>
        </w:rPr>
        <w:t>Weinstein frowned.</w:t>
      </w:r>
    </w:p>
    <w:p w14:paraId="458E7D98" w14:textId="77777777" w:rsidR="00A1675C" w:rsidRDefault="00000000">
      <w:pPr>
        <w:spacing w:before="40" w:after="120"/>
      </w:pPr>
      <w:r>
        <w:rPr>
          <w:rFonts w:eastAsia="Georgia"/>
        </w:rPr>
        <w:t>"Don't start."</w:t>
      </w:r>
    </w:p>
    <w:p w14:paraId="0675056B" w14:textId="77777777" w:rsidR="00A1675C" w:rsidRDefault="00000000">
      <w:pPr>
        <w:ind w:firstLine="432"/>
      </w:pPr>
      <w:r>
        <w:rPr>
          <w:rFonts w:eastAsia="Georgia"/>
        </w:rPr>
        <w:t>Barbarian laughed.</w:t>
      </w:r>
    </w:p>
    <w:p w14:paraId="525D7B23" w14:textId="77777777" w:rsidR="00A1675C" w:rsidRDefault="00000000">
      <w:pPr>
        <w:spacing w:before="40" w:after="120"/>
      </w:pPr>
      <w:r>
        <w:rPr>
          <w:rFonts w:eastAsia="Georgia"/>
        </w:rPr>
        <w:t>"Very well."</w:t>
      </w:r>
    </w:p>
    <w:p w14:paraId="6749E06E" w14:textId="77777777" w:rsidR="00A1675C" w:rsidRDefault="00000000">
      <w:pPr>
        <w:ind w:firstLine="432"/>
      </w:pPr>
      <w:r>
        <w:rPr>
          <w:rFonts w:eastAsia="Georgia"/>
        </w:rPr>
        <w:t>He placed the clock on the table.</w:t>
      </w:r>
    </w:p>
    <w:p w14:paraId="1833B953" w14:textId="77777777" w:rsidR="00A1675C" w:rsidRDefault="00000000">
      <w:pPr>
        <w:spacing w:before="40" w:after="120"/>
      </w:pPr>
      <w:r>
        <w:rPr>
          <w:rFonts w:eastAsia="Georgia"/>
        </w:rPr>
        <w:t>"I saw it yesterday."</w:t>
      </w:r>
    </w:p>
    <w:p w14:paraId="13596512" w14:textId="77777777" w:rsidR="00A1675C" w:rsidRDefault="00000000">
      <w:pPr>
        <w:ind w:firstLine="432"/>
      </w:pPr>
      <w:r>
        <w:rPr>
          <w:rFonts w:eastAsia="Georgia"/>
        </w:rPr>
        <w:t>Derek deeply frowned.</w:t>
      </w:r>
    </w:p>
    <w:p w14:paraId="678714B1" w14:textId="77777777" w:rsidR="00A1675C" w:rsidRDefault="00000000">
      <w:pPr>
        <w:spacing w:before="40" w:after="120"/>
      </w:pPr>
      <w:r>
        <w:rPr>
          <w:rFonts w:eastAsia="Georgia"/>
        </w:rPr>
        <w:t>"Where?"</w:t>
      </w:r>
    </w:p>
    <w:p w14:paraId="4431AA22" w14:textId="77777777" w:rsidR="00A1675C" w:rsidRDefault="00000000">
      <w:pPr>
        <w:spacing w:before="40" w:after="120"/>
      </w:pPr>
      <w:r>
        <w:rPr>
          <w:rFonts w:eastAsia="Georgia"/>
        </w:rPr>
        <w:t>"Here."</w:t>
      </w:r>
    </w:p>
    <w:p w14:paraId="4058C067" w14:textId="77777777" w:rsidR="00A1675C" w:rsidRDefault="00000000">
      <w:pPr>
        <w:ind w:firstLine="432"/>
      </w:pPr>
      <w:r>
        <w:rPr>
          <w:rFonts w:eastAsia="Georgia"/>
        </w:rPr>
        <w:t>Derek looked around.</w:t>
      </w:r>
    </w:p>
    <w:p w14:paraId="27DA1865" w14:textId="77777777" w:rsidR="00A1675C" w:rsidRDefault="00000000">
      <w:pPr>
        <w:spacing w:before="40" w:after="120"/>
      </w:pPr>
      <w:r>
        <w:rPr>
          <w:rFonts w:eastAsia="Georgia"/>
        </w:rPr>
        <w:t>"You had this clock yesterday?"</w:t>
      </w:r>
    </w:p>
    <w:p w14:paraId="74E6A086" w14:textId="77777777" w:rsidR="00A1675C" w:rsidRDefault="00000000">
      <w:pPr>
        <w:spacing w:before="40" w:after="120"/>
      </w:pPr>
      <w:r>
        <w:rPr>
          <w:rFonts w:eastAsia="Georgia"/>
        </w:rPr>
        <w:t>"No."</w:t>
      </w:r>
    </w:p>
    <w:p w14:paraId="4EA9199C" w14:textId="77777777" w:rsidR="00A1675C" w:rsidRDefault="00000000">
      <w:pPr>
        <w:spacing w:before="40" w:after="120"/>
      </w:pPr>
      <w:r>
        <w:rPr>
          <w:rFonts w:eastAsia="Georgia"/>
        </w:rPr>
        <w:t>"Then what do you mean?"</w:t>
      </w:r>
    </w:p>
    <w:p w14:paraId="484842EC" w14:textId="77777777" w:rsidR="00A1675C" w:rsidRDefault="00000000">
      <w:pPr>
        <w:spacing w:before="40" w:after="120"/>
      </w:pPr>
      <w:r>
        <w:rPr>
          <w:rFonts w:eastAsia="Georgia"/>
        </w:rPr>
        <w:t>"I saw it."</w:t>
      </w:r>
    </w:p>
    <w:p w14:paraId="173C3BFE" w14:textId="77777777" w:rsidR="00A1675C" w:rsidRDefault="00000000">
      <w:pPr>
        <w:spacing w:before="40" w:after="120"/>
      </w:pPr>
      <w:r>
        <w:rPr>
          <w:rFonts w:eastAsia="Georgia"/>
        </w:rPr>
        <w:t>"When?"</w:t>
      </w:r>
    </w:p>
    <w:p w14:paraId="7CD63418" w14:textId="77777777" w:rsidR="00A1675C" w:rsidRDefault="00000000">
      <w:pPr>
        <w:spacing w:before="40" w:after="120"/>
      </w:pPr>
      <w:r>
        <w:rPr>
          <w:rFonts w:eastAsia="Georgia"/>
        </w:rPr>
        <w:t>"Yesterday."</w:t>
      </w:r>
    </w:p>
    <w:p w14:paraId="40997F18" w14:textId="77777777" w:rsidR="00A1675C" w:rsidRDefault="00000000">
      <w:pPr>
        <w:ind w:firstLine="432"/>
      </w:pPr>
      <w:r>
        <w:rPr>
          <w:rFonts w:eastAsia="Georgia"/>
        </w:rPr>
        <w:t>Trevor deeply frowned.</w:t>
      </w:r>
    </w:p>
    <w:p w14:paraId="5BAD97A8" w14:textId="77777777" w:rsidR="00A1675C" w:rsidRDefault="00000000">
      <w:pPr>
        <w:spacing w:before="40" w:after="120"/>
      </w:pPr>
      <w:r>
        <w:rPr>
          <w:rFonts w:eastAsia="Georgia"/>
        </w:rPr>
        <w:t>"That's perfectly ordinary."</w:t>
      </w:r>
    </w:p>
    <w:p w14:paraId="2D9FDD00" w14:textId="77777777" w:rsidR="00A1675C" w:rsidRDefault="00000000">
      <w:pPr>
        <w:ind w:firstLine="432"/>
      </w:pPr>
      <w:r>
        <w:rPr>
          <w:rFonts w:eastAsia="Georgia"/>
        </w:rPr>
        <w:t>Barbarian looked at him.</w:t>
      </w:r>
    </w:p>
    <w:p w14:paraId="68EE2216" w14:textId="77777777" w:rsidR="00A1675C" w:rsidRDefault="00000000">
      <w:pPr>
        <w:spacing w:before="40" w:after="120"/>
      </w:pPr>
      <w:r>
        <w:rPr>
          <w:rFonts w:eastAsia="Georgia"/>
        </w:rPr>
        <w:t>"Is it?"</w:t>
      </w:r>
    </w:p>
    <w:p w14:paraId="129EA513" w14:textId="77777777" w:rsidR="00A1675C" w:rsidRDefault="00000000">
      <w:pPr>
        <w:ind w:firstLine="432"/>
      </w:pPr>
      <w:r>
        <w:rPr>
          <w:rFonts w:eastAsia="Georgia"/>
        </w:rPr>
        <w:t>Trevor thought.</w:t>
      </w:r>
    </w:p>
    <w:p w14:paraId="6B2F7FC6" w14:textId="77777777" w:rsidR="00A1675C" w:rsidRDefault="00000000">
      <w:pPr>
        <w:spacing w:before="40" w:after="120"/>
      </w:pPr>
      <w:r>
        <w:rPr>
          <w:rFonts w:eastAsia="Georgia"/>
        </w:rPr>
        <w:t>"Yes."</w:t>
      </w:r>
    </w:p>
    <w:p w14:paraId="1845BFC6" w14:textId="77777777" w:rsidR="00A1675C" w:rsidRDefault="00000000">
      <w:pPr>
        <w:spacing w:before="40" w:after="120"/>
      </w:pPr>
      <w:r>
        <w:rPr>
          <w:rFonts w:eastAsia="Georgia"/>
        </w:rPr>
        <w:t>"Why?"</w:t>
      </w:r>
    </w:p>
    <w:p w14:paraId="46DAD7AF" w14:textId="77777777" w:rsidR="00A1675C" w:rsidRDefault="00000000">
      <w:pPr>
        <w:spacing w:before="40" w:after="120"/>
      </w:pPr>
      <w:r>
        <w:rPr>
          <w:rFonts w:eastAsia="Georgia"/>
        </w:rPr>
        <w:t>"Because yesterday precedes today."</w:t>
      </w:r>
    </w:p>
    <w:p w14:paraId="54913CB9" w14:textId="77777777" w:rsidR="00A1675C" w:rsidRDefault="00000000">
      <w:pPr>
        <w:ind w:firstLine="432"/>
      </w:pPr>
      <w:r>
        <w:rPr>
          <w:rFonts w:eastAsia="Georgia"/>
        </w:rPr>
        <w:t>Barbarian nodded.</w:t>
      </w:r>
    </w:p>
    <w:p w14:paraId="62D3717A" w14:textId="77777777" w:rsidR="00A1675C" w:rsidRDefault="00000000">
      <w:pPr>
        <w:spacing w:before="40" w:after="120"/>
      </w:pPr>
      <w:r>
        <w:rPr>
          <w:rFonts w:eastAsia="Georgia"/>
        </w:rPr>
        <w:t>"According to what?"</w:t>
      </w:r>
    </w:p>
    <w:p w14:paraId="64B54137" w14:textId="77777777" w:rsidR="00A1675C" w:rsidRDefault="00000000">
      <w:pPr>
        <w:ind w:firstLine="432"/>
      </w:pPr>
      <w:r>
        <w:rPr>
          <w:rFonts w:eastAsia="Georgia"/>
        </w:rPr>
        <w:t>Trevor hesitated.</w:t>
      </w:r>
    </w:p>
    <w:p w14:paraId="1893CA67" w14:textId="77777777" w:rsidR="00A1675C" w:rsidRDefault="00000000">
      <w:pPr>
        <w:spacing w:before="40" w:after="120"/>
      </w:pPr>
      <w:r>
        <w:rPr>
          <w:rFonts w:eastAsia="Georgia"/>
        </w:rPr>
        <w:t>"According to... Time."</w:t>
      </w:r>
    </w:p>
    <w:p w14:paraId="78C888B6" w14:textId="77777777" w:rsidR="00A1675C" w:rsidRDefault="00000000">
      <w:pPr>
        <w:ind w:firstLine="432"/>
      </w:pPr>
      <w:r>
        <w:rPr>
          <w:rFonts w:eastAsia="Georgia"/>
        </w:rPr>
        <w:t>Barbarian gently smiled.</w:t>
      </w:r>
    </w:p>
    <w:p w14:paraId="4031B045" w14:textId="77777777" w:rsidR="00A1675C" w:rsidRDefault="00000000">
      <w:pPr>
        <w:spacing w:before="40" w:after="120"/>
      </w:pPr>
      <w:r>
        <w:rPr>
          <w:rFonts w:eastAsia="Georgia"/>
        </w:rPr>
        <w:t>"Exactly."</w:t>
      </w:r>
    </w:p>
    <w:p w14:paraId="4D440E2C" w14:textId="781DC12A" w:rsidR="00A1675C" w:rsidRDefault="00000000">
      <w:pPr>
        <w:ind w:firstLine="432"/>
      </w:pPr>
      <w:r>
        <w:rPr>
          <w:rFonts w:eastAsia="Georgia"/>
        </w:rPr>
        <w:t xml:space="preserve">Trevor carefully looked at Derek. Derek looked at </w:t>
      </w:r>
      <w:r w:rsidR="003434B6">
        <w:rPr>
          <w:rFonts w:eastAsia="Georgia"/>
        </w:rPr>
        <w:t>Penny</w:t>
      </w:r>
      <w:r>
        <w:rPr>
          <w:rFonts w:eastAsia="Georgia"/>
        </w:rPr>
        <w:t xml:space="preserve">. </w:t>
      </w:r>
      <w:r w:rsidR="003434B6">
        <w:rPr>
          <w:rFonts w:eastAsia="Georgia"/>
        </w:rPr>
        <w:t>Penny</w:t>
      </w:r>
      <w:r>
        <w:rPr>
          <w:rFonts w:eastAsia="Georgia"/>
        </w:rPr>
        <w:t xml:space="preserve"> looked at Barbarian.</w:t>
      </w:r>
    </w:p>
    <w:p w14:paraId="46E09649" w14:textId="77777777" w:rsidR="00A1675C" w:rsidRDefault="00000000">
      <w:pPr>
        <w:spacing w:before="40" w:after="120"/>
      </w:pPr>
      <w:r>
        <w:rPr>
          <w:rFonts w:eastAsia="Georgia"/>
        </w:rPr>
        <w:t>"That's rather clever."</w:t>
      </w:r>
    </w:p>
    <w:p w14:paraId="30F2425E" w14:textId="77777777" w:rsidR="00A1675C" w:rsidRDefault="00000000">
      <w:pPr>
        <w:spacing w:before="40" w:after="120"/>
      </w:pPr>
      <w:r>
        <w:rPr>
          <w:rFonts w:eastAsia="Georgia"/>
        </w:rPr>
        <w:t>"Thank you."</w:t>
      </w:r>
    </w:p>
    <w:p w14:paraId="58E8CD70" w14:textId="77777777" w:rsidR="00A1675C" w:rsidRDefault="00000000">
      <w:pPr>
        <w:ind w:firstLine="432"/>
      </w:pPr>
      <w:r>
        <w:rPr>
          <w:rFonts w:eastAsia="Georgia"/>
        </w:rPr>
        <w:t>Derek picked up the silent clock.</w:t>
      </w:r>
    </w:p>
    <w:p w14:paraId="761E31DA" w14:textId="77777777" w:rsidR="00A1675C" w:rsidRDefault="00000000">
      <w:pPr>
        <w:spacing w:before="40" w:after="120"/>
      </w:pPr>
      <w:r>
        <w:rPr>
          <w:rFonts w:eastAsia="Georgia"/>
        </w:rPr>
        <w:t>"Let's be precise."</w:t>
      </w:r>
    </w:p>
    <w:p w14:paraId="7F6B752C" w14:textId="77777777" w:rsidR="00A1675C" w:rsidRDefault="00000000">
      <w:pPr>
        <w:spacing w:before="40" w:after="120"/>
      </w:pPr>
      <w:r>
        <w:rPr>
          <w:rFonts w:eastAsia="Georgia"/>
        </w:rPr>
        <w:t>"Please."</w:t>
      </w:r>
    </w:p>
    <w:p w14:paraId="587B1849" w14:textId="77777777" w:rsidR="00A1675C" w:rsidRDefault="00000000">
      <w:pPr>
        <w:spacing w:before="40" w:after="120"/>
      </w:pPr>
      <w:r>
        <w:rPr>
          <w:rFonts w:eastAsia="Georgia"/>
        </w:rPr>
        <w:t>"You saw this clock yesterday."</w:t>
      </w:r>
    </w:p>
    <w:p w14:paraId="055F99BD" w14:textId="77777777" w:rsidR="00A1675C" w:rsidRDefault="00000000">
      <w:pPr>
        <w:spacing w:before="40" w:after="120"/>
      </w:pPr>
      <w:r>
        <w:rPr>
          <w:rFonts w:eastAsia="Georgia"/>
        </w:rPr>
        <w:t>"Yes."</w:t>
      </w:r>
    </w:p>
    <w:p w14:paraId="3F99ACBF" w14:textId="77777777" w:rsidR="00A1675C" w:rsidRDefault="00000000">
      <w:pPr>
        <w:spacing w:before="40" w:after="120"/>
      </w:pPr>
      <w:r>
        <w:rPr>
          <w:rFonts w:eastAsia="Georgia"/>
        </w:rPr>
        <w:t>"The physical clock."</w:t>
      </w:r>
    </w:p>
    <w:p w14:paraId="0584E100" w14:textId="77777777" w:rsidR="00A1675C" w:rsidRDefault="00000000">
      <w:pPr>
        <w:spacing w:before="40" w:after="120"/>
      </w:pPr>
      <w:r>
        <w:rPr>
          <w:rFonts w:eastAsia="Georgia"/>
        </w:rPr>
        <w:t>"Yes."</w:t>
      </w:r>
    </w:p>
    <w:p w14:paraId="55B866A9" w14:textId="77777777" w:rsidR="00A1675C" w:rsidRDefault="00000000">
      <w:pPr>
        <w:spacing w:before="40" w:after="120"/>
      </w:pPr>
      <w:r>
        <w:rPr>
          <w:rFonts w:eastAsia="Georgia"/>
        </w:rPr>
        <w:t>"Not a photograph."</w:t>
      </w:r>
    </w:p>
    <w:p w14:paraId="1E473AF0" w14:textId="77777777" w:rsidR="00A1675C" w:rsidRDefault="00000000">
      <w:pPr>
        <w:spacing w:before="40" w:after="120"/>
      </w:pPr>
      <w:r>
        <w:rPr>
          <w:rFonts w:eastAsia="Georgia"/>
        </w:rPr>
        <w:t>"No."</w:t>
      </w:r>
    </w:p>
    <w:p w14:paraId="2DACBEFD" w14:textId="77777777" w:rsidR="00A1675C" w:rsidRDefault="00000000">
      <w:pPr>
        <w:spacing w:before="40" w:after="120"/>
      </w:pPr>
      <w:r>
        <w:rPr>
          <w:rFonts w:eastAsia="Georgia"/>
        </w:rPr>
        <w:t>"Not an identical clock."</w:t>
      </w:r>
    </w:p>
    <w:p w14:paraId="5727B36B" w14:textId="77777777" w:rsidR="00A1675C" w:rsidRDefault="00000000">
      <w:pPr>
        <w:spacing w:before="40" w:after="120"/>
      </w:pPr>
      <w:r>
        <w:rPr>
          <w:rFonts w:eastAsia="Georgia"/>
        </w:rPr>
        <w:t>"No."</w:t>
      </w:r>
    </w:p>
    <w:p w14:paraId="291B02F6" w14:textId="77777777" w:rsidR="00A1675C" w:rsidRDefault="00000000">
      <w:pPr>
        <w:spacing w:before="40" w:after="120"/>
      </w:pPr>
      <w:r>
        <w:rPr>
          <w:rFonts w:eastAsia="Georgia"/>
        </w:rPr>
        <w:t>"This exact clock."</w:t>
      </w:r>
    </w:p>
    <w:p w14:paraId="0C4D7136" w14:textId="77777777" w:rsidR="00A1675C" w:rsidRDefault="00000000">
      <w:pPr>
        <w:spacing w:before="40" w:after="120"/>
      </w:pPr>
      <w:r>
        <w:rPr>
          <w:rFonts w:eastAsia="Georgia"/>
        </w:rPr>
        <w:t>"Yes."</w:t>
      </w:r>
    </w:p>
    <w:p w14:paraId="11FCCFEE" w14:textId="77777777" w:rsidR="00A1675C" w:rsidRDefault="00000000">
      <w:pPr>
        <w:ind w:firstLine="432"/>
      </w:pPr>
      <w:r>
        <w:rPr>
          <w:rFonts w:eastAsia="Georgia"/>
        </w:rPr>
        <w:t>Derek deeply frowned.</w:t>
      </w:r>
    </w:p>
    <w:p w14:paraId="2AC1907D" w14:textId="77777777" w:rsidR="00A1675C" w:rsidRDefault="00000000">
      <w:pPr>
        <w:spacing w:before="40" w:after="120"/>
      </w:pPr>
      <w:r>
        <w:rPr>
          <w:rFonts w:eastAsia="Georgia"/>
        </w:rPr>
        <w:t>"And it is currently here."</w:t>
      </w:r>
    </w:p>
    <w:p w14:paraId="5ED0D9A2" w14:textId="77777777" w:rsidR="00A1675C" w:rsidRDefault="00000000">
      <w:pPr>
        <w:spacing w:before="40" w:after="120"/>
      </w:pPr>
      <w:r>
        <w:rPr>
          <w:rFonts w:eastAsia="Georgia"/>
        </w:rPr>
        <w:t>"Yes."</w:t>
      </w:r>
    </w:p>
    <w:p w14:paraId="0D3A0DF9" w14:textId="77777777" w:rsidR="00A1675C" w:rsidRDefault="00000000">
      <w:pPr>
        <w:spacing w:before="40" w:after="120"/>
      </w:pPr>
      <w:r>
        <w:rPr>
          <w:rFonts w:eastAsia="Georgia"/>
        </w:rPr>
        <w:t>"Which means either you saw it before it arrived here..."</w:t>
      </w:r>
    </w:p>
    <w:p w14:paraId="0736AF13" w14:textId="77777777" w:rsidR="00A1675C" w:rsidRDefault="00000000">
      <w:pPr>
        <w:ind w:firstLine="432"/>
      </w:pPr>
      <w:r>
        <w:rPr>
          <w:rFonts w:eastAsia="Georgia"/>
        </w:rPr>
        <w:t>Barbarian nodded.</w:t>
      </w:r>
    </w:p>
    <w:p w14:paraId="57E7266C" w14:textId="77777777" w:rsidR="00A1675C" w:rsidRDefault="00000000">
      <w:pPr>
        <w:spacing w:before="40" w:after="120"/>
      </w:pPr>
      <w:r>
        <w:rPr>
          <w:rFonts w:eastAsia="Georgia"/>
        </w:rPr>
        <w:t>"...or the clock has somehow moved backwards through whatever we mean by time."</w:t>
      </w:r>
    </w:p>
    <w:p w14:paraId="59B9D1C1" w14:textId="77777777" w:rsidR="00A1675C" w:rsidRDefault="00000000">
      <w:pPr>
        <w:spacing w:before="40" w:after="120"/>
      </w:pPr>
      <w:r>
        <w:rPr>
          <w:rFonts w:eastAsia="Georgia"/>
        </w:rPr>
        <w:t>"Possibly."</w:t>
      </w:r>
    </w:p>
    <w:p w14:paraId="48B0AEC2" w14:textId="77777777" w:rsidR="00A1675C" w:rsidRDefault="00000000">
      <w:pPr>
        <w:spacing w:before="40" w:after="120"/>
      </w:pPr>
      <w:r>
        <w:rPr>
          <w:rFonts w:eastAsia="Georgia"/>
        </w:rPr>
        <w:t>"Or your memory is wrong."</w:t>
      </w:r>
    </w:p>
    <w:p w14:paraId="3D2D138E" w14:textId="77777777" w:rsidR="00A1675C" w:rsidRDefault="00000000">
      <w:pPr>
        <w:spacing w:before="40" w:after="120"/>
      </w:pPr>
      <w:r>
        <w:rPr>
          <w:rFonts w:eastAsia="Georgia"/>
        </w:rPr>
        <w:t>"Also possible."</w:t>
      </w:r>
    </w:p>
    <w:p w14:paraId="05540894" w14:textId="77777777" w:rsidR="00A1675C" w:rsidRDefault="00000000">
      <w:pPr>
        <w:ind w:firstLine="432"/>
      </w:pPr>
      <w:r>
        <w:rPr>
          <w:rFonts w:eastAsia="Georgia"/>
        </w:rPr>
        <w:t>Derek calmly nodded.</w:t>
      </w:r>
    </w:p>
    <w:p w14:paraId="03D9CF04" w14:textId="77777777" w:rsidR="00A1675C" w:rsidRDefault="00000000">
      <w:pPr>
        <w:spacing w:before="40" w:after="120"/>
      </w:pPr>
      <w:r>
        <w:rPr>
          <w:rFonts w:eastAsia="Georgia"/>
        </w:rPr>
        <w:t>"Good."</w:t>
      </w:r>
    </w:p>
    <w:p w14:paraId="55E7773C" w14:textId="77777777" w:rsidR="00A1675C" w:rsidRDefault="00000000">
      <w:pPr>
        <w:ind w:firstLine="432"/>
      </w:pPr>
      <w:r>
        <w:rPr>
          <w:rFonts w:eastAsia="Georgia"/>
        </w:rPr>
        <w:t>Barbarian gently smiled.</w:t>
      </w:r>
    </w:p>
    <w:p w14:paraId="2BD62E23" w14:textId="77777777" w:rsidR="00A1675C" w:rsidRDefault="00000000">
      <w:pPr>
        <w:spacing w:before="40" w:after="120"/>
      </w:pPr>
      <w:r>
        <w:rPr>
          <w:rFonts w:eastAsia="Georgia"/>
        </w:rPr>
        <w:t>"You see the difficulty."</w:t>
      </w:r>
    </w:p>
    <w:p w14:paraId="52B4B96C" w14:textId="77777777" w:rsidR="00A1675C" w:rsidRDefault="00000000">
      <w:pPr>
        <w:spacing w:before="40" w:after="120"/>
      </w:pPr>
      <w:r>
        <w:rPr>
          <w:rFonts w:eastAsia="Georgia"/>
        </w:rPr>
        <w:t>"Yes."</w:t>
      </w:r>
    </w:p>
    <w:p w14:paraId="7A3A53B9" w14:textId="77777777" w:rsidR="00A1675C" w:rsidRDefault="00000000">
      <w:pPr>
        <w:ind w:firstLine="432"/>
      </w:pPr>
      <w:r>
        <w:rPr>
          <w:rFonts w:eastAsia="Georgia"/>
        </w:rPr>
        <w:t>Weinstein looked at the silent clock.</w:t>
      </w:r>
    </w:p>
    <w:p w14:paraId="2AAAEB33" w14:textId="77777777" w:rsidR="00A1675C" w:rsidRDefault="00000000">
      <w:pPr>
        <w:spacing w:before="40" w:after="120"/>
      </w:pPr>
      <w:r>
        <w:rPr>
          <w:rFonts w:eastAsia="Georgia"/>
        </w:rPr>
        <w:t>"Where did you see it?"</w:t>
      </w:r>
    </w:p>
    <w:p w14:paraId="7A0DDB44" w14:textId="77777777" w:rsidR="00A1675C" w:rsidRDefault="00000000">
      <w:pPr>
        <w:ind w:firstLine="432"/>
      </w:pPr>
      <w:r>
        <w:rPr>
          <w:rFonts w:eastAsia="Georgia"/>
        </w:rPr>
        <w:t>Barbarian pointed at the silent ancient clock.</w:t>
      </w:r>
    </w:p>
    <w:p w14:paraId="00A1B472" w14:textId="77777777" w:rsidR="00A1675C" w:rsidRDefault="00000000">
      <w:pPr>
        <w:spacing w:before="40" w:after="120"/>
      </w:pPr>
      <w:r>
        <w:rPr>
          <w:rFonts w:eastAsia="Georgia"/>
        </w:rPr>
        <w:t>"Here."</w:t>
      </w:r>
    </w:p>
    <w:p w14:paraId="56942CE4" w14:textId="77777777" w:rsidR="00A1675C" w:rsidRDefault="00000000">
      <w:pPr>
        <w:ind w:firstLine="432"/>
      </w:pPr>
      <w:r>
        <w:rPr>
          <w:rFonts w:eastAsia="Georgia"/>
        </w:rPr>
        <w:t>Derek stared intently.</w:t>
      </w:r>
    </w:p>
    <w:p w14:paraId="0D8AF881" w14:textId="77777777" w:rsidR="00A1675C" w:rsidRDefault="00000000">
      <w:pPr>
        <w:spacing w:before="40" w:after="120"/>
      </w:pPr>
      <w:r>
        <w:rPr>
          <w:rFonts w:eastAsia="Georgia"/>
        </w:rPr>
        <w:t>"Here?"</w:t>
      </w:r>
    </w:p>
    <w:p w14:paraId="276C2B5B" w14:textId="77777777" w:rsidR="00A1675C" w:rsidRDefault="00000000">
      <w:pPr>
        <w:spacing w:before="40" w:after="120"/>
      </w:pPr>
      <w:r>
        <w:rPr>
          <w:rFonts w:eastAsia="Georgia"/>
        </w:rPr>
        <w:t>"On this table."</w:t>
      </w:r>
    </w:p>
    <w:p w14:paraId="7BC80843" w14:textId="77777777" w:rsidR="00A1675C" w:rsidRDefault="00000000">
      <w:pPr>
        <w:spacing w:before="40" w:after="120"/>
      </w:pPr>
      <w:r>
        <w:rPr>
          <w:rFonts w:eastAsia="Georgia"/>
        </w:rPr>
        <w:t>"But it wasn't here yesterday."</w:t>
      </w:r>
    </w:p>
    <w:p w14:paraId="43F1FA1C" w14:textId="77777777" w:rsidR="00A1675C" w:rsidRDefault="00000000">
      <w:pPr>
        <w:ind w:firstLine="432"/>
      </w:pPr>
      <w:r>
        <w:rPr>
          <w:rFonts w:eastAsia="Georgia"/>
        </w:rPr>
        <w:t>Barbarian nodded.</w:t>
      </w:r>
    </w:p>
    <w:p w14:paraId="3514E31B" w14:textId="77777777" w:rsidR="00A1675C" w:rsidRDefault="00000000">
      <w:pPr>
        <w:spacing w:before="40" w:after="120"/>
      </w:pPr>
      <w:r>
        <w:rPr>
          <w:rFonts w:eastAsia="Georgia"/>
        </w:rPr>
        <w:t>"Not according to your description."</w:t>
      </w:r>
    </w:p>
    <w:p w14:paraId="7D5961F7" w14:textId="77777777" w:rsidR="00A1675C" w:rsidRDefault="00000000">
      <w:pPr>
        <w:ind w:firstLine="432"/>
      </w:pPr>
      <w:r>
        <w:rPr>
          <w:rFonts w:eastAsia="Georgia"/>
        </w:rPr>
        <w:t>Weinstein smiled.</w:t>
      </w:r>
    </w:p>
    <w:p w14:paraId="691034CB" w14:textId="77777777" w:rsidR="00A1675C" w:rsidRDefault="00000000">
      <w:pPr>
        <w:spacing w:before="40" w:after="120"/>
      </w:pPr>
      <w:r>
        <w:rPr>
          <w:rFonts w:eastAsia="Georgia"/>
        </w:rPr>
        <w:t>"Now we're getting somewhere."</w:t>
      </w:r>
    </w:p>
    <w:p w14:paraId="2DC63786" w14:textId="77777777" w:rsidR="00A1675C" w:rsidRDefault="00000000">
      <w:pPr>
        <w:ind w:firstLine="432"/>
      </w:pPr>
      <w:r>
        <w:rPr>
          <w:rFonts w:eastAsia="Georgia"/>
        </w:rPr>
        <w:t>Barbarian sat down again.</w:t>
      </w:r>
    </w:p>
    <w:p w14:paraId="284CD91C" w14:textId="77777777" w:rsidR="00A1675C" w:rsidRDefault="00000000">
      <w:pPr>
        <w:spacing w:before="40" w:after="120"/>
      </w:pPr>
      <w:r>
        <w:rPr>
          <w:rFonts w:eastAsia="Georgia"/>
        </w:rPr>
        <w:t>"This is precisely why I wanted to speak to you."</w:t>
      </w:r>
    </w:p>
    <w:p w14:paraId="2731E150" w14:textId="77777777" w:rsidR="00A1675C" w:rsidRDefault="00000000">
      <w:pPr>
        <w:spacing w:before="40" w:after="120"/>
      </w:pPr>
      <w:r>
        <w:rPr>
          <w:rFonts w:eastAsia="Georgia"/>
        </w:rPr>
        <w:t>"Why?"</w:t>
      </w:r>
    </w:p>
    <w:p w14:paraId="3F9D813F" w14:textId="77777777" w:rsidR="00A1675C" w:rsidRDefault="00000000">
      <w:pPr>
        <w:spacing w:before="40" w:after="120"/>
      </w:pPr>
      <w:r>
        <w:rPr>
          <w:rFonts w:eastAsia="Georgia"/>
        </w:rPr>
        <w:t>"Because you understand the mathematics well enough not to be frightened by the philosophical consequences."</w:t>
      </w:r>
    </w:p>
    <w:p w14:paraId="187416CB" w14:textId="77777777" w:rsidR="00A1675C" w:rsidRDefault="00000000">
      <w:pPr>
        <w:ind w:firstLine="432"/>
      </w:pPr>
      <w:r>
        <w:rPr>
          <w:rFonts w:eastAsia="Georgia"/>
        </w:rPr>
        <w:t>Derek quietly smiled.</w:t>
      </w:r>
    </w:p>
    <w:p w14:paraId="389B3978" w14:textId="77777777" w:rsidR="00A1675C" w:rsidRDefault="00000000">
      <w:pPr>
        <w:spacing w:before="40" w:after="120"/>
      </w:pPr>
      <w:r>
        <w:rPr>
          <w:rFonts w:eastAsia="Georgia"/>
        </w:rPr>
        <w:t>"That's a generous assessment."</w:t>
      </w:r>
    </w:p>
    <w:p w14:paraId="35F894A0" w14:textId="77777777" w:rsidR="00A1675C" w:rsidRDefault="00000000">
      <w:pPr>
        <w:spacing w:before="40" w:after="120"/>
      </w:pPr>
      <w:r>
        <w:rPr>
          <w:rFonts w:eastAsia="Georgia"/>
        </w:rPr>
        <w:t>"Is it wrong?"</w:t>
      </w:r>
    </w:p>
    <w:p w14:paraId="1C6A8469" w14:textId="77777777" w:rsidR="00A1675C" w:rsidRDefault="00000000">
      <w:pPr>
        <w:spacing w:before="40" w:after="120"/>
      </w:pPr>
      <w:r>
        <w:rPr>
          <w:rFonts w:eastAsia="Georgia"/>
        </w:rPr>
        <w:t>"No."</w:t>
      </w:r>
    </w:p>
    <w:p w14:paraId="3D667228" w14:textId="77777777" w:rsidR="00A1675C" w:rsidRDefault="00000000">
      <w:pPr>
        <w:spacing w:before="40" w:after="120"/>
      </w:pPr>
      <w:r>
        <w:rPr>
          <w:rFonts w:eastAsia="Georgia"/>
        </w:rPr>
        <w:t>"Good."</w:t>
      </w:r>
    </w:p>
    <w:p w14:paraId="1E364359" w14:textId="77777777" w:rsidR="00A1675C" w:rsidRDefault="00000000">
      <w:pPr>
        <w:ind w:firstLine="432"/>
      </w:pPr>
      <w:r>
        <w:rPr>
          <w:rFonts w:eastAsia="Georgia"/>
        </w:rPr>
        <w:t>Weinstein picked up a notebook.</w:t>
      </w:r>
    </w:p>
    <w:p w14:paraId="22C26681" w14:textId="77777777" w:rsidR="00A1675C" w:rsidRDefault="00000000">
      <w:pPr>
        <w:spacing w:before="40" w:after="120"/>
      </w:pPr>
      <w:r>
        <w:rPr>
          <w:rFonts w:eastAsia="Georgia"/>
        </w:rPr>
        <w:t>"Suppose we forget the word 'time' for a moment."</w:t>
      </w:r>
    </w:p>
    <w:p w14:paraId="16E32D0C" w14:textId="77777777" w:rsidR="00A1675C" w:rsidRDefault="00000000">
      <w:pPr>
        <w:ind w:firstLine="432"/>
      </w:pPr>
      <w:r>
        <w:rPr>
          <w:rFonts w:eastAsia="Georgia"/>
        </w:rPr>
        <w:t>Derek nodded.</w:t>
      </w:r>
    </w:p>
    <w:p w14:paraId="2443D218" w14:textId="77777777" w:rsidR="00A1675C" w:rsidRDefault="00000000">
      <w:pPr>
        <w:spacing w:before="40" w:after="120"/>
      </w:pPr>
      <w:r>
        <w:rPr>
          <w:rFonts w:eastAsia="Georgia"/>
        </w:rPr>
        <w:t>"We have events."</w:t>
      </w:r>
    </w:p>
    <w:p w14:paraId="58DFA70D" w14:textId="77777777" w:rsidR="00A1675C" w:rsidRDefault="00000000">
      <w:pPr>
        <w:spacing w:before="40" w:after="120"/>
      </w:pPr>
      <w:r>
        <w:rPr>
          <w:rFonts w:eastAsia="Georgia"/>
        </w:rPr>
        <w:t>"Yes."</w:t>
      </w:r>
    </w:p>
    <w:p w14:paraId="171890BE" w14:textId="77777777" w:rsidR="00A1675C" w:rsidRDefault="00000000">
      <w:pPr>
        <w:spacing w:before="40" w:after="120"/>
      </w:pPr>
      <w:r>
        <w:rPr>
          <w:rFonts w:eastAsia="Georgia"/>
        </w:rPr>
        <w:t>"Each event has relationships to other events."</w:t>
      </w:r>
    </w:p>
    <w:p w14:paraId="24757588" w14:textId="77777777" w:rsidR="00A1675C" w:rsidRDefault="00000000">
      <w:pPr>
        <w:spacing w:before="40" w:after="120"/>
      </w:pPr>
      <w:r>
        <w:rPr>
          <w:rFonts w:eastAsia="Georgia"/>
        </w:rPr>
        <w:t>"Yes."</w:t>
      </w:r>
    </w:p>
    <w:p w14:paraId="492AB833" w14:textId="77777777" w:rsidR="00A1675C" w:rsidRDefault="00000000">
      <w:pPr>
        <w:spacing w:before="40" w:after="120"/>
      </w:pPr>
      <w:r>
        <w:rPr>
          <w:rFonts w:eastAsia="Georgia"/>
        </w:rPr>
        <w:t>"Those relationships can be described geometrically."</w:t>
      </w:r>
    </w:p>
    <w:p w14:paraId="06E9558C" w14:textId="77777777" w:rsidR="00A1675C" w:rsidRDefault="00000000">
      <w:pPr>
        <w:spacing w:before="40" w:after="120"/>
      </w:pPr>
      <w:r>
        <w:rPr>
          <w:rFonts w:eastAsia="Georgia"/>
        </w:rPr>
        <w:t>"Yes."</w:t>
      </w:r>
    </w:p>
    <w:p w14:paraId="4083873E" w14:textId="77777777" w:rsidR="00A1675C" w:rsidRDefault="00000000">
      <w:pPr>
        <w:spacing w:before="40" w:after="120"/>
      </w:pPr>
      <w:r>
        <w:rPr>
          <w:rFonts w:eastAsia="Georgia"/>
        </w:rPr>
        <w:t>"Some observers call one relationship earlier and another later."</w:t>
      </w:r>
    </w:p>
    <w:p w14:paraId="10E835E2" w14:textId="77777777" w:rsidR="00A1675C" w:rsidRDefault="00000000">
      <w:pPr>
        <w:spacing w:before="40" w:after="120"/>
      </w:pPr>
      <w:r>
        <w:rPr>
          <w:rFonts w:eastAsia="Georgia"/>
        </w:rPr>
        <w:t>"Yes."</w:t>
      </w:r>
    </w:p>
    <w:p w14:paraId="3767E935" w14:textId="77777777" w:rsidR="00A1675C" w:rsidRDefault="00000000">
      <w:pPr>
        <w:spacing w:before="40" w:after="120"/>
      </w:pPr>
      <w:r>
        <w:rPr>
          <w:rFonts w:eastAsia="Georgia"/>
        </w:rPr>
        <w:t>"But those labels are not fundamental."</w:t>
      </w:r>
    </w:p>
    <w:p w14:paraId="286A6262" w14:textId="77777777" w:rsidR="00A1675C" w:rsidRDefault="00000000">
      <w:pPr>
        <w:ind w:firstLine="432"/>
      </w:pPr>
      <w:r>
        <w:rPr>
          <w:rFonts w:eastAsia="Georgia"/>
        </w:rPr>
        <w:t>Barbarian gently smiled.</w:t>
      </w:r>
    </w:p>
    <w:p w14:paraId="144D120F" w14:textId="77777777" w:rsidR="00A1675C" w:rsidRDefault="00000000">
      <w:pPr>
        <w:spacing w:before="40" w:after="120"/>
      </w:pPr>
      <w:r>
        <w:rPr>
          <w:rFonts w:eastAsia="Georgia"/>
        </w:rPr>
        <w:t>"Now you're talking."</w:t>
      </w:r>
    </w:p>
    <w:p w14:paraId="6BBA95B9" w14:textId="77777777" w:rsidR="00A1675C" w:rsidRDefault="00000000">
      <w:pPr>
        <w:ind w:firstLine="432"/>
      </w:pPr>
      <w:r>
        <w:rPr>
          <w:rFonts w:eastAsia="Georgia"/>
        </w:rPr>
        <w:t>Weinstein continued.</w:t>
      </w:r>
    </w:p>
    <w:p w14:paraId="700ED6F6" w14:textId="77777777" w:rsidR="00A1675C" w:rsidRDefault="00000000">
      <w:pPr>
        <w:spacing w:before="40" w:after="120"/>
      </w:pPr>
      <w:r>
        <w:rPr>
          <w:rFonts w:eastAsia="Georgia"/>
        </w:rPr>
        <w:t>"And the Lorentz transformation tells us how different inertial observers assign coordinates to events."</w:t>
      </w:r>
    </w:p>
    <w:p w14:paraId="045985D8" w14:textId="77777777" w:rsidR="00A1675C" w:rsidRDefault="00000000">
      <w:pPr>
        <w:spacing w:before="40" w:after="120"/>
      </w:pPr>
      <w:r>
        <w:rPr>
          <w:rFonts w:eastAsia="Georgia"/>
        </w:rPr>
        <w:t>"Yes."</w:t>
      </w:r>
    </w:p>
    <w:p w14:paraId="7970674A" w14:textId="77777777" w:rsidR="00A1675C" w:rsidRDefault="00000000">
      <w:pPr>
        <w:spacing w:before="40" w:after="120"/>
      </w:pPr>
      <w:r>
        <w:rPr>
          <w:rFonts w:eastAsia="Georgia"/>
        </w:rPr>
        <w:t>"While General Relativity tells us how the geometry of spacetime behaves in the presence of matter and energy."</w:t>
      </w:r>
    </w:p>
    <w:p w14:paraId="68376815" w14:textId="77777777" w:rsidR="00A1675C" w:rsidRDefault="00000000">
      <w:pPr>
        <w:spacing w:before="40" w:after="120"/>
      </w:pPr>
      <w:r>
        <w:rPr>
          <w:rFonts w:eastAsia="Georgia"/>
        </w:rPr>
        <w:t>"Yes."</w:t>
      </w:r>
    </w:p>
    <w:p w14:paraId="30A0E48B" w14:textId="77777777" w:rsidR="00A1675C" w:rsidRDefault="00000000">
      <w:pPr>
        <w:spacing w:before="40" w:after="120"/>
      </w:pPr>
      <w:r>
        <w:rPr>
          <w:rFonts w:eastAsia="Georgia"/>
        </w:rPr>
        <w:t>"And proper time is what a physical clock measures along a worldline."</w:t>
      </w:r>
    </w:p>
    <w:p w14:paraId="276C6617" w14:textId="77777777" w:rsidR="00A1675C" w:rsidRDefault="00000000">
      <w:pPr>
        <w:spacing w:before="40" w:after="120"/>
      </w:pPr>
      <w:r>
        <w:rPr>
          <w:rFonts w:eastAsia="Georgia"/>
        </w:rPr>
        <w:t>"Yes."</w:t>
      </w:r>
    </w:p>
    <w:p w14:paraId="04953FAD" w14:textId="77777777" w:rsidR="00A1675C" w:rsidRDefault="00000000">
      <w:pPr>
        <w:spacing w:before="40" w:after="120"/>
      </w:pPr>
      <w:r>
        <w:rPr>
          <w:rFonts w:eastAsia="Georgia"/>
        </w:rPr>
        <w:t>"So perhaps what we're calling time is the structure of these relationships."</w:t>
      </w:r>
    </w:p>
    <w:p w14:paraId="6CB86F9D" w14:textId="77777777" w:rsidR="00A1675C" w:rsidRDefault="00000000">
      <w:pPr>
        <w:ind w:firstLine="432"/>
      </w:pPr>
      <w:r>
        <w:rPr>
          <w:rFonts w:eastAsia="Georgia"/>
        </w:rPr>
        <w:t>Barbarian nodded.</w:t>
      </w:r>
    </w:p>
    <w:p w14:paraId="7A9EDAD5" w14:textId="77777777" w:rsidR="00A1675C" w:rsidRDefault="00000000">
      <w:pPr>
        <w:spacing w:before="40" w:after="120"/>
      </w:pPr>
      <w:r>
        <w:rPr>
          <w:rFonts w:eastAsia="Georgia"/>
        </w:rPr>
        <w:t>"That is a respectable way of putting it."</w:t>
      </w:r>
    </w:p>
    <w:p w14:paraId="3B3E26DF" w14:textId="77777777" w:rsidR="00A1675C" w:rsidRDefault="00000000">
      <w:pPr>
        <w:ind w:firstLine="432"/>
      </w:pPr>
      <w:r>
        <w:rPr>
          <w:rFonts w:eastAsia="Georgia"/>
        </w:rPr>
        <w:t>Derek leaned forward.</w:t>
      </w:r>
    </w:p>
    <w:p w14:paraId="5A661ED7" w14:textId="77777777" w:rsidR="00A1675C" w:rsidRDefault="00000000">
      <w:pPr>
        <w:spacing w:before="40" w:after="120"/>
      </w:pPr>
      <w:r>
        <w:rPr>
          <w:rFonts w:eastAsia="Georgia"/>
        </w:rPr>
        <w:t>"And if the strange clocks aren't showing different amounts of some universal substance called time..."</w:t>
      </w:r>
    </w:p>
    <w:p w14:paraId="1AB9F22D" w14:textId="77777777" w:rsidR="00A1675C" w:rsidRDefault="00000000">
      <w:pPr>
        <w:ind w:firstLine="432"/>
      </w:pPr>
      <w:r>
        <w:rPr>
          <w:rFonts w:eastAsia="Georgia"/>
        </w:rPr>
        <w:t>Barbarian waited.</w:t>
      </w:r>
    </w:p>
    <w:p w14:paraId="6A8C7A8B" w14:textId="77777777" w:rsidR="00A1675C" w:rsidRDefault="00000000">
      <w:pPr>
        <w:spacing w:before="40" w:after="120"/>
      </w:pPr>
      <w:r>
        <w:rPr>
          <w:rFonts w:eastAsia="Georgia"/>
        </w:rPr>
        <w:t>"They're showing different relationships between events."</w:t>
      </w:r>
    </w:p>
    <w:p w14:paraId="2A460A4D" w14:textId="77777777" w:rsidR="00A1675C" w:rsidRDefault="00000000">
      <w:pPr>
        <w:spacing w:before="40" w:after="120"/>
      </w:pPr>
      <w:r>
        <w:rPr>
          <w:rFonts w:eastAsia="Georgia"/>
        </w:rPr>
        <w:t>"Exactly."</w:t>
      </w:r>
    </w:p>
    <w:p w14:paraId="5C0603B6" w14:textId="15A8F6C5" w:rsidR="00A1675C" w:rsidRDefault="00000000">
      <w:pPr>
        <w:ind w:firstLine="432"/>
      </w:pPr>
      <w:r>
        <w:rPr>
          <w:rFonts w:eastAsia="Georgia"/>
        </w:rPr>
        <w:t xml:space="preserve">Derek carefully looked at </w:t>
      </w:r>
      <w:r w:rsidR="003434B6">
        <w:rPr>
          <w:rFonts w:eastAsia="Georgia"/>
        </w:rPr>
        <w:t>Penny</w:t>
      </w:r>
      <w:r>
        <w:rPr>
          <w:rFonts w:eastAsia="Georgia"/>
        </w:rPr>
        <w:t>.</w:t>
      </w:r>
    </w:p>
    <w:p w14:paraId="6DC951DA" w14:textId="77777777" w:rsidR="00A1675C" w:rsidRDefault="00000000">
      <w:pPr>
        <w:spacing w:before="40" w:after="120"/>
      </w:pPr>
      <w:r>
        <w:rPr>
          <w:rFonts w:eastAsia="Georgia"/>
        </w:rPr>
        <w:t>"Well, that settles it."</w:t>
      </w:r>
    </w:p>
    <w:p w14:paraId="5F56183F" w14:textId="091F1BC8" w:rsidR="00A1675C" w:rsidRDefault="003434B6">
      <w:pPr>
        <w:ind w:firstLine="432"/>
      </w:pPr>
      <w:r>
        <w:rPr>
          <w:rFonts w:eastAsia="Georgia"/>
        </w:rPr>
        <w:t>Penny nodded.</w:t>
      </w:r>
    </w:p>
    <w:p w14:paraId="04ED1310" w14:textId="77777777" w:rsidR="00A1675C" w:rsidRDefault="00000000">
      <w:pPr>
        <w:spacing w:before="40" w:after="120"/>
      </w:pPr>
      <w:r>
        <w:rPr>
          <w:rFonts w:eastAsia="Georgia"/>
        </w:rPr>
        <w:t>"Good."</w:t>
      </w:r>
    </w:p>
    <w:p w14:paraId="16010F0D" w14:textId="77777777" w:rsidR="00A1675C" w:rsidRDefault="00000000">
      <w:pPr>
        <w:ind w:firstLine="432"/>
      </w:pPr>
      <w:r>
        <w:rPr>
          <w:rFonts w:eastAsia="Georgia"/>
        </w:rPr>
        <w:t>Trevor carefully looked relieved.</w:t>
      </w:r>
    </w:p>
    <w:p w14:paraId="41AB2F14" w14:textId="77777777" w:rsidR="00A1675C" w:rsidRDefault="00000000">
      <w:pPr>
        <w:spacing w:before="40" w:after="120"/>
      </w:pPr>
      <w:r>
        <w:rPr>
          <w:rFonts w:eastAsia="Georgia"/>
        </w:rPr>
        <w:t>"Does it?"</w:t>
      </w:r>
    </w:p>
    <w:p w14:paraId="5F39E56F" w14:textId="77777777" w:rsidR="00A1675C" w:rsidRDefault="00000000">
      <w:pPr>
        <w:ind w:firstLine="432"/>
      </w:pPr>
      <w:r>
        <w:rPr>
          <w:rFonts w:eastAsia="Georgia"/>
        </w:rPr>
        <w:t>Everyone looked at him. Trevor pointed at the silent ancient clock.</w:t>
      </w:r>
    </w:p>
    <w:p w14:paraId="4B23C4FD" w14:textId="77777777" w:rsidR="00A1675C" w:rsidRDefault="00000000">
      <w:pPr>
        <w:spacing w:before="40" w:after="120"/>
      </w:pPr>
      <w:r>
        <w:rPr>
          <w:rFonts w:eastAsia="Georgia"/>
        </w:rPr>
        <w:t>"We still don't know why the relationships are wrong."</w:t>
      </w:r>
    </w:p>
    <w:p w14:paraId="36490CCE" w14:textId="77777777" w:rsidR="00A1675C" w:rsidRDefault="00000000">
      <w:pPr>
        <w:ind w:firstLine="432"/>
      </w:pPr>
      <w:r>
        <w:rPr>
          <w:rFonts w:eastAsia="Georgia"/>
        </w:rPr>
        <w:t>There was silence. Barbarian gently smiled.</w:t>
      </w:r>
    </w:p>
    <w:p w14:paraId="2B7D0E15" w14:textId="77777777" w:rsidR="00A1675C" w:rsidRDefault="00000000">
      <w:pPr>
        <w:spacing w:before="40" w:after="120"/>
      </w:pPr>
      <w:r>
        <w:rPr>
          <w:rFonts w:eastAsia="Georgia"/>
        </w:rPr>
        <w:t>"Excellent."</w:t>
      </w:r>
    </w:p>
    <w:p w14:paraId="77920DE6" w14:textId="77777777" w:rsidR="00A1675C" w:rsidRDefault="00000000">
      <w:pPr>
        <w:ind w:firstLine="432"/>
      </w:pPr>
      <w:r>
        <w:rPr>
          <w:rFonts w:eastAsia="Georgia"/>
        </w:rPr>
        <w:t>Derek smiled.</w:t>
      </w:r>
    </w:p>
    <w:p w14:paraId="392C1B54" w14:textId="77777777" w:rsidR="00A1675C" w:rsidRDefault="00000000">
      <w:pPr>
        <w:spacing w:before="40" w:after="120"/>
      </w:pPr>
      <w:r>
        <w:rPr>
          <w:rFonts w:eastAsia="Georgia"/>
        </w:rPr>
        <w:t>"Yes."</w:t>
      </w:r>
    </w:p>
    <w:p w14:paraId="6C213935" w14:textId="77777777" w:rsidR="00A1675C" w:rsidRDefault="00000000">
      <w:pPr>
        <w:ind w:firstLine="432"/>
      </w:pPr>
      <w:r>
        <w:rPr>
          <w:rFonts w:eastAsia="Georgia"/>
        </w:rPr>
        <w:t>Trevor looked around.</w:t>
      </w:r>
    </w:p>
    <w:p w14:paraId="519CA256" w14:textId="77777777" w:rsidR="00A1675C" w:rsidRDefault="00000000">
      <w:pPr>
        <w:spacing w:before="40" w:after="120"/>
      </w:pPr>
      <w:r>
        <w:rPr>
          <w:rFonts w:eastAsia="Georgia"/>
        </w:rPr>
        <w:t>"What?"</w:t>
      </w:r>
    </w:p>
    <w:p w14:paraId="010C8F4B" w14:textId="77777777" w:rsidR="00A1675C" w:rsidRDefault="00000000">
      <w:pPr>
        <w:spacing w:before="40" w:after="120"/>
      </w:pPr>
      <w:r>
        <w:rPr>
          <w:rFonts w:eastAsia="Georgia"/>
        </w:rPr>
        <w:t>"Nothing," Derek maintained.</w:t>
      </w:r>
    </w:p>
    <w:p w14:paraId="59E1DFC0" w14:textId="77777777" w:rsidR="00A1675C" w:rsidRDefault="00000000">
      <w:pPr>
        <w:spacing w:before="40" w:after="120"/>
      </w:pPr>
      <w:r>
        <w:rPr>
          <w:rFonts w:eastAsia="Georgia"/>
        </w:rPr>
        <w:t>"You all look pleased."</w:t>
      </w:r>
    </w:p>
    <w:p w14:paraId="4951A8BC" w14:textId="77777777" w:rsidR="00A1675C" w:rsidRDefault="00000000">
      <w:pPr>
        <w:spacing w:before="40" w:after="120"/>
      </w:pPr>
      <w:r>
        <w:rPr>
          <w:rFonts w:eastAsia="Georgia"/>
        </w:rPr>
        <w:t>"We are."</w:t>
      </w:r>
    </w:p>
    <w:p w14:paraId="5CC30D63" w14:textId="77777777" w:rsidR="00A1675C" w:rsidRDefault="00000000">
      <w:pPr>
        <w:spacing w:before="40" w:after="120"/>
      </w:pPr>
      <w:r>
        <w:rPr>
          <w:rFonts w:eastAsia="Georgia"/>
        </w:rPr>
        <w:t>"Why?"</w:t>
      </w:r>
    </w:p>
    <w:p w14:paraId="41E567AE" w14:textId="77777777" w:rsidR="00A1675C" w:rsidRDefault="00000000">
      <w:pPr>
        <w:spacing w:before="40" w:after="120"/>
      </w:pPr>
      <w:r>
        <w:rPr>
          <w:rFonts w:eastAsia="Georgia"/>
        </w:rPr>
        <w:t>"Because you noticed the actual problem."</w:t>
      </w:r>
    </w:p>
    <w:p w14:paraId="18C75A73" w14:textId="77777777" w:rsidR="00A1675C" w:rsidRDefault="00000000">
      <w:pPr>
        <w:ind w:firstLine="432"/>
      </w:pPr>
      <w:r>
        <w:rPr>
          <w:rFonts w:eastAsia="Georgia"/>
        </w:rPr>
        <w:t>Trevor nodded.</w:t>
      </w:r>
    </w:p>
    <w:p w14:paraId="32E5B842" w14:textId="77777777" w:rsidR="00A1675C" w:rsidRDefault="00000000">
      <w:pPr>
        <w:spacing w:before="40" w:after="120"/>
      </w:pPr>
      <w:r>
        <w:rPr>
          <w:rFonts w:eastAsia="Georgia"/>
        </w:rPr>
        <w:t>"Oh."</w:t>
      </w:r>
    </w:p>
    <w:p w14:paraId="31DA8495" w14:textId="14503AB5" w:rsidR="00A1675C" w:rsidRDefault="003434B6">
      <w:pPr>
        <w:ind w:firstLine="432"/>
      </w:pPr>
      <w:r>
        <w:rPr>
          <w:rFonts w:eastAsia="Georgia"/>
        </w:rPr>
        <w:t>Penny gently smiled.</w:t>
      </w:r>
    </w:p>
    <w:p w14:paraId="271D2258" w14:textId="77777777" w:rsidR="00A1675C" w:rsidRDefault="00000000">
      <w:pPr>
        <w:spacing w:before="40" w:after="120"/>
      </w:pPr>
      <w:r>
        <w:rPr>
          <w:rFonts w:eastAsia="Georgia"/>
        </w:rPr>
        <w:t>"Well, there we are."</w:t>
      </w:r>
    </w:p>
    <w:p w14:paraId="23BB581F" w14:textId="77777777" w:rsidR="00A1675C" w:rsidRDefault="00000000">
      <w:pPr>
        <w:ind w:firstLine="432"/>
      </w:pPr>
      <w:r>
        <w:rPr>
          <w:rFonts w:eastAsia="Georgia"/>
        </w:rPr>
        <w:t>Barbarian still stood.</w:t>
      </w:r>
    </w:p>
    <w:p w14:paraId="6530620B" w14:textId="77777777" w:rsidR="00A1675C" w:rsidRDefault="00000000">
      <w:pPr>
        <w:spacing w:before="40" w:after="120"/>
      </w:pPr>
      <w:r>
        <w:rPr>
          <w:rFonts w:eastAsia="Georgia"/>
        </w:rPr>
        <w:t>"Come."</w:t>
      </w:r>
    </w:p>
    <w:p w14:paraId="0C2E3676" w14:textId="77777777" w:rsidR="00A1675C" w:rsidRDefault="00000000">
      <w:pPr>
        <w:spacing w:before="40" w:after="120"/>
      </w:pPr>
      <w:r>
        <w:rPr>
          <w:rFonts w:eastAsia="Georgia"/>
        </w:rPr>
        <w:t>"Where?"</w:t>
      </w:r>
    </w:p>
    <w:p w14:paraId="63EC0702" w14:textId="77777777" w:rsidR="00A1675C" w:rsidRDefault="00000000">
      <w:pPr>
        <w:spacing w:before="40" w:after="120"/>
      </w:pPr>
      <w:r>
        <w:rPr>
          <w:rFonts w:eastAsia="Georgia"/>
        </w:rPr>
        <w:t>"The garden."</w:t>
      </w:r>
    </w:p>
    <w:p w14:paraId="70D5D621" w14:textId="77777777" w:rsidR="00A1675C" w:rsidRDefault="00000000">
      <w:pPr>
        <w:ind w:firstLine="432"/>
      </w:pPr>
      <w:r>
        <w:rPr>
          <w:rFonts w:eastAsia="Georgia"/>
        </w:rPr>
        <w:t>Derek looked sharply toward the window.</w:t>
      </w:r>
    </w:p>
    <w:p w14:paraId="56849A3C" w14:textId="77777777" w:rsidR="00A1675C" w:rsidRDefault="00000000">
      <w:pPr>
        <w:spacing w:before="40" w:after="120"/>
      </w:pPr>
      <w:r>
        <w:rPr>
          <w:rFonts w:eastAsia="Georgia"/>
        </w:rPr>
        <w:t>"Why?"</w:t>
      </w:r>
    </w:p>
    <w:p w14:paraId="381DDF84" w14:textId="77777777" w:rsidR="00A1675C" w:rsidRDefault="00000000">
      <w:pPr>
        <w:spacing w:before="40" w:after="120"/>
      </w:pPr>
      <w:r>
        <w:rPr>
          <w:rFonts w:eastAsia="Georgia"/>
        </w:rPr>
        <w:t>"Because I want to show you something."</w:t>
      </w:r>
    </w:p>
    <w:p w14:paraId="6D149E1F" w14:textId="77777777" w:rsidR="00A1675C" w:rsidRDefault="00000000">
      <w:pPr>
        <w:ind w:firstLine="432"/>
      </w:pPr>
      <w:r>
        <w:rPr>
          <w:rFonts w:eastAsia="Georgia"/>
        </w:rPr>
        <w:t>They followed him through the back door. The quiet garden was larger than Derek had expected. There was a lawn, a small pond, several trees and a stone path.</w:t>
      </w:r>
    </w:p>
    <w:p w14:paraId="4B02FCED" w14:textId="77777777" w:rsidR="00A1675C" w:rsidRDefault="00000000">
      <w:pPr>
        <w:ind w:firstLine="432"/>
      </w:pPr>
      <w:r>
        <w:rPr>
          <w:rFonts w:eastAsia="Georgia"/>
        </w:rPr>
        <w:t>At the far end quietly stood a tall wooden post. Barbarian walked toward it. At the top was a strange clock.</w:t>
      </w:r>
    </w:p>
    <w:p w14:paraId="4CADFF11" w14:textId="77777777" w:rsidR="00A1675C" w:rsidRDefault="00000000">
      <w:pPr>
        <w:ind w:firstLine="432"/>
      </w:pPr>
      <w:r>
        <w:rPr>
          <w:rFonts w:eastAsia="Georgia"/>
        </w:rPr>
        <w:t>Derek frowned.</w:t>
      </w:r>
    </w:p>
    <w:p w14:paraId="4A1F0964" w14:textId="77777777" w:rsidR="00A1675C" w:rsidRDefault="00000000">
      <w:pPr>
        <w:spacing w:before="40" w:after="120"/>
      </w:pPr>
      <w:r>
        <w:rPr>
          <w:rFonts w:eastAsia="Georgia"/>
        </w:rPr>
        <w:t>"Another one."</w:t>
      </w:r>
    </w:p>
    <w:p w14:paraId="23B80F7B" w14:textId="77777777" w:rsidR="00A1675C" w:rsidRDefault="00000000">
      <w:pPr>
        <w:spacing w:before="40" w:after="120"/>
      </w:pPr>
      <w:r>
        <w:rPr>
          <w:rFonts w:eastAsia="Georgia"/>
        </w:rPr>
        <w:t>"Yes."</w:t>
      </w:r>
    </w:p>
    <w:p w14:paraId="6736A677" w14:textId="77777777" w:rsidR="00A1675C" w:rsidRDefault="00000000">
      <w:pPr>
        <w:ind w:firstLine="432"/>
      </w:pPr>
      <w:r>
        <w:rPr>
          <w:rFonts w:eastAsia="Georgia"/>
        </w:rPr>
        <w:t>Barbarian carefully looked at the silent clock.</w:t>
      </w:r>
    </w:p>
    <w:p w14:paraId="369D19B1" w14:textId="77777777" w:rsidR="00A1675C" w:rsidRDefault="00000000">
      <w:pPr>
        <w:spacing w:before="40" w:after="120"/>
      </w:pPr>
      <w:r>
        <w:rPr>
          <w:rFonts w:eastAsia="Georgia"/>
        </w:rPr>
        <w:t>"This one is synchronized with the one inside."</w:t>
      </w:r>
    </w:p>
    <w:p w14:paraId="43EF7BCF" w14:textId="77777777" w:rsidR="00A1675C" w:rsidRDefault="00000000">
      <w:pPr>
        <w:ind w:firstLine="432"/>
      </w:pPr>
      <w:r>
        <w:rPr>
          <w:rFonts w:eastAsia="Georgia"/>
        </w:rPr>
        <w:t>Derek checked. They were.</w:t>
      </w:r>
    </w:p>
    <w:p w14:paraId="556D8C3D" w14:textId="77777777" w:rsidR="00A1675C" w:rsidRDefault="00000000">
      <w:pPr>
        <w:spacing w:before="40" w:after="120"/>
      </w:pPr>
      <w:r>
        <w:rPr>
          <w:rFonts w:eastAsia="Georgia"/>
        </w:rPr>
        <w:t>"How far apart?"</w:t>
      </w:r>
    </w:p>
    <w:p w14:paraId="66A9EA68" w14:textId="77777777" w:rsidR="00A1675C" w:rsidRDefault="00000000">
      <w:pPr>
        <w:spacing w:before="40" w:after="120"/>
      </w:pPr>
      <w:r>
        <w:rPr>
          <w:rFonts w:eastAsia="Georgia"/>
        </w:rPr>
        <w:t>"About forty metres."</w:t>
      </w:r>
    </w:p>
    <w:p w14:paraId="1F92875A" w14:textId="77777777" w:rsidR="00A1675C" w:rsidRDefault="00000000">
      <w:pPr>
        <w:spacing w:before="40" w:after="120"/>
      </w:pPr>
      <w:r>
        <w:rPr>
          <w:rFonts w:eastAsia="Georgia"/>
        </w:rPr>
        <w:t>"Same gravitational potential to a very good approximation."</w:t>
      </w:r>
    </w:p>
    <w:p w14:paraId="535F4CEE" w14:textId="77777777" w:rsidR="00A1675C" w:rsidRDefault="00000000">
      <w:pPr>
        <w:spacing w:before="40" w:after="120"/>
      </w:pPr>
      <w:r>
        <w:rPr>
          <w:rFonts w:eastAsia="Georgia"/>
        </w:rPr>
        <w:t>"Yes."</w:t>
      </w:r>
    </w:p>
    <w:p w14:paraId="0A171A02" w14:textId="77777777" w:rsidR="00A1675C" w:rsidRDefault="00000000">
      <w:pPr>
        <w:spacing w:before="40" w:after="120"/>
      </w:pPr>
      <w:r>
        <w:rPr>
          <w:rFonts w:eastAsia="Georgia"/>
        </w:rPr>
        <w:t>"Then they should remain almost synchronized."</w:t>
      </w:r>
    </w:p>
    <w:p w14:paraId="334D8682" w14:textId="77777777" w:rsidR="00A1675C" w:rsidRDefault="00000000">
      <w:pPr>
        <w:spacing w:before="40" w:after="120"/>
      </w:pPr>
      <w:r>
        <w:rPr>
          <w:rFonts w:eastAsia="Georgia"/>
        </w:rPr>
        <w:t>"They do."</w:t>
      </w:r>
    </w:p>
    <w:p w14:paraId="402E0384" w14:textId="77777777" w:rsidR="00A1675C" w:rsidRDefault="00000000">
      <w:pPr>
        <w:ind w:firstLine="432"/>
      </w:pPr>
      <w:r>
        <w:rPr>
          <w:rFonts w:eastAsia="Georgia"/>
        </w:rPr>
        <w:t>Trevor looked relieved.</w:t>
      </w:r>
    </w:p>
    <w:p w14:paraId="4049B412" w14:textId="77777777" w:rsidR="00A1675C" w:rsidRDefault="00000000">
      <w:pPr>
        <w:spacing w:before="40" w:after="120"/>
      </w:pPr>
      <w:r>
        <w:rPr>
          <w:rFonts w:eastAsia="Georgia"/>
        </w:rPr>
        <w:t>"Good."</w:t>
      </w:r>
    </w:p>
    <w:p w14:paraId="668DFD90" w14:textId="77777777" w:rsidR="00A1675C" w:rsidRDefault="00000000">
      <w:pPr>
        <w:ind w:firstLine="432"/>
      </w:pPr>
      <w:r>
        <w:rPr>
          <w:rFonts w:eastAsia="Georgia"/>
        </w:rPr>
        <w:t>Barbarian quietly smiled.</w:t>
      </w:r>
    </w:p>
    <w:p w14:paraId="70457425" w14:textId="77777777" w:rsidR="00A1675C" w:rsidRDefault="00000000">
      <w:pPr>
        <w:spacing w:before="40" w:after="120"/>
      </w:pPr>
      <w:r>
        <w:rPr>
          <w:rFonts w:eastAsia="Georgia"/>
        </w:rPr>
        <w:t>"Now wait."</w:t>
      </w:r>
    </w:p>
    <w:p w14:paraId="3385B2CB" w14:textId="77777777" w:rsidR="00A1675C" w:rsidRDefault="00000000">
      <w:pPr>
        <w:ind w:firstLine="432"/>
      </w:pPr>
      <w:r>
        <w:rPr>
          <w:rFonts w:eastAsia="Georgia"/>
        </w:rPr>
        <w:t>They waited. Nothing happened. A bird landed on the fence.</w:t>
      </w:r>
    </w:p>
    <w:p w14:paraId="2B28D942" w14:textId="77777777" w:rsidR="00A1675C" w:rsidRDefault="00000000">
      <w:pPr>
        <w:ind w:firstLine="432"/>
      </w:pPr>
      <w:r>
        <w:rPr>
          <w:rFonts w:eastAsia="Georgia"/>
        </w:rPr>
        <w:t>A car passed somewhere beyond the garden. The wind slowly moved the leaves. The clocks continued ticking.</w:t>
      </w:r>
    </w:p>
    <w:p w14:paraId="592385B4" w14:textId="77777777" w:rsidR="00A1675C" w:rsidRDefault="00000000">
      <w:pPr>
        <w:ind w:firstLine="432"/>
      </w:pPr>
      <w:r>
        <w:rPr>
          <w:rFonts w:eastAsia="Georgia"/>
        </w:rPr>
        <w:t>Derek looked at his watch. Five minutes passed. Then ten.</w:t>
      </w:r>
    </w:p>
    <w:p w14:paraId="42CD243B" w14:textId="77777777" w:rsidR="00A1675C" w:rsidRDefault="00000000">
      <w:pPr>
        <w:ind w:firstLine="432"/>
      </w:pPr>
      <w:r>
        <w:rPr>
          <w:rFonts w:eastAsia="Georgia"/>
        </w:rPr>
        <w:t>Then fifteen. Still nothing. Trevor carefully looked at Barbarian.</w:t>
      </w:r>
    </w:p>
    <w:p w14:paraId="52F3BD1B" w14:textId="77777777" w:rsidR="00A1675C" w:rsidRDefault="00000000">
      <w:pPr>
        <w:spacing w:before="40" w:after="120"/>
      </w:pPr>
      <w:r>
        <w:rPr>
          <w:rFonts w:eastAsia="Georgia"/>
        </w:rPr>
        <w:t>"What are we waiting for?"</w:t>
      </w:r>
    </w:p>
    <w:p w14:paraId="6BAA8E32" w14:textId="77777777" w:rsidR="00A1675C" w:rsidRDefault="00000000">
      <w:pPr>
        <w:spacing w:before="40" w:after="120"/>
      </w:pPr>
      <w:r>
        <w:rPr>
          <w:rFonts w:eastAsia="Georgia"/>
        </w:rPr>
        <w:t>"Change."</w:t>
      </w:r>
    </w:p>
    <w:p w14:paraId="091E08C2" w14:textId="77777777" w:rsidR="00A1675C" w:rsidRDefault="00000000">
      <w:pPr>
        <w:ind w:firstLine="432"/>
      </w:pPr>
      <w:r>
        <w:rPr>
          <w:rFonts w:eastAsia="Georgia"/>
        </w:rPr>
        <w:t>Derek smiled.</w:t>
      </w:r>
    </w:p>
    <w:p w14:paraId="60429FDD" w14:textId="77777777" w:rsidR="00A1675C" w:rsidRDefault="00000000">
      <w:pPr>
        <w:spacing w:before="40" w:after="120"/>
      </w:pPr>
      <w:r>
        <w:rPr>
          <w:rFonts w:eastAsia="Georgia"/>
        </w:rPr>
        <w:t>"That's a very philosophical answer."</w:t>
      </w:r>
    </w:p>
    <w:p w14:paraId="76FBD39F" w14:textId="77777777" w:rsidR="00A1675C" w:rsidRDefault="00000000">
      <w:pPr>
        <w:spacing w:before="40" w:after="120"/>
      </w:pPr>
      <w:r>
        <w:rPr>
          <w:rFonts w:eastAsia="Georgia"/>
        </w:rPr>
        <w:t>"It's also accurate."</w:t>
      </w:r>
    </w:p>
    <w:p w14:paraId="35F28202" w14:textId="77777777" w:rsidR="00A1675C" w:rsidRDefault="00000000">
      <w:pPr>
        <w:ind w:firstLine="432"/>
      </w:pPr>
      <w:r>
        <w:rPr>
          <w:rFonts w:eastAsia="Georgia"/>
        </w:rPr>
        <w:t>Another five minutes. Then the silent clock on the post stopped. The indoor clock continued.</w:t>
      </w:r>
    </w:p>
    <w:p w14:paraId="33725B52" w14:textId="77777777" w:rsidR="00A1675C" w:rsidRDefault="00000000">
      <w:pPr>
        <w:ind w:firstLine="432"/>
      </w:pPr>
      <w:r>
        <w:rPr>
          <w:rFonts w:eastAsia="Georgia"/>
        </w:rPr>
        <w:t>Derek walked closer. The silent clock had stopped at exactly 11:17:00. He checked his watch.</w:t>
      </w:r>
    </w:p>
    <w:p w14:paraId="45263567" w14:textId="77777777" w:rsidR="00A1675C" w:rsidRDefault="00000000">
      <w:pPr>
        <w:ind w:firstLine="432"/>
      </w:pPr>
      <w:r>
        <w:rPr>
          <w:rFonts w:eastAsia="Georgia"/>
        </w:rPr>
        <w:t>11:17:00. The indoor clock read 11:17:00. Everything was synchronized.</w:t>
      </w:r>
    </w:p>
    <w:p w14:paraId="65DB7760" w14:textId="77777777" w:rsidR="00A1675C" w:rsidRDefault="00000000">
      <w:pPr>
        <w:ind w:firstLine="432"/>
      </w:pPr>
      <w:r>
        <w:rPr>
          <w:rFonts w:eastAsia="Georgia"/>
        </w:rPr>
        <w:t>Derek looked at Barbarian.</w:t>
      </w:r>
    </w:p>
    <w:p w14:paraId="2F7F783D" w14:textId="77777777" w:rsidR="00A1675C" w:rsidRDefault="00000000">
      <w:pPr>
        <w:spacing w:before="40" w:after="120"/>
      </w:pPr>
      <w:r>
        <w:rPr>
          <w:rFonts w:eastAsia="Georgia"/>
        </w:rPr>
        <w:t>"Well, that's odd."</w:t>
      </w:r>
    </w:p>
    <w:p w14:paraId="4834983F" w14:textId="77777777" w:rsidR="00A1675C" w:rsidRDefault="00000000">
      <w:pPr>
        <w:spacing w:before="40" w:after="120"/>
      </w:pPr>
      <w:r>
        <w:rPr>
          <w:rFonts w:eastAsia="Georgia"/>
        </w:rPr>
        <w:t>"Yes."</w:t>
      </w:r>
    </w:p>
    <w:p w14:paraId="24C18BCB" w14:textId="77777777" w:rsidR="00A1675C" w:rsidRDefault="00000000">
      <w:pPr>
        <w:ind w:firstLine="432"/>
      </w:pPr>
      <w:r>
        <w:rPr>
          <w:rFonts w:eastAsia="Georgia"/>
        </w:rPr>
        <w:t>Trevor examined the clock.</w:t>
      </w:r>
    </w:p>
    <w:p w14:paraId="301CBB98" w14:textId="77777777" w:rsidR="00A1675C" w:rsidRDefault="00000000">
      <w:pPr>
        <w:spacing w:before="40" w:after="120"/>
      </w:pPr>
      <w:r>
        <w:rPr>
          <w:rFonts w:eastAsia="Georgia"/>
        </w:rPr>
        <w:t>"Mechanical failure?"</w:t>
      </w:r>
    </w:p>
    <w:p w14:paraId="59558FAF" w14:textId="77777777" w:rsidR="00A1675C" w:rsidRDefault="00000000">
      <w:pPr>
        <w:spacing w:before="40" w:after="120"/>
      </w:pPr>
      <w:r>
        <w:rPr>
          <w:rFonts w:eastAsia="Georgia"/>
        </w:rPr>
        <w:t>"Possibly," Barbarian affirmed.</w:t>
      </w:r>
    </w:p>
    <w:p w14:paraId="427601C5" w14:textId="77777777" w:rsidR="00A1675C" w:rsidRDefault="00000000">
      <w:pPr>
        <w:ind w:firstLine="432"/>
      </w:pPr>
      <w:r>
        <w:rPr>
          <w:rFonts w:eastAsia="Georgia"/>
        </w:rPr>
        <w:t>Derek shook his head.</w:t>
      </w:r>
    </w:p>
    <w:p w14:paraId="442EAA33" w14:textId="77777777" w:rsidR="00A1675C" w:rsidRDefault="00000000">
      <w:pPr>
        <w:spacing w:before="40" w:after="120"/>
      </w:pPr>
      <w:r>
        <w:rPr>
          <w:rFonts w:eastAsia="Georgia"/>
        </w:rPr>
        <w:t>"No."</w:t>
      </w:r>
    </w:p>
    <w:p w14:paraId="4D4432E1" w14:textId="77777777" w:rsidR="00A1675C" w:rsidRDefault="00000000">
      <w:pPr>
        <w:spacing w:before="40" w:after="120"/>
      </w:pPr>
      <w:r>
        <w:rPr>
          <w:rFonts w:eastAsia="Georgia"/>
        </w:rPr>
        <w:t>"Why?"</w:t>
      </w:r>
    </w:p>
    <w:p w14:paraId="4C60BF19" w14:textId="77777777" w:rsidR="00A1675C" w:rsidRDefault="00000000">
      <w:pPr>
        <w:spacing w:before="40" w:after="120"/>
      </w:pPr>
      <w:r>
        <w:rPr>
          <w:rFonts w:eastAsia="Georgia"/>
        </w:rPr>
        <w:t>"The second hand isn't jammed."</w:t>
      </w:r>
    </w:p>
    <w:p w14:paraId="3690085C" w14:textId="77777777" w:rsidR="00A1675C" w:rsidRDefault="00000000">
      <w:pPr>
        <w:ind w:firstLine="432"/>
      </w:pPr>
      <w:r>
        <w:rPr>
          <w:rFonts w:eastAsia="Georgia"/>
        </w:rPr>
        <w:t>He pointed. The hand was moving. But it was moving in tiny jumps.</w:t>
      </w:r>
    </w:p>
    <w:p w14:paraId="4E9D88F0" w14:textId="77777777" w:rsidR="00A1675C" w:rsidRDefault="00000000">
      <w:pPr>
        <w:ind w:firstLine="432"/>
      </w:pPr>
      <w:r>
        <w:rPr>
          <w:rFonts w:eastAsia="Georgia"/>
        </w:rPr>
        <w:t>One second. Then a pause. Then another.</w:t>
      </w:r>
    </w:p>
    <w:p w14:paraId="0C9B3F06" w14:textId="57E520A1" w:rsidR="00A1675C" w:rsidRDefault="003434B6">
      <w:pPr>
        <w:ind w:firstLine="432"/>
      </w:pPr>
      <w:r>
        <w:rPr>
          <w:rFonts w:eastAsia="Georgia"/>
        </w:rPr>
        <w:t>Penny looked closely.</w:t>
      </w:r>
    </w:p>
    <w:p w14:paraId="3ACD88DF" w14:textId="77777777" w:rsidR="00A1675C" w:rsidRDefault="00000000">
      <w:pPr>
        <w:spacing w:before="40" w:after="120"/>
      </w:pPr>
      <w:r>
        <w:rPr>
          <w:rFonts w:eastAsia="Georgia"/>
        </w:rPr>
        <w:t>"The clock is still running."</w:t>
      </w:r>
    </w:p>
    <w:p w14:paraId="7A08959F" w14:textId="77777777" w:rsidR="00A1675C" w:rsidRDefault="00000000">
      <w:pPr>
        <w:spacing w:before="40" w:after="120"/>
      </w:pPr>
      <w:r>
        <w:rPr>
          <w:rFonts w:eastAsia="Georgia"/>
        </w:rPr>
        <w:t>"Yes."</w:t>
      </w:r>
    </w:p>
    <w:p w14:paraId="3660E0F6" w14:textId="77777777" w:rsidR="00A1675C" w:rsidRDefault="00000000">
      <w:pPr>
        <w:spacing w:before="40" w:after="120"/>
      </w:pPr>
      <w:r>
        <w:rPr>
          <w:rFonts w:eastAsia="Georgia"/>
        </w:rPr>
        <w:t>"Then why isn't the display advancing?"</w:t>
      </w:r>
    </w:p>
    <w:p w14:paraId="3DA2FBEF" w14:textId="77777777" w:rsidR="00A1675C" w:rsidRDefault="00000000">
      <w:pPr>
        <w:ind w:firstLine="432"/>
      </w:pPr>
      <w:r>
        <w:rPr>
          <w:rFonts w:eastAsia="Georgia"/>
        </w:rPr>
        <w:t>Derek deeply frowned. He looked at the silent clock inside the house. That one had also stopped.</w:t>
      </w:r>
    </w:p>
    <w:p w14:paraId="30A7CD00" w14:textId="77777777" w:rsidR="00A1675C" w:rsidRDefault="00000000">
      <w:pPr>
        <w:ind w:firstLine="432"/>
      </w:pPr>
      <w:r>
        <w:rPr>
          <w:rFonts w:eastAsia="Georgia"/>
        </w:rPr>
        <w:t>Exactly at 11:17. Trevor checked his phone. 11:17.</w:t>
      </w:r>
    </w:p>
    <w:p w14:paraId="30705649" w14:textId="7F2A85B2" w:rsidR="00A1675C" w:rsidRDefault="00000000">
      <w:pPr>
        <w:ind w:firstLine="432"/>
      </w:pPr>
      <w:r>
        <w:rPr>
          <w:rFonts w:eastAsia="Georgia"/>
        </w:rPr>
        <w:t xml:space="preserve">His phone had stopped too. </w:t>
      </w:r>
      <w:r w:rsidR="003434B6">
        <w:rPr>
          <w:rFonts w:eastAsia="Georgia"/>
        </w:rPr>
        <w:t>Penny</w:t>
      </w:r>
      <w:r>
        <w:rPr>
          <w:rFonts w:eastAsia="Georgia"/>
        </w:rPr>
        <w:t xml:space="preserve"> checked hers. 11:17.</w:t>
      </w:r>
    </w:p>
    <w:p w14:paraId="60AB0DD4" w14:textId="77777777" w:rsidR="00A1675C" w:rsidRDefault="00000000">
      <w:pPr>
        <w:ind w:firstLine="432"/>
      </w:pPr>
      <w:r>
        <w:rPr>
          <w:rFonts w:eastAsia="Georgia"/>
        </w:rPr>
        <w:t>Stopped. Weinstein checked his watch. 11:17.</w:t>
      </w:r>
    </w:p>
    <w:p w14:paraId="1D3E59A8" w14:textId="77777777" w:rsidR="00A1675C" w:rsidRDefault="00000000">
      <w:pPr>
        <w:ind w:firstLine="432"/>
      </w:pPr>
      <w:r>
        <w:rPr>
          <w:rFonts w:eastAsia="Georgia"/>
        </w:rPr>
        <w:t>Stopped. Everyone carefully looked at one another. Barbarian smiled.</w:t>
      </w:r>
    </w:p>
    <w:p w14:paraId="7C023B20" w14:textId="77777777" w:rsidR="00A1675C" w:rsidRDefault="00000000">
      <w:pPr>
        <w:spacing w:before="40" w:after="120"/>
      </w:pPr>
      <w:r>
        <w:rPr>
          <w:rFonts w:eastAsia="Georgia"/>
        </w:rPr>
        <w:t>"Interesting."</w:t>
      </w:r>
    </w:p>
    <w:p w14:paraId="7CA32432" w14:textId="77777777" w:rsidR="00A1675C" w:rsidRDefault="00000000">
      <w:pPr>
        <w:ind w:firstLine="432"/>
      </w:pPr>
      <w:r>
        <w:rPr>
          <w:rFonts w:eastAsia="Georgia"/>
        </w:rPr>
        <w:t>Derek sharply stared at him.</w:t>
      </w:r>
    </w:p>
    <w:p w14:paraId="19B08FD2" w14:textId="77777777" w:rsidR="00A1675C" w:rsidRDefault="00000000">
      <w:pPr>
        <w:spacing w:before="40" w:after="120"/>
      </w:pPr>
      <w:r>
        <w:rPr>
          <w:rFonts w:eastAsia="Georgia"/>
        </w:rPr>
        <w:t>"Did you arrange this?"</w:t>
      </w:r>
    </w:p>
    <w:p w14:paraId="258A364B" w14:textId="77777777" w:rsidR="00A1675C" w:rsidRDefault="00000000">
      <w:pPr>
        <w:spacing w:before="40" w:after="120"/>
      </w:pPr>
      <w:r>
        <w:rPr>
          <w:rFonts w:eastAsia="Georgia"/>
        </w:rPr>
        <w:t>"No."</w:t>
      </w:r>
    </w:p>
    <w:p w14:paraId="4251AE44" w14:textId="77777777" w:rsidR="00A1675C" w:rsidRDefault="00000000">
      <w:pPr>
        <w:spacing w:before="40" w:after="120"/>
      </w:pPr>
      <w:r>
        <w:rPr>
          <w:rFonts w:eastAsia="Georgia"/>
        </w:rPr>
        <w:t>"Did you know it would happen?"</w:t>
      </w:r>
    </w:p>
    <w:p w14:paraId="52974A6F" w14:textId="77777777" w:rsidR="00A1675C" w:rsidRDefault="00000000">
      <w:pPr>
        <w:spacing w:before="40" w:after="120"/>
      </w:pPr>
      <w:r>
        <w:rPr>
          <w:rFonts w:eastAsia="Georgia"/>
        </w:rPr>
        <w:t>"No."</w:t>
      </w:r>
    </w:p>
    <w:p w14:paraId="110F551A" w14:textId="77777777" w:rsidR="00A1675C" w:rsidRDefault="00000000">
      <w:pPr>
        <w:spacing w:before="40" w:after="120"/>
      </w:pPr>
      <w:r>
        <w:rPr>
          <w:rFonts w:eastAsia="Georgia"/>
        </w:rPr>
        <w:t>"Then why are you smiling?"</w:t>
      </w:r>
    </w:p>
    <w:p w14:paraId="14407295" w14:textId="77777777" w:rsidR="00A1675C" w:rsidRDefault="00000000">
      <w:pPr>
        <w:spacing w:before="40" w:after="120"/>
      </w:pPr>
      <w:r>
        <w:rPr>
          <w:rFonts w:eastAsia="Georgia"/>
        </w:rPr>
        <w:t>"Because now we have something useful."</w:t>
      </w:r>
    </w:p>
    <w:p w14:paraId="07787115" w14:textId="77777777" w:rsidR="00A1675C" w:rsidRDefault="00000000">
      <w:pPr>
        <w:ind w:firstLine="432"/>
      </w:pPr>
      <w:r>
        <w:rPr>
          <w:rFonts w:eastAsia="Georgia"/>
        </w:rPr>
        <w:t>The seconds did not move. The world did not stop. A bird flew across the quiet garden.</w:t>
      </w:r>
    </w:p>
    <w:p w14:paraId="3296F9E3" w14:textId="77777777" w:rsidR="00A1675C" w:rsidRDefault="00000000">
      <w:pPr>
        <w:ind w:firstLine="432"/>
      </w:pPr>
      <w:r>
        <w:rPr>
          <w:rFonts w:eastAsia="Georgia"/>
        </w:rPr>
        <w:t>A leaf fell. The wind continued. Derek looked sharply at the clocks.</w:t>
      </w:r>
    </w:p>
    <w:p w14:paraId="64FD4956" w14:textId="77777777" w:rsidR="00A1675C" w:rsidRDefault="00000000">
      <w:pPr>
        <w:spacing w:before="40" w:after="120"/>
      </w:pPr>
      <w:r>
        <w:rPr>
          <w:rFonts w:eastAsia="Georgia"/>
        </w:rPr>
        <w:t>"Everything is moving."</w:t>
      </w:r>
    </w:p>
    <w:p w14:paraId="63F35A35" w14:textId="77777777" w:rsidR="00A1675C" w:rsidRDefault="00000000">
      <w:pPr>
        <w:spacing w:before="40" w:after="120"/>
      </w:pPr>
      <w:r>
        <w:rPr>
          <w:rFonts w:eastAsia="Georgia"/>
        </w:rPr>
        <w:t>"Yes."</w:t>
      </w:r>
    </w:p>
    <w:p w14:paraId="09D887A9" w14:textId="77777777" w:rsidR="00A1675C" w:rsidRDefault="00000000">
      <w:pPr>
        <w:spacing w:before="40" w:after="120"/>
      </w:pPr>
      <w:r>
        <w:rPr>
          <w:rFonts w:eastAsia="Georgia"/>
        </w:rPr>
        <w:t>"Yet all the clocks have stopped."</w:t>
      </w:r>
    </w:p>
    <w:p w14:paraId="52D92128" w14:textId="77777777" w:rsidR="00A1675C" w:rsidRDefault="00000000">
      <w:pPr>
        <w:spacing w:before="40" w:after="120"/>
      </w:pPr>
      <w:r>
        <w:rPr>
          <w:rFonts w:eastAsia="Georgia"/>
        </w:rPr>
        <w:t>"Yes."</w:t>
      </w:r>
    </w:p>
    <w:p w14:paraId="6ED9CF4C" w14:textId="77777777" w:rsidR="00A1675C" w:rsidRDefault="00000000">
      <w:pPr>
        <w:ind w:firstLine="432"/>
      </w:pPr>
      <w:r>
        <w:rPr>
          <w:rFonts w:eastAsia="Georgia"/>
        </w:rPr>
        <w:t>Trevor looked puzzled.</w:t>
      </w:r>
    </w:p>
    <w:p w14:paraId="34F299A9" w14:textId="77777777" w:rsidR="00A1675C" w:rsidRDefault="00000000">
      <w:pPr>
        <w:spacing w:before="40" w:after="120"/>
      </w:pPr>
      <w:r>
        <w:rPr>
          <w:rFonts w:eastAsia="Georgia"/>
        </w:rPr>
        <w:t>"So the clocks have failed."</w:t>
      </w:r>
    </w:p>
    <w:p w14:paraId="59FDB665" w14:textId="77777777" w:rsidR="00A1675C" w:rsidRDefault="00000000">
      <w:pPr>
        <w:ind w:firstLine="432"/>
      </w:pPr>
      <w:r>
        <w:rPr>
          <w:rFonts w:eastAsia="Georgia"/>
        </w:rPr>
        <w:t>Derek shook his head.</w:t>
      </w:r>
    </w:p>
    <w:p w14:paraId="754B1DE6" w14:textId="77777777" w:rsidR="00A1675C" w:rsidRDefault="00000000">
      <w:pPr>
        <w:spacing w:before="40" w:after="120"/>
      </w:pPr>
      <w:r>
        <w:rPr>
          <w:rFonts w:eastAsia="Georgia"/>
        </w:rPr>
        <w:t>"No."</w:t>
      </w:r>
    </w:p>
    <w:p w14:paraId="5DC6FF42" w14:textId="77777777" w:rsidR="00A1675C" w:rsidRDefault="00000000">
      <w:pPr>
        <w:spacing w:before="40" w:after="120"/>
      </w:pPr>
      <w:r>
        <w:rPr>
          <w:rFonts w:eastAsia="Georgia"/>
        </w:rPr>
        <w:t>"How do you know?"</w:t>
      </w:r>
    </w:p>
    <w:p w14:paraId="363B66D0" w14:textId="77777777" w:rsidR="00A1675C" w:rsidRDefault="00000000">
      <w:pPr>
        <w:spacing w:before="40" w:after="120"/>
      </w:pPr>
      <w:r>
        <w:rPr>
          <w:rFonts w:eastAsia="Georgia"/>
        </w:rPr>
        <w:t>"Because they're all failing identically."</w:t>
      </w:r>
    </w:p>
    <w:p w14:paraId="1FE3F941" w14:textId="511AFD32" w:rsidR="00A1675C" w:rsidRDefault="003434B6">
      <w:pPr>
        <w:ind w:firstLine="432"/>
      </w:pPr>
      <w:r>
        <w:rPr>
          <w:rFonts w:eastAsia="Georgia"/>
        </w:rPr>
        <w:t>Penny calmly nodded.</w:t>
      </w:r>
    </w:p>
    <w:p w14:paraId="07DDF53A" w14:textId="77777777" w:rsidR="00A1675C" w:rsidRDefault="00000000">
      <w:pPr>
        <w:spacing w:before="40" w:after="120"/>
      </w:pPr>
      <w:r>
        <w:rPr>
          <w:rFonts w:eastAsia="Georgia"/>
        </w:rPr>
        <w:t>"And at exactly the same reading."</w:t>
      </w:r>
    </w:p>
    <w:p w14:paraId="691577E7" w14:textId="77777777" w:rsidR="00A1675C" w:rsidRDefault="00000000">
      <w:pPr>
        <w:ind w:firstLine="432"/>
      </w:pPr>
      <w:r>
        <w:rPr>
          <w:rFonts w:eastAsia="Georgia"/>
        </w:rPr>
        <w:t>Weinstein quietly looked around.</w:t>
      </w:r>
    </w:p>
    <w:p w14:paraId="77A5BDD8" w14:textId="77777777" w:rsidR="00A1675C" w:rsidRDefault="00000000">
      <w:pPr>
        <w:spacing w:before="40" w:after="120"/>
      </w:pPr>
      <w:r>
        <w:rPr>
          <w:rFonts w:eastAsia="Georgia"/>
        </w:rPr>
        <w:t>"What's the significance of 11:17?"</w:t>
      </w:r>
    </w:p>
    <w:p w14:paraId="2C70FB02" w14:textId="77777777" w:rsidR="00A1675C" w:rsidRDefault="00000000">
      <w:pPr>
        <w:ind w:firstLine="432"/>
      </w:pPr>
      <w:r>
        <w:rPr>
          <w:rFonts w:eastAsia="Georgia"/>
        </w:rPr>
        <w:t>Derek thought.</w:t>
      </w:r>
    </w:p>
    <w:p w14:paraId="055A592B" w14:textId="77777777" w:rsidR="00A1675C" w:rsidRDefault="00000000">
      <w:pPr>
        <w:spacing w:before="40" w:after="120"/>
      </w:pPr>
      <w:r>
        <w:rPr>
          <w:rFonts w:eastAsia="Georgia"/>
        </w:rPr>
        <w:t>"The train."</w:t>
      </w:r>
    </w:p>
    <w:p w14:paraId="761B6723" w14:textId="77777777" w:rsidR="00A1675C" w:rsidRDefault="00000000">
      <w:pPr>
        <w:ind w:firstLine="432"/>
      </w:pPr>
      <w:r>
        <w:rPr>
          <w:rFonts w:eastAsia="Georgia"/>
        </w:rPr>
        <w:t>Everyone went quiet. The strange photograph.</w:t>
      </w:r>
    </w:p>
    <w:p w14:paraId="1450A37A" w14:textId="77777777" w:rsidR="00A1675C" w:rsidRDefault="00000000">
      <w:pPr>
        <w:spacing w:before="200" w:after="120"/>
        <w:jc w:val="center"/>
      </w:pPr>
      <w:r>
        <w:rPr>
          <w:rFonts w:eastAsia="Georgia"/>
          <w:b/>
          <w:sz w:val="24"/>
        </w:rPr>
        <w:t>11:03 — DEATH.</w:t>
      </w:r>
    </w:p>
    <w:p w14:paraId="749C393D" w14:textId="77777777" w:rsidR="00A1675C" w:rsidRDefault="00000000">
      <w:pPr>
        <w:spacing w:before="200" w:after="120"/>
        <w:jc w:val="center"/>
      </w:pPr>
      <w:r>
        <w:rPr>
          <w:rFonts w:eastAsia="Georgia"/>
          <w:b/>
          <w:sz w:val="24"/>
        </w:rPr>
        <w:t>11:17 — DEPARTURE.</w:t>
      </w:r>
    </w:p>
    <w:p w14:paraId="284CC2A9" w14:textId="77777777" w:rsidR="00A1675C" w:rsidRDefault="00000000">
      <w:pPr>
        <w:spacing w:before="200" w:after="120"/>
        <w:jc w:val="center"/>
      </w:pPr>
      <w:r>
        <w:rPr>
          <w:rFonts w:eastAsia="Georgia"/>
          <w:b/>
          <w:sz w:val="24"/>
        </w:rPr>
        <w:t>12:04 — ARRIVAL.</w:t>
      </w:r>
    </w:p>
    <w:p w14:paraId="23D49DA5" w14:textId="77777777" w:rsidR="00A1675C" w:rsidRDefault="00000000">
      <w:pPr>
        <w:ind w:firstLine="432"/>
      </w:pPr>
      <w:r>
        <w:rPr>
          <w:rFonts w:eastAsia="Georgia"/>
        </w:rPr>
        <w:t>Derek took out the strange photograph. The clock in the photograph showed 11:03:17. He carefully looked at the actual clocks.</w:t>
      </w:r>
    </w:p>
    <w:p w14:paraId="2EB08B06" w14:textId="77777777" w:rsidR="00A1675C" w:rsidRDefault="00000000">
      <w:pPr>
        <w:ind w:firstLine="432"/>
      </w:pPr>
      <w:r>
        <w:rPr>
          <w:rFonts w:eastAsia="Georgia"/>
        </w:rPr>
        <w:t>11:17:00. Then he carefully looked at Barbarian.</w:t>
      </w:r>
    </w:p>
    <w:p w14:paraId="45D234FA" w14:textId="77777777" w:rsidR="00A1675C" w:rsidRDefault="00000000">
      <w:pPr>
        <w:spacing w:before="40" w:after="120"/>
      </w:pPr>
      <w:r>
        <w:rPr>
          <w:rFonts w:eastAsia="Georgia"/>
        </w:rPr>
        <w:t>"Can you make them start again?"</w:t>
      </w:r>
    </w:p>
    <w:p w14:paraId="2C4745D2" w14:textId="77777777" w:rsidR="00A1675C" w:rsidRDefault="00000000">
      <w:pPr>
        <w:ind w:firstLine="432"/>
      </w:pPr>
      <w:r>
        <w:rPr>
          <w:rFonts w:eastAsia="Georgia"/>
        </w:rPr>
        <w:t>Barbarian shook his head.</w:t>
      </w:r>
    </w:p>
    <w:p w14:paraId="454E4B73" w14:textId="77777777" w:rsidR="00A1675C" w:rsidRDefault="00000000">
      <w:pPr>
        <w:spacing w:before="40" w:after="120"/>
      </w:pPr>
      <w:r>
        <w:rPr>
          <w:rFonts w:eastAsia="Georgia"/>
        </w:rPr>
        <w:t>"I don't control them."</w:t>
      </w:r>
    </w:p>
    <w:p w14:paraId="67B16386" w14:textId="77777777" w:rsidR="00A1675C" w:rsidRDefault="00000000">
      <w:pPr>
        <w:spacing w:before="40" w:after="120"/>
      </w:pPr>
      <w:r>
        <w:rPr>
          <w:rFonts w:eastAsia="Georgia"/>
        </w:rPr>
        <w:t>"Who does?"</w:t>
      </w:r>
    </w:p>
    <w:p w14:paraId="1B440956" w14:textId="77777777" w:rsidR="00A1675C" w:rsidRDefault="00000000">
      <w:pPr>
        <w:spacing w:before="40" w:after="120"/>
      </w:pPr>
      <w:r>
        <w:rPr>
          <w:rFonts w:eastAsia="Georgia"/>
        </w:rPr>
        <w:t>"I don't know."</w:t>
      </w:r>
    </w:p>
    <w:p w14:paraId="1C26F32C" w14:textId="77777777" w:rsidR="00A1675C" w:rsidRDefault="00000000">
      <w:pPr>
        <w:ind w:firstLine="432"/>
      </w:pPr>
      <w:r>
        <w:rPr>
          <w:rFonts w:eastAsia="Georgia"/>
        </w:rPr>
        <w:t>Derek carefully looked at Weinstein. Weinstein was staring at the sky.</w:t>
      </w:r>
    </w:p>
    <w:p w14:paraId="1D4BAB0A" w14:textId="77777777" w:rsidR="00A1675C" w:rsidRDefault="00000000">
      <w:pPr>
        <w:spacing w:before="40" w:after="120"/>
      </w:pPr>
      <w:r>
        <w:rPr>
          <w:rFonts w:eastAsia="Georgia"/>
        </w:rPr>
        <w:t>"What?"</w:t>
      </w:r>
    </w:p>
    <w:p w14:paraId="7AED601E" w14:textId="77777777" w:rsidR="00A1675C" w:rsidRDefault="00000000">
      <w:pPr>
        <w:ind w:firstLine="432"/>
      </w:pPr>
      <w:r>
        <w:rPr>
          <w:rFonts w:eastAsia="Georgia"/>
        </w:rPr>
        <w:t>Weinstein pointed.</w:t>
      </w:r>
    </w:p>
    <w:p w14:paraId="7F8D55A8" w14:textId="77777777" w:rsidR="00A1675C" w:rsidRDefault="00000000">
      <w:pPr>
        <w:spacing w:before="40" w:after="120"/>
      </w:pPr>
      <w:r>
        <w:rPr>
          <w:rFonts w:eastAsia="Georgia"/>
        </w:rPr>
        <w:t>"Look."</w:t>
      </w:r>
    </w:p>
    <w:p w14:paraId="6C1C0A7C" w14:textId="77777777" w:rsidR="00A1675C" w:rsidRDefault="00000000">
      <w:pPr>
        <w:ind w:firstLine="432"/>
      </w:pPr>
      <w:r>
        <w:rPr>
          <w:rFonts w:eastAsia="Georgia"/>
        </w:rPr>
        <w:t>They looked upward. Nothing unusual was visible. Blue sky.</w:t>
      </w:r>
    </w:p>
    <w:p w14:paraId="0ACB2C03" w14:textId="77777777" w:rsidR="00A1675C" w:rsidRDefault="00000000">
      <w:pPr>
        <w:ind w:firstLine="432"/>
      </w:pPr>
      <w:r>
        <w:rPr>
          <w:rFonts w:eastAsia="Georgia"/>
        </w:rPr>
        <w:t>Clouds. A plane. Then Derek noticed something.</w:t>
      </w:r>
    </w:p>
    <w:p w14:paraId="2F643766" w14:textId="77777777" w:rsidR="00A1675C" w:rsidRDefault="00000000">
      <w:pPr>
        <w:ind w:firstLine="432"/>
      </w:pPr>
      <w:r>
        <w:rPr>
          <w:rFonts w:eastAsia="Georgia"/>
        </w:rPr>
        <w:t>The plane wasn't moving. Neither was the cloud. The leaves had stopped.</w:t>
      </w:r>
    </w:p>
    <w:p w14:paraId="32AE0265" w14:textId="77777777" w:rsidR="00A1675C" w:rsidRDefault="00000000">
      <w:pPr>
        <w:ind w:firstLine="432"/>
      </w:pPr>
      <w:r>
        <w:rPr>
          <w:rFonts w:eastAsia="Georgia"/>
        </w:rPr>
        <w:t>The bird was suspended in the air. Trevor stared.</w:t>
      </w:r>
    </w:p>
    <w:p w14:paraId="589EBB53" w14:textId="77777777" w:rsidR="00A1675C" w:rsidRDefault="00000000">
      <w:pPr>
        <w:spacing w:before="40" w:after="120"/>
      </w:pPr>
      <w:r>
        <w:rPr>
          <w:rFonts w:eastAsia="Georgia"/>
        </w:rPr>
        <w:t>"That's impossible."</w:t>
      </w:r>
    </w:p>
    <w:p w14:paraId="5C8548CD" w14:textId="77777777" w:rsidR="00A1675C" w:rsidRDefault="00000000">
      <w:pPr>
        <w:ind w:firstLine="432"/>
      </w:pPr>
      <w:r>
        <w:rPr>
          <w:rFonts w:eastAsia="Georgia"/>
        </w:rPr>
        <w:t>Derek gently smiled.</w:t>
      </w:r>
    </w:p>
    <w:p w14:paraId="0046BEA9" w14:textId="77777777" w:rsidR="00A1675C" w:rsidRDefault="00000000">
      <w:pPr>
        <w:spacing w:before="40" w:after="120"/>
      </w:pPr>
      <w:r>
        <w:rPr>
          <w:rFonts w:eastAsia="Georgia"/>
        </w:rPr>
        <w:t>"Yes."</w:t>
      </w:r>
    </w:p>
    <w:p w14:paraId="350D193C" w14:textId="53584219" w:rsidR="00A1675C" w:rsidRDefault="003434B6">
      <w:pPr>
        <w:ind w:firstLine="432"/>
      </w:pPr>
      <w:r>
        <w:rPr>
          <w:rFonts w:eastAsia="Georgia"/>
        </w:rPr>
        <w:t>Penny looked at him.</w:t>
      </w:r>
    </w:p>
    <w:p w14:paraId="528DE358" w14:textId="77777777" w:rsidR="00A1675C" w:rsidRDefault="00000000">
      <w:pPr>
        <w:spacing w:before="40" w:after="120"/>
      </w:pPr>
      <w:r>
        <w:rPr>
          <w:rFonts w:eastAsia="Georgia"/>
        </w:rPr>
        <w:t>"Don't say it."</w:t>
      </w:r>
    </w:p>
    <w:p w14:paraId="28579950" w14:textId="77777777" w:rsidR="00A1675C" w:rsidRDefault="00000000">
      <w:pPr>
        <w:spacing w:before="40" w:after="120"/>
      </w:pPr>
      <w:r>
        <w:rPr>
          <w:rFonts w:eastAsia="Georgia"/>
        </w:rPr>
        <w:t>"Why?"</w:t>
      </w:r>
    </w:p>
    <w:p w14:paraId="43A14C95" w14:textId="77777777" w:rsidR="00A1675C" w:rsidRDefault="00000000">
      <w:pPr>
        <w:spacing w:before="40" w:after="120"/>
      </w:pPr>
      <w:r>
        <w:rPr>
          <w:rFonts w:eastAsia="Georgia"/>
        </w:rPr>
        <w:t>"Because I know what you're going to say."</w:t>
      </w:r>
    </w:p>
    <w:p w14:paraId="1E03C4A7" w14:textId="77777777" w:rsidR="00A1675C" w:rsidRDefault="00000000">
      <w:pPr>
        <w:ind w:firstLine="432"/>
      </w:pPr>
      <w:r>
        <w:rPr>
          <w:rFonts w:eastAsia="Georgia"/>
        </w:rPr>
        <w:t>Derek grinned.</w:t>
      </w:r>
    </w:p>
    <w:p w14:paraId="119BE9F3" w14:textId="77777777" w:rsidR="00A1675C" w:rsidRDefault="00000000">
      <w:pPr>
        <w:spacing w:before="40" w:after="120"/>
      </w:pPr>
      <w:r>
        <w:rPr>
          <w:rFonts w:eastAsia="Georgia"/>
        </w:rPr>
        <w:t>"Well, that's settled."</w:t>
      </w:r>
    </w:p>
    <w:p w14:paraId="256ADA5C" w14:textId="77777777" w:rsidR="00A1675C" w:rsidRDefault="00000000">
      <w:pPr>
        <w:ind w:firstLine="432"/>
      </w:pPr>
      <w:r>
        <w:rPr>
          <w:rFonts w:eastAsia="Georgia"/>
        </w:rPr>
        <w:t>Barbarian looked remarkably calm. Weinstein wasn't. He silently stared at the suspended plane.</w:t>
      </w:r>
    </w:p>
    <w:p w14:paraId="0F47AF0D" w14:textId="77777777" w:rsidR="00A1675C" w:rsidRDefault="00000000">
      <w:pPr>
        <w:spacing w:before="40" w:after="120"/>
      </w:pPr>
      <w:r>
        <w:rPr>
          <w:rFonts w:eastAsia="Georgia"/>
        </w:rPr>
        <w:t>"The physical world has stopped."</w:t>
      </w:r>
    </w:p>
    <w:p w14:paraId="4C133EF8" w14:textId="77777777" w:rsidR="00A1675C" w:rsidRDefault="00000000">
      <w:pPr>
        <w:ind w:firstLine="432"/>
      </w:pPr>
      <w:r>
        <w:rPr>
          <w:rFonts w:eastAsia="Georgia"/>
        </w:rPr>
        <w:t>Barbarian shook his head.</w:t>
      </w:r>
    </w:p>
    <w:p w14:paraId="1963813E" w14:textId="77777777" w:rsidR="00A1675C" w:rsidRDefault="00000000">
      <w:pPr>
        <w:spacing w:before="40" w:after="120"/>
      </w:pPr>
      <w:r>
        <w:rPr>
          <w:rFonts w:eastAsia="Georgia"/>
        </w:rPr>
        <w:t>"No."</w:t>
      </w:r>
    </w:p>
    <w:p w14:paraId="1961F680" w14:textId="77777777" w:rsidR="00A1675C" w:rsidRDefault="00000000">
      <w:pPr>
        <w:spacing w:before="40" w:after="120"/>
      </w:pPr>
      <w:r>
        <w:rPr>
          <w:rFonts w:eastAsia="Georgia"/>
        </w:rPr>
        <w:t>"What do you mean, no?"</w:t>
      </w:r>
    </w:p>
    <w:p w14:paraId="5E3A5135" w14:textId="77777777" w:rsidR="00A1675C" w:rsidRDefault="00000000">
      <w:pPr>
        <w:spacing w:before="40" w:after="120"/>
      </w:pPr>
      <w:r>
        <w:rPr>
          <w:rFonts w:eastAsia="Georgia"/>
        </w:rPr>
        <w:t>"Look at the pond."</w:t>
      </w:r>
    </w:p>
    <w:p w14:paraId="7E4A4DBE" w14:textId="77777777" w:rsidR="00A1675C" w:rsidRDefault="00000000">
      <w:pPr>
        <w:ind w:firstLine="432"/>
      </w:pPr>
      <w:r>
        <w:rPr>
          <w:rFonts w:eastAsia="Georgia"/>
        </w:rPr>
        <w:t>They did. The surface of the water was perfectly still. But a small insect was sitting on it.</w:t>
      </w:r>
    </w:p>
    <w:p w14:paraId="03957D05" w14:textId="77777777" w:rsidR="00A1675C" w:rsidRDefault="00000000">
      <w:pPr>
        <w:ind w:firstLine="432"/>
      </w:pPr>
      <w:r>
        <w:rPr>
          <w:rFonts w:eastAsia="Georgia"/>
        </w:rPr>
        <w:t>Not moving. Derek looked around. Nothing moved.</w:t>
      </w:r>
    </w:p>
    <w:p w14:paraId="18E9DA32" w14:textId="77777777" w:rsidR="00A1675C" w:rsidRDefault="00000000">
      <w:pPr>
        <w:ind w:firstLine="432"/>
      </w:pPr>
      <w:r>
        <w:rPr>
          <w:rFonts w:eastAsia="Georgia"/>
        </w:rPr>
        <w:t>Not the leaves. Not the clouds. Not the distant plane.</w:t>
      </w:r>
    </w:p>
    <w:p w14:paraId="5E647E8A" w14:textId="3CDEA424" w:rsidR="00A1675C" w:rsidRDefault="00000000">
      <w:pPr>
        <w:ind w:firstLine="432"/>
      </w:pPr>
      <w:r>
        <w:rPr>
          <w:rFonts w:eastAsia="Georgia"/>
        </w:rPr>
        <w:t xml:space="preserve">Not the bird. Not the water. Then </w:t>
      </w:r>
      <w:r w:rsidR="003434B6">
        <w:rPr>
          <w:rFonts w:eastAsia="Georgia"/>
        </w:rPr>
        <w:t>Penny</w:t>
      </w:r>
      <w:r>
        <w:rPr>
          <w:rFonts w:eastAsia="Georgia"/>
        </w:rPr>
        <w:t xml:space="preserve"> pointed.</w:t>
      </w:r>
    </w:p>
    <w:p w14:paraId="50574DD2" w14:textId="77777777" w:rsidR="00A1675C" w:rsidRDefault="00000000">
      <w:pPr>
        <w:spacing w:before="40" w:after="120"/>
      </w:pPr>
      <w:r>
        <w:rPr>
          <w:rFonts w:eastAsia="Georgia"/>
        </w:rPr>
        <w:t>"Look at Trevor."</w:t>
      </w:r>
    </w:p>
    <w:p w14:paraId="40515B63" w14:textId="77777777" w:rsidR="00A1675C" w:rsidRDefault="00000000">
      <w:pPr>
        <w:ind w:firstLine="432"/>
      </w:pPr>
      <w:r>
        <w:rPr>
          <w:rFonts w:eastAsia="Georgia"/>
        </w:rPr>
        <w:t>Everyone looked at Trevor. Trevor was standing perfectly still. He blinked.</w:t>
      </w:r>
    </w:p>
    <w:p w14:paraId="0C2BC69A" w14:textId="77777777" w:rsidR="00A1675C" w:rsidRDefault="00000000">
      <w:pPr>
        <w:ind w:firstLine="432"/>
      </w:pPr>
      <w:r>
        <w:rPr>
          <w:rFonts w:eastAsia="Georgia"/>
        </w:rPr>
        <w:t>Everyone stared intently. Trevor blinked again.</w:t>
      </w:r>
    </w:p>
    <w:p w14:paraId="066EA910" w14:textId="77777777" w:rsidR="00A1675C" w:rsidRDefault="00000000">
      <w:pPr>
        <w:spacing w:before="40" w:after="120"/>
      </w:pPr>
      <w:r>
        <w:rPr>
          <w:rFonts w:eastAsia="Georgia"/>
        </w:rPr>
        <w:t>"What?"</w:t>
      </w:r>
    </w:p>
    <w:p w14:paraId="5E58773E" w14:textId="77777777" w:rsidR="00A1675C" w:rsidRDefault="00000000">
      <w:pPr>
        <w:ind w:firstLine="432"/>
      </w:pPr>
      <w:r>
        <w:rPr>
          <w:rFonts w:eastAsia="Georgia"/>
        </w:rPr>
        <w:t>Derek gently softly smiled.</w:t>
      </w:r>
    </w:p>
    <w:p w14:paraId="02E37AB7" w14:textId="77777777" w:rsidR="00A1675C" w:rsidRDefault="00000000">
      <w:pPr>
        <w:spacing w:before="40" w:after="120"/>
      </w:pPr>
      <w:r>
        <w:rPr>
          <w:rFonts w:eastAsia="Georgia"/>
        </w:rPr>
        <w:t>"You're moving."</w:t>
      </w:r>
    </w:p>
    <w:p w14:paraId="6BE77540" w14:textId="77777777" w:rsidR="00A1675C" w:rsidRDefault="00000000">
      <w:pPr>
        <w:ind w:firstLine="432"/>
      </w:pPr>
      <w:r>
        <w:rPr>
          <w:rFonts w:eastAsia="Georgia"/>
        </w:rPr>
        <w:t>Trevor looked at his hands.</w:t>
      </w:r>
    </w:p>
    <w:p w14:paraId="298A0FFD" w14:textId="77777777" w:rsidR="00A1675C" w:rsidRDefault="00000000">
      <w:pPr>
        <w:spacing w:before="40" w:after="120"/>
      </w:pPr>
      <w:r>
        <w:rPr>
          <w:rFonts w:eastAsia="Georgia"/>
        </w:rPr>
        <w:t>"So are you."</w:t>
      </w:r>
    </w:p>
    <w:p w14:paraId="30943181" w14:textId="2B5D5941" w:rsidR="00A1675C" w:rsidRDefault="003434B6">
      <w:pPr>
        <w:ind w:firstLine="432"/>
      </w:pPr>
      <w:r>
        <w:rPr>
          <w:rFonts w:eastAsia="Georgia"/>
        </w:rPr>
        <w:t>Penny slowly moved her head.</w:t>
      </w:r>
    </w:p>
    <w:p w14:paraId="403BFE7A" w14:textId="77777777" w:rsidR="00A1675C" w:rsidRDefault="00000000">
      <w:pPr>
        <w:spacing w:before="40" w:after="120"/>
      </w:pPr>
      <w:r>
        <w:rPr>
          <w:rFonts w:eastAsia="Georgia"/>
        </w:rPr>
        <w:t>"So am I."</w:t>
      </w:r>
    </w:p>
    <w:p w14:paraId="589E5547" w14:textId="77777777" w:rsidR="00A1675C" w:rsidRDefault="00000000">
      <w:pPr>
        <w:ind w:firstLine="432"/>
      </w:pPr>
      <w:r>
        <w:rPr>
          <w:rFonts w:eastAsia="Georgia"/>
        </w:rPr>
        <w:t>Weinstein looked at Barbarian.</w:t>
      </w:r>
    </w:p>
    <w:p w14:paraId="4D3A5F28" w14:textId="77777777" w:rsidR="00A1675C" w:rsidRDefault="00000000">
      <w:pPr>
        <w:spacing w:before="40" w:after="120"/>
      </w:pPr>
      <w:r>
        <w:rPr>
          <w:rFonts w:eastAsia="Georgia"/>
        </w:rPr>
        <w:t>"You can move."</w:t>
      </w:r>
    </w:p>
    <w:p w14:paraId="53615D9E" w14:textId="77777777" w:rsidR="00A1675C" w:rsidRDefault="00000000">
      <w:pPr>
        <w:spacing w:before="40" w:after="120"/>
      </w:pPr>
      <w:r>
        <w:rPr>
          <w:rFonts w:eastAsia="Georgia"/>
        </w:rPr>
        <w:t>"Yes."</w:t>
      </w:r>
    </w:p>
    <w:p w14:paraId="5951594D" w14:textId="77777777" w:rsidR="00A1675C" w:rsidRDefault="00000000">
      <w:pPr>
        <w:spacing w:before="40" w:after="120"/>
      </w:pPr>
      <w:r>
        <w:rPr>
          <w:rFonts w:eastAsia="Georgia"/>
        </w:rPr>
        <w:t>"So can we."</w:t>
      </w:r>
    </w:p>
    <w:p w14:paraId="20DBD630" w14:textId="77777777" w:rsidR="00A1675C" w:rsidRDefault="00000000">
      <w:pPr>
        <w:spacing w:before="40" w:after="120"/>
      </w:pPr>
      <w:r>
        <w:rPr>
          <w:rFonts w:eastAsia="Georgia"/>
        </w:rPr>
        <w:t>"Yes."</w:t>
      </w:r>
    </w:p>
    <w:p w14:paraId="2CB4A28A" w14:textId="77777777" w:rsidR="00A1675C" w:rsidRDefault="00000000">
      <w:pPr>
        <w:spacing w:before="40" w:after="120"/>
      </w:pPr>
      <w:r>
        <w:rPr>
          <w:rFonts w:eastAsia="Georgia"/>
        </w:rPr>
        <w:t>"But everything else is frozen."</w:t>
      </w:r>
    </w:p>
    <w:p w14:paraId="28CC5D54" w14:textId="77777777" w:rsidR="00A1675C" w:rsidRDefault="00000000">
      <w:pPr>
        <w:spacing w:before="40" w:after="120"/>
      </w:pPr>
      <w:r>
        <w:rPr>
          <w:rFonts w:eastAsia="Georgia"/>
        </w:rPr>
        <w:t>"Apparently."</w:t>
      </w:r>
    </w:p>
    <w:p w14:paraId="43252726" w14:textId="77777777" w:rsidR="00A1675C" w:rsidRDefault="00000000">
      <w:pPr>
        <w:ind w:firstLine="432"/>
      </w:pPr>
      <w:r>
        <w:rPr>
          <w:rFonts w:eastAsia="Georgia"/>
        </w:rPr>
        <w:t>Derek looked at his watch. Still 11:17. He looked at the sky.</w:t>
      </w:r>
    </w:p>
    <w:p w14:paraId="035BA929" w14:textId="77777777" w:rsidR="00A1675C" w:rsidRDefault="00000000">
      <w:pPr>
        <w:ind w:firstLine="432"/>
      </w:pPr>
      <w:r>
        <w:rPr>
          <w:rFonts w:eastAsia="Georgia"/>
        </w:rPr>
        <w:t>Still frozen. He carefully looked at Barbarian.</w:t>
      </w:r>
    </w:p>
    <w:p w14:paraId="6E7540E4" w14:textId="77777777" w:rsidR="00A1675C" w:rsidRDefault="00000000">
      <w:pPr>
        <w:spacing w:before="40" w:after="120"/>
      </w:pPr>
      <w:r>
        <w:rPr>
          <w:rFonts w:eastAsia="Georgia"/>
        </w:rPr>
        <w:t>"How?"</w:t>
      </w:r>
    </w:p>
    <w:p w14:paraId="2347511B" w14:textId="77777777" w:rsidR="00A1675C" w:rsidRDefault="00000000">
      <w:pPr>
        <w:ind w:firstLine="432"/>
      </w:pPr>
      <w:r>
        <w:rPr>
          <w:rFonts w:eastAsia="Georgia"/>
        </w:rPr>
        <w:t>Barbarian smiled.</w:t>
      </w:r>
    </w:p>
    <w:p w14:paraId="01FF5067" w14:textId="77777777" w:rsidR="00A1675C" w:rsidRDefault="00000000">
      <w:pPr>
        <w:spacing w:before="40" w:after="120"/>
      </w:pPr>
      <w:r>
        <w:rPr>
          <w:rFonts w:eastAsia="Georgia"/>
        </w:rPr>
        <w:t>"Perhaps time has stopped."</w:t>
      </w:r>
    </w:p>
    <w:p w14:paraId="3ABC3FDB" w14:textId="77777777" w:rsidR="00A1675C" w:rsidRDefault="00000000">
      <w:pPr>
        <w:ind w:firstLine="432"/>
      </w:pPr>
      <w:r>
        <w:rPr>
          <w:rFonts w:eastAsia="Georgia"/>
        </w:rPr>
        <w:t>Derek frowned.</w:t>
      </w:r>
    </w:p>
    <w:p w14:paraId="62EA967E" w14:textId="77777777" w:rsidR="00A1675C" w:rsidRDefault="00000000">
      <w:pPr>
        <w:spacing w:before="40" w:after="120"/>
      </w:pPr>
      <w:r>
        <w:rPr>
          <w:rFonts w:eastAsia="Georgia"/>
        </w:rPr>
        <w:t>"You've been waiting your entire career to say that, haven't you?"</w:t>
      </w:r>
    </w:p>
    <w:p w14:paraId="5C9C39C3" w14:textId="77777777" w:rsidR="00A1675C" w:rsidRDefault="00000000">
      <w:pPr>
        <w:spacing w:before="40" w:after="120"/>
      </w:pPr>
      <w:r>
        <w:rPr>
          <w:rFonts w:eastAsia="Georgia"/>
        </w:rPr>
        <w:t>"Possibly."</w:t>
      </w:r>
    </w:p>
    <w:p w14:paraId="7060CD72" w14:textId="77777777" w:rsidR="00A1675C" w:rsidRDefault="00000000">
      <w:pPr>
        <w:ind w:firstLine="432"/>
      </w:pPr>
      <w:r>
        <w:rPr>
          <w:rFonts w:eastAsia="Georgia"/>
        </w:rPr>
        <w:t>Trevor looked around.</w:t>
      </w:r>
    </w:p>
    <w:p w14:paraId="4CB685ED" w14:textId="77777777" w:rsidR="00A1675C" w:rsidRDefault="00000000">
      <w:pPr>
        <w:spacing w:before="40" w:after="120"/>
      </w:pPr>
      <w:r>
        <w:rPr>
          <w:rFonts w:eastAsia="Georgia"/>
        </w:rPr>
        <w:t>"If time has stopped, why are we moving?"</w:t>
      </w:r>
    </w:p>
    <w:p w14:paraId="113CA426" w14:textId="77777777" w:rsidR="00A1675C" w:rsidRDefault="00000000">
      <w:pPr>
        <w:ind w:firstLine="432"/>
      </w:pPr>
      <w:r>
        <w:rPr>
          <w:rFonts w:eastAsia="Georgia"/>
        </w:rPr>
        <w:t>Barbarian nodded.</w:t>
      </w:r>
    </w:p>
    <w:p w14:paraId="5E72117B" w14:textId="77777777" w:rsidR="00A1675C" w:rsidRDefault="00000000">
      <w:pPr>
        <w:spacing w:before="40" w:after="120"/>
      </w:pPr>
      <w:r>
        <w:rPr>
          <w:rFonts w:eastAsia="Georgia"/>
        </w:rPr>
        <w:t>"Good question."</w:t>
      </w:r>
    </w:p>
    <w:p w14:paraId="5915870E" w14:textId="77777777" w:rsidR="00A1675C" w:rsidRDefault="00000000">
      <w:pPr>
        <w:ind w:firstLine="432"/>
      </w:pPr>
      <w:r>
        <w:rPr>
          <w:rFonts w:eastAsia="Georgia"/>
        </w:rPr>
        <w:t>Derek thought.</w:t>
      </w:r>
    </w:p>
    <w:p w14:paraId="29EB0917" w14:textId="77777777" w:rsidR="00A1675C" w:rsidRDefault="00000000">
      <w:pPr>
        <w:spacing w:before="40" w:after="120"/>
      </w:pPr>
      <w:r>
        <w:rPr>
          <w:rFonts w:eastAsia="Georgia"/>
        </w:rPr>
        <w:t>"Because our local physical processes haven't stopped."</w:t>
      </w:r>
    </w:p>
    <w:p w14:paraId="38C88B80" w14:textId="77777777" w:rsidR="00A1675C" w:rsidRDefault="00000000">
      <w:pPr>
        <w:spacing w:before="40" w:after="120"/>
      </w:pPr>
      <w:r>
        <w:rPr>
          <w:rFonts w:eastAsia="Georgia"/>
        </w:rPr>
        <w:t>"Perhaps."</w:t>
      </w:r>
    </w:p>
    <w:p w14:paraId="009C86AB" w14:textId="77777777" w:rsidR="00A1675C" w:rsidRDefault="00000000">
      <w:pPr>
        <w:spacing w:before="40" w:after="120"/>
      </w:pPr>
      <w:r>
        <w:rPr>
          <w:rFonts w:eastAsia="Georgia"/>
        </w:rPr>
        <w:t>"Then time hasn't stopped."</w:t>
      </w:r>
    </w:p>
    <w:p w14:paraId="0FE70772" w14:textId="77777777" w:rsidR="00A1675C" w:rsidRDefault="00000000">
      <w:pPr>
        <w:ind w:firstLine="432"/>
      </w:pPr>
      <w:r>
        <w:rPr>
          <w:rFonts w:eastAsia="Georgia"/>
        </w:rPr>
        <w:t>Barbarian smiled.</w:t>
      </w:r>
    </w:p>
    <w:p w14:paraId="2D15522B" w14:textId="77777777" w:rsidR="00A1675C" w:rsidRDefault="00000000">
      <w:pPr>
        <w:spacing w:before="40" w:after="120"/>
      </w:pPr>
      <w:r>
        <w:rPr>
          <w:rFonts w:eastAsia="Georgia"/>
        </w:rPr>
        <w:t>"Perhaps."</w:t>
      </w:r>
    </w:p>
    <w:p w14:paraId="25FE11FA" w14:textId="77777777" w:rsidR="00A1675C" w:rsidRDefault="00000000">
      <w:pPr>
        <w:ind w:firstLine="432"/>
      </w:pPr>
      <w:r>
        <w:rPr>
          <w:rFonts w:eastAsia="Georgia"/>
        </w:rPr>
        <w:t>Weinstein looked annoyed.</w:t>
      </w:r>
    </w:p>
    <w:p w14:paraId="1F04778E" w14:textId="77777777" w:rsidR="00A1675C" w:rsidRDefault="00000000">
      <w:pPr>
        <w:spacing w:before="40" w:after="120"/>
      </w:pPr>
      <w:r>
        <w:rPr>
          <w:rFonts w:eastAsia="Georgia"/>
        </w:rPr>
        <w:t>"You're enjoying this."</w:t>
      </w:r>
    </w:p>
    <w:p w14:paraId="096B489C" w14:textId="77777777" w:rsidR="00A1675C" w:rsidRDefault="00000000">
      <w:pPr>
        <w:spacing w:before="40" w:after="120"/>
      </w:pPr>
      <w:r>
        <w:rPr>
          <w:rFonts w:eastAsia="Georgia"/>
        </w:rPr>
        <w:t>"Immensely."</w:t>
      </w:r>
    </w:p>
    <w:p w14:paraId="73CD4579" w14:textId="77777777" w:rsidR="00A1675C" w:rsidRDefault="00000000">
      <w:pPr>
        <w:spacing w:before="40" w:after="120"/>
      </w:pPr>
      <w:r>
        <w:rPr>
          <w:rFonts w:eastAsia="Georgia"/>
        </w:rPr>
        <w:t>"Why?"</w:t>
      </w:r>
    </w:p>
    <w:p w14:paraId="24EF2F61" w14:textId="77777777" w:rsidR="00A1675C" w:rsidRDefault="00000000">
      <w:pPr>
        <w:spacing w:before="40" w:after="120"/>
      </w:pPr>
      <w:r>
        <w:rPr>
          <w:rFonts w:eastAsia="Georgia"/>
        </w:rPr>
        <w:t>"Because you're trying to make the word 'time' do too much work."</w:t>
      </w:r>
    </w:p>
    <w:p w14:paraId="06F95437" w14:textId="77777777" w:rsidR="00A1675C" w:rsidRDefault="00000000">
      <w:pPr>
        <w:ind w:firstLine="432"/>
      </w:pPr>
      <w:r>
        <w:rPr>
          <w:rFonts w:eastAsia="Georgia"/>
        </w:rPr>
        <w:t>Weinstein folded his arms.</w:t>
      </w:r>
    </w:p>
    <w:p w14:paraId="26206965" w14:textId="77777777" w:rsidR="00A1675C" w:rsidRDefault="00000000">
      <w:pPr>
        <w:spacing w:before="40" w:after="120"/>
      </w:pPr>
      <w:r>
        <w:rPr>
          <w:rFonts w:eastAsia="Georgia"/>
        </w:rPr>
        <w:t>"Explain."</w:t>
      </w:r>
    </w:p>
    <w:p w14:paraId="44780FFF" w14:textId="77777777" w:rsidR="00A1675C" w:rsidRDefault="00000000">
      <w:pPr>
        <w:ind w:firstLine="432"/>
      </w:pPr>
      <w:r>
        <w:rPr>
          <w:rFonts w:eastAsia="Georgia"/>
        </w:rPr>
        <w:t>Barbarian gestured around the quiet garden.</w:t>
      </w:r>
    </w:p>
    <w:p w14:paraId="4D0A8E57" w14:textId="77777777" w:rsidR="00A1675C" w:rsidRDefault="00000000">
      <w:pPr>
        <w:spacing w:before="40" w:after="120"/>
      </w:pPr>
      <w:r>
        <w:rPr>
          <w:rFonts w:eastAsia="Georgia"/>
        </w:rPr>
        <w:t>"Suppose there is no fundamental time variable ticking behind reality."</w:t>
      </w:r>
    </w:p>
    <w:p w14:paraId="29037E3E" w14:textId="77777777" w:rsidR="00A1675C" w:rsidRDefault="00000000">
      <w:pPr>
        <w:spacing w:before="40" w:after="120"/>
      </w:pPr>
      <w:r>
        <w:rPr>
          <w:rFonts w:eastAsia="Georgia"/>
        </w:rPr>
        <w:t>"All right."</w:t>
      </w:r>
    </w:p>
    <w:p w14:paraId="060ED3D0" w14:textId="77777777" w:rsidR="00A1675C" w:rsidRDefault="00000000">
      <w:pPr>
        <w:spacing w:before="40" w:after="120"/>
      </w:pPr>
      <w:r>
        <w:rPr>
          <w:rFonts w:eastAsia="Georgia"/>
        </w:rPr>
        <w:t>"Suppose instead there are physical configurations."</w:t>
      </w:r>
    </w:p>
    <w:p w14:paraId="01E08A63" w14:textId="77777777" w:rsidR="00A1675C" w:rsidRDefault="00000000">
      <w:pPr>
        <w:ind w:firstLine="432"/>
      </w:pPr>
      <w:r>
        <w:rPr>
          <w:rFonts w:eastAsia="Georgia"/>
        </w:rPr>
        <w:t>He pointed to the frozen plane.</w:t>
      </w:r>
    </w:p>
    <w:p w14:paraId="1E29B7CE" w14:textId="77777777" w:rsidR="00A1675C" w:rsidRDefault="00000000">
      <w:pPr>
        <w:spacing w:before="40" w:after="120"/>
      </w:pPr>
      <w:r>
        <w:rPr>
          <w:rFonts w:eastAsia="Georgia"/>
        </w:rPr>
        <w:t>"One configuration contains that plane in one position."</w:t>
      </w:r>
    </w:p>
    <w:p w14:paraId="417D2A63" w14:textId="77777777" w:rsidR="00A1675C" w:rsidRDefault="00000000">
      <w:pPr>
        <w:ind w:firstLine="432"/>
      </w:pPr>
      <w:r>
        <w:rPr>
          <w:rFonts w:eastAsia="Georgia"/>
        </w:rPr>
        <w:t>He pointed to the garden.</w:t>
      </w:r>
    </w:p>
    <w:p w14:paraId="79CFEC8E" w14:textId="77777777" w:rsidR="00A1675C" w:rsidRDefault="00000000">
      <w:pPr>
        <w:spacing w:before="40" w:after="120"/>
      </w:pPr>
      <w:r>
        <w:rPr>
          <w:rFonts w:eastAsia="Georgia"/>
        </w:rPr>
        <w:t>"Another contains it somewhere else."</w:t>
      </w:r>
    </w:p>
    <w:p w14:paraId="38B30690" w14:textId="77777777" w:rsidR="00A1675C" w:rsidRDefault="00000000">
      <w:pPr>
        <w:ind w:firstLine="432"/>
      </w:pPr>
      <w:r>
        <w:rPr>
          <w:rFonts w:eastAsia="Georgia"/>
        </w:rPr>
        <w:t>He pointed at the clocks.</w:t>
      </w:r>
    </w:p>
    <w:p w14:paraId="470F8945" w14:textId="77777777" w:rsidR="00A1675C" w:rsidRDefault="00000000">
      <w:pPr>
        <w:spacing w:before="40" w:after="120"/>
      </w:pPr>
      <w:r>
        <w:rPr>
          <w:rFonts w:eastAsia="Georgia"/>
        </w:rPr>
        <w:t>"The clocks are physical systems within those configurations."</w:t>
      </w:r>
    </w:p>
    <w:p w14:paraId="3A11F66E" w14:textId="77777777" w:rsidR="00A1675C" w:rsidRDefault="00000000">
      <w:pPr>
        <w:ind w:firstLine="432"/>
      </w:pPr>
      <w:r>
        <w:rPr>
          <w:rFonts w:eastAsia="Georgia"/>
        </w:rPr>
        <w:t>He pointed at Trevor.</w:t>
      </w:r>
    </w:p>
    <w:p w14:paraId="5E27B60C" w14:textId="77777777" w:rsidR="00A1675C" w:rsidRDefault="00000000">
      <w:pPr>
        <w:spacing w:before="40" w:after="120"/>
      </w:pPr>
      <w:r>
        <w:rPr>
          <w:rFonts w:eastAsia="Georgia"/>
        </w:rPr>
        <w:t>"And so are we."</w:t>
      </w:r>
    </w:p>
    <w:p w14:paraId="347FCD44" w14:textId="77777777" w:rsidR="00A1675C" w:rsidRDefault="00000000">
      <w:pPr>
        <w:ind w:firstLine="432"/>
      </w:pPr>
      <w:r>
        <w:rPr>
          <w:rFonts w:eastAsia="Georgia"/>
        </w:rPr>
        <w:t>Trevor nodded.</w:t>
      </w:r>
    </w:p>
    <w:p w14:paraId="25F27A8D" w14:textId="77777777" w:rsidR="00A1675C" w:rsidRDefault="00000000">
      <w:pPr>
        <w:spacing w:before="40" w:after="120"/>
      </w:pPr>
      <w:r>
        <w:rPr>
          <w:rFonts w:eastAsia="Georgia"/>
        </w:rPr>
        <w:t>"Yes."</w:t>
      </w:r>
    </w:p>
    <w:p w14:paraId="62544CAF" w14:textId="77777777" w:rsidR="00A1675C" w:rsidRDefault="00000000">
      <w:pPr>
        <w:spacing w:before="40" w:after="120"/>
      </w:pPr>
      <w:r>
        <w:rPr>
          <w:rFonts w:eastAsia="Georgia"/>
        </w:rPr>
        <w:t>"So if we move from one configuration to another while the clocks don't advance, the clocks don't provide the ordering."</w:t>
      </w:r>
    </w:p>
    <w:p w14:paraId="570ED121" w14:textId="77777777" w:rsidR="00A1675C" w:rsidRDefault="00000000">
      <w:pPr>
        <w:ind w:firstLine="432"/>
      </w:pPr>
      <w:r>
        <w:rPr>
          <w:rFonts w:eastAsia="Georgia"/>
        </w:rPr>
        <w:t>Derek understood.</w:t>
      </w:r>
    </w:p>
    <w:p w14:paraId="6E79CCFB" w14:textId="77777777" w:rsidR="00A1675C" w:rsidRDefault="00000000">
      <w:pPr>
        <w:spacing w:before="40" w:after="120"/>
      </w:pPr>
      <w:r>
        <w:rPr>
          <w:rFonts w:eastAsia="Georgia"/>
        </w:rPr>
        <w:t>"The relationships do."</w:t>
      </w:r>
    </w:p>
    <w:p w14:paraId="51B9ABE6" w14:textId="77777777" w:rsidR="00A1675C" w:rsidRDefault="00000000">
      <w:pPr>
        <w:spacing w:before="40" w:after="120"/>
      </w:pPr>
      <w:r>
        <w:rPr>
          <w:rFonts w:eastAsia="Georgia"/>
        </w:rPr>
        <w:t>"Exactly."</w:t>
      </w:r>
    </w:p>
    <w:p w14:paraId="5B0473FD" w14:textId="77777777" w:rsidR="00A1675C" w:rsidRDefault="00000000">
      <w:pPr>
        <w:ind w:firstLine="432"/>
      </w:pPr>
      <w:r>
        <w:rPr>
          <w:rFonts w:eastAsia="Georgia"/>
        </w:rPr>
        <w:t>Weinstein frowned.</w:t>
      </w:r>
    </w:p>
    <w:p w14:paraId="54E29E28" w14:textId="77777777" w:rsidR="00A1675C" w:rsidRDefault="00000000">
      <w:pPr>
        <w:spacing w:before="40" w:after="120"/>
      </w:pPr>
      <w:r>
        <w:rPr>
          <w:rFonts w:eastAsia="Georgia"/>
        </w:rPr>
        <w:t>"But then what has happened to the time coordinate in the equations?"</w:t>
      </w:r>
    </w:p>
    <w:p w14:paraId="14DA37EE" w14:textId="77777777" w:rsidR="00A1675C" w:rsidRDefault="00000000">
      <w:pPr>
        <w:ind w:firstLine="432"/>
      </w:pPr>
      <w:r>
        <w:rPr>
          <w:rFonts w:eastAsia="Georgia"/>
        </w:rPr>
        <w:t>Barbarian smiled.</w:t>
      </w:r>
    </w:p>
    <w:p w14:paraId="12A05F4F" w14:textId="77777777" w:rsidR="00A1675C" w:rsidRDefault="00000000">
      <w:pPr>
        <w:spacing w:before="40" w:after="120"/>
      </w:pPr>
      <w:r>
        <w:rPr>
          <w:rFonts w:eastAsia="Georgia"/>
        </w:rPr>
        <w:t>"Nothing."</w:t>
      </w:r>
    </w:p>
    <w:p w14:paraId="2D7515DE" w14:textId="77777777" w:rsidR="00A1675C" w:rsidRDefault="00000000">
      <w:pPr>
        <w:spacing w:before="40" w:after="120"/>
      </w:pPr>
      <w:r>
        <w:rPr>
          <w:rFonts w:eastAsia="Georgia"/>
        </w:rPr>
        <w:t>"Nothing?"</w:t>
      </w:r>
    </w:p>
    <w:p w14:paraId="7FD4BA04" w14:textId="77777777" w:rsidR="00A1675C" w:rsidRDefault="00000000">
      <w:pPr>
        <w:spacing w:before="40" w:after="120"/>
      </w:pPr>
      <w:r>
        <w:rPr>
          <w:rFonts w:eastAsia="Georgia"/>
        </w:rPr>
        <w:t>"The equations remain useful."</w:t>
      </w:r>
    </w:p>
    <w:p w14:paraId="1EF11986" w14:textId="77777777" w:rsidR="00A1675C" w:rsidRDefault="00000000">
      <w:pPr>
        <w:spacing w:before="40" w:after="120"/>
      </w:pPr>
      <w:r>
        <w:rPr>
          <w:rFonts w:eastAsia="Georgia"/>
        </w:rPr>
        <w:t>"Then you aren't denying time in physics."</w:t>
      </w:r>
    </w:p>
    <w:p w14:paraId="226CFD14" w14:textId="77777777" w:rsidR="00A1675C" w:rsidRDefault="00000000">
      <w:pPr>
        <w:spacing w:before="40" w:after="120"/>
      </w:pPr>
      <w:r>
        <w:rPr>
          <w:rFonts w:eastAsia="Georgia"/>
        </w:rPr>
        <w:t>"I'm denying that the symbol t must correspond to a fundamental substance flowing through the universe."</w:t>
      </w:r>
    </w:p>
    <w:p w14:paraId="4A35A21C" w14:textId="77777777" w:rsidR="00A1675C" w:rsidRDefault="00000000">
      <w:pPr>
        <w:ind w:firstLine="432"/>
      </w:pPr>
      <w:r>
        <w:rPr>
          <w:rFonts w:eastAsia="Georgia"/>
        </w:rPr>
        <w:t>Weinstein nodded slowly.</w:t>
      </w:r>
    </w:p>
    <w:p w14:paraId="0698EEB5" w14:textId="77777777" w:rsidR="00A1675C" w:rsidRDefault="00000000">
      <w:pPr>
        <w:spacing w:before="40" w:after="120"/>
      </w:pPr>
      <w:r>
        <w:rPr>
          <w:rFonts w:eastAsia="Georgia"/>
        </w:rPr>
        <w:t>"That's more defensible."</w:t>
      </w:r>
    </w:p>
    <w:p w14:paraId="340A43C3" w14:textId="77777777" w:rsidR="00A1675C" w:rsidRDefault="00000000">
      <w:pPr>
        <w:spacing w:before="40" w:after="120"/>
      </w:pPr>
      <w:r>
        <w:rPr>
          <w:rFonts w:eastAsia="Georgia"/>
        </w:rPr>
        <w:t>"Much."</w:t>
      </w:r>
    </w:p>
    <w:p w14:paraId="08D6578D" w14:textId="25D1E876" w:rsidR="00A1675C" w:rsidRDefault="003434B6">
      <w:pPr>
        <w:ind w:firstLine="432"/>
      </w:pPr>
      <w:r>
        <w:rPr>
          <w:rFonts w:eastAsia="Georgia"/>
        </w:rPr>
        <w:t>Penny looked at the strangely frozen plane.</w:t>
      </w:r>
    </w:p>
    <w:p w14:paraId="21E9692F" w14:textId="77777777" w:rsidR="00A1675C" w:rsidRDefault="00000000">
      <w:pPr>
        <w:spacing w:before="40" w:after="120"/>
      </w:pPr>
      <w:r>
        <w:rPr>
          <w:rFonts w:eastAsia="Georgia"/>
        </w:rPr>
        <w:t>"So what we're seeing is a physical configuration in which the clocks aren't advancing."</w:t>
      </w:r>
    </w:p>
    <w:p w14:paraId="1274E2F4" w14:textId="77777777" w:rsidR="00A1675C" w:rsidRDefault="00000000">
      <w:pPr>
        <w:spacing w:before="40" w:after="120"/>
      </w:pPr>
      <w:r>
        <w:rPr>
          <w:rFonts w:eastAsia="Georgia"/>
        </w:rPr>
        <w:t>"Yes."</w:t>
      </w:r>
    </w:p>
    <w:p w14:paraId="29336AEE" w14:textId="77777777" w:rsidR="00A1675C" w:rsidRDefault="00000000">
      <w:pPr>
        <w:spacing w:before="40" w:after="120"/>
      </w:pPr>
      <w:r>
        <w:rPr>
          <w:rFonts w:eastAsia="Georgia"/>
        </w:rPr>
        <w:t>"But we're still changing."</w:t>
      </w:r>
    </w:p>
    <w:p w14:paraId="349A0075" w14:textId="77777777" w:rsidR="00A1675C" w:rsidRDefault="00000000">
      <w:pPr>
        <w:spacing w:before="40" w:after="120"/>
      </w:pPr>
      <w:r>
        <w:rPr>
          <w:rFonts w:eastAsia="Georgia"/>
        </w:rPr>
        <w:t>"Yes."</w:t>
      </w:r>
    </w:p>
    <w:p w14:paraId="131053BC" w14:textId="77777777" w:rsidR="00A1675C" w:rsidRDefault="00000000">
      <w:pPr>
        <w:spacing w:before="40" w:after="120"/>
      </w:pPr>
      <w:r>
        <w:rPr>
          <w:rFonts w:eastAsia="Georgia"/>
        </w:rPr>
        <w:t>"Then the clocks aren't fundamental."</w:t>
      </w:r>
    </w:p>
    <w:p w14:paraId="746914DB" w14:textId="77777777" w:rsidR="00A1675C" w:rsidRDefault="00000000">
      <w:pPr>
        <w:spacing w:before="40" w:after="120"/>
      </w:pPr>
      <w:r>
        <w:rPr>
          <w:rFonts w:eastAsia="Georgia"/>
        </w:rPr>
        <w:t>"No."</w:t>
      </w:r>
    </w:p>
    <w:p w14:paraId="7E521349" w14:textId="77777777" w:rsidR="00A1675C" w:rsidRDefault="00000000">
      <w:pPr>
        <w:spacing w:before="40" w:after="120"/>
      </w:pPr>
      <w:r>
        <w:rPr>
          <w:rFonts w:eastAsia="Georgia"/>
        </w:rPr>
        <w:t>"They're just one type of physical process."</w:t>
      </w:r>
    </w:p>
    <w:p w14:paraId="2DBACFEE" w14:textId="77777777" w:rsidR="00A1675C" w:rsidRDefault="00000000">
      <w:pPr>
        <w:spacing w:before="40" w:after="120"/>
      </w:pPr>
      <w:r>
        <w:rPr>
          <w:rFonts w:eastAsia="Georgia"/>
        </w:rPr>
        <w:t>"Exactly."</w:t>
      </w:r>
    </w:p>
    <w:p w14:paraId="72C7B367" w14:textId="77777777" w:rsidR="00A1675C" w:rsidRDefault="00000000">
      <w:pPr>
        <w:ind w:firstLine="432"/>
      </w:pPr>
      <w:r>
        <w:rPr>
          <w:rFonts w:eastAsia="Georgia"/>
        </w:rPr>
        <w:t>Derek carefully looked at the brass silent clock.</w:t>
      </w:r>
    </w:p>
    <w:p w14:paraId="723A5D5E" w14:textId="77777777" w:rsidR="00A1675C" w:rsidRDefault="00000000">
      <w:pPr>
        <w:spacing w:before="40" w:after="120"/>
      </w:pPr>
      <w:r>
        <w:rPr>
          <w:rFonts w:eastAsia="Georgia"/>
        </w:rPr>
        <w:t>"And this one is somehow associated with a different sequence of configurations."</w:t>
      </w:r>
    </w:p>
    <w:p w14:paraId="441CCF2B" w14:textId="77777777" w:rsidR="00A1675C" w:rsidRDefault="00000000">
      <w:pPr>
        <w:ind w:firstLine="432"/>
      </w:pPr>
      <w:r>
        <w:rPr>
          <w:rFonts w:eastAsia="Georgia"/>
        </w:rPr>
        <w:t>Barbarian nodded.</w:t>
      </w:r>
    </w:p>
    <w:p w14:paraId="20446D61" w14:textId="77777777" w:rsidR="00A1675C" w:rsidRDefault="00000000">
      <w:pPr>
        <w:spacing w:before="40" w:after="120"/>
      </w:pPr>
      <w:r>
        <w:rPr>
          <w:rFonts w:eastAsia="Georgia"/>
        </w:rPr>
        <w:t>"Perhaps."</w:t>
      </w:r>
    </w:p>
    <w:p w14:paraId="7C24E406" w14:textId="77777777" w:rsidR="00A1675C" w:rsidRDefault="00000000">
      <w:pPr>
        <w:ind w:firstLine="432"/>
      </w:pPr>
      <w:r>
        <w:rPr>
          <w:rFonts w:eastAsia="Georgia"/>
        </w:rPr>
        <w:t>Derek gently smiled.</w:t>
      </w:r>
    </w:p>
    <w:p w14:paraId="2E4CA674" w14:textId="77777777" w:rsidR="00A1675C" w:rsidRDefault="00000000">
      <w:pPr>
        <w:spacing w:before="40" w:after="120"/>
      </w:pPr>
      <w:r>
        <w:rPr>
          <w:rFonts w:eastAsia="Georgia"/>
        </w:rPr>
        <w:t>"Well, that settles it."</w:t>
      </w:r>
    </w:p>
    <w:p w14:paraId="4D9A75C0" w14:textId="77777777" w:rsidR="00A1675C" w:rsidRDefault="00000000">
      <w:pPr>
        <w:ind w:firstLine="432"/>
      </w:pPr>
      <w:r>
        <w:rPr>
          <w:rFonts w:eastAsia="Georgia"/>
        </w:rPr>
        <w:t>Trevor looked at him.</w:t>
      </w:r>
    </w:p>
    <w:p w14:paraId="39A416C6" w14:textId="77777777" w:rsidR="00A1675C" w:rsidRDefault="00000000">
      <w:pPr>
        <w:spacing w:before="40" w:after="120"/>
      </w:pPr>
      <w:r>
        <w:rPr>
          <w:rFonts w:eastAsia="Georgia"/>
        </w:rPr>
        <w:t>"What?"</w:t>
      </w:r>
    </w:p>
    <w:p w14:paraId="670A8378" w14:textId="77777777" w:rsidR="00A1675C" w:rsidRDefault="00000000">
      <w:pPr>
        <w:spacing w:before="40" w:after="120"/>
      </w:pPr>
      <w:r>
        <w:rPr>
          <w:rFonts w:eastAsia="Georgia"/>
        </w:rPr>
        <w:t>"We've learned something."</w:t>
      </w:r>
    </w:p>
    <w:p w14:paraId="19626EC2" w14:textId="77777777" w:rsidR="00A1675C" w:rsidRDefault="00000000">
      <w:pPr>
        <w:spacing w:before="40" w:after="120"/>
      </w:pPr>
      <w:r>
        <w:rPr>
          <w:rFonts w:eastAsia="Georgia"/>
        </w:rPr>
        <w:t>"What?"</w:t>
      </w:r>
    </w:p>
    <w:p w14:paraId="703FCBFC" w14:textId="77777777" w:rsidR="00A1675C" w:rsidRDefault="00000000">
      <w:pPr>
        <w:spacing w:before="40" w:after="120"/>
      </w:pPr>
      <w:r>
        <w:rPr>
          <w:rFonts w:eastAsia="Georgia"/>
        </w:rPr>
        <w:t>"That the clock isn't measuring some universal time."</w:t>
      </w:r>
    </w:p>
    <w:p w14:paraId="5A8175A3" w14:textId="77777777" w:rsidR="00A1675C" w:rsidRDefault="00000000">
      <w:pPr>
        <w:spacing w:before="40" w:after="120"/>
      </w:pPr>
      <w:r>
        <w:rPr>
          <w:rFonts w:eastAsia="Georgia"/>
        </w:rPr>
        <w:t>"Right."</w:t>
      </w:r>
    </w:p>
    <w:p w14:paraId="338AC80E" w14:textId="77777777" w:rsidR="00A1675C" w:rsidRDefault="00000000">
      <w:pPr>
        <w:spacing w:before="40" w:after="120"/>
      </w:pPr>
      <w:r>
        <w:rPr>
          <w:rFonts w:eastAsia="Georgia"/>
        </w:rPr>
        <w:t>"It is measuring something physical."</w:t>
      </w:r>
    </w:p>
    <w:p w14:paraId="6E2992C1" w14:textId="77777777" w:rsidR="00A1675C" w:rsidRDefault="00000000">
      <w:pPr>
        <w:spacing w:before="40" w:after="120"/>
      </w:pPr>
      <w:r>
        <w:rPr>
          <w:rFonts w:eastAsia="Georgia"/>
        </w:rPr>
        <w:t>"Yes."</w:t>
      </w:r>
    </w:p>
    <w:p w14:paraId="4BEFF5DE" w14:textId="77777777" w:rsidR="00A1675C" w:rsidRDefault="00000000">
      <w:pPr>
        <w:spacing w:before="40" w:after="120"/>
      </w:pPr>
      <w:r>
        <w:rPr>
          <w:rFonts w:eastAsia="Georgia"/>
        </w:rPr>
        <w:t>"And that physical process can disagree with other physical processes."</w:t>
      </w:r>
    </w:p>
    <w:p w14:paraId="4FB813F3" w14:textId="77777777" w:rsidR="00A1675C" w:rsidRDefault="00000000">
      <w:pPr>
        <w:spacing w:before="40" w:after="120"/>
      </w:pPr>
      <w:r>
        <w:rPr>
          <w:rFonts w:eastAsia="Georgia"/>
        </w:rPr>
        <w:t>"Yes."</w:t>
      </w:r>
    </w:p>
    <w:p w14:paraId="63E223FF" w14:textId="3A00410E" w:rsidR="00A1675C" w:rsidRDefault="003434B6">
      <w:pPr>
        <w:ind w:firstLine="432"/>
      </w:pPr>
      <w:r>
        <w:rPr>
          <w:rFonts w:eastAsia="Georgia"/>
        </w:rPr>
        <w:t>Penny gently smiled.</w:t>
      </w:r>
    </w:p>
    <w:p w14:paraId="758BDBDA" w14:textId="77777777" w:rsidR="00A1675C" w:rsidRDefault="00000000">
      <w:pPr>
        <w:spacing w:before="40" w:after="120"/>
      </w:pPr>
      <w:r>
        <w:rPr>
          <w:rFonts w:eastAsia="Georgia"/>
        </w:rPr>
        <w:t>"Which is exactly what relativity already told us."</w:t>
      </w:r>
    </w:p>
    <w:p w14:paraId="117E41D2" w14:textId="77777777" w:rsidR="00A1675C" w:rsidRDefault="00000000">
      <w:pPr>
        <w:ind w:firstLine="432"/>
      </w:pPr>
      <w:r>
        <w:rPr>
          <w:rFonts w:eastAsia="Georgia"/>
        </w:rPr>
        <w:t>Derek nodded.</w:t>
      </w:r>
    </w:p>
    <w:p w14:paraId="33AFC013" w14:textId="77777777" w:rsidR="00A1675C" w:rsidRDefault="00000000">
      <w:pPr>
        <w:spacing w:before="40" w:after="120"/>
      </w:pPr>
      <w:r>
        <w:rPr>
          <w:rFonts w:eastAsia="Georgia"/>
        </w:rPr>
        <w:t>"Yes."</w:t>
      </w:r>
    </w:p>
    <w:p w14:paraId="786867E0" w14:textId="77777777" w:rsidR="00A1675C" w:rsidRDefault="00000000">
      <w:pPr>
        <w:ind w:firstLine="432"/>
      </w:pPr>
      <w:r>
        <w:rPr>
          <w:rFonts w:eastAsia="Georgia"/>
        </w:rPr>
        <w:t>Weinstein looked thoughtful.</w:t>
      </w:r>
    </w:p>
    <w:p w14:paraId="5865E772" w14:textId="77777777" w:rsidR="00A1675C" w:rsidRDefault="00000000">
      <w:pPr>
        <w:spacing w:before="40" w:after="120"/>
      </w:pPr>
      <w:r>
        <w:rPr>
          <w:rFonts w:eastAsia="Georgia"/>
        </w:rPr>
        <w:t>"And yet this is different."</w:t>
      </w:r>
    </w:p>
    <w:p w14:paraId="586CEFFB" w14:textId="77777777" w:rsidR="00A1675C" w:rsidRDefault="00000000">
      <w:pPr>
        <w:spacing w:before="40" w:after="120"/>
      </w:pPr>
      <w:r>
        <w:rPr>
          <w:rFonts w:eastAsia="Georgia"/>
        </w:rPr>
        <w:t>"Why?"</w:t>
      </w:r>
    </w:p>
    <w:p w14:paraId="663F5BC7" w14:textId="77777777" w:rsidR="00A1675C" w:rsidRDefault="00000000">
      <w:pPr>
        <w:spacing w:before="40" w:after="120"/>
      </w:pPr>
      <w:r>
        <w:rPr>
          <w:rFonts w:eastAsia="Georgia"/>
        </w:rPr>
        <w:t>"Because in ordinary relativity, the clocks disagree according to the geometry of spacetime."</w:t>
      </w:r>
    </w:p>
    <w:p w14:paraId="27B0DB34" w14:textId="77777777" w:rsidR="00A1675C" w:rsidRDefault="00000000">
      <w:pPr>
        <w:ind w:firstLine="432"/>
      </w:pPr>
      <w:r>
        <w:rPr>
          <w:rFonts w:eastAsia="Georgia"/>
        </w:rPr>
        <w:t>Barbarian nodded.</w:t>
      </w:r>
    </w:p>
    <w:p w14:paraId="46D621AC" w14:textId="77777777" w:rsidR="00A1675C" w:rsidRDefault="00000000">
      <w:pPr>
        <w:spacing w:before="40" w:after="120"/>
      </w:pPr>
      <w:r>
        <w:rPr>
          <w:rFonts w:eastAsia="Georgia"/>
        </w:rPr>
        <w:t>"And here?"</w:t>
      </w:r>
    </w:p>
    <w:p w14:paraId="1FD69DC6" w14:textId="77777777" w:rsidR="00A1675C" w:rsidRDefault="00000000">
      <w:pPr>
        <w:ind w:firstLine="432"/>
      </w:pPr>
      <w:r>
        <w:rPr>
          <w:rFonts w:eastAsia="Georgia"/>
        </w:rPr>
        <w:t>Weinstein pointed at the frozen garden.</w:t>
      </w:r>
    </w:p>
    <w:p w14:paraId="076F8A0D" w14:textId="77777777" w:rsidR="00A1675C" w:rsidRDefault="00000000">
      <w:pPr>
        <w:spacing w:before="40" w:after="120"/>
      </w:pPr>
      <w:r>
        <w:rPr>
          <w:rFonts w:eastAsia="Georgia"/>
        </w:rPr>
        <w:t>"We have no idea what geometry we're dealing with."</w:t>
      </w:r>
    </w:p>
    <w:p w14:paraId="5D0FD562" w14:textId="77777777" w:rsidR="00A1675C" w:rsidRDefault="00000000">
      <w:pPr>
        <w:ind w:firstLine="432"/>
      </w:pPr>
      <w:r>
        <w:rPr>
          <w:rFonts w:eastAsia="Georgia"/>
        </w:rPr>
        <w:t>Barbarian gently smiled.</w:t>
      </w:r>
    </w:p>
    <w:p w14:paraId="437A0770" w14:textId="77777777" w:rsidR="00A1675C" w:rsidRDefault="00000000">
      <w:pPr>
        <w:spacing w:before="40" w:after="120"/>
      </w:pPr>
      <w:r>
        <w:rPr>
          <w:rFonts w:eastAsia="Georgia"/>
        </w:rPr>
        <w:t>"Now you've reached the interesting part."</w:t>
      </w:r>
    </w:p>
    <w:p w14:paraId="3B7C30AD" w14:textId="77777777" w:rsidR="00A1675C" w:rsidRDefault="00000000">
      <w:pPr>
        <w:ind w:firstLine="432"/>
      </w:pPr>
      <w:r>
        <w:rPr>
          <w:rFonts w:eastAsia="Georgia"/>
        </w:rPr>
        <w:t>The bird suddenly moved. It flew away. The leaves rustled.</w:t>
      </w:r>
    </w:p>
    <w:p w14:paraId="26642049" w14:textId="77777777" w:rsidR="00A1675C" w:rsidRDefault="00000000">
      <w:pPr>
        <w:ind w:firstLine="432"/>
      </w:pPr>
      <w:r>
        <w:rPr>
          <w:rFonts w:eastAsia="Georgia"/>
        </w:rPr>
        <w:t>the distant plane continued across the sky. The cloud moved. Water rippled in the pond.</w:t>
      </w:r>
    </w:p>
    <w:p w14:paraId="6A375647" w14:textId="77777777" w:rsidR="00A1675C" w:rsidRDefault="00000000">
      <w:pPr>
        <w:ind w:firstLine="432"/>
      </w:pPr>
      <w:r>
        <w:rPr>
          <w:rFonts w:eastAsia="Georgia"/>
        </w:rPr>
        <w:t>All the clocks began ticking again. 11:17:01. Then 11:17:02.</w:t>
      </w:r>
    </w:p>
    <w:p w14:paraId="67F5BFC0" w14:textId="77777777" w:rsidR="00A1675C" w:rsidRDefault="00000000">
      <w:pPr>
        <w:ind w:firstLine="432"/>
      </w:pPr>
      <w:r>
        <w:rPr>
          <w:rFonts w:eastAsia="Georgia"/>
        </w:rPr>
        <w:t>Then 11:17:03. Everyone stood silently. Trevor checked his phone.</w:t>
      </w:r>
    </w:p>
    <w:p w14:paraId="59CA2069" w14:textId="5FCE9ED6" w:rsidR="00A1675C" w:rsidRDefault="00000000">
      <w:pPr>
        <w:ind w:firstLine="432"/>
      </w:pPr>
      <w:r>
        <w:rPr>
          <w:rFonts w:eastAsia="Georgia"/>
        </w:rPr>
        <w:t xml:space="preserve">11:17:03. </w:t>
      </w:r>
      <w:r w:rsidR="003434B6">
        <w:rPr>
          <w:rFonts w:eastAsia="Georgia"/>
        </w:rPr>
        <w:t>Penny</w:t>
      </w:r>
      <w:r>
        <w:rPr>
          <w:rFonts w:eastAsia="Georgia"/>
        </w:rPr>
        <w:t xml:space="preserve"> checked hers. 11:17:03.</w:t>
      </w:r>
    </w:p>
    <w:p w14:paraId="3A4A390E" w14:textId="77777777" w:rsidR="00A1675C" w:rsidRDefault="00000000">
      <w:pPr>
        <w:ind w:firstLine="432"/>
      </w:pPr>
      <w:r>
        <w:rPr>
          <w:rFonts w:eastAsia="Georgia"/>
        </w:rPr>
        <w:t>Derek carefully looked at the wall clock through the window. 11:17:03. Weinstein looked at his watch.</w:t>
      </w:r>
    </w:p>
    <w:p w14:paraId="4C7BB0EA" w14:textId="77777777" w:rsidR="00A1675C" w:rsidRDefault="00000000">
      <w:pPr>
        <w:ind w:firstLine="432"/>
      </w:pPr>
      <w:r>
        <w:rPr>
          <w:rFonts w:eastAsia="Georgia"/>
        </w:rPr>
        <w:t>11:17:03. Barbarian gently smiled.</w:t>
      </w:r>
    </w:p>
    <w:p w14:paraId="403EF140" w14:textId="77777777" w:rsidR="00A1675C" w:rsidRDefault="00000000">
      <w:pPr>
        <w:spacing w:before="40" w:after="120"/>
      </w:pPr>
      <w:r>
        <w:rPr>
          <w:rFonts w:eastAsia="Georgia"/>
        </w:rPr>
        <w:t>"Well."</w:t>
      </w:r>
    </w:p>
    <w:p w14:paraId="49BA01D6" w14:textId="77777777" w:rsidR="00A1675C" w:rsidRDefault="00000000">
      <w:pPr>
        <w:ind w:firstLine="432"/>
      </w:pPr>
      <w:r>
        <w:rPr>
          <w:rFonts w:eastAsia="Georgia"/>
        </w:rPr>
        <w:t>Derek nodded.</w:t>
      </w:r>
    </w:p>
    <w:p w14:paraId="7FE5438F" w14:textId="77777777" w:rsidR="00A1675C" w:rsidRDefault="00000000">
      <w:pPr>
        <w:spacing w:before="40" w:after="120"/>
      </w:pPr>
      <w:r>
        <w:rPr>
          <w:rFonts w:eastAsia="Georgia"/>
        </w:rPr>
        <w:t>"Well, that's settled."</w:t>
      </w:r>
    </w:p>
    <w:p w14:paraId="195DB678" w14:textId="77777777" w:rsidR="00A1675C" w:rsidRDefault="00000000">
      <w:pPr>
        <w:ind w:firstLine="432"/>
      </w:pPr>
      <w:r>
        <w:rPr>
          <w:rFonts w:eastAsia="Georgia"/>
        </w:rPr>
        <w:t>Trevor looked around.</w:t>
      </w:r>
    </w:p>
    <w:p w14:paraId="3B2DD443" w14:textId="77777777" w:rsidR="00A1675C" w:rsidRDefault="00000000">
      <w:pPr>
        <w:spacing w:before="40" w:after="120"/>
      </w:pPr>
      <w:r>
        <w:rPr>
          <w:rFonts w:eastAsia="Georgia"/>
        </w:rPr>
        <w:t>"What is?"</w:t>
      </w:r>
    </w:p>
    <w:p w14:paraId="6834F0CB" w14:textId="77777777" w:rsidR="00A1675C" w:rsidRDefault="00000000">
      <w:pPr>
        <w:spacing w:before="40" w:after="120"/>
      </w:pPr>
      <w:r>
        <w:rPr>
          <w:rFonts w:eastAsia="Georgia"/>
        </w:rPr>
        <w:t>"Time exists."</w:t>
      </w:r>
    </w:p>
    <w:p w14:paraId="52068F82" w14:textId="77777777" w:rsidR="00A1675C" w:rsidRDefault="00000000">
      <w:pPr>
        <w:ind w:firstLine="432"/>
      </w:pPr>
      <w:r>
        <w:rPr>
          <w:rFonts w:eastAsia="Georgia"/>
        </w:rPr>
        <w:t>Barbarian shook his head.</w:t>
      </w:r>
    </w:p>
    <w:p w14:paraId="60BC606A" w14:textId="77777777" w:rsidR="00A1675C" w:rsidRDefault="00000000">
      <w:pPr>
        <w:spacing w:before="40" w:after="120"/>
      </w:pPr>
      <w:r>
        <w:rPr>
          <w:rFonts w:eastAsia="Georgia"/>
        </w:rPr>
        <w:t>"No."</w:t>
      </w:r>
    </w:p>
    <w:p w14:paraId="35CBBBD1" w14:textId="77777777" w:rsidR="00A1675C" w:rsidRDefault="00000000">
      <w:pPr>
        <w:ind w:firstLine="432"/>
      </w:pPr>
      <w:r>
        <w:rPr>
          <w:rFonts w:eastAsia="Georgia"/>
        </w:rPr>
        <w:t>Derek gently smiled.</w:t>
      </w:r>
    </w:p>
    <w:p w14:paraId="63F11DAF" w14:textId="77777777" w:rsidR="00A1675C" w:rsidRDefault="00000000">
      <w:pPr>
        <w:spacing w:before="40" w:after="120"/>
      </w:pPr>
      <w:r>
        <w:rPr>
          <w:rFonts w:eastAsia="Georgia"/>
        </w:rPr>
        <w:t>"You couldn't resist."</w:t>
      </w:r>
    </w:p>
    <w:p w14:paraId="340CBDD5" w14:textId="77777777" w:rsidR="00A1675C" w:rsidRDefault="00000000">
      <w:pPr>
        <w:spacing w:before="40" w:after="120"/>
      </w:pPr>
      <w:r>
        <w:rPr>
          <w:rFonts w:eastAsia="Georgia"/>
        </w:rPr>
        <w:t>"Not really."</w:t>
      </w:r>
    </w:p>
    <w:p w14:paraId="67DB6680" w14:textId="4E97CBE0" w:rsidR="00A1675C" w:rsidRDefault="003434B6">
      <w:pPr>
        <w:ind w:firstLine="432"/>
      </w:pPr>
      <w:r>
        <w:rPr>
          <w:rFonts w:eastAsia="Georgia"/>
        </w:rPr>
        <w:t>Penny laughed. The clocks continued ticking. Derek looked sharply at the photograph again.</w:t>
      </w:r>
    </w:p>
    <w:p w14:paraId="66F81956" w14:textId="77777777" w:rsidR="00A1675C" w:rsidRDefault="00000000">
      <w:pPr>
        <w:spacing w:before="200" w:after="120"/>
        <w:jc w:val="center"/>
      </w:pPr>
      <w:r>
        <w:rPr>
          <w:rFonts w:eastAsia="Georgia"/>
          <w:b/>
          <w:sz w:val="24"/>
        </w:rPr>
        <w:t>11:03 — DEATH.</w:t>
      </w:r>
    </w:p>
    <w:p w14:paraId="56F0D41A" w14:textId="77777777" w:rsidR="00A1675C" w:rsidRDefault="00000000">
      <w:pPr>
        <w:spacing w:before="200" w:after="120"/>
        <w:jc w:val="center"/>
      </w:pPr>
      <w:r>
        <w:rPr>
          <w:rFonts w:eastAsia="Georgia"/>
          <w:b/>
          <w:sz w:val="24"/>
        </w:rPr>
        <w:t>11:17 — DEPARTURE.</w:t>
      </w:r>
    </w:p>
    <w:p w14:paraId="7005DDCE" w14:textId="77777777" w:rsidR="00A1675C" w:rsidRDefault="00000000">
      <w:pPr>
        <w:spacing w:before="200" w:after="120"/>
        <w:jc w:val="center"/>
      </w:pPr>
      <w:r>
        <w:rPr>
          <w:rFonts w:eastAsia="Georgia"/>
          <w:b/>
          <w:sz w:val="24"/>
        </w:rPr>
        <w:t>12:04 — ARRIVAL.</w:t>
      </w:r>
    </w:p>
    <w:p w14:paraId="2C1B2B69" w14:textId="77777777" w:rsidR="00A1675C" w:rsidRDefault="00000000">
      <w:pPr>
        <w:ind w:firstLine="432"/>
      </w:pPr>
      <w:r>
        <w:rPr>
          <w:rFonts w:eastAsia="Georgia"/>
        </w:rPr>
        <w:t>Then he noticed something he hadn't noticed before. There was a fourth line. It had been hidden beneath the fold.</w:t>
      </w:r>
    </w:p>
    <w:p w14:paraId="295D337D" w14:textId="77777777" w:rsidR="00A1675C" w:rsidRDefault="00000000">
      <w:pPr>
        <w:ind w:firstLine="432"/>
      </w:pPr>
      <w:r>
        <w:rPr>
          <w:rFonts w:eastAsia="Georgia"/>
        </w:rPr>
        <w:t>He unfolded the paper. It read:</w:t>
      </w:r>
    </w:p>
    <w:p w14:paraId="778CFBCD" w14:textId="77777777" w:rsidR="00A1675C" w:rsidRDefault="00000000">
      <w:pPr>
        <w:spacing w:before="200" w:after="120"/>
        <w:jc w:val="center"/>
      </w:pPr>
      <w:r>
        <w:rPr>
          <w:rFonts w:eastAsia="Georgia"/>
          <w:b/>
          <w:sz w:val="24"/>
        </w:rPr>
        <w:t>11:17 — ALL CLOCKS STOP</w:t>
      </w:r>
    </w:p>
    <w:p w14:paraId="76A4ECEB" w14:textId="77777777" w:rsidR="00A1675C" w:rsidRDefault="00000000">
      <w:pPr>
        <w:spacing w:before="200" w:after="120"/>
        <w:jc w:val="center"/>
      </w:pPr>
      <w:r>
        <w:rPr>
          <w:rFonts w:eastAsia="Georgia"/>
          <w:b/>
          <w:sz w:val="24"/>
        </w:rPr>
        <w:t>12:04 — ALL CLOCKS START</w:t>
      </w:r>
    </w:p>
    <w:p w14:paraId="3021E08B" w14:textId="17E4888C" w:rsidR="00A1675C" w:rsidRDefault="00000000">
      <w:pPr>
        <w:ind w:firstLine="432"/>
      </w:pPr>
      <w:r>
        <w:rPr>
          <w:rFonts w:eastAsia="Georgia"/>
        </w:rPr>
        <w:t xml:space="preserve">Derek silently stared. </w:t>
      </w:r>
      <w:r w:rsidR="003434B6">
        <w:rPr>
          <w:rFonts w:eastAsia="Georgia"/>
        </w:rPr>
        <w:t>Penny</w:t>
      </w:r>
      <w:r>
        <w:rPr>
          <w:rFonts w:eastAsia="Georgia"/>
        </w:rPr>
        <w:t xml:space="preserve"> leaned over. Trevor read it.</w:t>
      </w:r>
    </w:p>
    <w:p w14:paraId="1EB00100" w14:textId="77777777" w:rsidR="00A1675C" w:rsidRDefault="00000000">
      <w:pPr>
        <w:ind w:firstLine="432"/>
      </w:pPr>
      <w:r>
        <w:rPr>
          <w:rFonts w:eastAsia="Georgia"/>
        </w:rPr>
        <w:t>Weinstein looked at Barbarian. Barbarian's smile disappeared.</w:t>
      </w:r>
    </w:p>
    <w:p w14:paraId="612321EF" w14:textId="77777777" w:rsidR="00A1675C" w:rsidRDefault="00000000">
      <w:pPr>
        <w:spacing w:before="40" w:after="120"/>
      </w:pPr>
      <w:r>
        <w:rPr>
          <w:rFonts w:eastAsia="Georgia"/>
        </w:rPr>
        <w:t>"That's new."</w:t>
      </w:r>
    </w:p>
    <w:p w14:paraId="1BD9ABDD" w14:textId="77777777" w:rsidR="00A1675C" w:rsidRDefault="00000000">
      <w:pPr>
        <w:ind w:firstLine="432"/>
      </w:pPr>
      <w:r>
        <w:rPr>
          <w:rFonts w:eastAsia="Georgia"/>
        </w:rPr>
        <w:t>Derek carefully looked up.</w:t>
      </w:r>
    </w:p>
    <w:p w14:paraId="08A2EF31" w14:textId="77777777" w:rsidR="00A1675C" w:rsidRDefault="00000000">
      <w:pPr>
        <w:spacing w:before="40" w:after="120"/>
      </w:pPr>
      <w:r>
        <w:rPr>
          <w:rFonts w:eastAsia="Georgia"/>
        </w:rPr>
        <w:t>"Very."</w:t>
      </w:r>
    </w:p>
    <w:p w14:paraId="6DBEDD3A" w14:textId="77777777" w:rsidR="00A1675C" w:rsidRDefault="00000000">
      <w:pPr>
        <w:spacing w:before="40" w:after="120"/>
      </w:pPr>
      <w:r>
        <w:rPr>
          <w:rFonts w:eastAsia="Georgia"/>
        </w:rPr>
        <w:t>Trevor confirmed:</w:t>
      </w:r>
    </w:p>
    <w:p w14:paraId="4E39DD46" w14:textId="77777777" w:rsidR="00A1675C" w:rsidRDefault="00000000">
      <w:pPr>
        <w:spacing w:before="40" w:after="120"/>
      </w:pPr>
      <w:r>
        <w:rPr>
          <w:rFonts w:eastAsia="Georgia"/>
        </w:rPr>
        <w:t>"But the clocks just stopped."</w:t>
      </w:r>
    </w:p>
    <w:p w14:paraId="1CEAB327" w14:textId="77777777" w:rsidR="00A1675C" w:rsidRDefault="00000000">
      <w:pPr>
        <w:spacing w:before="40" w:after="120"/>
      </w:pPr>
      <w:r>
        <w:rPr>
          <w:rFonts w:eastAsia="Georgia"/>
        </w:rPr>
        <w:t>"Yes."</w:t>
      </w:r>
    </w:p>
    <w:p w14:paraId="72E7A825" w14:textId="77777777" w:rsidR="00A1675C" w:rsidRDefault="00000000">
      <w:pPr>
        <w:spacing w:before="40" w:after="120"/>
      </w:pPr>
      <w:r>
        <w:rPr>
          <w:rFonts w:eastAsia="Georgia"/>
        </w:rPr>
        <w:t>"And started again."</w:t>
      </w:r>
    </w:p>
    <w:p w14:paraId="3C2A907F" w14:textId="77777777" w:rsidR="00A1675C" w:rsidRDefault="00000000">
      <w:pPr>
        <w:spacing w:before="40" w:after="120"/>
      </w:pPr>
      <w:r>
        <w:rPr>
          <w:rFonts w:eastAsia="Georgia"/>
        </w:rPr>
        <w:t>"Yes."</w:t>
      </w:r>
    </w:p>
    <w:p w14:paraId="47F6381F" w14:textId="77777777" w:rsidR="00A1675C" w:rsidRDefault="00000000">
      <w:pPr>
        <w:spacing w:before="40" w:after="120"/>
      </w:pPr>
      <w:r>
        <w:rPr>
          <w:rFonts w:eastAsia="Georgia"/>
        </w:rPr>
        <w:t>"Exactly as described."</w:t>
      </w:r>
    </w:p>
    <w:p w14:paraId="4BD3CAE3" w14:textId="77777777" w:rsidR="00A1675C" w:rsidRDefault="00000000">
      <w:pPr>
        <w:spacing w:before="40" w:after="120"/>
      </w:pPr>
      <w:r>
        <w:rPr>
          <w:rFonts w:eastAsia="Georgia"/>
        </w:rPr>
        <w:t>"Yes."</w:t>
      </w:r>
    </w:p>
    <w:p w14:paraId="171B4733" w14:textId="690392C8" w:rsidR="00A1675C" w:rsidRDefault="003434B6">
      <w:pPr>
        <w:ind w:firstLine="432"/>
      </w:pPr>
      <w:r>
        <w:rPr>
          <w:rFonts w:eastAsia="Georgia"/>
        </w:rPr>
        <w:t>Penny looked at the paper.</w:t>
      </w:r>
    </w:p>
    <w:p w14:paraId="0C87361D" w14:textId="77777777" w:rsidR="00A1675C" w:rsidRDefault="00000000">
      <w:pPr>
        <w:spacing w:before="40" w:after="120"/>
      </w:pPr>
      <w:r>
        <w:rPr>
          <w:rFonts w:eastAsia="Georgia"/>
        </w:rPr>
        <w:t>"So this wasn't a malfunction."</w:t>
      </w:r>
    </w:p>
    <w:p w14:paraId="3A33AE0F" w14:textId="77777777" w:rsidR="00A1675C" w:rsidRDefault="00000000">
      <w:pPr>
        <w:ind w:firstLine="432"/>
      </w:pPr>
      <w:r>
        <w:rPr>
          <w:rFonts w:eastAsia="Georgia"/>
        </w:rPr>
        <w:t>Derek shook his head.</w:t>
      </w:r>
    </w:p>
    <w:p w14:paraId="6BA93FC7" w14:textId="77777777" w:rsidR="00A1675C" w:rsidRDefault="00000000">
      <w:pPr>
        <w:spacing w:before="40" w:after="120"/>
      </w:pPr>
      <w:r>
        <w:rPr>
          <w:rFonts w:eastAsia="Georgia"/>
        </w:rPr>
        <w:t>"No."</w:t>
      </w:r>
    </w:p>
    <w:p w14:paraId="57009653" w14:textId="77777777" w:rsidR="00A1675C" w:rsidRDefault="00000000">
      <w:pPr>
        <w:spacing w:before="40" w:after="120"/>
      </w:pPr>
      <w:r>
        <w:rPr>
          <w:rFonts w:eastAsia="Georgia"/>
        </w:rPr>
        <w:t>"It was an event."</w:t>
      </w:r>
    </w:p>
    <w:p w14:paraId="4C93D0AF" w14:textId="77777777" w:rsidR="00A1675C" w:rsidRDefault="00000000">
      <w:pPr>
        <w:spacing w:before="40" w:after="120"/>
      </w:pPr>
      <w:r>
        <w:rPr>
          <w:rFonts w:eastAsia="Georgia"/>
        </w:rPr>
        <w:t>"Yes."</w:t>
      </w:r>
    </w:p>
    <w:p w14:paraId="5DB99DF1" w14:textId="77777777" w:rsidR="00A1675C" w:rsidRDefault="00000000">
      <w:pPr>
        <w:ind w:firstLine="432"/>
      </w:pPr>
      <w:r>
        <w:rPr>
          <w:rFonts w:eastAsia="Georgia"/>
        </w:rPr>
        <w:t>Weinstein nodded.</w:t>
      </w:r>
    </w:p>
    <w:p w14:paraId="34ED149F" w14:textId="77777777" w:rsidR="00A1675C" w:rsidRDefault="00000000">
      <w:pPr>
        <w:spacing w:before="40" w:after="120"/>
      </w:pPr>
      <w:r>
        <w:rPr>
          <w:rFonts w:eastAsia="Georgia"/>
        </w:rPr>
        <w:t>"And the clocks recorded it."</w:t>
      </w:r>
    </w:p>
    <w:p w14:paraId="063CEB16" w14:textId="77777777" w:rsidR="00A1675C" w:rsidRDefault="00000000">
      <w:pPr>
        <w:ind w:firstLine="432"/>
      </w:pPr>
      <w:r>
        <w:rPr>
          <w:rFonts w:eastAsia="Georgia"/>
        </w:rPr>
        <w:t>Barbarian slowly looked at them.</w:t>
      </w:r>
    </w:p>
    <w:p w14:paraId="6A135DDE" w14:textId="77777777" w:rsidR="00A1675C" w:rsidRDefault="00000000">
      <w:pPr>
        <w:spacing w:before="40" w:after="120"/>
      </w:pPr>
      <w:r>
        <w:rPr>
          <w:rFonts w:eastAsia="Georgia"/>
        </w:rPr>
        <w:t>"Or participated in it."</w:t>
      </w:r>
    </w:p>
    <w:p w14:paraId="0404F44E" w14:textId="77777777" w:rsidR="00A1675C" w:rsidRDefault="00000000">
      <w:pPr>
        <w:ind w:firstLine="432"/>
      </w:pPr>
      <w:r>
        <w:rPr>
          <w:rFonts w:eastAsia="Georgia"/>
        </w:rPr>
        <w:t>Derek considered that.</w:t>
      </w:r>
    </w:p>
    <w:p w14:paraId="4D1D01F8" w14:textId="77777777" w:rsidR="00A1675C" w:rsidRDefault="00000000">
      <w:pPr>
        <w:spacing w:before="40" w:after="120"/>
      </w:pPr>
      <w:r>
        <w:rPr>
          <w:rFonts w:eastAsia="Georgia"/>
        </w:rPr>
        <w:t>"What's the difference?"</w:t>
      </w:r>
    </w:p>
    <w:p w14:paraId="6CE15252" w14:textId="77777777" w:rsidR="00A1675C" w:rsidRDefault="00000000">
      <w:pPr>
        <w:ind w:firstLine="432"/>
      </w:pPr>
      <w:r>
        <w:rPr>
          <w:rFonts w:eastAsia="Georgia"/>
        </w:rPr>
        <w:t>Barbarian gently smiled faintly.</w:t>
      </w:r>
    </w:p>
    <w:p w14:paraId="1B1FFBB8" w14:textId="77777777" w:rsidR="00A1675C" w:rsidRDefault="00000000">
      <w:pPr>
        <w:spacing w:before="40" w:after="120"/>
      </w:pPr>
      <w:r>
        <w:rPr>
          <w:rFonts w:eastAsia="Georgia"/>
        </w:rPr>
        <w:t>"That is the question."</w:t>
      </w:r>
    </w:p>
    <w:p w14:paraId="350872EC" w14:textId="77777777" w:rsidR="00A1675C" w:rsidRDefault="00000000">
      <w:pPr>
        <w:ind w:firstLine="432"/>
      </w:pPr>
      <w:r>
        <w:rPr>
          <w:rFonts w:eastAsia="Georgia"/>
        </w:rPr>
        <w:t>the ancient brass clock in Derek's pocket began ticking. Once. Twice.</w:t>
      </w:r>
    </w:p>
    <w:p w14:paraId="202DA09A" w14:textId="77777777" w:rsidR="00A1675C" w:rsidRDefault="00000000">
      <w:pPr>
        <w:ind w:firstLine="432"/>
      </w:pPr>
      <w:r>
        <w:rPr>
          <w:rFonts w:eastAsia="Georgia"/>
        </w:rPr>
        <w:t>Then it stopped. Derek took it out. The face now read:</w:t>
      </w:r>
    </w:p>
    <w:p w14:paraId="1176F7C2" w14:textId="77777777" w:rsidR="00A1675C" w:rsidRDefault="00000000">
      <w:pPr>
        <w:ind w:firstLine="432"/>
      </w:pPr>
      <w:r>
        <w:rPr>
          <w:rFonts w:eastAsia="Georgia"/>
        </w:rPr>
        <w:t>12:04. Trevor stared intently.</w:t>
      </w:r>
    </w:p>
    <w:p w14:paraId="1C0B8FB7" w14:textId="77777777" w:rsidR="00A1675C" w:rsidRDefault="00000000">
      <w:pPr>
        <w:spacing w:before="40" w:after="120"/>
      </w:pPr>
      <w:r>
        <w:rPr>
          <w:rFonts w:eastAsia="Georgia"/>
        </w:rPr>
        <w:t>"But it's 11:17."</w:t>
      </w:r>
    </w:p>
    <w:p w14:paraId="029528D7" w14:textId="77777777" w:rsidR="00A1675C" w:rsidRDefault="00000000">
      <w:pPr>
        <w:ind w:firstLine="432"/>
      </w:pPr>
      <w:r>
        <w:rPr>
          <w:rFonts w:eastAsia="Georgia"/>
        </w:rPr>
        <w:t>Derek carefully looked at him.</w:t>
      </w:r>
    </w:p>
    <w:p w14:paraId="2F4C6CEA" w14:textId="77777777" w:rsidR="00A1675C" w:rsidRDefault="00000000">
      <w:pPr>
        <w:spacing w:before="40" w:after="120"/>
      </w:pPr>
      <w:r>
        <w:rPr>
          <w:rFonts w:eastAsia="Georgia"/>
        </w:rPr>
        <w:t>"Apparently."</w:t>
      </w:r>
    </w:p>
    <w:p w14:paraId="21FB1851" w14:textId="5E822B7B" w:rsidR="00A1675C" w:rsidRDefault="003434B6">
      <w:pPr>
        <w:ind w:firstLine="432"/>
      </w:pPr>
      <w:r>
        <w:rPr>
          <w:rFonts w:eastAsia="Georgia"/>
        </w:rPr>
        <w:t>Penny smiled.</w:t>
      </w:r>
    </w:p>
    <w:p w14:paraId="38E09499" w14:textId="77777777" w:rsidR="00A1675C" w:rsidRDefault="00000000">
      <w:pPr>
        <w:spacing w:before="40" w:after="120"/>
      </w:pPr>
      <w:r>
        <w:rPr>
          <w:rFonts w:eastAsia="Georgia"/>
        </w:rPr>
        <w:t>"Well, that's inconvenient."</w:t>
      </w:r>
    </w:p>
    <w:p w14:paraId="1AB17BC3" w14:textId="77777777" w:rsidR="00A1675C" w:rsidRDefault="00000000">
      <w:pPr>
        <w:ind w:firstLine="432"/>
      </w:pPr>
      <w:r>
        <w:rPr>
          <w:rFonts w:eastAsia="Georgia"/>
        </w:rPr>
        <w:t>Derek carefully looked at the silent clock.</w:t>
      </w:r>
    </w:p>
    <w:p w14:paraId="25E5BAF0" w14:textId="77777777" w:rsidR="00A1675C" w:rsidRDefault="00000000">
      <w:pPr>
        <w:spacing w:before="40" w:after="120"/>
      </w:pPr>
      <w:r>
        <w:rPr>
          <w:rFonts w:eastAsia="Georgia"/>
        </w:rPr>
        <w:t>"Very."</w:t>
      </w:r>
    </w:p>
    <w:p w14:paraId="79414D85" w14:textId="77777777" w:rsidR="00A1675C" w:rsidRDefault="00000000">
      <w:pPr>
        <w:ind w:firstLine="432"/>
      </w:pPr>
      <w:r>
        <w:rPr>
          <w:rFonts w:eastAsia="Georgia"/>
        </w:rPr>
        <w:t>Weinstein took it from him. He carefully examined the mechanism. Nothing.</w:t>
      </w:r>
    </w:p>
    <w:p w14:paraId="5947DA55" w14:textId="77777777" w:rsidR="00A1675C" w:rsidRDefault="00000000">
      <w:pPr>
        <w:ind w:firstLine="432"/>
      </w:pPr>
      <w:r>
        <w:rPr>
          <w:rFonts w:eastAsia="Georgia"/>
        </w:rPr>
        <w:t>No obvious fault. No hidden mechanism. No battery.</w:t>
      </w:r>
    </w:p>
    <w:p w14:paraId="348FC1D3" w14:textId="77777777" w:rsidR="00A1675C" w:rsidRDefault="00000000">
      <w:pPr>
        <w:ind w:firstLine="432"/>
      </w:pPr>
      <w:r>
        <w:rPr>
          <w:rFonts w:eastAsia="Georgia"/>
        </w:rPr>
        <w:t>No radio receiver. No trick. He looked at Barbarian.</w:t>
      </w:r>
    </w:p>
    <w:p w14:paraId="0A0B986B" w14:textId="77777777" w:rsidR="00A1675C" w:rsidRDefault="00000000">
      <w:pPr>
        <w:spacing w:before="40" w:after="120"/>
      </w:pPr>
      <w:r>
        <w:rPr>
          <w:rFonts w:eastAsia="Georgia"/>
        </w:rPr>
        <w:t>"Do you still think time doesn't exist?"</w:t>
      </w:r>
    </w:p>
    <w:p w14:paraId="79E2EF66" w14:textId="77777777" w:rsidR="00A1675C" w:rsidRDefault="00000000">
      <w:pPr>
        <w:ind w:firstLine="432"/>
      </w:pPr>
      <w:r>
        <w:rPr>
          <w:rFonts w:eastAsia="Georgia"/>
        </w:rPr>
        <w:t>Barbarian considered the question.</w:t>
      </w:r>
    </w:p>
    <w:p w14:paraId="1207148B" w14:textId="77777777" w:rsidR="00A1675C" w:rsidRDefault="00000000">
      <w:pPr>
        <w:spacing w:before="40" w:after="120"/>
      </w:pPr>
      <w:r>
        <w:rPr>
          <w:rFonts w:eastAsia="Georgia"/>
        </w:rPr>
        <w:t>"I think reality is perfectly capable of existing without asking my permission."</w:t>
      </w:r>
    </w:p>
    <w:p w14:paraId="34ABCEF8" w14:textId="77777777" w:rsidR="00A1675C" w:rsidRDefault="00000000">
      <w:pPr>
        <w:ind w:firstLine="432"/>
      </w:pPr>
      <w:r>
        <w:rPr>
          <w:rFonts w:eastAsia="Georgia"/>
        </w:rPr>
        <w:t>Weinstein gently smiled.</w:t>
      </w:r>
    </w:p>
    <w:p w14:paraId="3E2FDBF5" w14:textId="77777777" w:rsidR="00A1675C" w:rsidRDefault="00000000">
      <w:pPr>
        <w:spacing w:before="40" w:after="120"/>
      </w:pPr>
      <w:r>
        <w:rPr>
          <w:rFonts w:eastAsia="Georgia"/>
        </w:rPr>
        <w:t>"That's not an answer."</w:t>
      </w:r>
    </w:p>
    <w:p w14:paraId="4D161401" w14:textId="77777777" w:rsidR="00A1675C" w:rsidRDefault="00000000">
      <w:pPr>
        <w:spacing w:before="40" w:after="120"/>
      </w:pPr>
      <w:r>
        <w:rPr>
          <w:rFonts w:eastAsia="Georgia"/>
        </w:rPr>
        <w:t>"No."</w:t>
      </w:r>
    </w:p>
    <w:p w14:paraId="630A4792" w14:textId="77777777" w:rsidR="00A1675C" w:rsidRDefault="00000000">
      <w:pPr>
        <w:spacing w:before="40" w:after="120"/>
      </w:pPr>
      <w:r>
        <w:rPr>
          <w:rFonts w:eastAsia="Georgia"/>
        </w:rPr>
        <w:t>"Then?"</w:t>
      </w:r>
    </w:p>
    <w:p w14:paraId="1C68AABF" w14:textId="77777777" w:rsidR="00A1675C" w:rsidRDefault="00000000">
      <w:pPr>
        <w:ind w:firstLine="432"/>
      </w:pPr>
      <w:r>
        <w:rPr>
          <w:rFonts w:eastAsia="Georgia"/>
        </w:rPr>
        <w:t>Barbarian handed the silent strange clock back.</w:t>
      </w:r>
    </w:p>
    <w:p w14:paraId="766B1AC7" w14:textId="77777777" w:rsidR="00A1675C" w:rsidRDefault="00000000">
      <w:pPr>
        <w:spacing w:before="40" w:after="120"/>
      </w:pPr>
      <w:r>
        <w:rPr>
          <w:rFonts w:eastAsia="Georgia"/>
        </w:rPr>
        <w:t>"Time may be a very useful description of relationships between events."</w:t>
      </w:r>
    </w:p>
    <w:p w14:paraId="05EF49BE" w14:textId="77777777" w:rsidR="00A1675C" w:rsidRDefault="00000000">
      <w:pPr>
        <w:ind w:firstLine="432"/>
      </w:pPr>
      <w:r>
        <w:rPr>
          <w:rFonts w:eastAsia="Georgia"/>
        </w:rPr>
        <w:t>He paused.</w:t>
      </w:r>
    </w:p>
    <w:p w14:paraId="47ECC4D5" w14:textId="77777777" w:rsidR="00A1675C" w:rsidRDefault="00000000">
      <w:pPr>
        <w:spacing w:before="40" w:after="120"/>
      </w:pPr>
      <w:r>
        <w:rPr>
          <w:rFonts w:eastAsia="Georgia"/>
        </w:rPr>
        <w:t>"But I have never been convinced that the universe itself carries a watch."</w:t>
      </w:r>
    </w:p>
    <w:p w14:paraId="6147EBCE" w14:textId="77777777" w:rsidR="00A1675C" w:rsidRDefault="00000000">
      <w:pPr>
        <w:ind w:firstLine="432"/>
      </w:pPr>
      <w:r>
        <w:rPr>
          <w:rFonts w:eastAsia="Georgia"/>
        </w:rPr>
        <w:t>Derek looked at the silent strange clock.</w:t>
      </w:r>
    </w:p>
    <w:p w14:paraId="1F2E222B" w14:textId="77777777" w:rsidR="00A1675C" w:rsidRDefault="00000000">
      <w:pPr>
        <w:spacing w:before="40" w:after="120"/>
      </w:pPr>
      <w:r>
        <w:rPr>
          <w:rFonts w:eastAsia="Georgia"/>
        </w:rPr>
        <w:t>"Perhaps it doesn't."</w:t>
      </w:r>
    </w:p>
    <w:p w14:paraId="47E1876A" w14:textId="77777777" w:rsidR="00A1675C" w:rsidRDefault="00000000">
      <w:pPr>
        <w:spacing w:before="40" w:after="120"/>
      </w:pPr>
      <w:r>
        <w:rPr>
          <w:rFonts w:eastAsia="Georgia"/>
        </w:rPr>
        <w:t>"Perhaps."</w:t>
      </w:r>
    </w:p>
    <w:p w14:paraId="3214C566" w14:textId="77777777" w:rsidR="00A1675C" w:rsidRDefault="00000000">
      <w:pPr>
        <w:spacing w:before="40" w:after="120"/>
      </w:pPr>
      <w:r>
        <w:rPr>
          <w:rFonts w:eastAsia="Georgia"/>
        </w:rPr>
        <w:t>"Perhaps we're the ones carrying it."</w:t>
      </w:r>
    </w:p>
    <w:p w14:paraId="61E5B65D" w14:textId="77777777" w:rsidR="00A1675C" w:rsidRDefault="00000000">
      <w:pPr>
        <w:spacing w:before="40" w:after="120"/>
      </w:pPr>
      <w:r>
        <w:rPr>
          <w:rFonts w:eastAsia="Georgia"/>
        </w:rPr>
        <w:t>"Exactly."</w:t>
      </w:r>
    </w:p>
    <w:p w14:paraId="44920598" w14:textId="77777777" w:rsidR="00A1675C" w:rsidRDefault="00000000">
      <w:pPr>
        <w:ind w:firstLine="432"/>
      </w:pPr>
      <w:r>
        <w:rPr>
          <w:rFonts w:eastAsia="Georgia"/>
        </w:rPr>
        <w:t>Derek put the silent strange clock back into his pocket.</w:t>
      </w:r>
    </w:p>
    <w:p w14:paraId="30ED8311" w14:textId="77777777" w:rsidR="00A1675C" w:rsidRDefault="00000000">
      <w:pPr>
        <w:spacing w:before="40" w:after="120"/>
      </w:pPr>
      <w:r>
        <w:rPr>
          <w:rFonts w:eastAsia="Georgia"/>
        </w:rPr>
        <w:t>"Well, that's settled."</w:t>
      </w:r>
    </w:p>
    <w:p w14:paraId="22C9FDC4" w14:textId="77777777" w:rsidR="00A1675C" w:rsidRDefault="00000000">
      <w:pPr>
        <w:ind w:firstLine="432"/>
      </w:pPr>
      <w:r>
        <w:rPr>
          <w:rFonts w:eastAsia="Georgia"/>
        </w:rPr>
        <w:t>Trevor smiled.</w:t>
      </w:r>
    </w:p>
    <w:p w14:paraId="3A1912D5" w14:textId="77777777" w:rsidR="00A1675C" w:rsidRDefault="00000000">
      <w:pPr>
        <w:spacing w:before="40" w:after="120"/>
      </w:pPr>
      <w:r>
        <w:rPr>
          <w:rFonts w:eastAsia="Georgia"/>
        </w:rPr>
        <w:t>"What?"</w:t>
      </w:r>
    </w:p>
    <w:p w14:paraId="6EF44BEB" w14:textId="77777777" w:rsidR="00A1675C" w:rsidRDefault="00000000">
      <w:pPr>
        <w:spacing w:before="40" w:after="120"/>
      </w:pPr>
      <w:r>
        <w:rPr>
          <w:rFonts w:eastAsia="Georgia"/>
        </w:rPr>
        <w:t>"We've learned something useful."</w:t>
      </w:r>
    </w:p>
    <w:p w14:paraId="2D116EB5" w14:textId="77777777" w:rsidR="00A1675C" w:rsidRDefault="00000000">
      <w:pPr>
        <w:spacing w:before="40" w:after="120"/>
      </w:pPr>
      <w:r>
        <w:rPr>
          <w:rFonts w:eastAsia="Georgia"/>
        </w:rPr>
        <w:t>"What?"</w:t>
      </w:r>
    </w:p>
    <w:p w14:paraId="10D0E4CE" w14:textId="77777777" w:rsidR="00A1675C" w:rsidRDefault="00000000">
      <w:pPr>
        <w:ind w:firstLine="432"/>
      </w:pPr>
      <w:r>
        <w:rPr>
          <w:rFonts w:eastAsia="Georgia"/>
        </w:rPr>
        <w:t>Derek looked toward the frozen sky.</w:t>
      </w:r>
    </w:p>
    <w:p w14:paraId="38E67E84" w14:textId="77777777" w:rsidR="00A1675C" w:rsidRDefault="00000000">
      <w:pPr>
        <w:spacing w:before="40" w:after="120"/>
      </w:pPr>
      <w:r>
        <w:rPr>
          <w:rFonts w:eastAsia="Georgia"/>
        </w:rPr>
        <w:t>"The next event is at 12:04."</w:t>
      </w:r>
    </w:p>
    <w:p w14:paraId="7D9052F5" w14:textId="003D0D88" w:rsidR="00A1675C" w:rsidRDefault="003434B6">
      <w:pPr>
        <w:ind w:firstLine="432"/>
      </w:pPr>
      <w:r>
        <w:rPr>
          <w:rFonts w:eastAsia="Georgia"/>
        </w:rPr>
        <w:t>Penny nodded.</w:t>
      </w:r>
    </w:p>
    <w:p w14:paraId="24CB8C5F" w14:textId="77777777" w:rsidR="00A1675C" w:rsidRDefault="00000000">
      <w:pPr>
        <w:spacing w:before="40" w:after="120"/>
      </w:pPr>
      <w:r>
        <w:rPr>
          <w:rFonts w:eastAsia="Georgia"/>
        </w:rPr>
        <w:t>"And we're currently at 11:17."</w:t>
      </w:r>
    </w:p>
    <w:p w14:paraId="2FD4ECA8" w14:textId="77777777" w:rsidR="00A1675C" w:rsidRDefault="00000000">
      <w:pPr>
        <w:ind w:firstLine="432"/>
      </w:pPr>
      <w:r>
        <w:rPr>
          <w:rFonts w:eastAsia="Georgia"/>
        </w:rPr>
        <w:t>Trevor checked his phone.</w:t>
      </w:r>
    </w:p>
    <w:p w14:paraId="1687C233" w14:textId="77777777" w:rsidR="00A1675C" w:rsidRDefault="00000000">
      <w:pPr>
        <w:spacing w:before="40" w:after="120"/>
      </w:pPr>
      <w:r>
        <w:rPr>
          <w:rFonts w:eastAsia="Georgia"/>
        </w:rPr>
        <w:t>"Forty-seven minutes."</w:t>
      </w:r>
    </w:p>
    <w:p w14:paraId="7131D7D8" w14:textId="77777777" w:rsidR="00A1675C" w:rsidRDefault="00000000">
      <w:pPr>
        <w:ind w:firstLine="432"/>
      </w:pPr>
      <w:r>
        <w:rPr>
          <w:rFonts w:eastAsia="Georgia"/>
        </w:rPr>
        <w:t>Derek gently smiled.</w:t>
      </w:r>
    </w:p>
    <w:p w14:paraId="203277F3" w14:textId="77777777" w:rsidR="00A1675C" w:rsidRDefault="00000000">
      <w:pPr>
        <w:spacing w:before="40" w:after="120"/>
      </w:pPr>
      <w:r>
        <w:rPr>
          <w:rFonts w:eastAsia="Georgia"/>
        </w:rPr>
        <w:t>"Excellent."</w:t>
      </w:r>
    </w:p>
    <w:p w14:paraId="4B307021" w14:textId="77777777" w:rsidR="00A1675C" w:rsidRDefault="00000000">
      <w:pPr>
        <w:ind w:firstLine="432"/>
      </w:pPr>
      <w:r>
        <w:rPr>
          <w:rFonts w:eastAsia="Georgia"/>
        </w:rPr>
        <w:t>Barbarian looked at him.</w:t>
      </w:r>
    </w:p>
    <w:p w14:paraId="1C4A8D70" w14:textId="77777777" w:rsidR="00A1675C" w:rsidRDefault="00000000">
      <w:pPr>
        <w:spacing w:before="40" w:after="120"/>
      </w:pPr>
      <w:r>
        <w:rPr>
          <w:rFonts w:eastAsia="Georgia"/>
        </w:rPr>
        <w:t>"Excellent?"</w:t>
      </w:r>
    </w:p>
    <w:p w14:paraId="7320C74B" w14:textId="77777777" w:rsidR="00A1675C" w:rsidRDefault="00000000">
      <w:pPr>
        <w:spacing w:before="40" w:after="120"/>
      </w:pPr>
      <w:r>
        <w:rPr>
          <w:rFonts w:eastAsia="Georgia"/>
        </w:rPr>
        <w:t>"We have forty-seven minutes to find out where the train is going."</w:t>
      </w:r>
    </w:p>
    <w:p w14:paraId="4B8A7EA2" w14:textId="77777777" w:rsidR="00A1675C" w:rsidRDefault="00000000">
      <w:pPr>
        <w:ind w:firstLine="432"/>
      </w:pPr>
      <w:r>
        <w:rPr>
          <w:rFonts w:eastAsia="Georgia"/>
        </w:rPr>
        <w:t>Barbarian shook his head.</w:t>
      </w:r>
    </w:p>
    <w:p w14:paraId="1B28E665" w14:textId="77777777" w:rsidR="00A1675C" w:rsidRDefault="00000000">
      <w:pPr>
        <w:spacing w:before="40" w:after="120"/>
      </w:pPr>
      <w:r>
        <w:rPr>
          <w:rFonts w:eastAsia="Georgia"/>
        </w:rPr>
        <w:t>"No."</w:t>
      </w:r>
    </w:p>
    <w:p w14:paraId="0B1B667E" w14:textId="77777777" w:rsidR="00A1675C" w:rsidRDefault="00000000">
      <w:pPr>
        <w:ind w:firstLine="432"/>
      </w:pPr>
      <w:r>
        <w:rPr>
          <w:rFonts w:eastAsia="Georgia"/>
        </w:rPr>
        <w:t>Derek frowned.</w:t>
      </w:r>
    </w:p>
    <w:p w14:paraId="3537B349" w14:textId="77777777" w:rsidR="00A1675C" w:rsidRDefault="00000000">
      <w:pPr>
        <w:spacing w:before="40" w:after="120"/>
      </w:pPr>
      <w:r>
        <w:rPr>
          <w:rFonts w:eastAsia="Georgia"/>
        </w:rPr>
        <w:t>"What?"</w:t>
      </w:r>
    </w:p>
    <w:p w14:paraId="34E5C43F" w14:textId="77777777" w:rsidR="00A1675C" w:rsidRDefault="00000000">
      <w:pPr>
        <w:spacing w:before="40" w:after="120"/>
      </w:pPr>
      <w:r>
        <w:rPr>
          <w:rFonts w:eastAsia="Georgia"/>
        </w:rPr>
        <w:t>"You have forty-seven minutes to find out where the train has already been."</w:t>
      </w:r>
    </w:p>
    <w:p w14:paraId="6DA67EB9" w14:textId="77777777" w:rsidR="00A1675C" w:rsidRDefault="00000000">
      <w:pPr>
        <w:ind w:firstLine="432"/>
      </w:pPr>
      <w:r>
        <w:rPr>
          <w:rFonts w:eastAsia="Georgia"/>
        </w:rPr>
        <w:t>Derek sharply stared at him. Then smiled.</w:t>
      </w:r>
    </w:p>
    <w:p w14:paraId="2758773E" w14:textId="77777777" w:rsidR="00A1675C" w:rsidRDefault="00000000">
      <w:pPr>
        <w:spacing w:before="40" w:after="120"/>
      </w:pPr>
      <w:r>
        <w:rPr>
          <w:rFonts w:eastAsia="Georgia"/>
        </w:rPr>
        <w:t>"Right."</w:t>
      </w:r>
    </w:p>
    <w:p w14:paraId="07E35F11" w14:textId="56093962" w:rsidR="00A1675C" w:rsidRDefault="003434B6">
      <w:pPr>
        <w:ind w:firstLine="432"/>
      </w:pPr>
      <w:r>
        <w:rPr>
          <w:rFonts w:eastAsia="Georgia"/>
        </w:rPr>
        <w:t>Penny picked up her coat.</w:t>
      </w:r>
    </w:p>
    <w:p w14:paraId="38C2C4FA" w14:textId="77777777" w:rsidR="00A1675C" w:rsidRDefault="00000000">
      <w:pPr>
        <w:spacing w:before="40" w:after="120"/>
      </w:pPr>
      <w:r>
        <w:rPr>
          <w:rFonts w:eastAsia="Georgia"/>
        </w:rPr>
        <w:t>"London?"</w:t>
      </w:r>
    </w:p>
    <w:p w14:paraId="230B6E55" w14:textId="77777777" w:rsidR="00A1675C" w:rsidRDefault="00000000">
      <w:pPr>
        <w:spacing w:before="40" w:after="120"/>
      </w:pPr>
      <w:r>
        <w:rPr>
          <w:rFonts w:eastAsia="Georgia"/>
        </w:rPr>
        <w:t>"London."</w:t>
      </w:r>
    </w:p>
    <w:p w14:paraId="08947F9C" w14:textId="77777777" w:rsidR="00A1675C" w:rsidRDefault="00000000">
      <w:pPr>
        <w:ind w:firstLine="432"/>
      </w:pPr>
      <w:r>
        <w:rPr>
          <w:rFonts w:eastAsia="Georgia"/>
        </w:rPr>
        <w:t>Trevor stood.</w:t>
      </w:r>
    </w:p>
    <w:p w14:paraId="43F03726" w14:textId="77777777" w:rsidR="00A1675C" w:rsidRDefault="00000000">
      <w:pPr>
        <w:spacing w:before="40" w:after="120"/>
      </w:pPr>
      <w:r>
        <w:rPr>
          <w:rFonts w:eastAsia="Georgia"/>
        </w:rPr>
        <w:t>"Platform seven?"</w:t>
      </w:r>
    </w:p>
    <w:p w14:paraId="71807E79" w14:textId="77777777" w:rsidR="00A1675C" w:rsidRDefault="00000000">
      <w:pPr>
        <w:spacing w:before="40" w:after="120"/>
      </w:pPr>
      <w:r>
        <w:rPr>
          <w:rFonts w:eastAsia="Georgia"/>
        </w:rPr>
        <w:t>"Platform seven."</w:t>
      </w:r>
    </w:p>
    <w:p w14:paraId="6980E7B5" w14:textId="77777777" w:rsidR="00A1675C" w:rsidRDefault="00000000">
      <w:pPr>
        <w:ind w:firstLine="432"/>
      </w:pPr>
      <w:r>
        <w:rPr>
          <w:rFonts w:eastAsia="Georgia"/>
        </w:rPr>
        <w:t>Weinstein looked at the clock.</w:t>
      </w:r>
    </w:p>
    <w:p w14:paraId="1145FF6C" w14:textId="77777777" w:rsidR="00A1675C" w:rsidRDefault="00000000">
      <w:pPr>
        <w:spacing w:before="40" w:after="120"/>
      </w:pPr>
      <w:r>
        <w:rPr>
          <w:rFonts w:eastAsia="Georgia"/>
        </w:rPr>
        <w:t>"And the train?"</w:t>
      </w:r>
    </w:p>
    <w:p w14:paraId="45647E98" w14:textId="77777777" w:rsidR="00A1675C" w:rsidRDefault="00000000">
      <w:pPr>
        <w:ind w:firstLine="432"/>
      </w:pPr>
      <w:r>
        <w:rPr>
          <w:rFonts w:eastAsia="Georgia"/>
        </w:rPr>
        <w:t>Derek carefully opened the door.</w:t>
      </w:r>
    </w:p>
    <w:p w14:paraId="3B595513" w14:textId="77777777" w:rsidR="00A1675C" w:rsidRDefault="00000000">
      <w:pPr>
        <w:spacing w:before="40" w:after="120"/>
      </w:pPr>
      <w:r>
        <w:rPr>
          <w:rFonts w:eastAsia="Georgia"/>
        </w:rPr>
        <w:t>"We'll find it."</w:t>
      </w:r>
    </w:p>
    <w:p w14:paraId="6D219B28" w14:textId="77777777" w:rsidR="00A1675C" w:rsidRDefault="00000000">
      <w:pPr>
        <w:ind w:firstLine="432"/>
      </w:pPr>
      <w:r>
        <w:rPr>
          <w:rFonts w:eastAsia="Georgia"/>
        </w:rPr>
        <w:t>Barbarian called after him.</w:t>
      </w:r>
    </w:p>
    <w:p w14:paraId="3D4A44E4" w14:textId="77777777" w:rsidR="00A1675C" w:rsidRDefault="00000000">
      <w:pPr>
        <w:spacing w:before="40" w:after="120"/>
      </w:pPr>
      <w:r>
        <w:rPr>
          <w:rFonts w:eastAsia="Georgia"/>
        </w:rPr>
        <w:t>"Mr Gent."</w:t>
      </w:r>
    </w:p>
    <w:p w14:paraId="6541C64D" w14:textId="77777777" w:rsidR="00A1675C" w:rsidRDefault="00000000">
      <w:pPr>
        <w:ind w:firstLine="432"/>
      </w:pPr>
      <w:r>
        <w:rPr>
          <w:rFonts w:eastAsia="Georgia"/>
        </w:rPr>
        <w:t>Derek turned.</w:t>
      </w:r>
    </w:p>
    <w:p w14:paraId="27617242" w14:textId="77777777" w:rsidR="00A1675C" w:rsidRDefault="00000000">
      <w:pPr>
        <w:spacing w:before="40" w:after="120"/>
      </w:pPr>
      <w:r>
        <w:rPr>
          <w:rFonts w:eastAsia="Georgia"/>
        </w:rPr>
        <w:t>"Yes?"</w:t>
      </w:r>
    </w:p>
    <w:p w14:paraId="6069123C" w14:textId="77777777" w:rsidR="00A1675C" w:rsidRDefault="00000000">
      <w:pPr>
        <w:ind w:firstLine="432"/>
      </w:pPr>
      <w:r>
        <w:rPr>
          <w:rFonts w:eastAsia="Georgia"/>
        </w:rPr>
        <w:t>Barbarian pointed at the silent clock.</w:t>
      </w:r>
    </w:p>
    <w:p w14:paraId="39ED73D8" w14:textId="77777777" w:rsidR="00A1675C" w:rsidRDefault="00000000">
      <w:pPr>
        <w:spacing w:before="40" w:after="120"/>
      </w:pPr>
      <w:r>
        <w:rPr>
          <w:rFonts w:eastAsia="Georgia"/>
        </w:rPr>
        <w:t>"Don't trust it."</w:t>
      </w:r>
    </w:p>
    <w:p w14:paraId="6581FC75" w14:textId="77777777" w:rsidR="00A1675C" w:rsidRDefault="00000000">
      <w:pPr>
        <w:ind w:firstLine="432"/>
      </w:pPr>
      <w:r>
        <w:rPr>
          <w:rFonts w:eastAsia="Georgia"/>
        </w:rPr>
        <w:t>Derek gently smiled.</w:t>
      </w:r>
    </w:p>
    <w:p w14:paraId="46BF1049" w14:textId="77777777" w:rsidR="00A1675C" w:rsidRDefault="00000000">
      <w:pPr>
        <w:spacing w:before="40" w:after="120"/>
      </w:pPr>
      <w:r>
        <w:rPr>
          <w:rFonts w:eastAsia="Georgia"/>
        </w:rPr>
        <w:t>"We weren't planning to."</w:t>
      </w:r>
    </w:p>
    <w:p w14:paraId="2AE09D0F" w14:textId="77777777" w:rsidR="00A1675C" w:rsidRDefault="00000000">
      <w:pPr>
        <w:ind w:firstLine="432"/>
      </w:pPr>
      <w:r>
        <w:rPr>
          <w:rFonts w:eastAsia="Georgia"/>
        </w:rPr>
        <w:t>Barbarian nodded.</w:t>
      </w:r>
    </w:p>
    <w:p w14:paraId="05F60871" w14:textId="77777777" w:rsidR="00A1675C" w:rsidRDefault="00000000">
      <w:pPr>
        <w:spacing w:before="40" w:after="120"/>
      </w:pPr>
      <w:r>
        <w:rPr>
          <w:rFonts w:eastAsia="Georgia"/>
        </w:rPr>
        <w:t>"Good."</w:t>
      </w:r>
    </w:p>
    <w:p w14:paraId="4AAE8F2C" w14:textId="77777777" w:rsidR="00A1675C" w:rsidRDefault="00000000">
      <w:pPr>
        <w:ind w:firstLine="432"/>
      </w:pPr>
      <w:r>
        <w:rPr>
          <w:rFonts w:eastAsia="Georgia"/>
        </w:rPr>
        <w:t>Derek opened the door. Then stopped.</w:t>
      </w:r>
    </w:p>
    <w:p w14:paraId="25B766B3" w14:textId="77777777" w:rsidR="00A1675C" w:rsidRDefault="00000000">
      <w:pPr>
        <w:spacing w:before="40" w:after="120"/>
      </w:pPr>
      <w:r>
        <w:rPr>
          <w:rFonts w:eastAsia="Georgia"/>
        </w:rPr>
        <w:t>"One thing."</w:t>
      </w:r>
    </w:p>
    <w:p w14:paraId="07EBA118" w14:textId="77777777" w:rsidR="00A1675C" w:rsidRDefault="00000000">
      <w:pPr>
        <w:spacing w:before="40" w:after="120"/>
      </w:pPr>
      <w:r>
        <w:rPr>
          <w:rFonts w:eastAsia="Georgia"/>
        </w:rPr>
        <w:t>"What?"</w:t>
      </w:r>
    </w:p>
    <w:p w14:paraId="758FD4CE" w14:textId="77777777" w:rsidR="00A1675C" w:rsidRDefault="00000000">
      <w:pPr>
        <w:spacing w:before="40" w:after="120"/>
      </w:pPr>
      <w:r>
        <w:rPr>
          <w:rFonts w:eastAsia="Georgia"/>
        </w:rPr>
        <w:t>"If time doesn't exist..."</w:t>
      </w:r>
    </w:p>
    <w:p w14:paraId="29E3E0CB" w14:textId="77777777" w:rsidR="00A1675C" w:rsidRDefault="00000000">
      <w:pPr>
        <w:ind w:firstLine="432"/>
      </w:pPr>
      <w:r>
        <w:rPr>
          <w:rFonts w:eastAsia="Georgia"/>
        </w:rPr>
        <w:t>Barbarian smiled.</w:t>
      </w:r>
    </w:p>
    <w:p w14:paraId="26338C43" w14:textId="77777777" w:rsidR="00A1675C" w:rsidRDefault="00000000">
      <w:pPr>
        <w:spacing w:before="40" w:after="120"/>
      </w:pPr>
      <w:r>
        <w:rPr>
          <w:rFonts w:eastAsia="Georgia"/>
        </w:rPr>
        <w:t>"Yes?"</w:t>
      </w:r>
    </w:p>
    <w:p w14:paraId="2298A8E1" w14:textId="77777777" w:rsidR="00A1675C" w:rsidRDefault="00000000">
      <w:pPr>
        <w:spacing w:before="40" w:after="120"/>
      </w:pPr>
      <w:r>
        <w:rPr>
          <w:rFonts w:eastAsia="Georgia"/>
        </w:rPr>
        <w:t>"What day is it?"</w:t>
      </w:r>
    </w:p>
    <w:p w14:paraId="55937E9A" w14:textId="77777777" w:rsidR="00A1675C" w:rsidRDefault="00000000">
      <w:pPr>
        <w:ind w:firstLine="432"/>
      </w:pPr>
      <w:r>
        <w:rPr>
          <w:rFonts w:eastAsia="Georgia"/>
        </w:rPr>
        <w:t>Barbarian carefully looked at him. For the first time since they'd arrived, he seemed genuinely uncertain.</w:t>
      </w:r>
    </w:p>
    <w:p w14:paraId="166CC2FF" w14:textId="77777777" w:rsidR="00A1675C" w:rsidRDefault="00000000">
      <w:pPr>
        <w:spacing w:before="40" w:after="120"/>
      </w:pPr>
      <w:r>
        <w:rPr>
          <w:rFonts w:eastAsia="Georgia"/>
        </w:rPr>
        <w:t>"Ah."</w:t>
      </w:r>
    </w:p>
    <w:p w14:paraId="65817D70" w14:textId="711D004F" w:rsidR="00A1675C" w:rsidRDefault="003434B6">
      <w:pPr>
        <w:ind w:firstLine="432"/>
      </w:pPr>
      <w:r>
        <w:rPr>
          <w:rFonts w:eastAsia="Georgia"/>
        </w:rPr>
        <w:t>Penny laughed. Trevor laughed. Even Weinstein smiled.</w:t>
      </w:r>
    </w:p>
    <w:p w14:paraId="33B6127F" w14:textId="77777777" w:rsidR="00A1675C" w:rsidRDefault="00000000">
      <w:pPr>
        <w:ind w:firstLine="432"/>
      </w:pPr>
      <w:r>
        <w:rPr>
          <w:rFonts w:eastAsia="Georgia"/>
        </w:rPr>
        <w:t>Barbarian looked at the clocks around the empty room. Then at the sky. Then at the brass clock in Derek's hand.</w:t>
      </w:r>
    </w:p>
    <w:p w14:paraId="6AF05FAF" w14:textId="77777777" w:rsidR="00A1675C" w:rsidRDefault="00000000">
      <w:pPr>
        <w:spacing w:before="40" w:after="120"/>
      </w:pPr>
      <w:r>
        <w:rPr>
          <w:rFonts w:eastAsia="Georgia"/>
        </w:rPr>
        <w:t>"Well," he insisted, "that's rather embarrassing."</w:t>
      </w:r>
    </w:p>
    <w:p w14:paraId="2293BCB4" w14:textId="77777777" w:rsidR="00A1675C" w:rsidRDefault="00000000">
      <w:pPr>
        <w:ind w:firstLine="432"/>
      </w:pPr>
      <w:r>
        <w:rPr>
          <w:rFonts w:eastAsia="Georgia"/>
        </w:rPr>
        <w:t>And somewhere in London, a distant train began moving toward empty Platform Seven. It had left yesterday. It would arrive tomorrow.</w:t>
      </w:r>
    </w:p>
    <w:p w14:paraId="18BB103F" w14:textId="77777777" w:rsidR="00A1675C" w:rsidRDefault="00000000">
      <w:pPr>
        <w:ind w:firstLine="432"/>
      </w:pPr>
      <w:r>
        <w:rPr>
          <w:rFonts w:eastAsia="Georgia"/>
        </w:rPr>
        <w:t>And, according to the timetable, it had never existed at all.</w:t>
      </w:r>
    </w:p>
    <w:p w14:paraId="5B6B05F8" w14:textId="77777777" w:rsidR="00A1675C" w:rsidRDefault="00000000">
      <w:pPr>
        <w:spacing w:before="480" w:after="240"/>
        <w:jc w:val="center"/>
      </w:pPr>
      <w:r>
        <w:rPr>
          <w:rFonts w:eastAsia="Georgia"/>
          <w:b/>
          <w:sz w:val="32"/>
        </w:rPr>
        <w:t>Chapter 5</w:t>
      </w:r>
    </w:p>
    <w:p w14:paraId="33D0E711" w14:textId="77777777" w:rsidR="00A1675C" w:rsidRDefault="00000000">
      <w:pPr>
        <w:spacing w:before="200" w:after="120"/>
        <w:jc w:val="center"/>
      </w:pPr>
      <w:r>
        <w:rPr>
          <w:rFonts w:eastAsia="Georgia"/>
          <w:b/>
          <w:sz w:val="24"/>
        </w:rPr>
        <w:t>The Apple Problem</w:t>
      </w:r>
    </w:p>
    <w:p w14:paraId="703D4732" w14:textId="77777777" w:rsidR="00A1675C" w:rsidRDefault="00000000">
      <w:pPr>
        <w:ind w:firstLine="432"/>
      </w:pPr>
      <w:r>
        <w:rPr>
          <w:rFonts w:eastAsia="Georgia"/>
        </w:rPr>
        <w:t>Alfred Weinstein had never entirely trusted apples. This was not because of any defect in the fruit. Apples were perfectly respectable.</w:t>
      </w:r>
    </w:p>
    <w:p w14:paraId="79E14910" w14:textId="77777777" w:rsidR="00A1675C" w:rsidRDefault="00000000">
      <w:pPr>
        <w:ind w:firstLine="432"/>
      </w:pPr>
      <w:r>
        <w:rPr>
          <w:rFonts w:eastAsia="Georgia"/>
        </w:rPr>
        <w:t>They were roundish, nutritious, reasonably portable and, unlike pears, rarely gave the impression that they were about to collapse under their own moral burden. His distrust concerned their reputation. For centuries, apples had been given far too much credit.</w:t>
      </w:r>
    </w:p>
    <w:p w14:paraId="52BCED69" w14:textId="77777777" w:rsidR="00A1675C" w:rsidRDefault="00000000">
      <w:pPr>
        <w:ind w:firstLine="432"/>
      </w:pPr>
      <w:r>
        <w:rPr>
          <w:rFonts w:eastAsia="Georgia"/>
        </w:rPr>
        <w:t>One particular red apple, in particular, had been blamed for an astonishing amount of physics. Weinstein was thinking about it on the mysterious train.</w:t>
      </w:r>
    </w:p>
    <w:p w14:paraId="34ECC610" w14:textId="77777777" w:rsidR="00A1675C" w:rsidRDefault="00000000">
      <w:pPr>
        <w:spacing w:before="40" w:after="120"/>
      </w:pPr>
      <w:r>
        <w:rPr>
          <w:rFonts w:eastAsia="Georgia"/>
        </w:rPr>
        <w:t>He was on his way back to Munich after the meeting with Julius Barbarian, although "on his way back" was perhaps an unnecessarily confident description of the situation.</w:t>
      </w:r>
    </w:p>
    <w:p w14:paraId="7A772362" w14:textId="77777777" w:rsidR="00A1675C" w:rsidRDefault="00000000">
      <w:pPr>
        <w:ind w:firstLine="432"/>
      </w:pPr>
      <w:r>
        <w:rPr>
          <w:rFonts w:eastAsia="Georgia"/>
        </w:rPr>
        <w:t>the mysterious empty train had stopped. It had stopped between two stations. Nobody seemed particularly concerned.</w:t>
      </w:r>
    </w:p>
    <w:p w14:paraId="4795630F" w14:textId="77777777" w:rsidR="00A1675C" w:rsidRDefault="00000000">
      <w:pPr>
        <w:spacing w:before="40" w:after="120"/>
      </w:pPr>
      <w:r>
        <w:rPr>
          <w:rFonts w:eastAsia="Georgia"/>
        </w:rPr>
        <w:t>The conductor had announced that there was a "minor delay due to circumstances."</w:t>
      </w:r>
    </w:p>
    <w:p w14:paraId="4906050C" w14:textId="77777777" w:rsidR="00A1675C" w:rsidRDefault="00000000">
      <w:pPr>
        <w:spacing w:before="40" w:after="120"/>
      </w:pPr>
      <w:r>
        <w:rPr>
          <w:rFonts w:eastAsia="Georgia"/>
        </w:rPr>
        <w:t>Weinstein had spent enough time on trains to know that "circumstances" meant absolutely anything.</w:t>
      </w:r>
    </w:p>
    <w:p w14:paraId="06FC8BF5" w14:textId="77777777" w:rsidR="00A1675C" w:rsidRDefault="00000000">
      <w:pPr>
        <w:ind w:firstLine="432"/>
      </w:pPr>
      <w:r>
        <w:rPr>
          <w:rFonts w:eastAsia="Georgia"/>
        </w:rPr>
        <w:t>He sat by the window. Across from him, a woman was reading a novel. Beside her, a man was asleep.</w:t>
      </w:r>
    </w:p>
    <w:p w14:paraId="2191ED61" w14:textId="77777777" w:rsidR="00A1675C" w:rsidRDefault="00000000">
      <w:pPr>
        <w:ind w:firstLine="432"/>
      </w:pPr>
      <w:r>
        <w:rPr>
          <w:rFonts w:eastAsia="Georgia"/>
        </w:rPr>
        <w:t>Two rows ahead, a child was eating an apple. Weinstein watched the child. The child took a bite.</w:t>
      </w:r>
    </w:p>
    <w:p w14:paraId="764C5EA1" w14:textId="77777777" w:rsidR="00A1675C" w:rsidRDefault="00000000">
      <w:pPr>
        <w:ind w:firstLine="432"/>
      </w:pPr>
      <w:r>
        <w:rPr>
          <w:rFonts w:eastAsia="Georgia"/>
        </w:rPr>
        <w:t>Then another. Then, apparently deciding that the apple had become philosophically unacceptable, dropped it. It fell to the floor.</w:t>
      </w:r>
    </w:p>
    <w:p w14:paraId="6AD72FC3" w14:textId="77777777" w:rsidR="00A1675C" w:rsidRDefault="00000000">
      <w:pPr>
        <w:ind w:firstLine="432"/>
      </w:pPr>
      <w:r>
        <w:rPr>
          <w:rFonts w:eastAsia="Georgia"/>
        </w:rPr>
        <w:t>Weinstein intently watched it. The apple rolled beneath the seat. He sharply stared at the space where it had disappeared.</w:t>
      </w:r>
    </w:p>
    <w:p w14:paraId="5C502D9F" w14:textId="77777777" w:rsidR="00A1675C" w:rsidRDefault="00000000">
      <w:pPr>
        <w:ind w:firstLine="432"/>
      </w:pPr>
      <w:r>
        <w:rPr>
          <w:rFonts w:eastAsia="Georgia"/>
        </w:rPr>
        <w:t>Then he gently smiled. Newton. He thought of Newton's famous ordinary apple.</w:t>
      </w:r>
    </w:p>
    <w:p w14:paraId="0AF30841" w14:textId="77777777" w:rsidR="00A1675C" w:rsidRDefault="00000000">
      <w:pPr>
        <w:ind w:firstLine="432"/>
      </w:pPr>
      <w:r>
        <w:rPr>
          <w:rFonts w:eastAsia="Georgia"/>
        </w:rPr>
        <w:t>The story was almost certainly too neat. Science rarely arrived with such excellent stage management. One could imagine the scene.</w:t>
      </w:r>
    </w:p>
    <w:p w14:paraId="289050C6" w14:textId="77777777" w:rsidR="00A1675C" w:rsidRDefault="00000000">
      <w:pPr>
        <w:ind w:firstLine="432"/>
      </w:pPr>
      <w:r>
        <w:rPr>
          <w:rFonts w:eastAsia="Georgia"/>
        </w:rPr>
        <w:t>Newton sits under a tree. An apple falls. Newton looks at it.</w:t>
      </w:r>
    </w:p>
    <w:p w14:paraId="43778762" w14:textId="77777777" w:rsidR="00A1675C" w:rsidRDefault="00000000">
      <w:pPr>
        <w:ind w:firstLine="432"/>
      </w:pPr>
      <w:r>
        <w:rPr>
          <w:rFonts w:eastAsia="Georgia"/>
        </w:rPr>
        <w:t>Newton thinks about gravity. Physics is transformed. It was a charming story.</w:t>
      </w:r>
    </w:p>
    <w:p w14:paraId="5B919111" w14:textId="77777777" w:rsidR="00A1675C" w:rsidRDefault="00000000">
      <w:pPr>
        <w:ind w:firstLine="432"/>
      </w:pPr>
      <w:r>
        <w:rPr>
          <w:rFonts w:eastAsia="Georgia"/>
        </w:rPr>
        <w:t>It was also misleading.</w:t>
      </w:r>
    </w:p>
    <w:p w14:paraId="7A772A8A" w14:textId="77777777" w:rsidR="00A1675C" w:rsidRDefault="00000000">
      <w:pPr>
        <w:spacing w:before="40" w:after="120"/>
      </w:pPr>
      <w:r>
        <w:rPr>
          <w:rFonts w:eastAsia="Georgia"/>
        </w:rPr>
        <w:t>The apple had not explained gravity.</w:t>
      </w:r>
    </w:p>
    <w:p w14:paraId="48A7E984" w14:textId="77777777" w:rsidR="00A1675C" w:rsidRDefault="00000000">
      <w:pPr>
        <w:ind w:firstLine="432"/>
      </w:pPr>
      <w:r>
        <w:rPr>
          <w:rFonts w:eastAsia="Georgia"/>
        </w:rPr>
        <w:t>It had merely demonstrated that something fell. The really interesting question was why. Weinstein leaned back.</w:t>
      </w:r>
    </w:p>
    <w:p w14:paraId="6CB650AE" w14:textId="77777777" w:rsidR="00A1675C" w:rsidRDefault="00000000">
      <w:pPr>
        <w:ind w:firstLine="432"/>
      </w:pPr>
      <w:r>
        <w:rPr>
          <w:rFonts w:eastAsia="Georgia"/>
        </w:rPr>
        <w:t>Why did the apple fall? Everyone knew the answer. Gravity.</w:t>
      </w:r>
    </w:p>
    <w:p w14:paraId="29421A59" w14:textId="77777777" w:rsidR="00A1675C" w:rsidRDefault="00000000">
      <w:pPr>
        <w:ind w:firstLine="432"/>
      </w:pPr>
      <w:r>
        <w:rPr>
          <w:rFonts w:eastAsia="Georgia"/>
        </w:rPr>
        <w:t>But that was not an answer. It was a name. He had spent most of his life telling physicists not to confuse naming a phenomenon with explaining it.</w:t>
      </w:r>
    </w:p>
    <w:p w14:paraId="67F99AFA" w14:textId="77777777" w:rsidR="00A1675C" w:rsidRDefault="00000000">
      <w:pPr>
        <w:ind w:firstLine="432"/>
      </w:pPr>
      <w:r>
        <w:rPr>
          <w:rFonts w:eastAsia="Georgia"/>
        </w:rPr>
        <w:t>Newton had described gravity extraordinarily well. The inverse-square law worked. The equations worked.</w:t>
      </w:r>
    </w:p>
    <w:p w14:paraId="6DBB5012" w14:textId="77777777" w:rsidR="00A1675C" w:rsidRDefault="00000000">
      <w:pPr>
        <w:ind w:firstLine="432"/>
      </w:pPr>
      <w:r>
        <w:rPr>
          <w:rFonts w:eastAsia="Georgia"/>
        </w:rPr>
        <w:t>The predictions worked. The planets obeyed them. The Moon obeyed them.</w:t>
      </w:r>
    </w:p>
    <w:p w14:paraId="45FBA7EB" w14:textId="77777777" w:rsidR="00A1675C" w:rsidRDefault="00000000">
      <w:pPr>
        <w:ind w:firstLine="432"/>
      </w:pPr>
      <w:r>
        <w:rPr>
          <w:rFonts w:eastAsia="Georgia"/>
        </w:rPr>
        <w:t>The apple obeyed them. Everything seemed to obey them. Then General Relativity had come along and changed the question.</w:t>
      </w:r>
    </w:p>
    <w:p w14:paraId="6265B311" w14:textId="77777777" w:rsidR="00A1675C" w:rsidRDefault="00000000">
      <w:pPr>
        <w:ind w:firstLine="432"/>
      </w:pPr>
      <w:r>
        <w:rPr>
          <w:rFonts w:eastAsia="Georgia"/>
        </w:rPr>
        <w:t>The apple was no longer simply being pulled downward by a force. It was following a geodesic through curved spacetime. Weinstein gently smiled.</w:t>
      </w:r>
    </w:p>
    <w:p w14:paraId="72938510" w14:textId="77777777" w:rsidR="00A1675C" w:rsidRDefault="00000000">
      <w:pPr>
        <w:ind w:firstLine="432"/>
      </w:pPr>
      <w:r>
        <w:rPr>
          <w:rFonts w:eastAsia="Georgia"/>
        </w:rPr>
        <w:t>The poor apple had been promoted from fruit to geometry. The distant train moved. Then stopped again.</w:t>
      </w:r>
    </w:p>
    <w:p w14:paraId="2064BA9D" w14:textId="77777777" w:rsidR="00A1675C" w:rsidRDefault="00000000">
      <w:pPr>
        <w:spacing w:before="40" w:after="120"/>
      </w:pPr>
      <w:r>
        <w:rPr>
          <w:rFonts w:eastAsia="Georgia"/>
        </w:rPr>
        <w:t>Weinstein wearily sighed.</w:t>
      </w:r>
    </w:p>
    <w:p w14:paraId="5357DFFE" w14:textId="77777777" w:rsidR="00A1675C" w:rsidRDefault="00000000">
      <w:pPr>
        <w:ind w:firstLine="432"/>
      </w:pPr>
      <w:r>
        <w:rPr>
          <w:rFonts w:eastAsia="Georgia"/>
        </w:rPr>
        <w:t>He looked out the window. Nothing. Then, very suddenly, he had an idea.</w:t>
      </w:r>
    </w:p>
    <w:p w14:paraId="6D38EDA2" w14:textId="77777777" w:rsidR="00A1675C" w:rsidRDefault="00000000">
      <w:pPr>
        <w:ind w:firstLine="432"/>
      </w:pPr>
      <w:r>
        <w:rPr>
          <w:rFonts w:eastAsia="Georgia"/>
        </w:rPr>
        <w:t>It was not a complete idea. It was not even a particularly respectable idea. It was the sort of idea that arrived without knocking, sat down in the middle of one's mind and refused to explain why it was there.</w:t>
      </w:r>
    </w:p>
    <w:p w14:paraId="3C01624D" w14:textId="77777777" w:rsidR="00A1675C" w:rsidRDefault="00000000">
      <w:pPr>
        <w:ind w:firstLine="432"/>
      </w:pPr>
      <w:r>
        <w:rPr>
          <w:rFonts w:eastAsia="Georgia"/>
        </w:rPr>
        <w:t>Weinstein quietly sat upright. The ordinary apple. Not the falling.</w:t>
      </w:r>
    </w:p>
    <w:p w14:paraId="1C2506F5" w14:textId="77777777" w:rsidR="00A1675C" w:rsidRDefault="00000000">
      <w:pPr>
        <w:ind w:firstLine="432"/>
      </w:pPr>
      <w:r>
        <w:rPr>
          <w:rFonts w:eastAsia="Georgia"/>
        </w:rPr>
        <w:t>The falling together. He took out his notebook. He drew the Earth.</w:t>
      </w:r>
    </w:p>
    <w:p w14:paraId="53889675" w14:textId="77777777" w:rsidR="00A1675C" w:rsidRDefault="00000000">
      <w:pPr>
        <w:ind w:firstLine="432"/>
      </w:pPr>
      <w:r>
        <w:rPr>
          <w:rFonts w:eastAsia="Georgia"/>
        </w:rPr>
        <w:t>Then the apple. Then an arrow. He stopped.</w:t>
      </w:r>
    </w:p>
    <w:p w14:paraId="3A00DBD9" w14:textId="77777777" w:rsidR="00A1675C" w:rsidRDefault="00000000">
      <w:pPr>
        <w:ind w:firstLine="432"/>
      </w:pPr>
      <w:r>
        <w:rPr>
          <w:rFonts w:eastAsia="Georgia"/>
        </w:rPr>
        <w:t>Crossed it out. Drew the Earth. Then the apple.</w:t>
      </w:r>
    </w:p>
    <w:p w14:paraId="4DFEE966" w14:textId="77777777" w:rsidR="00A1675C" w:rsidRDefault="00000000">
      <w:pPr>
        <w:ind w:firstLine="432"/>
      </w:pPr>
      <w:r>
        <w:rPr>
          <w:rFonts w:eastAsia="Georgia"/>
        </w:rPr>
        <w:t>Then two arrows. One pointing from the apple toward the Earth. One pointing from the Earth toward the apple.</w:t>
      </w:r>
    </w:p>
    <w:p w14:paraId="474CD887" w14:textId="77777777" w:rsidR="00A1675C" w:rsidRDefault="00000000">
      <w:pPr>
        <w:ind w:firstLine="432"/>
      </w:pPr>
      <w:r>
        <w:rPr>
          <w:rFonts w:eastAsia="Georgia"/>
        </w:rPr>
        <w:t>He stared intently at them.</w:t>
      </w:r>
    </w:p>
    <w:p w14:paraId="6A1B9127" w14:textId="77777777" w:rsidR="00A1675C" w:rsidRDefault="00000000">
      <w:pPr>
        <w:spacing w:before="40" w:after="120"/>
      </w:pPr>
      <w:r>
        <w:rPr>
          <w:rFonts w:eastAsia="Georgia"/>
        </w:rPr>
        <w:t>"Of course."</w:t>
      </w:r>
    </w:p>
    <w:p w14:paraId="3E9C6467" w14:textId="77777777" w:rsidR="00A1675C" w:rsidRDefault="00000000">
      <w:pPr>
        <w:ind w:firstLine="432"/>
      </w:pPr>
      <w:r>
        <w:rPr>
          <w:rFonts w:eastAsia="Georgia"/>
        </w:rPr>
        <w:t>The woman across the aisle looked up. Weinstein noticed.</w:t>
      </w:r>
    </w:p>
    <w:p w14:paraId="10C49817" w14:textId="77777777" w:rsidR="00A1675C" w:rsidRDefault="00000000">
      <w:pPr>
        <w:spacing w:before="40" w:after="120"/>
      </w:pPr>
      <w:r>
        <w:rPr>
          <w:rFonts w:eastAsia="Georgia"/>
        </w:rPr>
        <w:t>"Sorry."</w:t>
      </w:r>
    </w:p>
    <w:p w14:paraId="610B6792" w14:textId="77777777" w:rsidR="00A1675C" w:rsidRDefault="00000000">
      <w:pPr>
        <w:ind w:firstLine="432"/>
      </w:pPr>
      <w:r>
        <w:rPr>
          <w:rFonts w:eastAsia="Georgia"/>
        </w:rPr>
        <w:t>She returned to her book. He continued. Newton's description had made it natural to think of the Earth as pulling the apple.</w:t>
      </w:r>
    </w:p>
    <w:p w14:paraId="0D91353E" w14:textId="77777777" w:rsidR="00A1675C" w:rsidRDefault="00000000">
      <w:pPr>
        <w:ind w:firstLine="432"/>
      </w:pPr>
      <w:r>
        <w:rPr>
          <w:rFonts w:eastAsia="Georgia"/>
        </w:rPr>
        <w:t>But General Relativity made a remark more subtle. The apple and the Earth were both responding to the geometry. The apple fell.</w:t>
      </w:r>
    </w:p>
    <w:p w14:paraId="16B43FE7" w14:textId="77777777" w:rsidR="00A1675C" w:rsidRDefault="00000000">
      <w:pPr>
        <w:ind w:firstLine="432"/>
      </w:pPr>
      <w:r>
        <w:rPr>
          <w:rFonts w:eastAsia="Georgia"/>
        </w:rPr>
        <w:t>The Earth quietly moved too. Tiny amount. Almost impossibly tiny.</w:t>
      </w:r>
    </w:p>
    <w:p w14:paraId="1C04331F" w14:textId="77777777" w:rsidR="00A1675C" w:rsidRDefault="00000000">
      <w:pPr>
        <w:ind w:firstLine="432"/>
      </w:pPr>
      <w:r>
        <w:rPr>
          <w:rFonts w:eastAsia="Georgia"/>
        </w:rPr>
        <w:t>But not zero. Weinstein wrote:</w:t>
      </w:r>
    </w:p>
    <w:p w14:paraId="6829FA8F" w14:textId="77777777" w:rsidR="00A1675C" w:rsidRDefault="00000000">
      <w:pPr>
        <w:spacing w:before="200" w:after="120"/>
        <w:jc w:val="center"/>
      </w:pPr>
      <w:r>
        <w:rPr>
          <w:rFonts w:eastAsia="Georgia"/>
          <w:b/>
          <w:sz w:val="24"/>
        </w:rPr>
        <w:t>THE simple simple APPLE DOES NOT FALL TOWARD THE EARTH.</w:t>
      </w:r>
    </w:p>
    <w:p w14:paraId="2D7E3909" w14:textId="77777777" w:rsidR="00A1675C" w:rsidRDefault="00000000">
      <w:pPr>
        <w:ind w:firstLine="432"/>
      </w:pPr>
      <w:r>
        <w:rPr>
          <w:rFonts w:eastAsia="Georgia"/>
        </w:rPr>
        <w:t>He stopped. That was not quite right. He crossed it out.</w:t>
      </w:r>
    </w:p>
    <w:p w14:paraId="5E5ED620" w14:textId="77777777" w:rsidR="00A1675C" w:rsidRDefault="00000000">
      <w:pPr>
        <w:spacing w:before="200" w:after="120"/>
        <w:jc w:val="center"/>
      </w:pPr>
      <w:r>
        <w:rPr>
          <w:rFonts w:eastAsia="Georgia"/>
          <w:b/>
          <w:sz w:val="24"/>
        </w:rPr>
        <w:t>THE EARTH AND THE APPLE FALL TOWARD EACH OTHER.</w:t>
      </w:r>
    </w:p>
    <w:p w14:paraId="77496AE1" w14:textId="77777777" w:rsidR="00A1675C" w:rsidRDefault="00000000">
      <w:pPr>
        <w:ind w:firstLine="432"/>
      </w:pPr>
      <w:r>
        <w:rPr>
          <w:rFonts w:eastAsia="Georgia"/>
        </w:rPr>
        <w:t>He looked at it. Better. Then another thought struck him.</w:t>
      </w:r>
    </w:p>
    <w:p w14:paraId="56963119" w14:textId="77777777" w:rsidR="00A1675C" w:rsidRDefault="00000000">
      <w:pPr>
        <w:ind w:firstLine="432"/>
      </w:pPr>
      <w:r>
        <w:rPr>
          <w:rFonts w:eastAsia="Georgia"/>
        </w:rPr>
        <w:t>If the apple and the Earth were both following the geometry, what exactly determined the geometry? Mass and energy. Fine.</w:t>
      </w:r>
    </w:p>
    <w:p w14:paraId="5AE6738F" w14:textId="77777777" w:rsidR="00A1675C" w:rsidRDefault="00000000">
      <w:pPr>
        <w:ind w:firstLine="432"/>
      </w:pPr>
      <w:r>
        <w:rPr>
          <w:rFonts w:eastAsia="Georgia"/>
        </w:rPr>
        <w:t>But there was something else. The equivalence principle. A freely falling observer did not feel gravity locally.</w:t>
      </w:r>
    </w:p>
    <w:p w14:paraId="55EC08DE" w14:textId="77777777" w:rsidR="00A1675C" w:rsidRDefault="00000000">
      <w:pPr>
        <w:ind w:firstLine="432"/>
      </w:pPr>
      <w:r>
        <w:rPr>
          <w:rFonts w:eastAsia="Georgia"/>
        </w:rPr>
        <w:t>That was the heart of the matter. An ordinary apple falling from a tree was not being dragged through space by an invisible rope. It was freely falling.</w:t>
      </w:r>
    </w:p>
    <w:p w14:paraId="5B1D1745" w14:textId="77777777" w:rsidR="00A1675C" w:rsidRDefault="00000000">
      <w:pPr>
        <w:ind w:firstLine="432"/>
      </w:pPr>
      <w:r>
        <w:rPr>
          <w:rFonts w:eastAsia="Georgia"/>
        </w:rPr>
        <w:t>And the tree was preventing it from doing so. Weinstein stopped. He looked at the words.</w:t>
      </w:r>
    </w:p>
    <w:p w14:paraId="06129E1E" w14:textId="77777777" w:rsidR="00A1675C" w:rsidRDefault="00000000">
      <w:pPr>
        <w:ind w:firstLine="432"/>
      </w:pPr>
      <w:r>
        <w:rPr>
          <w:rFonts w:eastAsia="Georgia"/>
        </w:rPr>
        <w:t>The tree was preventing the simple simple apple from following its natural path. He gently smiled.</w:t>
      </w:r>
    </w:p>
    <w:p w14:paraId="13489588" w14:textId="77777777" w:rsidR="00A1675C" w:rsidRDefault="00000000">
      <w:pPr>
        <w:spacing w:before="40" w:after="120"/>
      </w:pPr>
      <w:r>
        <w:rPr>
          <w:rFonts w:eastAsia="Georgia"/>
        </w:rPr>
        <w:t>"That's rather good."</w:t>
      </w:r>
    </w:p>
    <w:p w14:paraId="629D3176" w14:textId="77777777" w:rsidR="00A1675C" w:rsidRDefault="00000000">
      <w:pPr>
        <w:ind w:firstLine="432"/>
      </w:pPr>
      <w:r>
        <w:rPr>
          <w:rFonts w:eastAsia="Georgia"/>
        </w:rPr>
        <w:t>The woman looked up again. This time she decided not to ask. Weinstein turned the page.</w:t>
      </w:r>
    </w:p>
    <w:p w14:paraId="437F5867" w14:textId="77777777" w:rsidR="00A1675C" w:rsidRDefault="00000000">
      <w:pPr>
        <w:ind w:firstLine="432"/>
      </w:pPr>
      <w:r>
        <w:rPr>
          <w:rFonts w:eastAsia="Georgia"/>
        </w:rPr>
        <w:t>He drew a tree. Then the apple. Then the ground.</w:t>
      </w:r>
    </w:p>
    <w:p w14:paraId="076F4DC6" w14:textId="77777777" w:rsidR="00A1675C" w:rsidRDefault="00000000">
      <w:pPr>
        <w:ind w:firstLine="432"/>
      </w:pPr>
      <w:r>
        <w:rPr>
          <w:rFonts w:eastAsia="Georgia"/>
        </w:rPr>
        <w:t>Then he drew the same apple in a lift. He imagined the lift accelerating upward in empty space. The apple would appear to fall.</w:t>
      </w:r>
    </w:p>
    <w:p w14:paraId="54075D0D" w14:textId="77777777" w:rsidR="00A1675C" w:rsidRDefault="00000000">
      <w:pPr>
        <w:ind w:firstLine="432"/>
      </w:pPr>
      <w:r>
        <w:rPr>
          <w:rFonts w:eastAsia="Georgia"/>
        </w:rPr>
        <w:t>Yet there would be no gravitational field. Then he imagined the lift sitting on Earth. The apple would fall again.</w:t>
      </w:r>
    </w:p>
    <w:p w14:paraId="39899770" w14:textId="77777777" w:rsidR="00A1675C" w:rsidRDefault="00000000">
      <w:pPr>
        <w:ind w:firstLine="432"/>
      </w:pPr>
      <w:r>
        <w:rPr>
          <w:rFonts w:eastAsia="Georgia"/>
        </w:rPr>
        <w:t>Locally, the two situations could be indistinguishable. That was the equivalence principle. Weinstein knew this.</w:t>
      </w:r>
    </w:p>
    <w:p w14:paraId="6E8363C0" w14:textId="77777777" w:rsidR="00A1675C" w:rsidRDefault="00000000">
      <w:pPr>
        <w:ind w:firstLine="432"/>
      </w:pPr>
      <w:r>
        <w:rPr>
          <w:rFonts w:eastAsia="Georgia"/>
        </w:rPr>
        <w:t>Everyone in the Bureau knew this. So why had the thought bothered him? He looked at his drawing again.</w:t>
      </w:r>
    </w:p>
    <w:p w14:paraId="4196A234" w14:textId="77777777" w:rsidR="00A1675C" w:rsidRDefault="00000000">
      <w:pPr>
        <w:ind w:firstLine="432"/>
      </w:pPr>
      <w:r>
        <w:rPr>
          <w:rFonts w:eastAsia="Georgia"/>
        </w:rPr>
        <w:t>Because the apple was falling toward something. And in the accelerating lift there was no Earth. The apparent downward direction was created by the acceleration.</w:t>
      </w:r>
    </w:p>
    <w:p w14:paraId="4AD97CA2" w14:textId="77777777" w:rsidR="00A1675C" w:rsidRDefault="00000000">
      <w:pPr>
        <w:ind w:firstLine="432"/>
      </w:pPr>
      <w:r>
        <w:rPr>
          <w:rFonts w:eastAsia="Georgia"/>
        </w:rPr>
        <w:t>Gravity could be imitated by acceleration. But perhaps the deeper question was the reverse. Could acceleration be understood as geometry in the same way gravity was?</w:t>
      </w:r>
    </w:p>
    <w:p w14:paraId="148F213B" w14:textId="77777777" w:rsidR="00A1675C" w:rsidRDefault="00000000">
      <w:pPr>
        <w:spacing w:before="40" w:after="120"/>
      </w:pPr>
      <w:r>
        <w:rPr>
          <w:rFonts w:eastAsia="Georgia"/>
        </w:rPr>
        <w:t>Yes.</w:t>
      </w:r>
    </w:p>
    <w:p w14:paraId="51FA87C2" w14:textId="77777777" w:rsidR="00A1675C" w:rsidRDefault="00000000">
      <w:pPr>
        <w:ind w:firstLine="432"/>
      </w:pPr>
      <w:r>
        <w:rPr>
          <w:rFonts w:eastAsia="Georgia"/>
        </w:rPr>
        <w:t>That was already part of General Relativity. So why did the idea feel new? Weinstein tapped his pencil against the notebook.</w:t>
      </w:r>
    </w:p>
    <w:p w14:paraId="13370794" w14:textId="77777777" w:rsidR="00A1675C" w:rsidRDefault="00000000">
      <w:pPr>
        <w:ind w:firstLine="432"/>
      </w:pPr>
      <w:r>
        <w:rPr>
          <w:rFonts w:eastAsia="Georgia"/>
        </w:rPr>
        <w:t>Then he saw it. Not the answer. The question.</w:t>
      </w:r>
    </w:p>
    <w:p w14:paraId="412A7409" w14:textId="77777777" w:rsidR="00A1675C" w:rsidRDefault="00000000">
      <w:pPr>
        <w:ind w:firstLine="432"/>
      </w:pPr>
      <w:r>
        <w:rPr>
          <w:rFonts w:eastAsia="Georgia"/>
        </w:rPr>
        <w:t>The question was not: Why does the apple fall? The question was:</w:t>
      </w:r>
    </w:p>
    <w:p w14:paraId="14B24AC0" w14:textId="77777777" w:rsidR="00A1675C" w:rsidRDefault="00000000">
      <w:pPr>
        <w:ind w:firstLine="432"/>
      </w:pPr>
      <w:r>
        <w:rPr>
          <w:rFonts w:eastAsia="Georgia"/>
        </w:rPr>
        <w:t>Why does the apple have the trajectory it does? He wearily sat back. That was better.</w:t>
      </w:r>
    </w:p>
    <w:p w14:paraId="16EA542F" w14:textId="77777777" w:rsidR="00A1675C" w:rsidRDefault="00000000">
      <w:pPr>
        <w:ind w:firstLine="432"/>
      </w:pPr>
      <w:r>
        <w:rPr>
          <w:rFonts w:eastAsia="Georgia"/>
        </w:rPr>
        <w:t>Much better. The trajectory of a freely falling object was determined by spacetime geometry. But the geometry was determined by the distribution of matter and energy.</w:t>
      </w:r>
    </w:p>
    <w:p w14:paraId="36AC5DE6" w14:textId="77777777" w:rsidR="00A1675C" w:rsidRDefault="00000000">
      <w:pPr>
        <w:ind w:firstLine="432"/>
      </w:pPr>
      <w:r>
        <w:rPr>
          <w:rFonts w:eastAsia="Georgia"/>
        </w:rPr>
        <w:t>So the simple simple apple was both responding to the geometry and, in principle, contributing to it. The apple affected the spacetime through which it moved. Tiny amount.</w:t>
      </w:r>
    </w:p>
    <w:p w14:paraId="0D9B1DB2" w14:textId="77777777" w:rsidR="00A1675C" w:rsidRDefault="00000000">
      <w:pPr>
        <w:ind w:firstLine="432"/>
      </w:pPr>
      <w:r>
        <w:rPr>
          <w:rFonts w:eastAsia="Georgia"/>
        </w:rPr>
        <w:t>But real. The Earth affected the apple. The apple affected the Earth.</w:t>
      </w:r>
    </w:p>
    <w:p w14:paraId="12CEE0AD" w14:textId="77777777" w:rsidR="00A1675C" w:rsidRDefault="00000000">
      <w:pPr>
        <w:ind w:firstLine="432"/>
      </w:pPr>
      <w:r>
        <w:rPr>
          <w:rFonts w:eastAsia="Georgia"/>
        </w:rPr>
        <w:t>The Earth affected spacetime. The apple affected spacetime. Everything was interacting with everything else.</w:t>
      </w:r>
    </w:p>
    <w:p w14:paraId="258E0A5E" w14:textId="77777777" w:rsidR="00A1675C" w:rsidRDefault="00000000">
      <w:pPr>
        <w:ind w:firstLine="432"/>
      </w:pPr>
      <w:r>
        <w:rPr>
          <w:rFonts w:eastAsia="Georgia"/>
        </w:rPr>
        <w:t>Weinstein stared at the page.</w:t>
      </w:r>
    </w:p>
    <w:p w14:paraId="5530707E" w14:textId="77777777" w:rsidR="00A1675C" w:rsidRDefault="00000000">
      <w:pPr>
        <w:spacing w:before="40" w:after="120"/>
      </w:pPr>
      <w:r>
        <w:rPr>
          <w:rFonts w:eastAsia="Georgia"/>
        </w:rPr>
        <w:t>"That's going to annoy someone."</w:t>
      </w:r>
    </w:p>
    <w:p w14:paraId="3E588264" w14:textId="77777777" w:rsidR="00A1675C" w:rsidRDefault="00000000">
      <w:pPr>
        <w:ind w:firstLine="432"/>
      </w:pPr>
      <w:r>
        <w:rPr>
          <w:rFonts w:eastAsia="Georgia"/>
        </w:rPr>
        <w:t>The man sleeping beside the woman opened one eye.</w:t>
      </w:r>
    </w:p>
    <w:p w14:paraId="648F1064" w14:textId="77777777" w:rsidR="00A1675C" w:rsidRDefault="00000000">
      <w:pPr>
        <w:spacing w:before="40" w:after="120"/>
      </w:pPr>
      <w:r>
        <w:rPr>
          <w:rFonts w:eastAsia="Georgia"/>
        </w:rPr>
        <w:t>"What?"</w:t>
      </w:r>
    </w:p>
    <w:p w14:paraId="5F74B2E7" w14:textId="77777777" w:rsidR="00A1675C" w:rsidRDefault="00000000">
      <w:pPr>
        <w:spacing w:before="40" w:after="120"/>
      </w:pPr>
      <w:r>
        <w:rPr>
          <w:rFonts w:eastAsia="Georgia"/>
        </w:rPr>
        <w:t>"Nothing."</w:t>
      </w:r>
    </w:p>
    <w:p w14:paraId="1B003B4F" w14:textId="77777777" w:rsidR="00A1675C" w:rsidRDefault="00000000">
      <w:pPr>
        <w:ind w:firstLine="432"/>
      </w:pPr>
      <w:r>
        <w:rPr>
          <w:rFonts w:eastAsia="Georgia"/>
        </w:rPr>
        <w:t>The man closed his eye again. Weinstein wrote:</w:t>
      </w:r>
    </w:p>
    <w:p w14:paraId="72F0150C" w14:textId="77777777" w:rsidR="00A1675C" w:rsidRDefault="00000000">
      <w:pPr>
        <w:spacing w:before="200" w:after="120"/>
        <w:jc w:val="center"/>
      </w:pPr>
      <w:r>
        <w:rPr>
          <w:rFonts w:eastAsia="Georgia"/>
          <w:b/>
          <w:sz w:val="24"/>
        </w:rPr>
        <w:t>ASK DEREK.</w:t>
      </w:r>
    </w:p>
    <w:p w14:paraId="7F6454E8" w14:textId="77777777" w:rsidR="00A1675C" w:rsidRDefault="00000000">
      <w:pPr>
        <w:ind w:firstLine="432"/>
      </w:pPr>
      <w:r>
        <w:rPr>
          <w:rFonts w:eastAsia="Georgia"/>
        </w:rPr>
        <w:t>Then underneath:</w:t>
      </w:r>
    </w:p>
    <w:p w14:paraId="471A49AF" w14:textId="77777777" w:rsidR="00A1675C" w:rsidRDefault="00000000">
      <w:pPr>
        <w:spacing w:before="200" w:after="120"/>
        <w:jc w:val="center"/>
      </w:pPr>
      <w:r>
        <w:rPr>
          <w:rFonts w:eastAsia="Georgia"/>
          <w:b/>
          <w:sz w:val="24"/>
        </w:rPr>
        <w:t>INVESTIGATE THE ordinary APPLE.</w:t>
      </w:r>
    </w:p>
    <w:p w14:paraId="56898CB9" w14:textId="77777777" w:rsidR="00A1675C" w:rsidRDefault="00000000">
      <w:pPr>
        <w:ind w:firstLine="432"/>
      </w:pPr>
      <w:r>
        <w:rPr>
          <w:rFonts w:eastAsia="Georgia"/>
        </w:rPr>
        <w:t>He stopped. That sounded ridiculous. He crossed out red APPLE.</w:t>
      </w:r>
    </w:p>
    <w:p w14:paraId="75E8805A" w14:textId="77777777" w:rsidR="00A1675C" w:rsidRDefault="00000000">
      <w:pPr>
        <w:ind w:firstLine="432"/>
      </w:pPr>
      <w:r>
        <w:rPr>
          <w:rFonts w:eastAsia="Georgia"/>
        </w:rPr>
        <w:t>Then wrote:</w:t>
      </w:r>
    </w:p>
    <w:p w14:paraId="7390F327" w14:textId="77777777" w:rsidR="00A1675C" w:rsidRDefault="00000000">
      <w:pPr>
        <w:spacing w:before="200" w:after="120"/>
        <w:jc w:val="center"/>
      </w:pPr>
      <w:r>
        <w:rPr>
          <w:rFonts w:eastAsia="Georgia"/>
          <w:b/>
          <w:sz w:val="24"/>
        </w:rPr>
        <w:t>INVESTIGATE THE FALLING BODY.</w:t>
      </w:r>
    </w:p>
    <w:p w14:paraId="1ACD261E" w14:textId="77777777" w:rsidR="00A1675C" w:rsidRDefault="00000000">
      <w:pPr>
        <w:ind w:firstLine="432"/>
      </w:pPr>
      <w:r>
        <w:rPr>
          <w:rFonts w:eastAsia="Georgia"/>
        </w:rPr>
        <w:t>He looked at it. Too clinical. He crossed out the whole line.</w:t>
      </w:r>
    </w:p>
    <w:p w14:paraId="4B3C059E" w14:textId="77777777" w:rsidR="00A1675C" w:rsidRDefault="00000000">
      <w:pPr>
        <w:ind w:firstLine="432"/>
      </w:pPr>
      <w:r>
        <w:rPr>
          <w:rFonts w:eastAsia="Georgia"/>
        </w:rPr>
        <w:t>He wrote:</w:t>
      </w:r>
    </w:p>
    <w:p w14:paraId="58B06B7E" w14:textId="77777777" w:rsidR="00A1675C" w:rsidRDefault="00000000">
      <w:pPr>
        <w:spacing w:before="200" w:after="120"/>
        <w:jc w:val="center"/>
      </w:pPr>
      <w:r>
        <w:rPr>
          <w:rFonts w:eastAsia="Georgia"/>
          <w:b/>
          <w:sz w:val="24"/>
        </w:rPr>
        <w:t>WHY DOES THE APPLE FALL?</w:t>
      </w:r>
    </w:p>
    <w:p w14:paraId="0318AC99" w14:textId="77777777" w:rsidR="00A1675C" w:rsidRDefault="00000000">
      <w:pPr>
        <w:ind w:firstLine="432"/>
      </w:pPr>
      <w:r>
        <w:rPr>
          <w:rFonts w:eastAsia="Georgia"/>
        </w:rPr>
        <w:t>He gently smiled. That was better. He took out his phone.</w:t>
      </w:r>
    </w:p>
    <w:p w14:paraId="64A22BAB" w14:textId="77777777" w:rsidR="00A1675C" w:rsidRDefault="00000000">
      <w:pPr>
        <w:ind w:firstLine="432"/>
      </w:pPr>
      <w:r>
        <w:rPr>
          <w:rFonts w:eastAsia="Georgia"/>
        </w:rPr>
        <w:t>He called Derek.</w:t>
      </w:r>
    </w:p>
    <w:p w14:paraId="3C7220E8" w14:textId="77777777" w:rsidR="00A1675C" w:rsidRDefault="00000000">
      <w:pPr>
        <w:spacing w:before="40" w:after="120"/>
      </w:pPr>
      <w:r>
        <w:rPr>
          <w:rFonts w:eastAsia="Georgia"/>
        </w:rPr>
        <w:t>Derek answered on the fourth ring.</w:t>
      </w:r>
    </w:p>
    <w:p w14:paraId="01653056" w14:textId="77777777" w:rsidR="00A1675C" w:rsidRDefault="00000000">
      <w:pPr>
        <w:spacing w:before="40" w:after="120"/>
      </w:pPr>
      <w:r>
        <w:rPr>
          <w:rFonts w:eastAsia="Georgia"/>
        </w:rPr>
        <w:t>"Yes?"</w:t>
      </w:r>
    </w:p>
    <w:p w14:paraId="21FC14BB" w14:textId="77777777" w:rsidR="00A1675C" w:rsidRDefault="00000000">
      <w:pPr>
        <w:spacing w:before="40" w:after="120"/>
      </w:pPr>
      <w:r>
        <w:rPr>
          <w:rFonts w:eastAsia="Georgia"/>
        </w:rPr>
        <w:t>"Alfred."</w:t>
      </w:r>
    </w:p>
    <w:p w14:paraId="5EB41A55" w14:textId="77777777" w:rsidR="00A1675C" w:rsidRDefault="00000000">
      <w:pPr>
        <w:spacing w:before="40" w:after="120"/>
      </w:pPr>
      <w:r>
        <w:rPr>
          <w:rFonts w:eastAsia="Georgia"/>
        </w:rPr>
        <w:t>"Where are you?"</w:t>
      </w:r>
    </w:p>
    <w:p w14:paraId="3E631066" w14:textId="77777777" w:rsidR="00A1675C" w:rsidRDefault="00000000">
      <w:pPr>
        <w:spacing w:before="40" w:after="120"/>
      </w:pPr>
      <w:r>
        <w:rPr>
          <w:rFonts w:eastAsia="Georgia"/>
        </w:rPr>
        <w:t>"On a train."</w:t>
      </w:r>
    </w:p>
    <w:p w14:paraId="7978EF38" w14:textId="77777777" w:rsidR="00A1675C" w:rsidRDefault="00000000">
      <w:pPr>
        <w:spacing w:before="40" w:after="120"/>
      </w:pPr>
      <w:r>
        <w:rPr>
          <w:rFonts w:eastAsia="Georgia"/>
        </w:rPr>
        <w:t>"Which one?"</w:t>
      </w:r>
    </w:p>
    <w:p w14:paraId="2F7E3334" w14:textId="77777777" w:rsidR="00A1675C" w:rsidRDefault="00000000">
      <w:pPr>
        <w:spacing w:before="40" w:after="120"/>
      </w:pPr>
      <w:r>
        <w:rPr>
          <w:rFonts w:eastAsia="Georgia"/>
        </w:rPr>
        <w:t>"The Munich one."</w:t>
      </w:r>
    </w:p>
    <w:p w14:paraId="177F0F1C" w14:textId="77777777" w:rsidR="00A1675C" w:rsidRDefault="00000000">
      <w:pPr>
        <w:ind w:firstLine="432"/>
      </w:pPr>
      <w:r>
        <w:rPr>
          <w:rFonts w:eastAsia="Georgia"/>
        </w:rPr>
        <w:t>Derek paused.</w:t>
      </w:r>
    </w:p>
    <w:p w14:paraId="00736803" w14:textId="77777777" w:rsidR="00A1675C" w:rsidRDefault="00000000">
      <w:pPr>
        <w:spacing w:before="40" w:after="120"/>
      </w:pPr>
      <w:r>
        <w:rPr>
          <w:rFonts w:eastAsia="Georgia"/>
        </w:rPr>
        <w:t>"That's not terribly specific."</w:t>
      </w:r>
    </w:p>
    <w:p w14:paraId="6669EF76" w14:textId="77777777" w:rsidR="00A1675C" w:rsidRDefault="00000000">
      <w:pPr>
        <w:spacing w:before="40" w:after="120"/>
      </w:pPr>
      <w:r>
        <w:rPr>
          <w:rFonts w:eastAsia="Georgia"/>
        </w:rPr>
        <w:t>"I know."</w:t>
      </w:r>
    </w:p>
    <w:p w14:paraId="091480CD" w14:textId="77777777" w:rsidR="00A1675C" w:rsidRDefault="00000000">
      <w:pPr>
        <w:spacing w:before="40" w:after="120"/>
      </w:pPr>
      <w:r>
        <w:rPr>
          <w:rFonts w:eastAsia="Georgia"/>
        </w:rPr>
        <w:t>"Are you going somewhere?"</w:t>
      </w:r>
    </w:p>
    <w:p w14:paraId="729DEBDF" w14:textId="77777777" w:rsidR="00A1675C" w:rsidRDefault="00000000">
      <w:pPr>
        <w:spacing w:before="40" w:after="120"/>
      </w:pPr>
      <w:r>
        <w:rPr>
          <w:rFonts w:eastAsia="Georgia"/>
        </w:rPr>
        <w:t>"Apparently."</w:t>
      </w:r>
    </w:p>
    <w:p w14:paraId="2F6EBB14" w14:textId="77777777" w:rsidR="00A1675C" w:rsidRDefault="00000000">
      <w:pPr>
        <w:spacing w:before="40" w:after="120"/>
      </w:pPr>
      <w:r>
        <w:rPr>
          <w:rFonts w:eastAsia="Georgia"/>
        </w:rPr>
        <w:t>"Do you know where?"</w:t>
      </w:r>
    </w:p>
    <w:p w14:paraId="460BCBDA" w14:textId="77777777" w:rsidR="00A1675C" w:rsidRDefault="00000000">
      <w:pPr>
        <w:spacing w:before="40" w:after="120"/>
      </w:pPr>
      <w:r>
        <w:rPr>
          <w:rFonts w:eastAsia="Georgia"/>
        </w:rPr>
        <w:t>"Munich."</w:t>
      </w:r>
    </w:p>
    <w:p w14:paraId="4D983F03" w14:textId="77777777" w:rsidR="00A1675C" w:rsidRDefault="00000000">
      <w:pPr>
        <w:spacing w:before="40" w:after="120"/>
      </w:pPr>
      <w:r>
        <w:rPr>
          <w:rFonts w:eastAsia="Georgia"/>
        </w:rPr>
        <w:t>"You're already in Munich."</w:t>
      </w:r>
    </w:p>
    <w:p w14:paraId="64B6479B" w14:textId="77777777" w:rsidR="00A1675C" w:rsidRDefault="00000000">
      <w:pPr>
        <w:spacing w:before="40" w:after="120"/>
      </w:pPr>
      <w:r>
        <w:rPr>
          <w:rFonts w:eastAsia="Georgia"/>
        </w:rPr>
        <w:t>"I know."</w:t>
      </w:r>
    </w:p>
    <w:p w14:paraId="3FE5E644" w14:textId="77777777" w:rsidR="00A1675C" w:rsidRDefault="00000000">
      <w:pPr>
        <w:ind w:firstLine="432"/>
      </w:pPr>
      <w:r>
        <w:rPr>
          <w:rFonts w:eastAsia="Georgia"/>
        </w:rPr>
        <w:t>There was silence.</w:t>
      </w:r>
    </w:p>
    <w:p w14:paraId="71BF9A30" w14:textId="77777777" w:rsidR="00A1675C" w:rsidRDefault="00000000">
      <w:pPr>
        <w:spacing w:before="40" w:after="120"/>
      </w:pPr>
      <w:r>
        <w:rPr>
          <w:rFonts w:eastAsia="Georgia"/>
        </w:rPr>
        <w:t>Then Derek emphasized:</w:t>
      </w:r>
    </w:p>
    <w:p w14:paraId="5E8B1B52" w14:textId="77777777" w:rsidR="00A1675C" w:rsidRDefault="00000000">
      <w:pPr>
        <w:spacing w:before="40" w:after="120"/>
      </w:pPr>
      <w:r>
        <w:rPr>
          <w:rFonts w:eastAsia="Georgia"/>
        </w:rPr>
        <w:t>"Has Julius Barbarian finally broken you?"</w:t>
      </w:r>
    </w:p>
    <w:p w14:paraId="19A40A9C" w14:textId="77777777" w:rsidR="00A1675C" w:rsidRDefault="00000000">
      <w:pPr>
        <w:spacing w:before="40" w:after="120"/>
      </w:pPr>
      <w:r>
        <w:rPr>
          <w:rFonts w:eastAsia="Georgia"/>
        </w:rPr>
        <w:t>"No."</w:t>
      </w:r>
    </w:p>
    <w:p w14:paraId="4537B2C7" w14:textId="77777777" w:rsidR="00A1675C" w:rsidRDefault="00000000">
      <w:pPr>
        <w:spacing w:before="40" w:after="120"/>
      </w:pPr>
      <w:r>
        <w:rPr>
          <w:rFonts w:eastAsia="Georgia"/>
        </w:rPr>
        <w:t>"Good."</w:t>
      </w:r>
    </w:p>
    <w:p w14:paraId="04D2474D" w14:textId="77777777" w:rsidR="00A1675C" w:rsidRDefault="00000000">
      <w:pPr>
        <w:spacing w:before="40" w:after="120"/>
      </w:pPr>
      <w:r>
        <w:rPr>
          <w:rFonts w:eastAsia="Georgia"/>
        </w:rPr>
        <w:t>"I have a question."</w:t>
      </w:r>
    </w:p>
    <w:p w14:paraId="120601A2" w14:textId="77777777" w:rsidR="00A1675C" w:rsidRDefault="00000000">
      <w:pPr>
        <w:spacing w:before="40" w:after="120"/>
      </w:pPr>
      <w:r>
        <w:rPr>
          <w:rFonts w:eastAsia="Georgia"/>
        </w:rPr>
        <w:t>"Go on."</w:t>
      </w:r>
    </w:p>
    <w:p w14:paraId="0B796139" w14:textId="77777777" w:rsidR="00A1675C" w:rsidRDefault="00000000">
      <w:pPr>
        <w:spacing w:before="40" w:after="120"/>
      </w:pPr>
      <w:r>
        <w:rPr>
          <w:rFonts w:eastAsia="Georgia"/>
        </w:rPr>
        <w:t>"Why does an apple fall?"</w:t>
      </w:r>
    </w:p>
    <w:p w14:paraId="4A93721E" w14:textId="77777777" w:rsidR="00A1675C" w:rsidRDefault="00000000">
      <w:pPr>
        <w:ind w:firstLine="432"/>
      </w:pPr>
      <w:r>
        <w:rPr>
          <w:rFonts w:eastAsia="Georgia"/>
        </w:rPr>
        <w:t>Derek was silent. Then:</w:t>
      </w:r>
    </w:p>
    <w:p w14:paraId="158DBB66" w14:textId="77777777" w:rsidR="00A1675C" w:rsidRDefault="00000000">
      <w:pPr>
        <w:spacing w:before="40" w:after="120"/>
      </w:pPr>
      <w:r>
        <w:rPr>
          <w:rFonts w:eastAsia="Georgia"/>
        </w:rPr>
        <w:t>"Are you serious?"</w:t>
      </w:r>
    </w:p>
    <w:p w14:paraId="795AEB01" w14:textId="77777777" w:rsidR="00A1675C" w:rsidRDefault="00000000">
      <w:pPr>
        <w:spacing w:before="40" w:after="120"/>
      </w:pPr>
      <w:r>
        <w:rPr>
          <w:rFonts w:eastAsia="Georgia"/>
        </w:rPr>
        <w:t>"Perfectly."</w:t>
      </w:r>
    </w:p>
    <w:p w14:paraId="2FF672FC" w14:textId="77777777" w:rsidR="00A1675C" w:rsidRDefault="00000000">
      <w:pPr>
        <w:spacing w:before="40" w:after="120"/>
      </w:pPr>
      <w:r>
        <w:rPr>
          <w:rFonts w:eastAsia="Georgia"/>
        </w:rPr>
        <w:t>"Gravity."</w:t>
      </w:r>
    </w:p>
    <w:p w14:paraId="1CA5FD7F" w14:textId="77777777" w:rsidR="00A1675C" w:rsidRDefault="00000000">
      <w:pPr>
        <w:spacing w:before="40" w:after="120"/>
      </w:pPr>
      <w:r>
        <w:rPr>
          <w:rFonts w:eastAsia="Georgia"/>
        </w:rPr>
        <w:t>"No."</w:t>
      </w:r>
    </w:p>
    <w:p w14:paraId="26FAC3B6" w14:textId="77777777" w:rsidR="00A1675C" w:rsidRDefault="00000000">
      <w:pPr>
        <w:spacing w:before="40" w:after="120"/>
      </w:pPr>
      <w:r>
        <w:rPr>
          <w:rFonts w:eastAsia="Georgia"/>
        </w:rPr>
        <w:t>Derek wearily sighed.</w:t>
      </w:r>
    </w:p>
    <w:p w14:paraId="7D32D709" w14:textId="77777777" w:rsidR="00A1675C" w:rsidRDefault="00000000">
      <w:pPr>
        <w:spacing w:before="40" w:after="120"/>
      </w:pPr>
      <w:r>
        <w:rPr>
          <w:rFonts w:eastAsia="Georgia"/>
        </w:rPr>
        <w:t>"Don't start."</w:t>
      </w:r>
    </w:p>
    <w:p w14:paraId="22705DC5" w14:textId="77777777" w:rsidR="00A1675C" w:rsidRDefault="00000000">
      <w:pPr>
        <w:spacing w:before="40" w:after="120"/>
      </w:pPr>
      <w:r>
        <w:rPr>
          <w:rFonts w:eastAsia="Georgia"/>
        </w:rPr>
        <w:t>"I'm not starting anything."</w:t>
      </w:r>
    </w:p>
    <w:p w14:paraId="4BCA1ED0" w14:textId="77777777" w:rsidR="00A1675C" w:rsidRDefault="00000000">
      <w:pPr>
        <w:spacing w:before="40" w:after="120"/>
      </w:pPr>
      <w:r>
        <w:rPr>
          <w:rFonts w:eastAsia="Georgia"/>
        </w:rPr>
        <w:t>"You've just asked me why an apple falls."</w:t>
      </w:r>
    </w:p>
    <w:p w14:paraId="240D0002" w14:textId="77777777" w:rsidR="00A1675C" w:rsidRDefault="00000000">
      <w:pPr>
        <w:spacing w:before="40" w:after="120"/>
      </w:pPr>
      <w:r>
        <w:rPr>
          <w:rFonts w:eastAsia="Georgia"/>
        </w:rPr>
        <w:t>"Yes."</w:t>
      </w:r>
    </w:p>
    <w:p w14:paraId="21C61C87" w14:textId="77777777" w:rsidR="00A1675C" w:rsidRDefault="00000000">
      <w:pPr>
        <w:spacing w:before="40" w:after="120"/>
      </w:pPr>
      <w:r>
        <w:rPr>
          <w:rFonts w:eastAsia="Georgia"/>
        </w:rPr>
        <w:t>"And you're Alfred Weinstein."</w:t>
      </w:r>
    </w:p>
    <w:p w14:paraId="48412BAD" w14:textId="77777777" w:rsidR="00A1675C" w:rsidRDefault="00000000">
      <w:pPr>
        <w:spacing w:before="40" w:after="120"/>
      </w:pPr>
      <w:r>
        <w:rPr>
          <w:rFonts w:eastAsia="Georgia"/>
        </w:rPr>
        <w:t>"Yes."</w:t>
      </w:r>
    </w:p>
    <w:p w14:paraId="07357460" w14:textId="77777777" w:rsidR="00A1675C" w:rsidRDefault="00000000">
      <w:pPr>
        <w:spacing w:before="40" w:after="120"/>
      </w:pPr>
      <w:r>
        <w:rPr>
          <w:rFonts w:eastAsia="Georgia"/>
        </w:rPr>
        <w:t>"The inventor of General Relativity."</w:t>
      </w:r>
    </w:p>
    <w:p w14:paraId="28BE4943" w14:textId="77777777" w:rsidR="00A1675C" w:rsidRDefault="00000000">
      <w:pPr>
        <w:spacing w:before="40" w:after="120"/>
      </w:pPr>
      <w:r>
        <w:rPr>
          <w:rFonts w:eastAsia="Georgia"/>
        </w:rPr>
        <w:t>"Yes."</w:t>
      </w:r>
    </w:p>
    <w:p w14:paraId="270D66A2" w14:textId="77777777" w:rsidR="00A1675C" w:rsidRDefault="00000000">
      <w:pPr>
        <w:spacing w:before="40" w:after="120"/>
      </w:pPr>
      <w:r>
        <w:rPr>
          <w:rFonts w:eastAsia="Georgia"/>
        </w:rPr>
        <w:t>"The theory that explains why it falls."</w:t>
      </w:r>
    </w:p>
    <w:p w14:paraId="48271FC8" w14:textId="77777777" w:rsidR="00A1675C" w:rsidRDefault="00000000">
      <w:pPr>
        <w:spacing w:before="40" w:after="120"/>
      </w:pPr>
      <w:r>
        <w:rPr>
          <w:rFonts w:eastAsia="Georgia"/>
        </w:rPr>
        <w:t>"Precisely."</w:t>
      </w:r>
    </w:p>
    <w:p w14:paraId="1FFB07B6" w14:textId="77777777" w:rsidR="00A1675C" w:rsidRDefault="00000000">
      <w:pPr>
        <w:spacing w:before="40" w:after="120"/>
      </w:pPr>
      <w:r>
        <w:rPr>
          <w:rFonts w:eastAsia="Georgia"/>
        </w:rPr>
        <w:t>"Then why are you asking me?"</w:t>
      </w:r>
    </w:p>
    <w:p w14:paraId="7C63929A" w14:textId="77777777" w:rsidR="00A1675C" w:rsidRDefault="00000000">
      <w:pPr>
        <w:spacing w:before="40" w:after="120"/>
      </w:pPr>
      <w:r>
        <w:rPr>
          <w:rFonts w:eastAsia="Georgia"/>
        </w:rPr>
        <w:t>"Because I think the question is wrong."</w:t>
      </w:r>
    </w:p>
    <w:p w14:paraId="12FC14B6" w14:textId="77777777" w:rsidR="00A1675C" w:rsidRDefault="00000000">
      <w:pPr>
        <w:ind w:firstLine="432"/>
      </w:pPr>
      <w:r>
        <w:rPr>
          <w:rFonts w:eastAsia="Georgia"/>
        </w:rPr>
        <w:t>Derek sat down.</w:t>
      </w:r>
    </w:p>
    <w:p w14:paraId="6BB339D8" w14:textId="77777777" w:rsidR="00A1675C" w:rsidRDefault="00000000">
      <w:pPr>
        <w:spacing w:before="40" w:after="120"/>
      </w:pPr>
      <w:r>
        <w:rPr>
          <w:rFonts w:eastAsia="Georgia"/>
        </w:rPr>
        <w:t>"All right."</w:t>
      </w:r>
    </w:p>
    <w:p w14:paraId="55BF085B" w14:textId="5C39C82D" w:rsidR="00A1675C" w:rsidRDefault="003434B6">
      <w:pPr>
        <w:ind w:firstLine="432"/>
      </w:pPr>
      <w:r>
        <w:rPr>
          <w:rFonts w:eastAsia="Georgia"/>
        </w:rPr>
        <w:t>Penny was sitting nearby. She looked over. Derek put the phone on speaker.</w:t>
      </w:r>
    </w:p>
    <w:p w14:paraId="1CB072B0" w14:textId="77777777" w:rsidR="00A1675C" w:rsidRDefault="00000000">
      <w:pPr>
        <w:spacing w:before="40" w:after="120"/>
      </w:pPr>
      <w:r>
        <w:rPr>
          <w:rFonts w:eastAsia="Georgia"/>
        </w:rPr>
        <w:t>"Go on."</w:t>
      </w:r>
    </w:p>
    <w:p w14:paraId="382C856E" w14:textId="77777777" w:rsidR="00A1675C" w:rsidRDefault="00000000">
      <w:pPr>
        <w:spacing w:before="40" w:after="120"/>
      </w:pPr>
      <w:r>
        <w:rPr>
          <w:rFonts w:eastAsia="Georgia"/>
        </w:rPr>
        <w:t>Weinstein queried:</w:t>
      </w:r>
    </w:p>
    <w:p w14:paraId="1F07AF58" w14:textId="77777777" w:rsidR="00A1675C" w:rsidRDefault="00000000">
      <w:pPr>
        <w:spacing w:before="40" w:after="120"/>
      </w:pPr>
      <w:r>
        <w:rPr>
          <w:rFonts w:eastAsia="Georgia"/>
        </w:rPr>
        <w:t>"Suppose an apple is freely falling."</w:t>
      </w:r>
    </w:p>
    <w:p w14:paraId="04DE8968" w14:textId="77777777" w:rsidR="00A1675C" w:rsidRDefault="00000000">
      <w:pPr>
        <w:spacing w:before="40" w:after="120"/>
      </w:pPr>
      <w:r>
        <w:rPr>
          <w:rFonts w:eastAsia="Georgia"/>
        </w:rPr>
        <w:t>"Yes."</w:t>
      </w:r>
    </w:p>
    <w:p w14:paraId="684A045D" w14:textId="77777777" w:rsidR="00A1675C" w:rsidRDefault="00000000">
      <w:pPr>
        <w:spacing w:before="40" w:after="120"/>
      </w:pPr>
      <w:r>
        <w:rPr>
          <w:rFonts w:eastAsia="Georgia"/>
        </w:rPr>
        <w:t>"Is the apple accelerating?"</w:t>
      </w:r>
    </w:p>
    <w:p w14:paraId="7A965CB7" w14:textId="77777777" w:rsidR="00A1675C" w:rsidRDefault="00000000">
      <w:pPr>
        <w:spacing w:before="40" w:after="120"/>
      </w:pPr>
      <w:r>
        <w:rPr>
          <w:rFonts w:eastAsia="Georgia"/>
        </w:rPr>
        <w:t>"In the Newtonian sense, yes."</w:t>
      </w:r>
    </w:p>
    <w:p w14:paraId="756FDF20" w14:textId="77777777" w:rsidR="00A1675C" w:rsidRDefault="00000000">
      <w:pPr>
        <w:spacing w:before="40" w:after="120"/>
      </w:pPr>
      <w:r>
        <w:rPr>
          <w:rFonts w:eastAsia="Georgia"/>
        </w:rPr>
        <w:t>"And in General Relativity?"</w:t>
      </w:r>
    </w:p>
    <w:p w14:paraId="5FCFB833" w14:textId="77777777" w:rsidR="00A1675C" w:rsidRDefault="00000000">
      <w:pPr>
        <w:spacing w:before="40" w:after="120"/>
      </w:pPr>
      <w:r>
        <w:rPr>
          <w:rFonts w:eastAsia="Georgia"/>
        </w:rPr>
        <w:t>"It is following a geodesic."</w:t>
      </w:r>
    </w:p>
    <w:p w14:paraId="3EDA53D2" w14:textId="77777777" w:rsidR="00A1675C" w:rsidRDefault="00000000">
      <w:pPr>
        <w:spacing w:before="40" w:after="120"/>
      </w:pPr>
      <w:r>
        <w:rPr>
          <w:rFonts w:eastAsia="Georgia"/>
        </w:rPr>
        <w:t>"Exactly."</w:t>
      </w:r>
    </w:p>
    <w:p w14:paraId="58CE6A37" w14:textId="77777777" w:rsidR="00A1675C" w:rsidRDefault="00000000">
      <w:pPr>
        <w:spacing w:before="40" w:after="120"/>
      </w:pPr>
      <w:r>
        <w:rPr>
          <w:rFonts w:eastAsia="Georgia"/>
        </w:rPr>
        <w:t>"So locally, the apple is not experiencing a force."</w:t>
      </w:r>
    </w:p>
    <w:p w14:paraId="01CDB266" w14:textId="77777777" w:rsidR="00A1675C" w:rsidRDefault="00000000">
      <w:pPr>
        <w:spacing w:before="40" w:after="120"/>
      </w:pPr>
      <w:r>
        <w:rPr>
          <w:rFonts w:eastAsia="Georgia"/>
        </w:rPr>
        <w:t>"Correct."</w:t>
      </w:r>
    </w:p>
    <w:p w14:paraId="4B41B48B" w14:textId="77777777" w:rsidR="00A1675C" w:rsidRDefault="00000000">
      <w:pPr>
        <w:spacing w:before="40" w:after="120"/>
      </w:pPr>
      <w:r>
        <w:rPr>
          <w:rFonts w:eastAsia="Georgia"/>
        </w:rPr>
        <w:t>"Then why does it appear to accelerate toward the Earth?"</w:t>
      </w:r>
    </w:p>
    <w:p w14:paraId="32B808E6" w14:textId="77777777" w:rsidR="00A1675C" w:rsidRDefault="00000000">
      <w:pPr>
        <w:ind w:firstLine="432"/>
      </w:pPr>
      <w:r>
        <w:rPr>
          <w:rFonts w:eastAsia="Georgia"/>
        </w:rPr>
        <w:t>Derek thought.</w:t>
      </w:r>
    </w:p>
    <w:p w14:paraId="593A2636" w14:textId="77777777" w:rsidR="00A1675C" w:rsidRDefault="00000000">
      <w:pPr>
        <w:spacing w:before="40" w:after="120"/>
      </w:pPr>
      <w:r>
        <w:rPr>
          <w:rFonts w:eastAsia="Georgia"/>
        </w:rPr>
        <w:t>"Because we are observing it from a non-free-falling frame."</w:t>
      </w:r>
    </w:p>
    <w:p w14:paraId="26D8CA79" w14:textId="77777777" w:rsidR="00A1675C" w:rsidRDefault="00000000">
      <w:pPr>
        <w:spacing w:before="40" w:after="120"/>
      </w:pPr>
      <w:r>
        <w:rPr>
          <w:rFonts w:eastAsia="Georgia"/>
        </w:rPr>
        <w:t>"Yes."</w:t>
      </w:r>
    </w:p>
    <w:p w14:paraId="65DC4A2A" w14:textId="77777777" w:rsidR="00A1675C" w:rsidRDefault="00000000">
      <w:pPr>
        <w:spacing w:before="40" w:after="120"/>
      </w:pPr>
      <w:r>
        <w:rPr>
          <w:rFonts w:eastAsia="Georgia"/>
        </w:rPr>
        <w:t>"And the Earth's surface is preventing us from following our own geodesic."</w:t>
      </w:r>
    </w:p>
    <w:p w14:paraId="4F160EAA" w14:textId="77777777" w:rsidR="00A1675C" w:rsidRDefault="00000000">
      <w:pPr>
        <w:spacing w:before="40" w:after="120"/>
      </w:pPr>
      <w:r>
        <w:rPr>
          <w:rFonts w:eastAsia="Georgia"/>
        </w:rPr>
        <w:t>"Yes."</w:t>
      </w:r>
    </w:p>
    <w:p w14:paraId="1C3D6EB2" w14:textId="27FE3E14" w:rsidR="00A1675C" w:rsidRDefault="003434B6">
      <w:pPr>
        <w:ind w:firstLine="432"/>
      </w:pPr>
      <w:r>
        <w:rPr>
          <w:rFonts w:eastAsia="Georgia"/>
        </w:rPr>
        <w:t>Penny nodded.</w:t>
      </w:r>
    </w:p>
    <w:p w14:paraId="7BCC5B75" w14:textId="77777777" w:rsidR="00A1675C" w:rsidRDefault="00000000">
      <w:pPr>
        <w:spacing w:before="40" w:after="120"/>
      </w:pPr>
      <w:r>
        <w:rPr>
          <w:rFonts w:eastAsia="Georgia"/>
        </w:rPr>
        <w:t>"That settles the basic point."</w:t>
      </w:r>
    </w:p>
    <w:p w14:paraId="69DD8B91" w14:textId="77777777" w:rsidR="00A1675C" w:rsidRDefault="00000000">
      <w:pPr>
        <w:ind w:firstLine="432"/>
      </w:pPr>
      <w:r>
        <w:rPr>
          <w:rFonts w:eastAsia="Georgia"/>
        </w:rPr>
        <w:t>Weinstein smiled.</w:t>
      </w:r>
    </w:p>
    <w:p w14:paraId="73402173" w14:textId="77777777" w:rsidR="00A1675C" w:rsidRDefault="00000000">
      <w:pPr>
        <w:spacing w:before="40" w:after="120"/>
      </w:pPr>
      <w:r>
        <w:rPr>
          <w:rFonts w:eastAsia="Georgia"/>
        </w:rPr>
        <w:t>"Yes."</w:t>
      </w:r>
    </w:p>
    <w:p w14:paraId="7E502891" w14:textId="77777777" w:rsidR="00A1675C" w:rsidRDefault="00000000">
      <w:pPr>
        <w:spacing w:before="40" w:after="120"/>
      </w:pPr>
      <w:r>
        <w:rPr>
          <w:rFonts w:eastAsia="Georgia"/>
        </w:rPr>
        <w:t>Derek said:</w:t>
      </w:r>
    </w:p>
    <w:p w14:paraId="6431432D" w14:textId="77777777" w:rsidR="00A1675C" w:rsidRDefault="00000000">
      <w:pPr>
        <w:spacing w:before="40" w:after="120"/>
      </w:pPr>
      <w:r>
        <w:rPr>
          <w:rFonts w:eastAsia="Georgia"/>
        </w:rPr>
        <w:t>"But that's not the question."</w:t>
      </w:r>
    </w:p>
    <w:p w14:paraId="50EB02F8" w14:textId="77777777" w:rsidR="00A1675C" w:rsidRDefault="00000000">
      <w:pPr>
        <w:spacing w:before="40" w:after="120"/>
      </w:pPr>
      <w:r>
        <w:rPr>
          <w:rFonts w:eastAsia="Georgia"/>
        </w:rPr>
        <w:t>"No."</w:t>
      </w:r>
    </w:p>
    <w:p w14:paraId="62DDB3F7" w14:textId="77777777" w:rsidR="00A1675C" w:rsidRDefault="00000000">
      <w:pPr>
        <w:spacing w:before="40" w:after="120"/>
      </w:pPr>
      <w:r>
        <w:rPr>
          <w:rFonts w:eastAsia="Georgia"/>
        </w:rPr>
        <w:t>"What is?"</w:t>
      </w:r>
    </w:p>
    <w:p w14:paraId="6E4DFCB2" w14:textId="77777777" w:rsidR="00A1675C" w:rsidRDefault="00000000">
      <w:pPr>
        <w:ind w:firstLine="432"/>
      </w:pPr>
      <w:r>
        <w:rPr>
          <w:rFonts w:eastAsia="Georgia"/>
        </w:rPr>
        <w:t>Weinstein looked out of the window.</w:t>
      </w:r>
    </w:p>
    <w:p w14:paraId="40E41D11" w14:textId="77777777" w:rsidR="00A1675C" w:rsidRDefault="00000000">
      <w:pPr>
        <w:spacing w:before="40" w:after="120"/>
      </w:pPr>
      <w:r>
        <w:rPr>
          <w:rFonts w:eastAsia="Georgia"/>
        </w:rPr>
        <w:t>"The apple and the Earth are both moving."</w:t>
      </w:r>
    </w:p>
    <w:p w14:paraId="0A3BFE4E" w14:textId="77777777" w:rsidR="00A1675C" w:rsidRDefault="00000000">
      <w:pPr>
        <w:ind w:firstLine="432"/>
      </w:pPr>
      <w:r>
        <w:rPr>
          <w:rFonts w:eastAsia="Georgia"/>
        </w:rPr>
        <w:t>Derek nodded.</w:t>
      </w:r>
    </w:p>
    <w:p w14:paraId="3A97A3BE" w14:textId="77777777" w:rsidR="00A1675C" w:rsidRDefault="00000000">
      <w:pPr>
        <w:spacing w:before="40" w:after="120"/>
      </w:pPr>
      <w:r>
        <w:rPr>
          <w:rFonts w:eastAsia="Georgia"/>
        </w:rPr>
        <w:t>"Yes."</w:t>
      </w:r>
    </w:p>
    <w:p w14:paraId="66718CB5" w14:textId="77777777" w:rsidR="00A1675C" w:rsidRDefault="00000000">
      <w:pPr>
        <w:spacing w:before="40" w:after="120"/>
      </w:pPr>
      <w:r>
        <w:rPr>
          <w:rFonts w:eastAsia="Georgia"/>
        </w:rPr>
        <w:t>"The apple moves toward the Earth."</w:t>
      </w:r>
    </w:p>
    <w:p w14:paraId="2D2FF00B" w14:textId="77777777" w:rsidR="00A1675C" w:rsidRDefault="00000000">
      <w:pPr>
        <w:spacing w:before="40" w:after="120"/>
      </w:pPr>
      <w:r>
        <w:rPr>
          <w:rFonts w:eastAsia="Georgia"/>
        </w:rPr>
        <w:t>"Yes."</w:t>
      </w:r>
    </w:p>
    <w:p w14:paraId="2318AC3E" w14:textId="77777777" w:rsidR="00A1675C" w:rsidRDefault="00000000">
      <w:pPr>
        <w:spacing w:before="40" w:after="120"/>
      </w:pPr>
      <w:r>
        <w:rPr>
          <w:rFonts w:eastAsia="Georgia"/>
        </w:rPr>
        <w:t>"The Earth moves toward the apple."</w:t>
      </w:r>
    </w:p>
    <w:p w14:paraId="04947CA0" w14:textId="77777777" w:rsidR="00A1675C" w:rsidRDefault="00000000">
      <w:pPr>
        <w:spacing w:before="40" w:after="120"/>
      </w:pPr>
      <w:r>
        <w:rPr>
          <w:rFonts w:eastAsia="Georgia"/>
        </w:rPr>
        <w:t>"Yes."</w:t>
      </w:r>
    </w:p>
    <w:p w14:paraId="4F7DBF25" w14:textId="77777777" w:rsidR="00A1675C" w:rsidRDefault="00000000">
      <w:pPr>
        <w:spacing w:before="40" w:after="120"/>
      </w:pPr>
      <w:r>
        <w:rPr>
          <w:rFonts w:eastAsia="Georgia"/>
        </w:rPr>
        <w:t>"Why?"</w:t>
      </w:r>
    </w:p>
    <w:p w14:paraId="261AD10D" w14:textId="2387C1D9" w:rsidR="00A1675C" w:rsidRDefault="00000000">
      <w:pPr>
        <w:ind w:firstLine="432"/>
      </w:pPr>
      <w:r>
        <w:rPr>
          <w:rFonts w:eastAsia="Georgia"/>
        </w:rPr>
        <w:t xml:space="preserve">Derek paused. </w:t>
      </w:r>
      <w:r w:rsidR="003434B6">
        <w:rPr>
          <w:rFonts w:eastAsia="Georgia"/>
        </w:rPr>
        <w:t>Penny</w:t>
      </w:r>
      <w:r>
        <w:rPr>
          <w:rFonts w:eastAsia="Georgia"/>
        </w:rPr>
        <w:t xml:space="preserve"> carefully looked at him.</w:t>
      </w:r>
    </w:p>
    <w:p w14:paraId="6DD294B2" w14:textId="77777777" w:rsidR="00A1675C" w:rsidRDefault="00000000">
      <w:pPr>
        <w:spacing w:before="40" w:after="120"/>
      </w:pPr>
      <w:r>
        <w:rPr>
          <w:rFonts w:eastAsia="Georgia"/>
        </w:rPr>
        <w:t>Derek stated:</w:t>
      </w:r>
    </w:p>
    <w:p w14:paraId="429F5A9D" w14:textId="77777777" w:rsidR="00A1675C" w:rsidRDefault="00000000">
      <w:pPr>
        <w:spacing w:before="40" w:after="120"/>
      </w:pPr>
      <w:r>
        <w:rPr>
          <w:rFonts w:eastAsia="Georgia"/>
        </w:rPr>
        <w:t>"Because of their mutual gravitational interaction."</w:t>
      </w:r>
    </w:p>
    <w:p w14:paraId="76640CE0" w14:textId="77777777" w:rsidR="00A1675C" w:rsidRDefault="00000000">
      <w:pPr>
        <w:ind w:firstLine="432"/>
      </w:pPr>
      <w:r>
        <w:rPr>
          <w:rFonts w:eastAsia="Georgia"/>
        </w:rPr>
        <w:t>Weinstein remained silent. Derek quietly smiled.</w:t>
      </w:r>
    </w:p>
    <w:p w14:paraId="774EF764" w14:textId="77777777" w:rsidR="00A1675C" w:rsidRDefault="00000000">
      <w:pPr>
        <w:spacing w:before="40" w:after="120"/>
      </w:pPr>
      <w:r>
        <w:rPr>
          <w:rFonts w:eastAsia="Georgia"/>
        </w:rPr>
        <w:t>"That's the Newtonian answer."</w:t>
      </w:r>
    </w:p>
    <w:p w14:paraId="2B75A7A6" w14:textId="77777777" w:rsidR="00A1675C" w:rsidRDefault="00000000">
      <w:pPr>
        <w:spacing w:before="40" w:after="120"/>
      </w:pPr>
      <w:r>
        <w:rPr>
          <w:rFonts w:eastAsia="Georgia"/>
        </w:rPr>
        <w:t>"Exactly."</w:t>
      </w:r>
    </w:p>
    <w:p w14:paraId="5BAD4992" w14:textId="77777777" w:rsidR="00A1675C" w:rsidRDefault="00000000">
      <w:pPr>
        <w:spacing w:before="40" w:after="120"/>
      </w:pPr>
      <w:r>
        <w:rPr>
          <w:rFonts w:eastAsia="Georgia"/>
        </w:rPr>
        <w:t>"So you want the General Relativistic answer."</w:t>
      </w:r>
    </w:p>
    <w:p w14:paraId="21EC3DB5" w14:textId="77777777" w:rsidR="00A1675C" w:rsidRDefault="00000000">
      <w:pPr>
        <w:spacing w:before="40" w:after="120"/>
      </w:pPr>
      <w:r>
        <w:rPr>
          <w:rFonts w:eastAsia="Georgia"/>
        </w:rPr>
        <w:t>"Yes."</w:t>
      </w:r>
    </w:p>
    <w:p w14:paraId="7F081028" w14:textId="77777777" w:rsidR="00A1675C" w:rsidRDefault="00000000">
      <w:pPr>
        <w:ind w:firstLine="432"/>
      </w:pPr>
      <w:r>
        <w:rPr>
          <w:rFonts w:eastAsia="Georgia"/>
        </w:rPr>
        <w:t>Derek leaned back.</w:t>
      </w:r>
    </w:p>
    <w:p w14:paraId="7360D2B4" w14:textId="77777777" w:rsidR="00A1675C" w:rsidRDefault="00000000">
      <w:pPr>
        <w:spacing w:before="40" w:after="120"/>
      </w:pPr>
      <w:r>
        <w:rPr>
          <w:rFonts w:eastAsia="Georgia"/>
        </w:rPr>
        <w:t>"The geometry."</w:t>
      </w:r>
    </w:p>
    <w:p w14:paraId="64802D1D" w14:textId="77777777" w:rsidR="00A1675C" w:rsidRDefault="00000000">
      <w:pPr>
        <w:spacing w:before="40" w:after="120"/>
      </w:pPr>
      <w:r>
        <w:rPr>
          <w:rFonts w:eastAsia="Georgia"/>
        </w:rPr>
        <w:t>"Yes."</w:t>
      </w:r>
    </w:p>
    <w:p w14:paraId="244F96C4" w14:textId="77777777" w:rsidR="00A1675C" w:rsidRDefault="00000000">
      <w:pPr>
        <w:spacing w:before="40" w:after="120"/>
      </w:pPr>
      <w:r>
        <w:rPr>
          <w:rFonts w:eastAsia="Georgia"/>
        </w:rPr>
        <w:t>"The stress-energy determines the geometry."</w:t>
      </w:r>
    </w:p>
    <w:p w14:paraId="1C579FE4" w14:textId="77777777" w:rsidR="00A1675C" w:rsidRDefault="00000000">
      <w:pPr>
        <w:spacing w:before="40" w:after="120"/>
      </w:pPr>
      <w:r>
        <w:rPr>
          <w:rFonts w:eastAsia="Georgia"/>
        </w:rPr>
        <w:t>"Yes."</w:t>
      </w:r>
    </w:p>
    <w:p w14:paraId="689DBAA1" w14:textId="77777777" w:rsidR="00A1675C" w:rsidRDefault="00000000">
      <w:pPr>
        <w:spacing w:before="40" w:after="120"/>
      </w:pPr>
      <w:r>
        <w:rPr>
          <w:rFonts w:eastAsia="Georgia"/>
        </w:rPr>
        <w:t>"And the geometry determines the geodesics."</w:t>
      </w:r>
    </w:p>
    <w:p w14:paraId="060D934D" w14:textId="77777777" w:rsidR="00A1675C" w:rsidRDefault="00000000">
      <w:pPr>
        <w:spacing w:before="40" w:after="120"/>
      </w:pPr>
      <w:r>
        <w:rPr>
          <w:rFonts w:eastAsia="Georgia"/>
        </w:rPr>
        <w:t>"Yes."</w:t>
      </w:r>
    </w:p>
    <w:p w14:paraId="51D89829" w14:textId="77777777" w:rsidR="00A1675C" w:rsidRDefault="00000000">
      <w:pPr>
        <w:spacing w:before="40" w:after="120"/>
      </w:pPr>
      <w:r>
        <w:rPr>
          <w:rFonts w:eastAsia="Georgia"/>
        </w:rPr>
        <w:t>"The apple follows the geodesic."</w:t>
      </w:r>
    </w:p>
    <w:p w14:paraId="7D5236A8" w14:textId="77777777" w:rsidR="00A1675C" w:rsidRDefault="00000000">
      <w:pPr>
        <w:spacing w:before="40" w:after="120"/>
      </w:pPr>
      <w:r>
        <w:rPr>
          <w:rFonts w:eastAsia="Georgia"/>
        </w:rPr>
        <w:t>"Yes."</w:t>
      </w:r>
    </w:p>
    <w:p w14:paraId="5607BC19" w14:textId="77777777" w:rsidR="00A1675C" w:rsidRDefault="00000000">
      <w:pPr>
        <w:ind w:firstLine="432"/>
      </w:pPr>
      <w:r>
        <w:rPr>
          <w:rFonts w:eastAsia="Georgia"/>
        </w:rPr>
        <w:t>Derek paused.</w:t>
      </w:r>
    </w:p>
    <w:p w14:paraId="01C7E8AC" w14:textId="77777777" w:rsidR="00A1675C" w:rsidRDefault="00000000">
      <w:pPr>
        <w:spacing w:before="40" w:after="120"/>
      </w:pPr>
      <w:r>
        <w:rPr>
          <w:rFonts w:eastAsia="Georgia"/>
        </w:rPr>
        <w:t>"Well, that's settled."</w:t>
      </w:r>
    </w:p>
    <w:p w14:paraId="6D35BCF0" w14:textId="77777777" w:rsidR="00A1675C" w:rsidRDefault="00000000">
      <w:pPr>
        <w:ind w:firstLine="432"/>
      </w:pPr>
      <w:r>
        <w:rPr>
          <w:rFonts w:eastAsia="Georgia"/>
        </w:rPr>
        <w:t>Weinstein laughed.</w:t>
      </w:r>
    </w:p>
    <w:p w14:paraId="419E34B5" w14:textId="77777777" w:rsidR="00A1675C" w:rsidRDefault="00000000">
      <w:pPr>
        <w:spacing w:before="40" w:after="120"/>
      </w:pPr>
      <w:r>
        <w:rPr>
          <w:rFonts w:eastAsia="Georgia"/>
        </w:rPr>
        <w:t>"No."</w:t>
      </w:r>
    </w:p>
    <w:p w14:paraId="6D58D559" w14:textId="77777777" w:rsidR="00A1675C" w:rsidRDefault="00000000">
      <w:pPr>
        <w:ind w:firstLine="432"/>
      </w:pPr>
      <w:r>
        <w:rPr>
          <w:rFonts w:eastAsia="Georgia"/>
        </w:rPr>
        <w:t>Derek smiled.</w:t>
      </w:r>
    </w:p>
    <w:p w14:paraId="03FDB01F" w14:textId="77777777" w:rsidR="00A1675C" w:rsidRDefault="00000000">
      <w:pPr>
        <w:spacing w:before="40" w:after="120"/>
      </w:pPr>
      <w:r>
        <w:rPr>
          <w:rFonts w:eastAsia="Georgia"/>
        </w:rPr>
        <w:t>"You've just agreed to everything."</w:t>
      </w:r>
    </w:p>
    <w:p w14:paraId="365A413F" w14:textId="77777777" w:rsidR="00A1675C" w:rsidRDefault="00000000">
      <w:pPr>
        <w:spacing w:before="40" w:after="120"/>
      </w:pPr>
      <w:r>
        <w:rPr>
          <w:rFonts w:eastAsia="Georgia"/>
        </w:rPr>
        <w:t>"I know."</w:t>
      </w:r>
    </w:p>
    <w:p w14:paraId="3F85D944" w14:textId="77777777" w:rsidR="00A1675C" w:rsidRDefault="00000000">
      <w:pPr>
        <w:spacing w:before="40" w:after="120"/>
      </w:pPr>
      <w:r>
        <w:rPr>
          <w:rFonts w:eastAsia="Georgia"/>
        </w:rPr>
        <w:t>"Then what isn't settled?"</w:t>
      </w:r>
    </w:p>
    <w:p w14:paraId="0CECD535" w14:textId="77777777" w:rsidR="00A1675C" w:rsidRDefault="00000000">
      <w:pPr>
        <w:ind w:firstLine="432"/>
      </w:pPr>
      <w:r>
        <w:rPr>
          <w:rFonts w:eastAsia="Georgia"/>
        </w:rPr>
        <w:t>Weinstein looked at his notebook.</w:t>
      </w:r>
    </w:p>
    <w:p w14:paraId="74BBFB03" w14:textId="77777777" w:rsidR="00A1675C" w:rsidRDefault="00000000">
      <w:pPr>
        <w:spacing w:before="40" w:after="120"/>
      </w:pPr>
      <w:r>
        <w:rPr>
          <w:rFonts w:eastAsia="Georgia"/>
        </w:rPr>
        <w:t>"The apple."</w:t>
      </w:r>
    </w:p>
    <w:p w14:paraId="6A999B19" w14:textId="52F45AD0" w:rsidR="00A1675C" w:rsidRDefault="003434B6">
      <w:pPr>
        <w:ind w:firstLine="432"/>
      </w:pPr>
      <w:r>
        <w:rPr>
          <w:rFonts w:eastAsia="Georgia"/>
        </w:rPr>
        <w:t>Penny leaned toward the phone.</w:t>
      </w:r>
    </w:p>
    <w:p w14:paraId="21DFF569" w14:textId="77777777" w:rsidR="00A1675C" w:rsidRDefault="00000000">
      <w:pPr>
        <w:spacing w:before="40" w:after="120"/>
      </w:pPr>
      <w:r>
        <w:rPr>
          <w:rFonts w:eastAsia="Georgia"/>
        </w:rPr>
        <w:t>"What about it?"</w:t>
      </w:r>
    </w:p>
    <w:p w14:paraId="27D68321" w14:textId="77777777" w:rsidR="00A1675C" w:rsidRDefault="00000000">
      <w:pPr>
        <w:spacing w:before="40" w:after="120"/>
      </w:pPr>
      <w:r>
        <w:rPr>
          <w:rFonts w:eastAsia="Georgia"/>
        </w:rPr>
        <w:t>"Why that apple?"</w:t>
      </w:r>
    </w:p>
    <w:p w14:paraId="6B71557D" w14:textId="77777777" w:rsidR="00A1675C" w:rsidRDefault="00000000">
      <w:pPr>
        <w:ind w:firstLine="432"/>
      </w:pPr>
      <w:r>
        <w:rPr>
          <w:rFonts w:eastAsia="Georgia"/>
        </w:rPr>
        <w:t>Derek deeply frowned.</w:t>
      </w:r>
    </w:p>
    <w:p w14:paraId="75E987B4" w14:textId="77777777" w:rsidR="00A1675C" w:rsidRDefault="00000000">
      <w:pPr>
        <w:spacing w:before="40" w:after="120"/>
      </w:pPr>
      <w:r>
        <w:rPr>
          <w:rFonts w:eastAsia="Georgia"/>
        </w:rPr>
        <w:t>"Why that particular apple?"</w:t>
      </w:r>
    </w:p>
    <w:p w14:paraId="1B0808CB" w14:textId="77777777" w:rsidR="00A1675C" w:rsidRDefault="00000000">
      <w:pPr>
        <w:spacing w:before="40" w:after="120"/>
      </w:pPr>
      <w:r>
        <w:rPr>
          <w:rFonts w:eastAsia="Georgia"/>
        </w:rPr>
        <w:t>"Yes."</w:t>
      </w:r>
    </w:p>
    <w:p w14:paraId="1E4605BA" w14:textId="77777777" w:rsidR="00A1675C" w:rsidRDefault="00000000">
      <w:pPr>
        <w:spacing w:before="40" w:after="120"/>
      </w:pPr>
      <w:r>
        <w:rPr>
          <w:rFonts w:eastAsia="Georgia"/>
        </w:rPr>
        <w:t>"Why does it matter which apple?"</w:t>
      </w:r>
    </w:p>
    <w:p w14:paraId="7F5669F6" w14:textId="77777777" w:rsidR="00A1675C" w:rsidRDefault="00000000">
      <w:pPr>
        <w:spacing w:before="40" w:after="120"/>
      </w:pPr>
      <w:r>
        <w:rPr>
          <w:rFonts w:eastAsia="Georgia"/>
        </w:rPr>
        <w:t>"That's what I don't know."</w:t>
      </w:r>
    </w:p>
    <w:p w14:paraId="312C07D1" w14:textId="32F66724" w:rsidR="00A1675C" w:rsidRDefault="003434B6">
      <w:pPr>
        <w:ind w:firstLine="432"/>
      </w:pPr>
      <w:r>
        <w:rPr>
          <w:rFonts w:eastAsia="Georgia"/>
        </w:rPr>
        <w:t>Penny smiled.</w:t>
      </w:r>
    </w:p>
    <w:p w14:paraId="0134A3BD" w14:textId="77777777" w:rsidR="00A1675C" w:rsidRDefault="00000000">
      <w:pPr>
        <w:spacing w:before="40" w:after="120"/>
      </w:pPr>
      <w:r>
        <w:rPr>
          <w:rFonts w:eastAsia="Georgia"/>
        </w:rPr>
        <w:t>"Now that's interesting."</w:t>
      </w:r>
    </w:p>
    <w:p w14:paraId="5B7A2FB9" w14:textId="77777777" w:rsidR="00A1675C" w:rsidRDefault="00000000">
      <w:pPr>
        <w:ind w:firstLine="432"/>
      </w:pPr>
      <w:r>
        <w:rPr>
          <w:rFonts w:eastAsia="Georgia"/>
        </w:rPr>
        <w:t>Derek nodded.</w:t>
      </w:r>
    </w:p>
    <w:p w14:paraId="7985B089" w14:textId="77777777" w:rsidR="00A1675C" w:rsidRDefault="00000000">
      <w:pPr>
        <w:spacing w:before="40" w:after="120"/>
      </w:pPr>
      <w:r>
        <w:rPr>
          <w:rFonts w:eastAsia="Georgia"/>
        </w:rPr>
        <w:t>"Yes."</w:t>
      </w:r>
    </w:p>
    <w:p w14:paraId="18D26564" w14:textId="77777777" w:rsidR="00A1675C" w:rsidRDefault="00000000">
      <w:pPr>
        <w:ind w:firstLine="432"/>
      </w:pPr>
      <w:r>
        <w:rPr>
          <w:rFonts w:eastAsia="Georgia"/>
        </w:rPr>
        <w:t>Weinstein continued.</w:t>
      </w:r>
    </w:p>
    <w:p w14:paraId="5A887D46" w14:textId="77777777" w:rsidR="00A1675C" w:rsidRDefault="00000000">
      <w:pPr>
        <w:spacing w:before="40" w:after="120"/>
      </w:pPr>
      <w:r>
        <w:rPr>
          <w:rFonts w:eastAsia="Georgia"/>
        </w:rPr>
        <w:t>"The Bureau has been investigating events that appear to depend on which frame we use. Julius Barbarian has been arguing that time may not be fundamental. We have clocks behaving differently. And now I am thinking about an apple."</w:t>
      </w:r>
    </w:p>
    <w:p w14:paraId="413ADF5D" w14:textId="77777777" w:rsidR="00A1675C" w:rsidRDefault="00000000">
      <w:pPr>
        <w:spacing w:before="40" w:after="120"/>
      </w:pPr>
      <w:r>
        <w:rPr>
          <w:rFonts w:eastAsia="Georgia"/>
        </w:rPr>
        <w:t>Derek commented:</w:t>
      </w:r>
    </w:p>
    <w:p w14:paraId="0A97D312" w14:textId="77777777" w:rsidR="00A1675C" w:rsidRDefault="00000000">
      <w:pPr>
        <w:spacing w:before="40" w:after="120"/>
      </w:pPr>
      <w:r>
        <w:rPr>
          <w:rFonts w:eastAsia="Georgia"/>
        </w:rPr>
        <w:t>"That sounds like a normal Thursday."</w:t>
      </w:r>
    </w:p>
    <w:p w14:paraId="7D891CAC" w14:textId="77777777" w:rsidR="00A1675C" w:rsidRDefault="00000000">
      <w:pPr>
        <w:spacing w:before="40" w:after="120"/>
      </w:pPr>
      <w:r>
        <w:rPr>
          <w:rFonts w:eastAsia="Georgia"/>
        </w:rPr>
        <w:t>"It's Wednesday."</w:t>
      </w:r>
    </w:p>
    <w:p w14:paraId="101DE919" w14:textId="77777777" w:rsidR="00A1675C" w:rsidRDefault="00000000">
      <w:pPr>
        <w:spacing w:before="40" w:after="120"/>
      </w:pPr>
      <w:r>
        <w:rPr>
          <w:rFonts w:eastAsia="Georgia"/>
        </w:rPr>
        <w:t>"Right."</w:t>
      </w:r>
    </w:p>
    <w:p w14:paraId="66842C3C" w14:textId="77777777" w:rsidR="00A1675C" w:rsidRDefault="00000000">
      <w:pPr>
        <w:ind w:firstLine="432"/>
      </w:pPr>
      <w:r>
        <w:rPr>
          <w:rFonts w:eastAsia="Georgia"/>
        </w:rPr>
        <w:t>Weinstein ignored that.</w:t>
      </w:r>
    </w:p>
    <w:p w14:paraId="77A1F6ED" w14:textId="77777777" w:rsidR="00A1675C" w:rsidRDefault="00000000">
      <w:pPr>
        <w:spacing w:before="40" w:after="120"/>
      </w:pPr>
      <w:r>
        <w:rPr>
          <w:rFonts w:eastAsia="Georgia"/>
        </w:rPr>
        <w:t>"Suppose the apple falls."</w:t>
      </w:r>
    </w:p>
    <w:p w14:paraId="1B8AC8FA" w14:textId="77777777" w:rsidR="00A1675C" w:rsidRDefault="00000000">
      <w:pPr>
        <w:spacing w:before="40" w:after="120"/>
      </w:pPr>
      <w:r>
        <w:rPr>
          <w:rFonts w:eastAsia="Georgia"/>
        </w:rPr>
        <w:t>"Yes."</w:t>
      </w:r>
    </w:p>
    <w:p w14:paraId="364CE16F" w14:textId="77777777" w:rsidR="00A1675C" w:rsidRDefault="00000000">
      <w:pPr>
        <w:spacing w:before="40" w:after="120"/>
      </w:pPr>
      <w:r>
        <w:rPr>
          <w:rFonts w:eastAsia="Georgia"/>
        </w:rPr>
        <w:t>"Suppose we reverse the process."</w:t>
      </w:r>
    </w:p>
    <w:p w14:paraId="3E712528" w14:textId="77777777" w:rsidR="00A1675C" w:rsidRDefault="00000000">
      <w:pPr>
        <w:ind w:firstLine="432"/>
      </w:pPr>
      <w:r>
        <w:rPr>
          <w:rFonts w:eastAsia="Georgia"/>
        </w:rPr>
        <w:t>Derek paused.</w:t>
      </w:r>
    </w:p>
    <w:p w14:paraId="15AB5476" w14:textId="77777777" w:rsidR="00A1675C" w:rsidRDefault="00000000">
      <w:pPr>
        <w:spacing w:before="40" w:after="120"/>
      </w:pPr>
      <w:r>
        <w:rPr>
          <w:rFonts w:eastAsia="Georgia"/>
        </w:rPr>
        <w:t>"Reverse it?"</w:t>
      </w:r>
    </w:p>
    <w:p w14:paraId="68D4000B" w14:textId="77777777" w:rsidR="00A1675C" w:rsidRDefault="00000000">
      <w:pPr>
        <w:spacing w:before="40" w:after="120"/>
      </w:pPr>
      <w:r>
        <w:rPr>
          <w:rFonts w:eastAsia="Georgia"/>
        </w:rPr>
        <w:t>"Imagine reconstructing the trajectory."</w:t>
      </w:r>
    </w:p>
    <w:p w14:paraId="28128349" w14:textId="77777777" w:rsidR="00A1675C" w:rsidRDefault="00000000">
      <w:pPr>
        <w:spacing w:before="40" w:after="120"/>
      </w:pPr>
      <w:r>
        <w:rPr>
          <w:rFonts w:eastAsia="Georgia"/>
        </w:rPr>
        <w:t>"From the ground upward?"</w:t>
      </w:r>
    </w:p>
    <w:p w14:paraId="69434076" w14:textId="77777777" w:rsidR="00A1675C" w:rsidRDefault="00000000">
      <w:pPr>
        <w:spacing w:before="40" w:after="120"/>
      </w:pPr>
      <w:r>
        <w:rPr>
          <w:rFonts w:eastAsia="Georgia"/>
        </w:rPr>
        <w:t>"Yes."</w:t>
      </w:r>
    </w:p>
    <w:p w14:paraId="540CF0DE" w14:textId="77777777" w:rsidR="00A1675C" w:rsidRDefault="00000000">
      <w:pPr>
        <w:spacing w:before="40" w:after="120"/>
      </w:pPr>
      <w:r>
        <w:rPr>
          <w:rFonts w:eastAsia="Georgia"/>
        </w:rPr>
        <w:t>"We'd have to know its position and velocity."</w:t>
      </w:r>
    </w:p>
    <w:p w14:paraId="0F81541C" w14:textId="77777777" w:rsidR="00A1675C" w:rsidRDefault="00000000">
      <w:pPr>
        <w:spacing w:before="40" w:after="120"/>
      </w:pPr>
      <w:r>
        <w:rPr>
          <w:rFonts w:eastAsia="Georgia"/>
        </w:rPr>
        <w:t>"Yes."</w:t>
      </w:r>
    </w:p>
    <w:p w14:paraId="6F847961" w14:textId="77777777" w:rsidR="00A1675C" w:rsidRDefault="00000000">
      <w:pPr>
        <w:spacing w:before="40" w:after="120"/>
      </w:pPr>
      <w:r>
        <w:rPr>
          <w:rFonts w:eastAsia="Georgia"/>
        </w:rPr>
        <w:t>"And the gravitational field."</w:t>
      </w:r>
    </w:p>
    <w:p w14:paraId="48317BD1" w14:textId="77777777" w:rsidR="00A1675C" w:rsidRDefault="00000000">
      <w:pPr>
        <w:spacing w:before="40" w:after="120"/>
      </w:pPr>
      <w:r>
        <w:rPr>
          <w:rFonts w:eastAsia="Georgia"/>
        </w:rPr>
        <w:t>"Yes."</w:t>
      </w:r>
    </w:p>
    <w:p w14:paraId="2D67EB40" w14:textId="77777777" w:rsidR="00A1675C" w:rsidRDefault="00000000">
      <w:pPr>
        <w:spacing w:before="40" w:after="120"/>
      </w:pPr>
      <w:r>
        <w:rPr>
          <w:rFonts w:eastAsia="Georgia"/>
        </w:rPr>
        <w:t>"And the geometry."</w:t>
      </w:r>
    </w:p>
    <w:p w14:paraId="06B8C66D" w14:textId="77777777" w:rsidR="00A1675C" w:rsidRDefault="00000000">
      <w:pPr>
        <w:spacing w:before="40" w:after="120"/>
      </w:pPr>
      <w:r>
        <w:rPr>
          <w:rFonts w:eastAsia="Georgia"/>
        </w:rPr>
        <w:t>"Yes."</w:t>
      </w:r>
    </w:p>
    <w:p w14:paraId="79A104B5" w14:textId="77777777" w:rsidR="00A1675C" w:rsidRDefault="00000000">
      <w:pPr>
        <w:spacing w:before="40" w:after="120"/>
      </w:pPr>
      <w:r>
        <w:rPr>
          <w:rFonts w:eastAsia="Georgia"/>
        </w:rPr>
        <w:t>"And the matter distribution."</w:t>
      </w:r>
    </w:p>
    <w:p w14:paraId="313E8E0A" w14:textId="77777777" w:rsidR="00A1675C" w:rsidRDefault="00000000">
      <w:pPr>
        <w:spacing w:before="40" w:after="120"/>
      </w:pPr>
      <w:r>
        <w:rPr>
          <w:rFonts w:eastAsia="Georgia"/>
        </w:rPr>
        <w:t>"Yes."</w:t>
      </w:r>
    </w:p>
    <w:p w14:paraId="47DBD9E4" w14:textId="77777777" w:rsidR="00A1675C" w:rsidRDefault="00000000">
      <w:pPr>
        <w:spacing w:before="40" w:after="120"/>
      </w:pPr>
      <w:r>
        <w:rPr>
          <w:rFonts w:eastAsia="Georgia"/>
        </w:rPr>
        <w:t>Weinstein noted:</w:t>
      </w:r>
    </w:p>
    <w:p w14:paraId="5842EBE0" w14:textId="77777777" w:rsidR="00A1675C" w:rsidRDefault="00000000">
      <w:pPr>
        <w:spacing w:before="40" w:after="120"/>
      </w:pPr>
      <w:r>
        <w:rPr>
          <w:rFonts w:eastAsia="Georgia"/>
        </w:rPr>
        <w:t>"Exactly."</w:t>
      </w:r>
    </w:p>
    <w:p w14:paraId="1A5FC75F" w14:textId="77777777" w:rsidR="00A1675C" w:rsidRDefault="00000000">
      <w:pPr>
        <w:ind w:firstLine="432"/>
      </w:pPr>
      <w:r>
        <w:rPr>
          <w:rFonts w:eastAsia="Georgia"/>
        </w:rPr>
        <w:t>Derek waited. Then he understood.</w:t>
      </w:r>
    </w:p>
    <w:p w14:paraId="67703691" w14:textId="77777777" w:rsidR="00A1675C" w:rsidRDefault="00000000">
      <w:pPr>
        <w:spacing w:before="40" w:after="120"/>
      </w:pPr>
      <w:r>
        <w:rPr>
          <w:rFonts w:eastAsia="Georgia"/>
        </w:rPr>
        <w:t>"We'd need the entire local configuration."</w:t>
      </w:r>
    </w:p>
    <w:p w14:paraId="56EA3536" w14:textId="77777777" w:rsidR="00A1675C" w:rsidRDefault="00000000">
      <w:pPr>
        <w:spacing w:before="40" w:after="120"/>
      </w:pPr>
      <w:r>
        <w:rPr>
          <w:rFonts w:eastAsia="Georgia"/>
        </w:rPr>
        <w:t>"Yes."</w:t>
      </w:r>
    </w:p>
    <w:p w14:paraId="72083EF7" w14:textId="6A252076" w:rsidR="00A1675C" w:rsidRDefault="003434B6">
      <w:pPr>
        <w:ind w:firstLine="432"/>
      </w:pPr>
      <w:r>
        <w:rPr>
          <w:rFonts w:eastAsia="Georgia"/>
        </w:rPr>
        <w:t>Penny looked at Derek.</w:t>
      </w:r>
    </w:p>
    <w:p w14:paraId="41648E94" w14:textId="77777777" w:rsidR="00A1675C" w:rsidRDefault="00000000">
      <w:pPr>
        <w:spacing w:before="40" w:after="120"/>
      </w:pPr>
      <w:r>
        <w:rPr>
          <w:rFonts w:eastAsia="Georgia"/>
        </w:rPr>
        <w:t>"So the apple's trajectory contains information about the geometry."</w:t>
      </w:r>
    </w:p>
    <w:p w14:paraId="49BE9F8D" w14:textId="77777777" w:rsidR="00A1675C" w:rsidRDefault="00000000">
      <w:pPr>
        <w:spacing w:before="40" w:after="120"/>
      </w:pPr>
      <w:r>
        <w:rPr>
          <w:rFonts w:eastAsia="Georgia"/>
        </w:rPr>
        <w:t>"Yes."</w:t>
      </w:r>
    </w:p>
    <w:p w14:paraId="30FBD19F" w14:textId="77777777" w:rsidR="00A1675C" w:rsidRDefault="00000000">
      <w:pPr>
        <w:spacing w:before="40" w:after="120"/>
      </w:pPr>
      <w:r>
        <w:rPr>
          <w:rFonts w:eastAsia="Georgia"/>
        </w:rPr>
        <w:t>"And the geometry contains information about the matter."</w:t>
      </w:r>
    </w:p>
    <w:p w14:paraId="47A57BBB" w14:textId="77777777" w:rsidR="00A1675C" w:rsidRDefault="00000000">
      <w:pPr>
        <w:spacing w:before="40" w:after="120"/>
      </w:pPr>
      <w:r>
        <w:rPr>
          <w:rFonts w:eastAsia="Georgia"/>
        </w:rPr>
        <w:t>"Yes."</w:t>
      </w:r>
    </w:p>
    <w:p w14:paraId="32888CE7" w14:textId="77777777" w:rsidR="00A1675C" w:rsidRDefault="00000000">
      <w:pPr>
        <w:spacing w:before="40" w:after="120"/>
      </w:pPr>
      <w:r>
        <w:rPr>
          <w:rFonts w:eastAsia="Georgia"/>
        </w:rPr>
        <w:t>"And therefore the falling apple is effectively telling us something about its environment."</w:t>
      </w:r>
    </w:p>
    <w:p w14:paraId="3B9236D6" w14:textId="77777777" w:rsidR="00A1675C" w:rsidRDefault="00000000">
      <w:pPr>
        <w:spacing w:before="40" w:after="120"/>
      </w:pPr>
      <w:r>
        <w:rPr>
          <w:rFonts w:eastAsia="Georgia"/>
        </w:rPr>
        <w:t>"Exactly."</w:t>
      </w:r>
    </w:p>
    <w:p w14:paraId="734E7D11" w14:textId="77777777" w:rsidR="00A1675C" w:rsidRDefault="00000000">
      <w:pPr>
        <w:ind w:firstLine="432"/>
      </w:pPr>
      <w:r>
        <w:rPr>
          <w:rFonts w:eastAsia="Georgia"/>
        </w:rPr>
        <w:t>Derek smiled.</w:t>
      </w:r>
    </w:p>
    <w:p w14:paraId="2520E066" w14:textId="77777777" w:rsidR="00A1675C" w:rsidRDefault="00000000">
      <w:pPr>
        <w:spacing w:before="40" w:after="120"/>
      </w:pPr>
      <w:r>
        <w:rPr>
          <w:rFonts w:eastAsia="Georgia"/>
        </w:rPr>
        <w:t>"Well, that's settled."</w:t>
      </w:r>
    </w:p>
    <w:p w14:paraId="794D8031" w14:textId="77777777" w:rsidR="00A1675C" w:rsidRDefault="00000000">
      <w:pPr>
        <w:ind w:firstLine="432"/>
      </w:pPr>
      <w:r>
        <w:rPr>
          <w:rFonts w:eastAsia="Georgia"/>
        </w:rPr>
        <w:t>Weinstein laughed.</w:t>
      </w:r>
    </w:p>
    <w:p w14:paraId="2D3BE185" w14:textId="77777777" w:rsidR="00A1675C" w:rsidRDefault="00000000">
      <w:pPr>
        <w:spacing w:before="40" w:after="120"/>
      </w:pPr>
      <w:r>
        <w:rPr>
          <w:rFonts w:eastAsia="Georgia"/>
        </w:rPr>
        <w:t>"No."</w:t>
      </w:r>
    </w:p>
    <w:p w14:paraId="6D477FC2" w14:textId="77777777" w:rsidR="00A1675C" w:rsidRDefault="00000000">
      <w:pPr>
        <w:spacing w:before="40" w:after="120"/>
      </w:pPr>
      <w:r>
        <w:rPr>
          <w:rFonts w:eastAsia="Georgia"/>
        </w:rPr>
        <w:t>"What now?"</w:t>
      </w:r>
    </w:p>
    <w:p w14:paraId="6AFD2A83" w14:textId="77777777" w:rsidR="00A1675C" w:rsidRDefault="00000000">
      <w:pPr>
        <w:spacing w:before="40" w:after="120"/>
      </w:pPr>
      <w:r>
        <w:rPr>
          <w:rFonts w:eastAsia="Georgia"/>
        </w:rPr>
        <w:t>"Because I've just had another thought."</w:t>
      </w:r>
    </w:p>
    <w:p w14:paraId="0D54D94E" w14:textId="77777777" w:rsidR="00A1675C" w:rsidRDefault="00000000">
      <w:pPr>
        <w:spacing w:before="40" w:after="120"/>
      </w:pPr>
      <w:r>
        <w:rPr>
          <w:rFonts w:eastAsia="Georgia"/>
        </w:rPr>
        <w:t>"Of course you have."</w:t>
      </w:r>
    </w:p>
    <w:p w14:paraId="0B21469A" w14:textId="77777777" w:rsidR="00A1675C" w:rsidRDefault="00000000">
      <w:pPr>
        <w:spacing w:before="40" w:after="120"/>
      </w:pPr>
      <w:r>
        <w:rPr>
          <w:rFonts w:eastAsia="Georgia"/>
        </w:rPr>
        <w:t>"The Bureau's clocks."</w:t>
      </w:r>
    </w:p>
    <w:p w14:paraId="169E3D71" w14:textId="77777777" w:rsidR="00A1675C" w:rsidRDefault="00000000">
      <w:pPr>
        <w:ind w:firstLine="432"/>
      </w:pPr>
      <w:r>
        <w:rPr>
          <w:rFonts w:eastAsia="Georgia"/>
        </w:rPr>
        <w:t>Derek straightened.</w:t>
      </w:r>
    </w:p>
    <w:p w14:paraId="4FA7D411" w14:textId="77777777" w:rsidR="00A1675C" w:rsidRDefault="00000000">
      <w:pPr>
        <w:spacing w:before="40" w:after="120"/>
      </w:pPr>
      <w:r>
        <w:rPr>
          <w:rFonts w:eastAsia="Georgia"/>
        </w:rPr>
        <w:t>"What about them?"</w:t>
      </w:r>
    </w:p>
    <w:p w14:paraId="747F7CF8" w14:textId="77777777" w:rsidR="00A1675C" w:rsidRDefault="00000000">
      <w:pPr>
        <w:spacing w:before="40" w:after="120"/>
      </w:pPr>
      <w:r>
        <w:rPr>
          <w:rFonts w:eastAsia="Georgia"/>
        </w:rPr>
        <w:t>"They are following worldlines."</w:t>
      </w:r>
    </w:p>
    <w:p w14:paraId="59EA2C67" w14:textId="77777777" w:rsidR="00A1675C" w:rsidRDefault="00000000">
      <w:pPr>
        <w:spacing w:before="40" w:after="120"/>
      </w:pPr>
      <w:r>
        <w:rPr>
          <w:rFonts w:eastAsia="Georgia"/>
        </w:rPr>
        <w:t>"Yes."</w:t>
      </w:r>
    </w:p>
    <w:p w14:paraId="07B6646E" w14:textId="77777777" w:rsidR="00A1675C" w:rsidRDefault="00000000">
      <w:pPr>
        <w:spacing w:before="40" w:after="120"/>
      </w:pPr>
      <w:r>
        <w:rPr>
          <w:rFonts w:eastAsia="Georgia"/>
        </w:rPr>
        <w:t>"They're measuring proper time."</w:t>
      </w:r>
    </w:p>
    <w:p w14:paraId="7B3790D8" w14:textId="77777777" w:rsidR="00A1675C" w:rsidRDefault="00000000">
      <w:pPr>
        <w:spacing w:before="40" w:after="120"/>
      </w:pPr>
      <w:r>
        <w:rPr>
          <w:rFonts w:eastAsia="Georgia"/>
        </w:rPr>
        <w:t>"Yes."</w:t>
      </w:r>
    </w:p>
    <w:p w14:paraId="1DBCBA36" w14:textId="77777777" w:rsidR="00A1675C" w:rsidRDefault="00000000">
      <w:pPr>
        <w:spacing w:before="40" w:after="120"/>
      </w:pPr>
      <w:r>
        <w:rPr>
          <w:rFonts w:eastAsia="Georgia"/>
        </w:rPr>
        <w:t>"They are effectively sampling spacetime along those worldlines."</w:t>
      </w:r>
    </w:p>
    <w:p w14:paraId="6C407A50" w14:textId="77777777" w:rsidR="00A1675C" w:rsidRDefault="00000000">
      <w:pPr>
        <w:spacing w:before="40" w:after="120"/>
      </w:pPr>
      <w:r>
        <w:rPr>
          <w:rFonts w:eastAsia="Georgia"/>
        </w:rPr>
        <w:t>"Yes."</w:t>
      </w:r>
    </w:p>
    <w:p w14:paraId="00A140F5" w14:textId="77777777" w:rsidR="00A1675C" w:rsidRDefault="00000000">
      <w:pPr>
        <w:spacing w:before="40" w:after="120"/>
      </w:pPr>
      <w:r>
        <w:rPr>
          <w:rFonts w:eastAsia="Georgia"/>
        </w:rPr>
        <w:t>"And if their readings are anomalous..."</w:t>
      </w:r>
    </w:p>
    <w:p w14:paraId="4545AE14" w14:textId="77777777" w:rsidR="00A1675C" w:rsidRDefault="00000000">
      <w:pPr>
        <w:spacing w:before="40" w:after="120"/>
      </w:pPr>
      <w:r>
        <w:rPr>
          <w:rFonts w:eastAsia="Georgia"/>
        </w:rPr>
        <w:t>"Then the geometry is anomalous."</w:t>
      </w:r>
    </w:p>
    <w:p w14:paraId="1D33FC27" w14:textId="77777777" w:rsidR="00A1675C" w:rsidRDefault="00000000">
      <w:pPr>
        <w:spacing w:before="40" w:after="120"/>
      </w:pPr>
      <w:r>
        <w:rPr>
          <w:rFonts w:eastAsia="Georgia"/>
        </w:rPr>
        <w:t>"Perhaps."</w:t>
      </w:r>
    </w:p>
    <w:p w14:paraId="6E5D1CA9" w14:textId="77777777" w:rsidR="00A1675C" w:rsidRDefault="00000000">
      <w:pPr>
        <w:ind w:firstLine="432"/>
      </w:pPr>
      <w:r>
        <w:rPr>
          <w:rFonts w:eastAsia="Georgia"/>
        </w:rPr>
        <w:t>Derek deeply frowned.</w:t>
      </w:r>
    </w:p>
    <w:p w14:paraId="05217DF4" w14:textId="77777777" w:rsidR="00A1675C" w:rsidRDefault="00000000">
      <w:pPr>
        <w:spacing w:before="40" w:after="120"/>
      </w:pPr>
      <w:r>
        <w:rPr>
          <w:rFonts w:eastAsia="Georgia"/>
        </w:rPr>
        <w:t>"Or the clocks are."</w:t>
      </w:r>
    </w:p>
    <w:p w14:paraId="70E9A52C" w14:textId="77777777" w:rsidR="00A1675C" w:rsidRDefault="00000000">
      <w:pPr>
        <w:spacing w:before="40" w:after="120"/>
      </w:pPr>
      <w:r>
        <w:rPr>
          <w:rFonts w:eastAsia="Georgia"/>
        </w:rPr>
        <w:t>"Yes."</w:t>
      </w:r>
    </w:p>
    <w:p w14:paraId="4E727747" w14:textId="77777777" w:rsidR="00A1675C" w:rsidRDefault="00000000">
      <w:pPr>
        <w:spacing w:before="40" w:after="120"/>
      </w:pPr>
      <w:r>
        <w:rPr>
          <w:rFonts w:eastAsia="Georgia"/>
        </w:rPr>
        <w:t>"But we've already ruled out ordinary clock failure."</w:t>
      </w:r>
    </w:p>
    <w:p w14:paraId="1856C705" w14:textId="77777777" w:rsidR="00A1675C" w:rsidRDefault="00000000">
      <w:pPr>
        <w:spacing w:before="40" w:after="120"/>
      </w:pPr>
      <w:r>
        <w:rPr>
          <w:rFonts w:eastAsia="Georgia"/>
        </w:rPr>
        <w:t>"Yes."</w:t>
      </w:r>
    </w:p>
    <w:p w14:paraId="541DD7B1" w14:textId="77777777" w:rsidR="00A1675C" w:rsidRDefault="00000000">
      <w:pPr>
        <w:spacing w:before="40" w:after="120"/>
      </w:pPr>
      <w:r>
        <w:rPr>
          <w:rFonts w:eastAsia="Georgia"/>
        </w:rPr>
        <w:t>"So..."</w:t>
      </w:r>
    </w:p>
    <w:p w14:paraId="17E88914" w14:textId="77777777" w:rsidR="00A1675C" w:rsidRDefault="00000000">
      <w:pPr>
        <w:ind w:firstLine="432"/>
      </w:pPr>
      <w:r>
        <w:rPr>
          <w:rFonts w:eastAsia="Georgia"/>
        </w:rPr>
        <w:t>Weinstein paused.</w:t>
      </w:r>
    </w:p>
    <w:p w14:paraId="4EDF8DB2" w14:textId="77777777" w:rsidR="00A1675C" w:rsidRDefault="00000000">
      <w:pPr>
        <w:spacing w:before="40" w:after="120"/>
      </w:pPr>
      <w:r>
        <w:rPr>
          <w:rFonts w:eastAsia="Georgia"/>
        </w:rPr>
        <w:t>"Investigate the trajectories."</w:t>
      </w:r>
    </w:p>
    <w:p w14:paraId="714BBFCD" w14:textId="77777777" w:rsidR="00A1675C" w:rsidRDefault="00000000">
      <w:pPr>
        <w:ind w:firstLine="432"/>
      </w:pPr>
      <w:r>
        <w:rPr>
          <w:rFonts w:eastAsia="Georgia"/>
        </w:rPr>
        <w:t>Derek sharply stared at the phone.</w:t>
      </w:r>
    </w:p>
    <w:p w14:paraId="020A0906" w14:textId="77777777" w:rsidR="00A1675C" w:rsidRDefault="00000000">
      <w:pPr>
        <w:spacing w:before="40" w:after="120"/>
      </w:pPr>
      <w:r>
        <w:rPr>
          <w:rFonts w:eastAsia="Georgia"/>
        </w:rPr>
        <w:t>"The trajectories of what?"</w:t>
      </w:r>
    </w:p>
    <w:p w14:paraId="5608CDDF" w14:textId="77777777" w:rsidR="00A1675C" w:rsidRDefault="00000000">
      <w:pPr>
        <w:spacing w:before="40" w:after="120"/>
      </w:pPr>
      <w:r>
        <w:rPr>
          <w:rFonts w:eastAsia="Georgia"/>
        </w:rPr>
        <w:t>"Everything."</w:t>
      </w:r>
    </w:p>
    <w:p w14:paraId="2ACEC1AD" w14:textId="77777777" w:rsidR="00A1675C" w:rsidRDefault="00000000">
      <w:pPr>
        <w:spacing w:before="40" w:after="120"/>
      </w:pPr>
      <w:r>
        <w:rPr>
          <w:rFonts w:eastAsia="Georgia"/>
        </w:rPr>
        <w:t>"Everything?"</w:t>
      </w:r>
    </w:p>
    <w:p w14:paraId="58E8D646" w14:textId="77777777" w:rsidR="00A1675C" w:rsidRDefault="00000000">
      <w:pPr>
        <w:spacing w:before="40" w:after="120"/>
      </w:pPr>
      <w:r>
        <w:rPr>
          <w:rFonts w:eastAsia="Georgia"/>
        </w:rPr>
        <w:t>"Start with the clocks."</w:t>
      </w:r>
    </w:p>
    <w:p w14:paraId="77711FC1" w14:textId="7121B5AD" w:rsidR="00A1675C" w:rsidRDefault="00000000">
      <w:pPr>
        <w:ind w:firstLine="432"/>
      </w:pPr>
      <w:r>
        <w:rPr>
          <w:rFonts w:eastAsia="Georgia"/>
        </w:rPr>
        <w:t xml:space="preserve">Derek carefully looked at </w:t>
      </w:r>
      <w:r w:rsidR="003434B6">
        <w:rPr>
          <w:rFonts w:eastAsia="Georgia"/>
        </w:rPr>
        <w:t>Penny</w:t>
      </w:r>
      <w:r>
        <w:rPr>
          <w:rFonts w:eastAsia="Georgia"/>
        </w:rPr>
        <w:t xml:space="preserve">. </w:t>
      </w:r>
      <w:r w:rsidR="003434B6">
        <w:rPr>
          <w:rFonts w:eastAsia="Georgia"/>
        </w:rPr>
        <w:t>Penny</w:t>
      </w:r>
      <w:r>
        <w:rPr>
          <w:rFonts w:eastAsia="Georgia"/>
        </w:rPr>
        <w:t xml:space="preserve"> nodded.</w:t>
      </w:r>
    </w:p>
    <w:p w14:paraId="49DC37A2" w14:textId="77777777" w:rsidR="00A1675C" w:rsidRDefault="00000000">
      <w:pPr>
        <w:spacing w:before="40" w:after="120"/>
      </w:pPr>
      <w:r>
        <w:rPr>
          <w:rFonts w:eastAsia="Georgia"/>
        </w:rPr>
        <w:t>"That actually makes sense."</w:t>
      </w:r>
    </w:p>
    <w:p w14:paraId="204F19E5" w14:textId="77777777" w:rsidR="00A1675C" w:rsidRDefault="00000000">
      <w:pPr>
        <w:spacing w:before="40" w:after="120"/>
      </w:pPr>
      <w:r>
        <w:rPr>
          <w:rFonts w:eastAsia="Georgia"/>
        </w:rPr>
        <w:t>Derek observed:</w:t>
      </w:r>
    </w:p>
    <w:p w14:paraId="15A12A14" w14:textId="77777777" w:rsidR="00A1675C" w:rsidRDefault="00000000">
      <w:pPr>
        <w:spacing w:before="40" w:after="120"/>
      </w:pPr>
      <w:r>
        <w:rPr>
          <w:rFonts w:eastAsia="Georgia"/>
        </w:rPr>
        <w:t>"We've been treating the clocks as stationary measuring devices."</w:t>
      </w:r>
    </w:p>
    <w:p w14:paraId="62D80A78" w14:textId="77777777" w:rsidR="00A1675C" w:rsidRDefault="00000000">
      <w:pPr>
        <w:spacing w:before="40" w:after="120"/>
      </w:pPr>
      <w:r>
        <w:rPr>
          <w:rFonts w:eastAsia="Georgia"/>
        </w:rPr>
        <w:t>"Yes."</w:t>
      </w:r>
    </w:p>
    <w:p w14:paraId="15168932" w14:textId="77777777" w:rsidR="00A1675C" w:rsidRDefault="00000000">
      <w:pPr>
        <w:spacing w:before="40" w:after="120"/>
      </w:pPr>
      <w:r>
        <w:rPr>
          <w:rFonts w:eastAsia="Georgia"/>
        </w:rPr>
        <w:t>"Perhaps we should treat them as physical objects following worldlines."</w:t>
      </w:r>
    </w:p>
    <w:p w14:paraId="1C99F059" w14:textId="77777777" w:rsidR="00A1675C" w:rsidRDefault="00000000">
      <w:pPr>
        <w:spacing w:before="40" w:after="120"/>
      </w:pPr>
      <w:r>
        <w:rPr>
          <w:rFonts w:eastAsia="Georgia"/>
        </w:rPr>
        <w:t>"Exactly."</w:t>
      </w:r>
    </w:p>
    <w:p w14:paraId="58A64E1D" w14:textId="77777777" w:rsidR="00A1675C" w:rsidRDefault="00000000">
      <w:pPr>
        <w:ind w:firstLine="432"/>
      </w:pPr>
      <w:r>
        <w:rPr>
          <w:rFonts w:eastAsia="Georgia"/>
        </w:rPr>
        <w:t>Trevor suddenly appeared in the doorway. He had clearly been listening.</w:t>
      </w:r>
    </w:p>
    <w:p w14:paraId="7F0F88D2" w14:textId="77777777" w:rsidR="00A1675C" w:rsidRDefault="00000000">
      <w:pPr>
        <w:spacing w:before="40" w:after="120"/>
      </w:pPr>
      <w:r>
        <w:rPr>
          <w:rFonts w:eastAsia="Georgia"/>
        </w:rPr>
        <w:t>"That means the clocks themselves are part of the experiment."</w:t>
      </w:r>
    </w:p>
    <w:p w14:paraId="1200DBC6" w14:textId="77777777" w:rsidR="00A1675C" w:rsidRDefault="00000000">
      <w:pPr>
        <w:ind w:firstLine="432"/>
      </w:pPr>
      <w:r>
        <w:rPr>
          <w:rFonts w:eastAsia="Georgia"/>
        </w:rPr>
        <w:t>Derek carefully looked at him.</w:t>
      </w:r>
    </w:p>
    <w:p w14:paraId="45FBFB98" w14:textId="77777777" w:rsidR="00A1675C" w:rsidRDefault="00000000">
      <w:pPr>
        <w:spacing w:before="40" w:after="120"/>
      </w:pPr>
      <w:r>
        <w:rPr>
          <w:rFonts w:eastAsia="Georgia"/>
        </w:rPr>
        <w:t>"Yes."</w:t>
      </w:r>
    </w:p>
    <w:p w14:paraId="6EEFC6B0" w14:textId="77777777" w:rsidR="00A1675C" w:rsidRDefault="00000000">
      <w:pPr>
        <w:ind w:firstLine="432"/>
      </w:pPr>
      <w:r>
        <w:rPr>
          <w:rFonts w:eastAsia="Georgia"/>
        </w:rPr>
        <w:t>Trevor nodded.</w:t>
      </w:r>
    </w:p>
    <w:p w14:paraId="7FA65149" w14:textId="77777777" w:rsidR="00A1675C" w:rsidRDefault="00000000">
      <w:pPr>
        <w:spacing w:before="40" w:after="120"/>
      </w:pPr>
      <w:r>
        <w:rPr>
          <w:rFonts w:eastAsia="Georgia"/>
        </w:rPr>
        <w:t>"Well, that's settled."</w:t>
      </w:r>
    </w:p>
    <w:p w14:paraId="2A894765" w14:textId="77777777" w:rsidR="00A1675C" w:rsidRDefault="00000000">
      <w:pPr>
        <w:ind w:firstLine="432"/>
      </w:pPr>
      <w:r>
        <w:rPr>
          <w:rFonts w:eastAsia="Georgia"/>
        </w:rPr>
        <w:t>Derek smiled.</w:t>
      </w:r>
    </w:p>
    <w:p w14:paraId="6F84BA7E" w14:textId="77777777" w:rsidR="00A1675C" w:rsidRDefault="00000000">
      <w:pPr>
        <w:spacing w:before="40" w:after="120"/>
      </w:pPr>
      <w:r>
        <w:rPr>
          <w:rFonts w:eastAsia="Georgia"/>
        </w:rPr>
        <w:t>"See? He's learning."</w:t>
      </w:r>
    </w:p>
    <w:p w14:paraId="51F35494" w14:textId="77777777" w:rsidR="00A1675C" w:rsidRDefault="00000000">
      <w:pPr>
        <w:ind w:firstLine="432"/>
      </w:pPr>
      <w:r>
        <w:rPr>
          <w:rFonts w:eastAsia="Georgia"/>
        </w:rPr>
        <w:t>Trevor looked pleased. Then asked:</w:t>
      </w:r>
    </w:p>
    <w:p w14:paraId="7F00A5AD" w14:textId="77777777" w:rsidR="00A1675C" w:rsidRDefault="00000000">
      <w:pPr>
        <w:spacing w:before="40" w:after="120"/>
      </w:pPr>
      <w:r>
        <w:rPr>
          <w:rFonts w:eastAsia="Georgia"/>
        </w:rPr>
        <w:t>"What's a worldline?"</w:t>
      </w:r>
    </w:p>
    <w:p w14:paraId="56E0DDF9" w14:textId="001FDE68" w:rsidR="00A1675C" w:rsidRDefault="003434B6">
      <w:pPr>
        <w:ind w:firstLine="432"/>
      </w:pPr>
      <w:r>
        <w:rPr>
          <w:rFonts w:eastAsia="Georgia"/>
        </w:rPr>
        <w:t>Penny laughed.</w:t>
      </w:r>
    </w:p>
    <w:p w14:paraId="0BB08AAD" w14:textId="77777777" w:rsidR="00A1675C" w:rsidRDefault="00000000">
      <w:pPr>
        <w:spacing w:before="40" w:after="120"/>
      </w:pPr>
      <w:r>
        <w:rPr>
          <w:rFonts w:eastAsia="Georgia"/>
        </w:rPr>
        <w:t>Derek replied:</w:t>
      </w:r>
    </w:p>
    <w:p w14:paraId="0EC4D3EF" w14:textId="77777777" w:rsidR="00A1675C" w:rsidRDefault="00000000">
      <w:pPr>
        <w:spacing w:before="40" w:after="120"/>
      </w:pPr>
      <w:r>
        <w:rPr>
          <w:rFonts w:eastAsia="Georgia"/>
        </w:rPr>
        <w:t>"Come in."</w:t>
      </w:r>
    </w:p>
    <w:p w14:paraId="30033D6F" w14:textId="77777777" w:rsidR="00A1675C" w:rsidRDefault="00000000">
      <w:pPr>
        <w:ind w:firstLine="432"/>
      </w:pPr>
      <w:r>
        <w:rPr>
          <w:rFonts w:eastAsia="Georgia"/>
        </w:rPr>
        <w:t>Trevor did.</w:t>
      </w:r>
    </w:p>
    <w:p w14:paraId="07589B5A" w14:textId="77777777" w:rsidR="00A1675C" w:rsidRDefault="00000000">
      <w:pPr>
        <w:spacing w:before="40" w:after="120"/>
      </w:pPr>
      <w:r>
        <w:rPr>
          <w:rFonts w:eastAsia="Georgia"/>
        </w:rPr>
        <w:t>Derek explained:</w:t>
      </w:r>
    </w:p>
    <w:p w14:paraId="6D4C7EDE" w14:textId="77777777" w:rsidR="00A1675C" w:rsidRDefault="00000000">
      <w:pPr>
        <w:spacing w:before="40" w:after="120"/>
      </w:pPr>
      <w:r>
        <w:rPr>
          <w:rFonts w:eastAsia="Georgia"/>
        </w:rPr>
        <w:t>"In spacetime, an object's history can be represented as a line. Not a line through ordinary space, but through spacetime. If the object moves, its position changes with time. The complete history forms its worldline."</w:t>
      </w:r>
    </w:p>
    <w:p w14:paraId="2AAC0D2D" w14:textId="77777777" w:rsidR="00A1675C" w:rsidRDefault="00000000">
      <w:pPr>
        <w:ind w:firstLine="432"/>
      </w:pPr>
      <w:r>
        <w:rPr>
          <w:rFonts w:eastAsia="Georgia"/>
        </w:rPr>
        <w:t>Trevor nodded.</w:t>
      </w:r>
    </w:p>
    <w:p w14:paraId="25823B03" w14:textId="77777777" w:rsidR="00A1675C" w:rsidRDefault="00000000">
      <w:pPr>
        <w:spacing w:before="40" w:after="120"/>
      </w:pPr>
      <w:r>
        <w:rPr>
          <w:rFonts w:eastAsia="Georgia"/>
        </w:rPr>
        <w:t>"And a clock follows one."</w:t>
      </w:r>
    </w:p>
    <w:p w14:paraId="101E9665" w14:textId="77777777" w:rsidR="00A1675C" w:rsidRDefault="00000000">
      <w:pPr>
        <w:spacing w:before="40" w:after="120"/>
      </w:pPr>
      <w:r>
        <w:rPr>
          <w:rFonts w:eastAsia="Georgia"/>
        </w:rPr>
        <w:t>"Yes."</w:t>
      </w:r>
    </w:p>
    <w:p w14:paraId="007C4BEE" w14:textId="77777777" w:rsidR="00A1675C" w:rsidRDefault="00000000">
      <w:pPr>
        <w:spacing w:before="40" w:after="120"/>
      </w:pPr>
      <w:r>
        <w:rPr>
          <w:rFonts w:eastAsia="Georgia"/>
        </w:rPr>
        <w:t>"So the clock doesn't merely tell us time."</w:t>
      </w:r>
    </w:p>
    <w:p w14:paraId="3B799585" w14:textId="77777777" w:rsidR="00A1675C" w:rsidRDefault="00000000">
      <w:pPr>
        <w:spacing w:before="40" w:after="120"/>
      </w:pPr>
      <w:r>
        <w:rPr>
          <w:rFonts w:eastAsia="Georgia"/>
        </w:rPr>
        <w:t>"Correct."</w:t>
      </w:r>
    </w:p>
    <w:p w14:paraId="4269E1AA" w14:textId="77777777" w:rsidR="00A1675C" w:rsidRDefault="00000000">
      <w:pPr>
        <w:spacing w:before="40" w:after="120"/>
      </w:pPr>
      <w:r>
        <w:rPr>
          <w:rFonts w:eastAsia="Georgia"/>
        </w:rPr>
        <w:t>"It gives us a physical record along its worldline."</w:t>
      </w:r>
    </w:p>
    <w:p w14:paraId="73030D99" w14:textId="77777777" w:rsidR="00A1675C" w:rsidRDefault="00000000">
      <w:pPr>
        <w:spacing w:before="40" w:after="120"/>
      </w:pPr>
      <w:r>
        <w:rPr>
          <w:rFonts w:eastAsia="Georgia"/>
        </w:rPr>
        <w:t>"Exactly."</w:t>
      </w:r>
    </w:p>
    <w:p w14:paraId="572D946D" w14:textId="77777777" w:rsidR="00A1675C" w:rsidRDefault="00000000">
      <w:pPr>
        <w:ind w:firstLine="432"/>
      </w:pPr>
      <w:r>
        <w:rPr>
          <w:rFonts w:eastAsia="Georgia"/>
        </w:rPr>
        <w:t>Trevor looked at the ancient brass clock.</w:t>
      </w:r>
    </w:p>
    <w:p w14:paraId="0AA3FE88" w14:textId="77777777" w:rsidR="00A1675C" w:rsidRDefault="00000000">
      <w:pPr>
        <w:spacing w:before="40" w:after="120"/>
      </w:pPr>
      <w:r>
        <w:rPr>
          <w:rFonts w:eastAsia="Georgia"/>
        </w:rPr>
        <w:t>"Then if the clock behaves strangely, we should ask whether its worldline is strange."</w:t>
      </w:r>
    </w:p>
    <w:p w14:paraId="50684E38" w14:textId="77777777" w:rsidR="00A1675C" w:rsidRDefault="00000000">
      <w:pPr>
        <w:ind w:firstLine="432"/>
      </w:pPr>
      <w:r>
        <w:rPr>
          <w:rFonts w:eastAsia="Georgia"/>
        </w:rPr>
        <w:t>Derek gently smiled.</w:t>
      </w:r>
    </w:p>
    <w:p w14:paraId="4C8D97A1" w14:textId="77777777" w:rsidR="00A1675C" w:rsidRDefault="00000000">
      <w:pPr>
        <w:spacing w:before="40" w:after="120"/>
      </w:pPr>
      <w:r>
        <w:rPr>
          <w:rFonts w:eastAsia="Georgia"/>
        </w:rPr>
        <w:t>"Now you're ahead of me."</w:t>
      </w:r>
    </w:p>
    <w:p w14:paraId="6EFEDACB" w14:textId="77777777" w:rsidR="00A1675C" w:rsidRDefault="00000000">
      <w:pPr>
        <w:ind w:firstLine="432"/>
      </w:pPr>
      <w:r>
        <w:rPr>
          <w:rFonts w:eastAsia="Georgia"/>
        </w:rPr>
        <w:t>Trevor calmly nodded.</w:t>
      </w:r>
    </w:p>
    <w:p w14:paraId="421C9FBF" w14:textId="77777777" w:rsidR="00A1675C" w:rsidRDefault="00000000">
      <w:pPr>
        <w:spacing w:before="40" w:after="120"/>
      </w:pPr>
      <w:r>
        <w:rPr>
          <w:rFonts w:eastAsia="Georgia"/>
        </w:rPr>
        <w:t>"That happens occasionally."</w:t>
      </w:r>
    </w:p>
    <w:p w14:paraId="5F2941EB" w14:textId="6AF31391" w:rsidR="00A1675C" w:rsidRDefault="003434B6">
      <w:pPr>
        <w:ind w:firstLine="432"/>
      </w:pPr>
      <w:r>
        <w:rPr>
          <w:rFonts w:eastAsia="Georgia"/>
        </w:rPr>
        <w:t>Penny carefully looked at him.</w:t>
      </w:r>
    </w:p>
    <w:p w14:paraId="4CD2C4EA" w14:textId="77777777" w:rsidR="00A1675C" w:rsidRDefault="00000000">
      <w:pPr>
        <w:spacing w:before="40" w:after="120"/>
      </w:pPr>
      <w:r>
        <w:rPr>
          <w:rFonts w:eastAsia="Georgia"/>
        </w:rPr>
        <w:t>"Don't overdo it."</w:t>
      </w:r>
    </w:p>
    <w:p w14:paraId="4CD9181A" w14:textId="77777777" w:rsidR="00A1675C" w:rsidRDefault="00000000">
      <w:pPr>
        <w:ind w:firstLine="432"/>
      </w:pPr>
      <w:r>
        <w:rPr>
          <w:rFonts w:eastAsia="Georgia"/>
        </w:rPr>
        <w:t>Trevor gently smiled.</w:t>
      </w:r>
    </w:p>
    <w:p w14:paraId="3F7E8825" w14:textId="77777777" w:rsidR="00A1675C" w:rsidRDefault="00000000">
      <w:pPr>
        <w:spacing w:before="40" w:after="120"/>
      </w:pPr>
      <w:r>
        <w:rPr>
          <w:rFonts w:eastAsia="Georgia"/>
        </w:rPr>
        <w:t>"I won't."</w:t>
      </w:r>
    </w:p>
    <w:p w14:paraId="7439C017" w14:textId="77777777" w:rsidR="00A1675C" w:rsidRDefault="00000000">
      <w:pPr>
        <w:ind w:firstLine="432"/>
      </w:pPr>
      <w:r>
        <w:rPr>
          <w:rFonts w:eastAsia="Georgia"/>
        </w:rPr>
        <w:t>Derek returned to the phone.</w:t>
      </w:r>
    </w:p>
    <w:p w14:paraId="668B2B96" w14:textId="77777777" w:rsidR="00A1675C" w:rsidRDefault="00000000">
      <w:pPr>
        <w:spacing w:before="40" w:after="120"/>
      </w:pPr>
      <w:r>
        <w:rPr>
          <w:rFonts w:eastAsia="Georgia"/>
        </w:rPr>
        <w:t>"Alfred, what exactly do you want us to investigate?"</w:t>
      </w:r>
    </w:p>
    <w:p w14:paraId="041415CD" w14:textId="77777777" w:rsidR="00A1675C" w:rsidRDefault="00000000">
      <w:pPr>
        <w:ind w:firstLine="432"/>
      </w:pPr>
      <w:r>
        <w:rPr>
          <w:rFonts w:eastAsia="Georgia"/>
        </w:rPr>
        <w:t>Weinstein looked down at his notebook.</w:t>
      </w:r>
    </w:p>
    <w:p w14:paraId="11951A10" w14:textId="77777777" w:rsidR="00A1675C" w:rsidRDefault="00000000">
      <w:pPr>
        <w:spacing w:before="40" w:after="120"/>
      </w:pPr>
      <w:r>
        <w:rPr>
          <w:rFonts w:eastAsia="Georgia"/>
        </w:rPr>
        <w:t>"The apple."</w:t>
      </w:r>
    </w:p>
    <w:p w14:paraId="2015A152" w14:textId="77777777" w:rsidR="00A1675C" w:rsidRDefault="00000000">
      <w:pPr>
        <w:ind w:firstLine="432"/>
      </w:pPr>
      <w:r>
        <w:rPr>
          <w:rFonts w:eastAsia="Georgia"/>
        </w:rPr>
        <w:t>Derek laughed.</w:t>
      </w:r>
    </w:p>
    <w:p w14:paraId="78DA8188" w14:textId="77777777" w:rsidR="00A1675C" w:rsidRDefault="00000000">
      <w:pPr>
        <w:spacing w:before="40" w:after="120"/>
      </w:pPr>
      <w:r>
        <w:rPr>
          <w:rFonts w:eastAsia="Georgia"/>
        </w:rPr>
        <w:t>"You've come all this way in physics to send me after an apple."</w:t>
      </w:r>
    </w:p>
    <w:p w14:paraId="71A827D4" w14:textId="77777777" w:rsidR="00A1675C" w:rsidRDefault="00000000">
      <w:pPr>
        <w:spacing w:before="40" w:after="120"/>
      </w:pPr>
      <w:r>
        <w:rPr>
          <w:rFonts w:eastAsia="Georgia"/>
        </w:rPr>
        <w:t>"No."</w:t>
      </w:r>
    </w:p>
    <w:p w14:paraId="5B0CDFBB" w14:textId="77777777" w:rsidR="00A1675C" w:rsidRDefault="00000000">
      <w:pPr>
        <w:spacing w:before="40" w:after="120"/>
      </w:pPr>
      <w:r>
        <w:rPr>
          <w:rFonts w:eastAsia="Georgia"/>
        </w:rPr>
        <w:t>"Then what?"</w:t>
      </w:r>
    </w:p>
    <w:p w14:paraId="17F0028C" w14:textId="77777777" w:rsidR="00A1675C" w:rsidRDefault="00000000">
      <w:pPr>
        <w:spacing w:before="40" w:after="120"/>
      </w:pPr>
      <w:r>
        <w:rPr>
          <w:rFonts w:eastAsia="Georgia"/>
        </w:rPr>
        <w:t>"The apple is the model."</w:t>
      </w:r>
    </w:p>
    <w:p w14:paraId="6D9E60C4" w14:textId="77777777" w:rsidR="00A1675C" w:rsidRDefault="00000000">
      <w:pPr>
        <w:spacing w:before="40" w:after="120"/>
      </w:pPr>
      <w:r>
        <w:rPr>
          <w:rFonts w:eastAsia="Georgia"/>
        </w:rPr>
        <w:t>"For what?"</w:t>
      </w:r>
    </w:p>
    <w:p w14:paraId="6FF329F9" w14:textId="77777777" w:rsidR="00A1675C" w:rsidRDefault="00000000">
      <w:pPr>
        <w:spacing w:before="40" w:after="120"/>
      </w:pPr>
      <w:r>
        <w:rPr>
          <w:rFonts w:eastAsia="Georgia"/>
        </w:rPr>
        <w:t>"Everything."</w:t>
      </w:r>
    </w:p>
    <w:p w14:paraId="5E9E2F84" w14:textId="77777777" w:rsidR="00A1675C" w:rsidRDefault="00000000">
      <w:pPr>
        <w:ind w:firstLine="432"/>
      </w:pPr>
      <w:r>
        <w:rPr>
          <w:rFonts w:eastAsia="Georgia"/>
        </w:rPr>
        <w:t>Derek became serious. Weinstein continued.</w:t>
      </w:r>
    </w:p>
    <w:p w14:paraId="7591B0BE" w14:textId="77777777" w:rsidR="00A1675C" w:rsidRDefault="00000000">
      <w:pPr>
        <w:spacing w:before="40" w:after="120"/>
      </w:pPr>
      <w:r>
        <w:rPr>
          <w:rFonts w:eastAsia="Georgia"/>
        </w:rPr>
        <w:t>"If a freely falling body is following a geodesic, then its trajectory is telling us about the geometry. If we can observe enough trajectories, we can reconstruct information about that geometry."</w:t>
      </w:r>
    </w:p>
    <w:p w14:paraId="71366866" w14:textId="77777777" w:rsidR="00A1675C" w:rsidRDefault="00000000">
      <w:pPr>
        <w:ind w:firstLine="432"/>
      </w:pPr>
      <w:r>
        <w:rPr>
          <w:rFonts w:eastAsia="Georgia"/>
        </w:rPr>
        <w:t>Derek nodded.</w:t>
      </w:r>
    </w:p>
    <w:p w14:paraId="4F50092A" w14:textId="77777777" w:rsidR="00A1675C" w:rsidRDefault="00000000">
      <w:pPr>
        <w:spacing w:before="40" w:after="120"/>
      </w:pPr>
      <w:r>
        <w:rPr>
          <w:rFonts w:eastAsia="Georgia"/>
        </w:rPr>
        <w:t>"Yes."</w:t>
      </w:r>
    </w:p>
    <w:p w14:paraId="4C7C70B1" w14:textId="77777777" w:rsidR="00A1675C" w:rsidRDefault="00000000">
      <w:pPr>
        <w:spacing w:before="40" w:after="120"/>
      </w:pPr>
      <w:r>
        <w:rPr>
          <w:rFonts w:eastAsia="Georgia"/>
        </w:rPr>
        <w:t>"And if the Bureau is experiencing an unusual spacetime effect, we should stop staring at the clocks."</w:t>
      </w:r>
    </w:p>
    <w:p w14:paraId="5CFC075F" w14:textId="77777777" w:rsidR="00A1675C" w:rsidRDefault="00000000">
      <w:pPr>
        <w:spacing w:before="40" w:after="120"/>
      </w:pPr>
      <w:r>
        <w:rPr>
          <w:rFonts w:eastAsia="Georgia"/>
        </w:rPr>
        <w:t>"We should watch what moves around them."</w:t>
      </w:r>
    </w:p>
    <w:p w14:paraId="4BB3B5E1" w14:textId="77777777" w:rsidR="00A1675C" w:rsidRDefault="00000000">
      <w:pPr>
        <w:spacing w:before="40" w:after="120"/>
      </w:pPr>
      <w:r>
        <w:rPr>
          <w:rFonts w:eastAsia="Georgia"/>
        </w:rPr>
        <w:t>"Exactly."</w:t>
      </w:r>
    </w:p>
    <w:p w14:paraId="485567EF" w14:textId="3871701C" w:rsidR="00A1675C" w:rsidRDefault="003434B6">
      <w:pPr>
        <w:ind w:firstLine="432"/>
      </w:pPr>
      <w:r>
        <w:rPr>
          <w:rFonts w:eastAsia="Georgia"/>
        </w:rPr>
        <w:t>Penny smiled.</w:t>
      </w:r>
    </w:p>
    <w:p w14:paraId="0F810495" w14:textId="77777777" w:rsidR="00A1675C" w:rsidRDefault="00000000">
      <w:pPr>
        <w:spacing w:before="40" w:after="120"/>
      </w:pPr>
      <w:r>
        <w:rPr>
          <w:rFonts w:eastAsia="Georgia"/>
        </w:rPr>
        <w:t>"That's actually rather elegant."</w:t>
      </w:r>
    </w:p>
    <w:p w14:paraId="639989EA" w14:textId="77777777" w:rsidR="00A1675C" w:rsidRDefault="00000000">
      <w:pPr>
        <w:spacing w:before="40" w:after="120"/>
      </w:pPr>
      <w:r>
        <w:rPr>
          <w:rFonts w:eastAsia="Georgia"/>
        </w:rPr>
        <w:t>Weinstein answered:</w:t>
      </w:r>
    </w:p>
    <w:p w14:paraId="144CC248" w14:textId="77777777" w:rsidR="00A1675C" w:rsidRDefault="00000000">
      <w:pPr>
        <w:spacing w:before="40" w:after="120"/>
      </w:pPr>
      <w:r>
        <w:rPr>
          <w:rFonts w:eastAsia="Georgia"/>
        </w:rPr>
        <w:t>"Thank you."</w:t>
      </w:r>
    </w:p>
    <w:p w14:paraId="5FC609B0" w14:textId="77777777" w:rsidR="00A1675C" w:rsidRDefault="00000000">
      <w:pPr>
        <w:ind w:firstLine="432"/>
      </w:pPr>
      <w:r>
        <w:rPr>
          <w:rFonts w:eastAsia="Georgia"/>
        </w:rPr>
        <w:t>Derek asked:</w:t>
      </w:r>
    </w:p>
    <w:p w14:paraId="4B6E945B" w14:textId="77777777" w:rsidR="00A1675C" w:rsidRDefault="00000000">
      <w:pPr>
        <w:spacing w:before="40" w:after="120"/>
      </w:pPr>
      <w:r>
        <w:rPr>
          <w:rFonts w:eastAsia="Georgia"/>
        </w:rPr>
        <w:t>"Do you have a particular trajectory in mind?"</w:t>
      </w:r>
    </w:p>
    <w:p w14:paraId="6C3E44B7" w14:textId="77777777" w:rsidR="00A1675C" w:rsidRDefault="00000000">
      <w:pPr>
        <w:spacing w:before="40" w:after="120"/>
      </w:pPr>
      <w:r>
        <w:rPr>
          <w:rFonts w:eastAsia="Georgia"/>
        </w:rPr>
        <w:t>"Yes."</w:t>
      </w:r>
    </w:p>
    <w:p w14:paraId="2BDF22A2" w14:textId="77777777" w:rsidR="00A1675C" w:rsidRDefault="00000000">
      <w:pPr>
        <w:spacing w:before="40" w:after="120"/>
      </w:pPr>
      <w:r>
        <w:rPr>
          <w:rFonts w:eastAsia="Georgia"/>
        </w:rPr>
        <w:t>"Whose?"</w:t>
      </w:r>
    </w:p>
    <w:p w14:paraId="2A4067F6" w14:textId="77777777" w:rsidR="00A1675C" w:rsidRDefault="00000000">
      <w:pPr>
        <w:ind w:firstLine="432"/>
      </w:pPr>
      <w:r>
        <w:rPr>
          <w:rFonts w:eastAsia="Georgia"/>
        </w:rPr>
        <w:t>Weinstein looked out the empty empty train narrow window. A landscape passed. Trees.</w:t>
      </w:r>
    </w:p>
    <w:p w14:paraId="03E10A4F" w14:textId="77777777" w:rsidR="00A1675C" w:rsidRDefault="00000000">
      <w:pPr>
        <w:ind w:firstLine="432"/>
      </w:pPr>
      <w:r>
        <w:rPr>
          <w:rFonts w:eastAsia="Georgia"/>
        </w:rPr>
        <w:t>Fields. Buildings. Everything apparently moving.</w:t>
      </w:r>
    </w:p>
    <w:p w14:paraId="6B55262E" w14:textId="77777777" w:rsidR="00A1675C" w:rsidRDefault="00000000">
      <w:pPr>
        <w:ind w:firstLine="432"/>
      </w:pPr>
      <w:r>
        <w:rPr>
          <w:rFonts w:eastAsia="Georgia"/>
        </w:rPr>
        <w:t>Or perhaps the train was moving. Or perhaps both. He gently smiled.</w:t>
      </w:r>
    </w:p>
    <w:p w14:paraId="3CA6965E" w14:textId="77777777" w:rsidR="00A1675C" w:rsidRDefault="00000000">
      <w:pPr>
        <w:spacing w:before="40" w:after="120"/>
      </w:pPr>
      <w:r>
        <w:rPr>
          <w:rFonts w:eastAsia="Georgia"/>
        </w:rPr>
        <w:t>"Mine."</w:t>
      </w:r>
    </w:p>
    <w:p w14:paraId="5DE35E1A" w14:textId="77777777" w:rsidR="00A1675C" w:rsidRDefault="00000000">
      <w:pPr>
        <w:ind w:firstLine="432"/>
      </w:pPr>
      <w:r>
        <w:rPr>
          <w:rFonts w:eastAsia="Georgia"/>
        </w:rPr>
        <w:t>Derek deeply frowned.</w:t>
      </w:r>
    </w:p>
    <w:p w14:paraId="769DEFFF" w14:textId="77777777" w:rsidR="00A1675C" w:rsidRDefault="00000000">
      <w:pPr>
        <w:spacing w:before="40" w:after="120"/>
      </w:pPr>
      <w:r>
        <w:rPr>
          <w:rFonts w:eastAsia="Georgia"/>
        </w:rPr>
        <w:t>"What?"</w:t>
      </w:r>
    </w:p>
    <w:p w14:paraId="240D00B3" w14:textId="77777777" w:rsidR="00A1675C" w:rsidRDefault="00000000">
      <w:pPr>
        <w:spacing w:before="40" w:after="120"/>
      </w:pPr>
      <w:r>
        <w:rPr>
          <w:rFonts w:eastAsia="Georgia"/>
        </w:rPr>
        <w:t>"I want you to investigate my trajectory."</w:t>
      </w:r>
    </w:p>
    <w:p w14:paraId="21E09EA2" w14:textId="77777777" w:rsidR="00A1675C" w:rsidRDefault="00000000">
      <w:pPr>
        <w:spacing w:before="40" w:after="120"/>
      </w:pPr>
      <w:r>
        <w:rPr>
          <w:rFonts w:eastAsia="Georgia"/>
        </w:rPr>
        <w:t>"Your worldline?"</w:t>
      </w:r>
    </w:p>
    <w:p w14:paraId="41326AE4" w14:textId="77777777" w:rsidR="00A1675C" w:rsidRDefault="00000000">
      <w:pPr>
        <w:spacing w:before="40" w:after="120"/>
      </w:pPr>
      <w:r>
        <w:rPr>
          <w:rFonts w:eastAsia="Georgia"/>
        </w:rPr>
        <w:t>"Yes."</w:t>
      </w:r>
    </w:p>
    <w:p w14:paraId="463B95F4" w14:textId="77777777" w:rsidR="00A1675C" w:rsidRDefault="00000000">
      <w:pPr>
        <w:spacing w:before="40" w:after="120"/>
      </w:pPr>
      <w:r>
        <w:rPr>
          <w:rFonts w:eastAsia="Georgia"/>
        </w:rPr>
        <w:t>"Why?"</w:t>
      </w:r>
    </w:p>
    <w:p w14:paraId="76F48568" w14:textId="77777777" w:rsidR="00A1675C" w:rsidRDefault="00000000">
      <w:pPr>
        <w:spacing w:before="40" w:after="120"/>
      </w:pPr>
      <w:r>
        <w:rPr>
          <w:rFonts w:eastAsia="Georgia"/>
        </w:rPr>
        <w:t>"Because something happened in Munich."</w:t>
      </w:r>
    </w:p>
    <w:p w14:paraId="1DAEE9D5" w14:textId="77777777" w:rsidR="00A1675C" w:rsidRDefault="00000000">
      <w:pPr>
        <w:spacing w:before="40" w:after="120"/>
      </w:pPr>
      <w:r>
        <w:rPr>
          <w:rFonts w:eastAsia="Georgia"/>
        </w:rPr>
        <w:t>"What?"</w:t>
      </w:r>
    </w:p>
    <w:p w14:paraId="5A4D5E61" w14:textId="77777777" w:rsidR="00A1675C" w:rsidRDefault="00000000">
      <w:pPr>
        <w:spacing w:before="40" w:after="120"/>
      </w:pPr>
      <w:r>
        <w:rPr>
          <w:rFonts w:eastAsia="Georgia"/>
        </w:rPr>
        <w:t>"My clock stopped."</w:t>
      </w:r>
    </w:p>
    <w:p w14:paraId="652A8C72" w14:textId="77777777" w:rsidR="00A1675C" w:rsidRDefault="00000000">
      <w:pPr>
        <w:spacing w:before="40" w:after="120"/>
      </w:pPr>
      <w:r>
        <w:rPr>
          <w:rFonts w:eastAsia="Georgia"/>
        </w:rPr>
        <w:t>"We know."</w:t>
      </w:r>
    </w:p>
    <w:p w14:paraId="2C5AF01F" w14:textId="77777777" w:rsidR="00A1675C" w:rsidRDefault="00000000">
      <w:pPr>
        <w:spacing w:before="40" w:after="120"/>
      </w:pPr>
      <w:r>
        <w:rPr>
          <w:rFonts w:eastAsia="Georgia"/>
        </w:rPr>
        <w:t>"No."</w:t>
      </w:r>
    </w:p>
    <w:p w14:paraId="37BA8EA8" w14:textId="77777777" w:rsidR="00A1675C" w:rsidRDefault="00000000">
      <w:pPr>
        <w:ind w:firstLine="432"/>
      </w:pPr>
      <w:r>
        <w:rPr>
          <w:rFonts w:eastAsia="Georgia"/>
        </w:rPr>
        <w:t>Weinstein's calm voice became quieter.</w:t>
      </w:r>
    </w:p>
    <w:p w14:paraId="0AFFA21E" w14:textId="77777777" w:rsidR="00A1675C" w:rsidRDefault="00000000">
      <w:pPr>
        <w:spacing w:before="40" w:after="120"/>
      </w:pPr>
      <w:r>
        <w:rPr>
          <w:rFonts w:eastAsia="Georgia"/>
        </w:rPr>
        <w:t>"It stopped before the clocks in London stopped."</w:t>
      </w:r>
    </w:p>
    <w:p w14:paraId="0BFB1FA2" w14:textId="1909ADCA" w:rsidR="00A1675C" w:rsidRDefault="00000000">
      <w:pPr>
        <w:ind w:firstLine="432"/>
      </w:pPr>
      <w:r>
        <w:rPr>
          <w:rFonts w:eastAsia="Georgia"/>
        </w:rPr>
        <w:t xml:space="preserve">Derek froze. </w:t>
      </w:r>
      <w:r w:rsidR="003434B6">
        <w:rPr>
          <w:rFonts w:eastAsia="Georgia"/>
        </w:rPr>
        <w:t>Penny</w:t>
      </w:r>
      <w:r>
        <w:rPr>
          <w:rFonts w:eastAsia="Georgia"/>
        </w:rPr>
        <w:t xml:space="preserve"> looked at him. Trevor stopped moving.</w:t>
      </w:r>
    </w:p>
    <w:p w14:paraId="3BF94F50" w14:textId="77777777" w:rsidR="00A1675C" w:rsidRDefault="00000000">
      <w:pPr>
        <w:spacing w:before="40" w:after="120"/>
      </w:pPr>
      <w:r>
        <w:rPr>
          <w:rFonts w:eastAsia="Georgia"/>
        </w:rPr>
        <w:t>Derek added:</w:t>
      </w:r>
    </w:p>
    <w:p w14:paraId="66647226" w14:textId="77777777" w:rsidR="00A1675C" w:rsidRDefault="00000000">
      <w:pPr>
        <w:spacing w:before="40" w:after="120"/>
      </w:pPr>
      <w:r>
        <w:rPr>
          <w:rFonts w:eastAsia="Georgia"/>
        </w:rPr>
        <w:t>"When?"</w:t>
      </w:r>
    </w:p>
    <w:p w14:paraId="367BFD96" w14:textId="77777777" w:rsidR="00A1675C" w:rsidRDefault="00000000">
      <w:pPr>
        <w:spacing w:before="40" w:after="120"/>
      </w:pPr>
      <w:r>
        <w:rPr>
          <w:rFonts w:eastAsia="Georgia"/>
        </w:rPr>
        <w:t>"Eleven sixteen."</w:t>
      </w:r>
    </w:p>
    <w:p w14:paraId="4DBC3EE7" w14:textId="77777777" w:rsidR="00A1675C" w:rsidRDefault="00000000">
      <w:pPr>
        <w:ind w:firstLine="432"/>
      </w:pPr>
      <w:r>
        <w:rPr>
          <w:rFonts w:eastAsia="Georgia"/>
        </w:rPr>
        <w:t>Derek stared intently at the ancient brass clock.</w:t>
      </w:r>
    </w:p>
    <w:p w14:paraId="49C614D6" w14:textId="77777777" w:rsidR="00A1675C" w:rsidRDefault="00000000">
      <w:pPr>
        <w:spacing w:before="40" w:after="120"/>
      </w:pPr>
      <w:r>
        <w:rPr>
          <w:rFonts w:eastAsia="Georgia"/>
        </w:rPr>
        <w:t>"But ours stopped at eleven seventeen."</w:t>
      </w:r>
    </w:p>
    <w:p w14:paraId="4F1A2551" w14:textId="77777777" w:rsidR="00A1675C" w:rsidRDefault="00000000">
      <w:pPr>
        <w:spacing w:before="40" w:after="120"/>
      </w:pPr>
      <w:r>
        <w:rPr>
          <w:rFonts w:eastAsia="Georgia"/>
        </w:rPr>
        <w:t>"Yes."</w:t>
      </w:r>
    </w:p>
    <w:p w14:paraId="39166A85" w14:textId="77777777" w:rsidR="00A1675C" w:rsidRDefault="00000000">
      <w:pPr>
        <w:spacing w:before="40" w:after="120"/>
      </w:pPr>
      <w:r>
        <w:rPr>
          <w:rFonts w:eastAsia="Georgia"/>
        </w:rPr>
        <w:t>"So there's a one-minute difference."</w:t>
      </w:r>
    </w:p>
    <w:p w14:paraId="2C013ED8" w14:textId="77777777" w:rsidR="00A1675C" w:rsidRDefault="00000000">
      <w:pPr>
        <w:spacing w:before="40" w:after="120"/>
      </w:pPr>
      <w:r>
        <w:rPr>
          <w:rFonts w:eastAsia="Georgia"/>
        </w:rPr>
        <w:t>"Exactly."</w:t>
      </w:r>
    </w:p>
    <w:p w14:paraId="46D4A5BB" w14:textId="77777777" w:rsidR="00A1675C" w:rsidRDefault="00000000">
      <w:pPr>
        <w:ind w:firstLine="432"/>
      </w:pPr>
      <w:r>
        <w:rPr>
          <w:rFonts w:eastAsia="Georgia"/>
        </w:rPr>
        <w:t>Derek thought.</w:t>
      </w:r>
    </w:p>
    <w:p w14:paraId="66E6D8CA" w14:textId="77777777" w:rsidR="00A1675C" w:rsidRDefault="00000000">
      <w:pPr>
        <w:spacing w:before="40" w:after="120"/>
      </w:pPr>
      <w:r>
        <w:rPr>
          <w:rFonts w:eastAsia="Georgia"/>
        </w:rPr>
        <w:t>"That could be ordinary synchronization."</w:t>
      </w:r>
    </w:p>
    <w:p w14:paraId="41179FC4" w14:textId="77777777" w:rsidR="00A1675C" w:rsidRDefault="00000000">
      <w:pPr>
        <w:spacing w:before="40" w:after="120"/>
      </w:pPr>
      <w:r>
        <w:rPr>
          <w:rFonts w:eastAsia="Georgia"/>
        </w:rPr>
        <w:t>"No."</w:t>
      </w:r>
    </w:p>
    <w:p w14:paraId="4258E8A3" w14:textId="77777777" w:rsidR="00A1675C" w:rsidRDefault="00000000">
      <w:pPr>
        <w:spacing w:before="40" w:after="120"/>
      </w:pPr>
      <w:r>
        <w:rPr>
          <w:rFonts w:eastAsia="Georgia"/>
        </w:rPr>
        <w:t>"How do you know?"</w:t>
      </w:r>
    </w:p>
    <w:p w14:paraId="67E18529" w14:textId="77777777" w:rsidR="00A1675C" w:rsidRDefault="00000000">
      <w:pPr>
        <w:spacing w:before="40" w:after="120"/>
      </w:pPr>
      <w:r>
        <w:rPr>
          <w:rFonts w:eastAsia="Georgia"/>
        </w:rPr>
        <w:t>"Because I wasn't where you think I was."</w:t>
      </w:r>
    </w:p>
    <w:p w14:paraId="51BE6ED4" w14:textId="77777777" w:rsidR="00A1675C" w:rsidRDefault="00000000">
      <w:pPr>
        <w:ind w:firstLine="432"/>
      </w:pPr>
      <w:r>
        <w:rPr>
          <w:rFonts w:eastAsia="Georgia"/>
        </w:rPr>
        <w:t>Derek deeply frowned.</w:t>
      </w:r>
    </w:p>
    <w:p w14:paraId="11AE9B4D" w14:textId="77777777" w:rsidR="00A1675C" w:rsidRDefault="00000000">
      <w:pPr>
        <w:spacing w:before="40" w:after="120"/>
      </w:pPr>
      <w:r>
        <w:rPr>
          <w:rFonts w:eastAsia="Georgia"/>
        </w:rPr>
        <w:t>"What do you mean?"</w:t>
      </w:r>
    </w:p>
    <w:p w14:paraId="72889C1B" w14:textId="77777777" w:rsidR="00A1675C" w:rsidRDefault="00000000">
      <w:pPr>
        <w:spacing w:before="40" w:after="120"/>
      </w:pPr>
      <w:r>
        <w:rPr>
          <w:rFonts w:eastAsia="Georgia"/>
        </w:rPr>
        <w:t>"I was on the train."</w:t>
      </w:r>
    </w:p>
    <w:p w14:paraId="7DD9AE6B" w14:textId="77777777" w:rsidR="00A1675C" w:rsidRDefault="00000000">
      <w:pPr>
        <w:ind w:firstLine="432"/>
      </w:pPr>
      <w:r>
        <w:rPr>
          <w:rFonts w:eastAsia="Georgia"/>
        </w:rPr>
        <w:t>Derek stared intently.</w:t>
      </w:r>
    </w:p>
    <w:p w14:paraId="23052D64" w14:textId="77777777" w:rsidR="00A1675C" w:rsidRDefault="00000000">
      <w:pPr>
        <w:spacing w:before="40" w:after="120"/>
      </w:pPr>
      <w:r>
        <w:rPr>
          <w:rFonts w:eastAsia="Georgia"/>
        </w:rPr>
        <w:t>"What train?"</w:t>
      </w:r>
    </w:p>
    <w:p w14:paraId="18AB2C2C" w14:textId="77777777" w:rsidR="00A1675C" w:rsidRDefault="00000000">
      <w:pPr>
        <w:spacing w:before="40" w:after="120"/>
      </w:pPr>
      <w:r>
        <w:rPr>
          <w:rFonts w:eastAsia="Georgia"/>
        </w:rPr>
        <w:t>"The train to Munich."</w:t>
      </w:r>
    </w:p>
    <w:p w14:paraId="79CA5B76" w14:textId="77777777" w:rsidR="00A1675C" w:rsidRDefault="00000000">
      <w:pPr>
        <w:spacing w:before="40" w:after="120"/>
      </w:pPr>
      <w:r>
        <w:rPr>
          <w:rFonts w:eastAsia="Georgia"/>
        </w:rPr>
        <w:t>"You were going to Munich."</w:t>
      </w:r>
    </w:p>
    <w:p w14:paraId="6323C902" w14:textId="77777777" w:rsidR="00A1675C" w:rsidRDefault="00000000">
      <w:pPr>
        <w:spacing w:before="40" w:after="120"/>
      </w:pPr>
      <w:r>
        <w:rPr>
          <w:rFonts w:eastAsia="Georgia"/>
        </w:rPr>
        <w:t>"Yes."</w:t>
      </w:r>
    </w:p>
    <w:p w14:paraId="6EE33767" w14:textId="77777777" w:rsidR="00A1675C" w:rsidRDefault="00000000">
      <w:pPr>
        <w:spacing w:before="40" w:after="120"/>
      </w:pPr>
      <w:r>
        <w:rPr>
          <w:rFonts w:eastAsia="Georgia"/>
        </w:rPr>
        <w:t>"You were already in Munich."</w:t>
      </w:r>
    </w:p>
    <w:p w14:paraId="1DD156EB" w14:textId="77777777" w:rsidR="00A1675C" w:rsidRDefault="00000000">
      <w:pPr>
        <w:spacing w:before="40" w:after="120"/>
      </w:pPr>
      <w:r>
        <w:rPr>
          <w:rFonts w:eastAsia="Georgia"/>
        </w:rPr>
        <w:t>"Yes."</w:t>
      </w:r>
    </w:p>
    <w:p w14:paraId="03002973" w14:textId="77777777" w:rsidR="00A1675C" w:rsidRDefault="00000000">
      <w:pPr>
        <w:ind w:firstLine="432"/>
      </w:pPr>
      <w:r>
        <w:rPr>
          <w:rFonts w:eastAsia="Georgia"/>
        </w:rPr>
        <w:t>Derek quietly closed his eyes.</w:t>
      </w:r>
    </w:p>
    <w:p w14:paraId="3842DD78" w14:textId="77777777" w:rsidR="00A1675C" w:rsidRDefault="00000000">
      <w:pPr>
        <w:spacing w:before="40" w:after="120"/>
      </w:pPr>
      <w:r>
        <w:rPr>
          <w:rFonts w:eastAsia="Georgia"/>
        </w:rPr>
        <w:t>"Alfred."</w:t>
      </w:r>
    </w:p>
    <w:p w14:paraId="78372361" w14:textId="77777777" w:rsidR="00A1675C" w:rsidRDefault="00000000">
      <w:pPr>
        <w:spacing w:before="40" w:after="120"/>
      </w:pPr>
      <w:r>
        <w:rPr>
          <w:rFonts w:eastAsia="Georgia"/>
        </w:rPr>
        <w:t>"Yes?"</w:t>
      </w:r>
    </w:p>
    <w:p w14:paraId="76552876" w14:textId="77777777" w:rsidR="00A1675C" w:rsidRDefault="00000000">
      <w:pPr>
        <w:spacing w:before="40" w:after="120"/>
      </w:pPr>
      <w:r>
        <w:rPr>
          <w:rFonts w:eastAsia="Georgia"/>
        </w:rPr>
        <w:t>"You were on a train going to Munich while you were in Munich."</w:t>
      </w:r>
    </w:p>
    <w:p w14:paraId="3BFE2A2F" w14:textId="77777777" w:rsidR="00A1675C" w:rsidRDefault="00000000">
      <w:pPr>
        <w:spacing w:before="40" w:after="120"/>
      </w:pPr>
      <w:r>
        <w:rPr>
          <w:rFonts w:eastAsia="Georgia"/>
        </w:rPr>
        <w:t>"Yes."</w:t>
      </w:r>
    </w:p>
    <w:p w14:paraId="20A51588" w14:textId="77777777" w:rsidR="00A1675C" w:rsidRDefault="00000000">
      <w:pPr>
        <w:spacing w:before="40" w:after="120"/>
      </w:pPr>
      <w:r>
        <w:rPr>
          <w:rFonts w:eastAsia="Georgia"/>
        </w:rPr>
        <w:t>"How?"</w:t>
      </w:r>
    </w:p>
    <w:p w14:paraId="7837CEAE" w14:textId="77777777" w:rsidR="00A1675C" w:rsidRDefault="00000000">
      <w:pPr>
        <w:spacing w:before="40" w:after="120"/>
      </w:pPr>
      <w:r>
        <w:rPr>
          <w:rFonts w:eastAsia="Georgia"/>
        </w:rPr>
        <w:t>"I don't know."</w:t>
      </w:r>
    </w:p>
    <w:p w14:paraId="1000E5F8" w14:textId="3DE85432" w:rsidR="00A1675C" w:rsidRDefault="003434B6">
      <w:pPr>
        <w:ind w:firstLine="432"/>
      </w:pPr>
      <w:r>
        <w:rPr>
          <w:rFonts w:eastAsia="Georgia"/>
        </w:rPr>
        <w:t>Penny gently smiled.</w:t>
      </w:r>
    </w:p>
    <w:p w14:paraId="0D831F35" w14:textId="77777777" w:rsidR="00A1675C" w:rsidRDefault="00000000">
      <w:pPr>
        <w:spacing w:before="40" w:after="120"/>
      </w:pPr>
      <w:r>
        <w:rPr>
          <w:rFonts w:eastAsia="Georgia"/>
        </w:rPr>
        <w:t>"That's rather good."</w:t>
      </w:r>
    </w:p>
    <w:p w14:paraId="7A50EBFF" w14:textId="77777777" w:rsidR="00A1675C" w:rsidRDefault="00000000">
      <w:pPr>
        <w:ind w:firstLine="432"/>
      </w:pPr>
      <w:r>
        <w:rPr>
          <w:rFonts w:eastAsia="Georgia"/>
        </w:rPr>
        <w:t>Derek carefully looked at her.</w:t>
      </w:r>
    </w:p>
    <w:p w14:paraId="0D7A9B3D" w14:textId="77777777" w:rsidR="00A1675C" w:rsidRDefault="00000000">
      <w:pPr>
        <w:spacing w:before="40" w:after="120"/>
      </w:pPr>
      <w:r>
        <w:rPr>
          <w:rFonts w:eastAsia="Georgia"/>
        </w:rPr>
        <w:t>"Is it?"</w:t>
      </w:r>
    </w:p>
    <w:p w14:paraId="33A2218B" w14:textId="77777777" w:rsidR="00A1675C" w:rsidRDefault="00000000">
      <w:pPr>
        <w:spacing w:before="40" w:after="120"/>
      </w:pPr>
      <w:r>
        <w:rPr>
          <w:rFonts w:eastAsia="Georgia"/>
        </w:rPr>
        <w:t>"Yes."</w:t>
      </w:r>
    </w:p>
    <w:p w14:paraId="6DED95AE" w14:textId="77777777" w:rsidR="00A1675C" w:rsidRDefault="00000000">
      <w:pPr>
        <w:spacing w:before="40" w:after="120"/>
      </w:pPr>
      <w:r>
        <w:rPr>
          <w:rFonts w:eastAsia="Georgia"/>
        </w:rPr>
        <w:t>"Why?"</w:t>
      </w:r>
    </w:p>
    <w:p w14:paraId="4E94194A" w14:textId="77777777" w:rsidR="00A1675C" w:rsidRDefault="00000000">
      <w:pPr>
        <w:spacing w:before="40" w:after="120"/>
      </w:pPr>
      <w:r>
        <w:rPr>
          <w:rFonts w:eastAsia="Georgia"/>
        </w:rPr>
        <w:t>"Because now we have a genuine problem."</w:t>
      </w:r>
    </w:p>
    <w:p w14:paraId="229B0713" w14:textId="77777777" w:rsidR="00A1675C" w:rsidRDefault="00000000">
      <w:pPr>
        <w:ind w:firstLine="432"/>
      </w:pPr>
      <w:r>
        <w:rPr>
          <w:rFonts w:eastAsia="Georgia"/>
        </w:rPr>
        <w:t>Derek returned to the phone.</w:t>
      </w:r>
    </w:p>
    <w:p w14:paraId="306B198D" w14:textId="77777777" w:rsidR="00A1675C" w:rsidRDefault="00000000">
      <w:pPr>
        <w:spacing w:before="40" w:after="120"/>
      </w:pPr>
      <w:r>
        <w:rPr>
          <w:rFonts w:eastAsia="Georgia"/>
        </w:rPr>
        <w:t>"Alfred, where are you now?"</w:t>
      </w:r>
    </w:p>
    <w:p w14:paraId="17C0122A" w14:textId="77777777" w:rsidR="00A1675C" w:rsidRDefault="00000000">
      <w:pPr>
        <w:ind w:firstLine="432"/>
      </w:pPr>
      <w:r>
        <w:rPr>
          <w:rFonts w:eastAsia="Georgia"/>
        </w:rPr>
        <w:t>There was a pause.</w:t>
      </w:r>
    </w:p>
    <w:p w14:paraId="3E8583DD" w14:textId="77777777" w:rsidR="00A1675C" w:rsidRDefault="00000000">
      <w:pPr>
        <w:spacing w:before="40" w:after="120"/>
      </w:pPr>
      <w:r>
        <w:rPr>
          <w:rFonts w:eastAsia="Georgia"/>
        </w:rPr>
        <w:t>"On the train."</w:t>
      </w:r>
    </w:p>
    <w:p w14:paraId="23208E61" w14:textId="77777777" w:rsidR="00A1675C" w:rsidRDefault="00000000">
      <w:pPr>
        <w:spacing w:before="40" w:after="120"/>
      </w:pPr>
      <w:r>
        <w:rPr>
          <w:rFonts w:eastAsia="Georgia"/>
        </w:rPr>
        <w:t>"Which train?"</w:t>
      </w:r>
    </w:p>
    <w:p w14:paraId="3302D197" w14:textId="77777777" w:rsidR="00A1675C" w:rsidRDefault="00000000">
      <w:pPr>
        <w:spacing w:before="40" w:after="120"/>
      </w:pPr>
      <w:r>
        <w:rPr>
          <w:rFonts w:eastAsia="Georgia"/>
        </w:rPr>
        <w:t>"The train to Munich."</w:t>
      </w:r>
    </w:p>
    <w:p w14:paraId="0E2F6A18" w14:textId="77777777" w:rsidR="00A1675C" w:rsidRDefault="00000000">
      <w:pPr>
        <w:ind w:firstLine="432"/>
      </w:pPr>
      <w:r>
        <w:rPr>
          <w:rFonts w:eastAsia="Georgia"/>
        </w:rPr>
        <w:t>Derek frowned.</w:t>
      </w:r>
    </w:p>
    <w:p w14:paraId="4C05E532" w14:textId="77777777" w:rsidR="00A1675C" w:rsidRDefault="00000000">
      <w:pPr>
        <w:spacing w:before="40" w:after="120"/>
      </w:pPr>
      <w:r>
        <w:rPr>
          <w:rFonts w:eastAsia="Georgia"/>
        </w:rPr>
        <w:t>"But you're in Munich."</w:t>
      </w:r>
    </w:p>
    <w:p w14:paraId="19369E23" w14:textId="77777777" w:rsidR="00A1675C" w:rsidRDefault="00000000">
      <w:pPr>
        <w:spacing w:before="40" w:after="120"/>
      </w:pPr>
      <w:r>
        <w:rPr>
          <w:rFonts w:eastAsia="Georgia"/>
        </w:rPr>
        <w:t>"Apparently."</w:t>
      </w:r>
    </w:p>
    <w:p w14:paraId="5F5D5890" w14:textId="40908AD5" w:rsidR="00A1675C" w:rsidRDefault="00000000">
      <w:pPr>
        <w:ind w:firstLine="432"/>
      </w:pPr>
      <w:r>
        <w:rPr>
          <w:rFonts w:eastAsia="Georgia"/>
        </w:rPr>
        <w:t xml:space="preserve">Trevor looked at </w:t>
      </w:r>
      <w:r w:rsidR="003434B6">
        <w:rPr>
          <w:rFonts w:eastAsia="Georgia"/>
        </w:rPr>
        <w:t>Penny</w:t>
      </w:r>
      <w:r>
        <w:rPr>
          <w:rFonts w:eastAsia="Georgia"/>
        </w:rPr>
        <w:t>.</w:t>
      </w:r>
    </w:p>
    <w:p w14:paraId="1B1B80D4" w14:textId="77777777" w:rsidR="00A1675C" w:rsidRDefault="00000000">
      <w:pPr>
        <w:spacing w:before="40" w:after="120"/>
      </w:pPr>
      <w:r>
        <w:rPr>
          <w:rFonts w:eastAsia="Georgia"/>
        </w:rPr>
        <w:t>"Could he be in two reference frames?"</w:t>
      </w:r>
    </w:p>
    <w:p w14:paraId="092A09CE" w14:textId="7E3152C9" w:rsidR="00A1675C" w:rsidRDefault="003434B6">
      <w:pPr>
        <w:ind w:firstLine="432"/>
      </w:pPr>
      <w:r>
        <w:rPr>
          <w:rFonts w:eastAsia="Georgia"/>
        </w:rPr>
        <w:t>Penny shook her head.</w:t>
      </w:r>
    </w:p>
    <w:p w14:paraId="2CC6CD93" w14:textId="77777777" w:rsidR="00A1675C" w:rsidRDefault="00000000">
      <w:pPr>
        <w:spacing w:before="40" w:after="120"/>
      </w:pPr>
      <w:r>
        <w:rPr>
          <w:rFonts w:eastAsia="Georgia"/>
        </w:rPr>
        <w:t>"Not in that sense."</w:t>
      </w:r>
    </w:p>
    <w:p w14:paraId="61C93A8C" w14:textId="77777777" w:rsidR="00A1675C" w:rsidRDefault="00000000">
      <w:pPr>
        <w:spacing w:before="40" w:after="120"/>
      </w:pPr>
      <w:r>
        <w:rPr>
          <w:rFonts w:eastAsia="Georgia"/>
        </w:rPr>
        <w:t>"Right."</w:t>
      </w:r>
    </w:p>
    <w:p w14:paraId="7FD7E4E6" w14:textId="77777777" w:rsidR="00A1675C" w:rsidRDefault="00000000">
      <w:pPr>
        <w:spacing w:before="40" w:after="120"/>
      </w:pPr>
      <w:r>
        <w:rPr>
          <w:rFonts w:eastAsia="Georgia"/>
        </w:rPr>
        <w:t>Derek explained:</w:t>
      </w:r>
    </w:p>
    <w:p w14:paraId="187535CE" w14:textId="77777777" w:rsidR="00A1675C" w:rsidRDefault="00000000">
      <w:pPr>
        <w:spacing w:before="40" w:after="120"/>
      </w:pPr>
      <w:r>
        <w:rPr>
          <w:rFonts w:eastAsia="Georgia"/>
        </w:rPr>
        <w:t>"Alfred, can you see the station?"</w:t>
      </w:r>
    </w:p>
    <w:p w14:paraId="639DE930" w14:textId="77777777" w:rsidR="00A1675C" w:rsidRDefault="00000000">
      <w:pPr>
        <w:spacing w:before="40" w:after="120"/>
      </w:pPr>
      <w:r>
        <w:rPr>
          <w:rFonts w:eastAsia="Georgia"/>
        </w:rPr>
        <w:t>"Yes."</w:t>
      </w:r>
    </w:p>
    <w:p w14:paraId="3C07CFF9" w14:textId="77777777" w:rsidR="00A1675C" w:rsidRDefault="00000000">
      <w:pPr>
        <w:spacing w:before="40" w:after="120"/>
      </w:pPr>
      <w:r>
        <w:rPr>
          <w:rFonts w:eastAsia="Georgia"/>
        </w:rPr>
        <w:t>"Which one?"</w:t>
      </w:r>
    </w:p>
    <w:p w14:paraId="12C24EC3" w14:textId="77777777" w:rsidR="00A1675C" w:rsidRDefault="00000000">
      <w:pPr>
        <w:spacing w:before="40" w:after="120"/>
      </w:pPr>
      <w:r>
        <w:rPr>
          <w:rFonts w:eastAsia="Georgia"/>
        </w:rPr>
        <w:t>"Munich."</w:t>
      </w:r>
    </w:p>
    <w:p w14:paraId="4354575F" w14:textId="77777777" w:rsidR="00A1675C" w:rsidRDefault="00000000">
      <w:pPr>
        <w:spacing w:before="40" w:after="120"/>
      </w:pPr>
      <w:r>
        <w:rPr>
          <w:rFonts w:eastAsia="Georgia"/>
        </w:rPr>
        <w:t>"Are you moving?"</w:t>
      </w:r>
    </w:p>
    <w:p w14:paraId="15A8AAC3" w14:textId="77777777" w:rsidR="00A1675C" w:rsidRDefault="00000000">
      <w:pPr>
        <w:spacing w:before="40" w:after="120"/>
      </w:pPr>
      <w:r>
        <w:rPr>
          <w:rFonts w:eastAsia="Georgia"/>
        </w:rPr>
        <w:t>"Yes."</w:t>
      </w:r>
    </w:p>
    <w:p w14:paraId="02ABA6C0" w14:textId="77777777" w:rsidR="00A1675C" w:rsidRDefault="00000000">
      <w:pPr>
        <w:spacing w:before="40" w:after="120"/>
      </w:pPr>
      <w:r>
        <w:rPr>
          <w:rFonts w:eastAsia="Georgia"/>
        </w:rPr>
        <w:t>"Relative to the station?"</w:t>
      </w:r>
    </w:p>
    <w:p w14:paraId="0E28D82A" w14:textId="77777777" w:rsidR="00A1675C" w:rsidRDefault="00000000">
      <w:pPr>
        <w:spacing w:before="40" w:after="120"/>
      </w:pPr>
      <w:r>
        <w:rPr>
          <w:rFonts w:eastAsia="Georgia"/>
        </w:rPr>
        <w:t>"Yes."</w:t>
      </w:r>
    </w:p>
    <w:p w14:paraId="4FF97084" w14:textId="77777777" w:rsidR="00A1675C" w:rsidRDefault="00000000">
      <w:pPr>
        <w:ind w:firstLine="432"/>
      </w:pPr>
      <w:r>
        <w:rPr>
          <w:rFonts w:eastAsia="Georgia"/>
        </w:rPr>
        <w:t>Derek rubbed his forehead.</w:t>
      </w:r>
    </w:p>
    <w:p w14:paraId="2F5E5DB5" w14:textId="77777777" w:rsidR="00A1675C" w:rsidRDefault="00000000">
      <w:pPr>
        <w:spacing w:before="40" w:after="120"/>
      </w:pPr>
      <w:r>
        <w:rPr>
          <w:rFonts w:eastAsia="Georgia"/>
        </w:rPr>
        <w:t>"Then what is happening?"</w:t>
      </w:r>
    </w:p>
    <w:p w14:paraId="523DB5DB" w14:textId="77777777" w:rsidR="00A1675C" w:rsidRDefault="00000000">
      <w:pPr>
        <w:spacing w:before="40" w:after="120"/>
      </w:pPr>
      <w:r>
        <w:rPr>
          <w:rFonts w:eastAsia="Georgia"/>
        </w:rPr>
        <w:t>Weinstein declared:</w:t>
      </w:r>
    </w:p>
    <w:p w14:paraId="247668E1" w14:textId="77777777" w:rsidR="00A1675C" w:rsidRDefault="00000000">
      <w:pPr>
        <w:spacing w:before="40" w:after="120"/>
      </w:pPr>
      <w:r>
        <w:rPr>
          <w:rFonts w:eastAsia="Georgia"/>
        </w:rPr>
        <w:t>"I don't know."</w:t>
      </w:r>
    </w:p>
    <w:p w14:paraId="6DA23CCD" w14:textId="77777777" w:rsidR="00A1675C" w:rsidRDefault="00000000">
      <w:pPr>
        <w:ind w:firstLine="432"/>
      </w:pPr>
      <w:r>
        <w:rPr>
          <w:rFonts w:eastAsia="Georgia"/>
        </w:rPr>
        <w:t>Derek nodded.</w:t>
      </w:r>
    </w:p>
    <w:p w14:paraId="0403861A" w14:textId="77777777" w:rsidR="00A1675C" w:rsidRDefault="00000000">
      <w:pPr>
        <w:spacing w:before="40" w:after="120"/>
      </w:pPr>
      <w:r>
        <w:rPr>
          <w:rFonts w:eastAsia="Georgia"/>
        </w:rPr>
        <w:t>"Well, that's settled."</w:t>
      </w:r>
    </w:p>
    <w:p w14:paraId="163C5037" w14:textId="77777777" w:rsidR="00A1675C" w:rsidRDefault="00000000">
      <w:pPr>
        <w:ind w:firstLine="432"/>
      </w:pPr>
      <w:r>
        <w:rPr>
          <w:rFonts w:eastAsia="Georgia"/>
        </w:rPr>
        <w:t>Weinstein laughed.</w:t>
      </w:r>
    </w:p>
    <w:p w14:paraId="22DE0D5F" w14:textId="77777777" w:rsidR="00A1675C" w:rsidRDefault="00000000">
      <w:pPr>
        <w:spacing w:before="40" w:after="120"/>
      </w:pPr>
      <w:r>
        <w:rPr>
          <w:rFonts w:eastAsia="Georgia"/>
        </w:rPr>
        <w:t>"Precisely."</w:t>
      </w:r>
    </w:p>
    <w:p w14:paraId="3BB3C29D" w14:textId="0D99F614" w:rsidR="00A1675C" w:rsidRDefault="00000000">
      <w:pPr>
        <w:ind w:firstLine="432"/>
      </w:pPr>
      <w:r>
        <w:rPr>
          <w:rFonts w:eastAsia="Georgia"/>
        </w:rPr>
        <w:t xml:space="preserve">Derek looked at </w:t>
      </w:r>
      <w:r w:rsidR="003434B6">
        <w:rPr>
          <w:rFonts w:eastAsia="Georgia"/>
        </w:rPr>
        <w:t>Penny</w:t>
      </w:r>
      <w:r>
        <w:rPr>
          <w:rFonts w:eastAsia="Georgia"/>
        </w:rPr>
        <w:t>. She was smiling.</w:t>
      </w:r>
    </w:p>
    <w:p w14:paraId="7A3DD759" w14:textId="77777777" w:rsidR="00A1675C" w:rsidRDefault="00000000">
      <w:pPr>
        <w:spacing w:before="40" w:after="120"/>
      </w:pPr>
      <w:r>
        <w:rPr>
          <w:rFonts w:eastAsia="Georgia"/>
        </w:rPr>
        <w:t>"What?"</w:t>
      </w:r>
    </w:p>
    <w:p w14:paraId="317B7B20" w14:textId="77777777" w:rsidR="00A1675C" w:rsidRDefault="00000000">
      <w:pPr>
        <w:spacing w:before="40" w:after="120"/>
      </w:pPr>
      <w:r>
        <w:rPr>
          <w:rFonts w:eastAsia="Georgia"/>
        </w:rPr>
        <w:t>"You're enjoying this."</w:t>
      </w:r>
    </w:p>
    <w:p w14:paraId="692F55F6" w14:textId="77777777" w:rsidR="00A1675C" w:rsidRDefault="00000000">
      <w:pPr>
        <w:spacing w:before="40" w:after="120"/>
      </w:pPr>
      <w:r>
        <w:rPr>
          <w:rFonts w:eastAsia="Georgia"/>
        </w:rPr>
        <w:t>"Not the impossible train."</w:t>
      </w:r>
    </w:p>
    <w:p w14:paraId="5801A851" w14:textId="77777777" w:rsidR="00A1675C" w:rsidRDefault="00000000">
      <w:pPr>
        <w:spacing w:before="40" w:after="120"/>
      </w:pPr>
      <w:r>
        <w:rPr>
          <w:rFonts w:eastAsia="Georgia"/>
        </w:rPr>
        <w:t>"The investigation."</w:t>
      </w:r>
    </w:p>
    <w:p w14:paraId="52A2FF1F" w14:textId="77777777" w:rsidR="00A1675C" w:rsidRDefault="00000000">
      <w:pPr>
        <w:spacing w:before="40" w:after="120"/>
      </w:pPr>
      <w:r>
        <w:rPr>
          <w:rFonts w:eastAsia="Georgia"/>
        </w:rPr>
        <w:t>"Yes."</w:t>
      </w:r>
    </w:p>
    <w:p w14:paraId="52221DFB" w14:textId="77777777" w:rsidR="00A1675C" w:rsidRDefault="00000000">
      <w:pPr>
        <w:ind w:firstLine="432"/>
      </w:pPr>
      <w:r>
        <w:rPr>
          <w:rFonts w:eastAsia="Georgia"/>
        </w:rPr>
        <w:t>Derek turned back to the phone.</w:t>
      </w:r>
    </w:p>
    <w:p w14:paraId="01E4F83C" w14:textId="77777777" w:rsidR="00A1675C" w:rsidRDefault="00000000">
      <w:pPr>
        <w:spacing w:before="40" w:after="120"/>
      </w:pPr>
      <w:r>
        <w:rPr>
          <w:rFonts w:eastAsia="Georgia"/>
        </w:rPr>
        <w:t>"Alfred, what does the train clock say?"</w:t>
      </w:r>
    </w:p>
    <w:p w14:paraId="4813C54D" w14:textId="77777777" w:rsidR="00A1675C" w:rsidRDefault="00000000">
      <w:pPr>
        <w:spacing w:before="40" w:after="120"/>
      </w:pPr>
      <w:r>
        <w:rPr>
          <w:rFonts w:eastAsia="Georgia"/>
        </w:rPr>
        <w:t>"11:17."</w:t>
      </w:r>
    </w:p>
    <w:p w14:paraId="3984FAF5" w14:textId="25284D73" w:rsidR="00A1675C" w:rsidRDefault="00000000">
      <w:pPr>
        <w:ind w:firstLine="432"/>
      </w:pPr>
      <w:r>
        <w:rPr>
          <w:rFonts w:eastAsia="Georgia"/>
        </w:rPr>
        <w:t xml:space="preserve">Derek carefully looked at the Bureau clock. 11:17. </w:t>
      </w:r>
      <w:r w:rsidR="003434B6">
        <w:rPr>
          <w:rFonts w:eastAsia="Georgia"/>
        </w:rPr>
        <w:t>Penny</w:t>
      </w:r>
      <w:r>
        <w:rPr>
          <w:rFonts w:eastAsia="Georgia"/>
        </w:rPr>
        <w:t xml:space="preserve"> looked at hers.</w:t>
      </w:r>
    </w:p>
    <w:p w14:paraId="3D9C6DA2" w14:textId="77777777" w:rsidR="00A1675C" w:rsidRDefault="00000000">
      <w:pPr>
        <w:ind w:firstLine="432"/>
      </w:pPr>
      <w:r>
        <w:rPr>
          <w:rFonts w:eastAsia="Georgia"/>
        </w:rPr>
        <w:t>11:17. Trevor looked at his phone. 11:17.</w:t>
      </w:r>
    </w:p>
    <w:p w14:paraId="3526B785" w14:textId="77777777" w:rsidR="00A1675C" w:rsidRDefault="00000000">
      <w:pPr>
        <w:ind w:firstLine="432"/>
      </w:pPr>
      <w:r>
        <w:rPr>
          <w:rFonts w:eastAsia="Georgia"/>
        </w:rPr>
        <w:t>All four devices were synchronized.</w:t>
      </w:r>
    </w:p>
    <w:p w14:paraId="295B30BA" w14:textId="77777777" w:rsidR="00A1675C" w:rsidRDefault="00000000">
      <w:pPr>
        <w:spacing w:before="40" w:after="120"/>
      </w:pPr>
      <w:r>
        <w:rPr>
          <w:rFonts w:eastAsia="Georgia"/>
        </w:rPr>
        <w:t>Derek announced:</w:t>
      </w:r>
    </w:p>
    <w:p w14:paraId="2A690705" w14:textId="77777777" w:rsidR="00A1675C" w:rsidRDefault="00000000">
      <w:pPr>
        <w:spacing w:before="40" w:after="120"/>
      </w:pPr>
      <w:r>
        <w:rPr>
          <w:rFonts w:eastAsia="Georgia"/>
        </w:rPr>
        <w:t>"And your watch?"</w:t>
      </w:r>
    </w:p>
    <w:p w14:paraId="1A3F0E2E" w14:textId="77777777" w:rsidR="00A1675C" w:rsidRDefault="00000000">
      <w:pPr>
        <w:spacing w:before="40" w:after="120"/>
      </w:pPr>
      <w:r>
        <w:rPr>
          <w:rFonts w:eastAsia="Georgia"/>
        </w:rPr>
        <w:t>"11:17."</w:t>
      </w:r>
    </w:p>
    <w:p w14:paraId="000FB981" w14:textId="77777777" w:rsidR="00A1675C" w:rsidRDefault="00000000">
      <w:pPr>
        <w:spacing w:before="40" w:after="120"/>
      </w:pPr>
      <w:r>
        <w:rPr>
          <w:rFonts w:eastAsia="Georgia"/>
        </w:rPr>
        <w:t>"The brass clock?"</w:t>
      </w:r>
    </w:p>
    <w:p w14:paraId="764C4594" w14:textId="77777777" w:rsidR="00A1675C" w:rsidRDefault="00000000">
      <w:pPr>
        <w:spacing w:before="40" w:after="120"/>
      </w:pPr>
      <w:r>
        <w:rPr>
          <w:rFonts w:eastAsia="Georgia"/>
        </w:rPr>
        <w:t>"11:17."</w:t>
      </w:r>
    </w:p>
    <w:p w14:paraId="6716360D" w14:textId="77777777" w:rsidR="00A1675C" w:rsidRDefault="00000000">
      <w:pPr>
        <w:spacing w:before="40" w:after="120"/>
      </w:pPr>
      <w:r>
        <w:rPr>
          <w:rFonts w:eastAsia="Georgia"/>
        </w:rPr>
        <w:t>"All right."</w:t>
      </w:r>
    </w:p>
    <w:p w14:paraId="5A247EF1" w14:textId="77777777" w:rsidR="00A1675C" w:rsidRDefault="00000000">
      <w:pPr>
        <w:ind w:firstLine="432"/>
      </w:pPr>
      <w:r>
        <w:rPr>
          <w:rFonts w:eastAsia="Georgia"/>
        </w:rPr>
        <w:t>Derek took a breath.</w:t>
      </w:r>
    </w:p>
    <w:p w14:paraId="4526C4CF" w14:textId="77777777" w:rsidR="00A1675C" w:rsidRDefault="00000000">
      <w:pPr>
        <w:spacing w:before="40" w:after="120"/>
      </w:pPr>
      <w:r>
        <w:rPr>
          <w:rFonts w:eastAsia="Georgia"/>
        </w:rPr>
        <w:t>"Now look outside."</w:t>
      </w:r>
    </w:p>
    <w:p w14:paraId="7B590A32" w14:textId="77777777" w:rsidR="00A1675C" w:rsidRDefault="00000000">
      <w:pPr>
        <w:spacing w:before="40" w:after="120"/>
      </w:pPr>
      <w:r>
        <w:rPr>
          <w:rFonts w:eastAsia="Georgia"/>
        </w:rPr>
        <w:t>"What do you see?"</w:t>
      </w:r>
    </w:p>
    <w:p w14:paraId="21E90791" w14:textId="77777777" w:rsidR="00A1675C" w:rsidRDefault="00000000">
      <w:pPr>
        <w:spacing w:before="40" w:after="120"/>
      </w:pPr>
      <w:r>
        <w:rPr>
          <w:rFonts w:eastAsia="Georgia"/>
        </w:rPr>
        <w:t>"Munich."</w:t>
      </w:r>
    </w:p>
    <w:p w14:paraId="03D412A2" w14:textId="77777777" w:rsidR="00A1675C" w:rsidRDefault="00000000">
      <w:pPr>
        <w:spacing w:before="40" w:after="120"/>
      </w:pPr>
      <w:r>
        <w:rPr>
          <w:rFonts w:eastAsia="Georgia"/>
        </w:rPr>
        <w:t>"Moving?"</w:t>
      </w:r>
    </w:p>
    <w:p w14:paraId="79DB72DE" w14:textId="77777777" w:rsidR="00A1675C" w:rsidRDefault="00000000">
      <w:pPr>
        <w:spacing w:before="40" w:after="120"/>
      </w:pPr>
      <w:r>
        <w:rPr>
          <w:rFonts w:eastAsia="Georgia"/>
        </w:rPr>
        <w:t>"Yes."</w:t>
      </w:r>
    </w:p>
    <w:p w14:paraId="72D29A51" w14:textId="77777777" w:rsidR="00A1675C" w:rsidRDefault="00000000">
      <w:pPr>
        <w:spacing w:before="40" w:after="120"/>
      </w:pPr>
      <w:r>
        <w:rPr>
          <w:rFonts w:eastAsia="Georgia"/>
        </w:rPr>
        <w:t>"Backward?"</w:t>
      </w:r>
    </w:p>
    <w:p w14:paraId="14771661" w14:textId="77777777" w:rsidR="00A1675C" w:rsidRDefault="00000000">
      <w:pPr>
        <w:spacing w:before="40" w:after="120"/>
      </w:pPr>
      <w:r>
        <w:rPr>
          <w:rFonts w:eastAsia="Georgia"/>
        </w:rPr>
        <w:t>"No."</w:t>
      </w:r>
    </w:p>
    <w:p w14:paraId="37A251F1" w14:textId="77777777" w:rsidR="00A1675C" w:rsidRDefault="00000000">
      <w:pPr>
        <w:spacing w:before="40" w:after="120"/>
      </w:pPr>
      <w:r>
        <w:rPr>
          <w:rFonts w:eastAsia="Georgia"/>
        </w:rPr>
        <w:t>"Forward?"</w:t>
      </w:r>
    </w:p>
    <w:p w14:paraId="692E680F" w14:textId="77777777" w:rsidR="00A1675C" w:rsidRDefault="00000000">
      <w:pPr>
        <w:spacing w:before="40" w:after="120"/>
      </w:pPr>
      <w:r>
        <w:rPr>
          <w:rFonts w:eastAsia="Georgia"/>
        </w:rPr>
        <w:t>"Yes."</w:t>
      </w:r>
    </w:p>
    <w:p w14:paraId="345AFBAA" w14:textId="77777777" w:rsidR="00A1675C" w:rsidRDefault="00000000">
      <w:pPr>
        <w:ind w:firstLine="432"/>
      </w:pPr>
      <w:r>
        <w:rPr>
          <w:rFonts w:eastAsia="Georgia"/>
        </w:rPr>
        <w:t>Derek quietly nodded.</w:t>
      </w:r>
    </w:p>
    <w:p w14:paraId="21757809" w14:textId="77777777" w:rsidR="00A1675C" w:rsidRDefault="00000000">
      <w:pPr>
        <w:spacing w:before="40" w:after="120"/>
      </w:pPr>
      <w:r>
        <w:rPr>
          <w:rFonts w:eastAsia="Georgia"/>
        </w:rPr>
        <w:t>"Good."</w:t>
      </w:r>
    </w:p>
    <w:p w14:paraId="328AAB7D" w14:textId="77777777" w:rsidR="00A1675C" w:rsidRDefault="00000000">
      <w:pPr>
        <w:spacing w:before="40" w:after="120"/>
      </w:pPr>
      <w:r>
        <w:rPr>
          <w:rFonts w:eastAsia="Georgia"/>
        </w:rPr>
        <w:t>"Why?"</w:t>
      </w:r>
    </w:p>
    <w:p w14:paraId="0CE1B96C" w14:textId="77777777" w:rsidR="00A1675C" w:rsidRDefault="00000000">
      <w:pPr>
        <w:spacing w:before="40" w:after="120"/>
      </w:pPr>
      <w:r>
        <w:rPr>
          <w:rFonts w:eastAsia="Georgia"/>
        </w:rPr>
        <w:t>"Because I was beginning to worry."</w:t>
      </w:r>
    </w:p>
    <w:p w14:paraId="4A9323FF" w14:textId="77777777" w:rsidR="00A1675C" w:rsidRDefault="00000000">
      <w:pPr>
        <w:spacing w:before="40" w:after="120"/>
      </w:pPr>
      <w:r>
        <w:rPr>
          <w:rFonts w:eastAsia="Georgia"/>
        </w:rPr>
        <w:t>"About what?"</w:t>
      </w:r>
    </w:p>
    <w:p w14:paraId="09D8DD95" w14:textId="77777777" w:rsidR="00A1675C" w:rsidRDefault="00000000">
      <w:pPr>
        <w:spacing w:before="40" w:after="120"/>
      </w:pPr>
      <w:r>
        <w:rPr>
          <w:rFonts w:eastAsia="Georgia"/>
        </w:rPr>
        <w:t>"That we might have to investigate Munich."</w:t>
      </w:r>
    </w:p>
    <w:p w14:paraId="5FB95ED7" w14:textId="77777777" w:rsidR="00A1675C" w:rsidRDefault="00000000">
      <w:pPr>
        <w:ind w:firstLine="432"/>
      </w:pPr>
      <w:r>
        <w:rPr>
          <w:rFonts w:eastAsia="Georgia"/>
        </w:rPr>
        <w:t>Weinstein laughed. Then his quiet voice changed.</w:t>
      </w:r>
    </w:p>
    <w:p w14:paraId="65784368" w14:textId="77777777" w:rsidR="00A1675C" w:rsidRDefault="00000000">
      <w:pPr>
        <w:spacing w:before="40" w:after="120"/>
      </w:pPr>
      <w:r>
        <w:rPr>
          <w:rFonts w:eastAsia="Georgia"/>
        </w:rPr>
        <w:t>"Wait."</w:t>
      </w:r>
    </w:p>
    <w:p w14:paraId="51BEDCCC" w14:textId="77777777" w:rsidR="00A1675C" w:rsidRDefault="00000000">
      <w:pPr>
        <w:spacing w:before="40" w:after="120"/>
      </w:pPr>
      <w:r>
        <w:rPr>
          <w:rFonts w:eastAsia="Georgia"/>
        </w:rPr>
        <w:t>"What?"</w:t>
      </w:r>
    </w:p>
    <w:p w14:paraId="22296D28" w14:textId="77777777" w:rsidR="00A1675C" w:rsidRDefault="00000000">
      <w:pPr>
        <w:spacing w:before="40" w:after="120"/>
      </w:pPr>
      <w:r>
        <w:rPr>
          <w:rFonts w:eastAsia="Georgia"/>
        </w:rPr>
        <w:t>"I see something."</w:t>
      </w:r>
    </w:p>
    <w:p w14:paraId="2A4D525A" w14:textId="77777777" w:rsidR="00A1675C" w:rsidRDefault="00000000">
      <w:pPr>
        <w:spacing w:before="40" w:after="120"/>
      </w:pPr>
      <w:r>
        <w:rPr>
          <w:rFonts w:eastAsia="Georgia"/>
        </w:rPr>
        <w:t>"What?"</w:t>
      </w:r>
    </w:p>
    <w:p w14:paraId="735D10B9" w14:textId="77777777" w:rsidR="00A1675C" w:rsidRDefault="00000000">
      <w:pPr>
        <w:spacing w:before="40" w:after="120"/>
      </w:pPr>
      <w:r>
        <w:rPr>
          <w:rFonts w:eastAsia="Georgia"/>
        </w:rPr>
        <w:t>"An apple."</w:t>
      </w:r>
    </w:p>
    <w:p w14:paraId="545774BA" w14:textId="4A2C91E9" w:rsidR="00A1675C" w:rsidRDefault="00000000">
      <w:pPr>
        <w:ind w:firstLine="432"/>
      </w:pPr>
      <w:r>
        <w:rPr>
          <w:rFonts w:eastAsia="Georgia"/>
        </w:rPr>
        <w:t xml:space="preserve">Derek looked at </w:t>
      </w:r>
      <w:r w:rsidR="003434B6">
        <w:rPr>
          <w:rFonts w:eastAsia="Georgia"/>
        </w:rPr>
        <w:t>Penny</w:t>
      </w:r>
      <w:r>
        <w:rPr>
          <w:rFonts w:eastAsia="Georgia"/>
        </w:rPr>
        <w:t>.</w:t>
      </w:r>
    </w:p>
    <w:p w14:paraId="3A25F696" w14:textId="77777777" w:rsidR="00A1675C" w:rsidRDefault="00000000">
      <w:pPr>
        <w:spacing w:before="40" w:after="120"/>
      </w:pPr>
      <w:r>
        <w:rPr>
          <w:rFonts w:eastAsia="Georgia"/>
        </w:rPr>
        <w:t>"What sort of apple?"</w:t>
      </w:r>
    </w:p>
    <w:p w14:paraId="5D71AB5D" w14:textId="77777777" w:rsidR="00A1675C" w:rsidRDefault="00000000">
      <w:pPr>
        <w:spacing w:before="40" w:after="120"/>
      </w:pPr>
      <w:r>
        <w:rPr>
          <w:rFonts w:eastAsia="Georgia"/>
        </w:rPr>
        <w:t>"Red."</w:t>
      </w:r>
    </w:p>
    <w:p w14:paraId="6CC7E493" w14:textId="77777777" w:rsidR="00A1675C" w:rsidRDefault="00000000">
      <w:pPr>
        <w:spacing w:before="40" w:after="120"/>
      </w:pPr>
      <w:r>
        <w:rPr>
          <w:rFonts w:eastAsia="Georgia"/>
        </w:rPr>
        <w:t>"That's encouraging."</w:t>
      </w:r>
    </w:p>
    <w:p w14:paraId="4B98DAC8" w14:textId="77777777" w:rsidR="00A1675C" w:rsidRDefault="00000000">
      <w:pPr>
        <w:spacing w:before="40" w:after="120"/>
      </w:pPr>
      <w:r>
        <w:rPr>
          <w:rFonts w:eastAsia="Georgia"/>
        </w:rPr>
        <w:t>"It is falling."</w:t>
      </w:r>
    </w:p>
    <w:p w14:paraId="420DFC67" w14:textId="77777777" w:rsidR="00A1675C" w:rsidRDefault="00000000">
      <w:pPr>
        <w:spacing w:before="40" w:after="120"/>
      </w:pPr>
      <w:r>
        <w:rPr>
          <w:rFonts w:eastAsia="Georgia"/>
        </w:rPr>
        <w:t>"Where?"</w:t>
      </w:r>
    </w:p>
    <w:p w14:paraId="2D98DBC7" w14:textId="77777777" w:rsidR="00A1675C" w:rsidRDefault="00000000">
      <w:pPr>
        <w:spacing w:before="40" w:after="120"/>
      </w:pPr>
      <w:r>
        <w:rPr>
          <w:rFonts w:eastAsia="Georgia"/>
        </w:rPr>
        <w:t>"From a tree."</w:t>
      </w:r>
    </w:p>
    <w:p w14:paraId="5C342B65" w14:textId="77777777" w:rsidR="00A1675C" w:rsidRDefault="00000000">
      <w:pPr>
        <w:ind w:firstLine="432"/>
      </w:pPr>
      <w:r>
        <w:rPr>
          <w:rFonts w:eastAsia="Georgia"/>
        </w:rPr>
        <w:t>Derek gently smiled.</w:t>
      </w:r>
    </w:p>
    <w:p w14:paraId="5871B42E" w14:textId="77777777" w:rsidR="00A1675C" w:rsidRDefault="00000000">
      <w:pPr>
        <w:spacing w:before="40" w:after="120"/>
      </w:pPr>
      <w:r>
        <w:rPr>
          <w:rFonts w:eastAsia="Georgia"/>
        </w:rPr>
        <w:t>"Alfred, are you sure you're not just watching an ordinary apple?"</w:t>
      </w:r>
    </w:p>
    <w:p w14:paraId="1D1A3788" w14:textId="77777777" w:rsidR="00A1675C" w:rsidRDefault="00000000">
      <w:pPr>
        <w:spacing w:before="40" w:after="120"/>
      </w:pPr>
      <w:r>
        <w:rPr>
          <w:rFonts w:eastAsia="Georgia"/>
        </w:rPr>
        <w:t>"I am."</w:t>
      </w:r>
    </w:p>
    <w:p w14:paraId="11D128B0" w14:textId="77777777" w:rsidR="00A1675C" w:rsidRDefault="00000000">
      <w:pPr>
        <w:spacing w:before="40" w:after="120"/>
      </w:pPr>
      <w:r>
        <w:rPr>
          <w:rFonts w:eastAsia="Georgia"/>
        </w:rPr>
        <w:t>"Then what is it doing?"</w:t>
      </w:r>
    </w:p>
    <w:p w14:paraId="201297F8" w14:textId="77777777" w:rsidR="00A1675C" w:rsidRPr="00B37FE2" w:rsidRDefault="00000000">
      <w:pPr>
        <w:ind w:firstLine="432"/>
        <w:rPr>
          <w:lang w:val="de-DE"/>
        </w:rPr>
      </w:pPr>
      <w:r w:rsidRPr="00B37FE2">
        <w:rPr>
          <w:rFonts w:eastAsia="Georgia"/>
          <w:lang w:val="de-DE"/>
        </w:rPr>
        <w:t>Weinstein was silent. Derek waited.</w:t>
      </w:r>
    </w:p>
    <w:p w14:paraId="045CC922" w14:textId="77777777" w:rsidR="00A1675C" w:rsidRDefault="00000000">
      <w:pPr>
        <w:spacing w:before="40" w:after="120"/>
      </w:pPr>
      <w:r>
        <w:rPr>
          <w:rFonts w:eastAsia="Georgia"/>
        </w:rPr>
        <w:t>Finally Weinstein asserted:</w:t>
      </w:r>
    </w:p>
    <w:p w14:paraId="769CCE20" w14:textId="77777777" w:rsidR="00A1675C" w:rsidRDefault="00000000">
      <w:pPr>
        <w:spacing w:before="40" w:after="120"/>
      </w:pPr>
      <w:r>
        <w:rPr>
          <w:rFonts w:eastAsia="Georgia"/>
        </w:rPr>
        <w:t>"It's falling upward."</w:t>
      </w:r>
    </w:p>
    <w:p w14:paraId="789CAB57" w14:textId="2EE53D25" w:rsidR="00A1675C" w:rsidRDefault="00000000">
      <w:pPr>
        <w:ind w:firstLine="432"/>
      </w:pPr>
      <w:r>
        <w:rPr>
          <w:rFonts w:eastAsia="Georgia"/>
        </w:rPr>
        <w:t xml:space="preserve">Nobody spoke. Trevor looked at </w:t>
      </w:r>
      <w:r w:rsidR="003434B6">
        <w:rPr>
          <w:rFonts w:eastAsia="Georgia"/>
        </w:rPr>
        <w:t>Penny</w:t>
      </w:r>
      <w:r>
        <w:rPr>
          <w:rFonts w:eastAsia="Georgia"/>
        </w:rPr>
        <w:t xml:space="preserve">. </w:t>
      </w:r>
      <w:r w:rsidR="003434B6">
        <w:rPr>
          <w:rFonts w:eastAsia="Georgia"/>
        </w:rPr>
        <w:t>Penny</w:t>
      </w:r>
      <w:r>
        <w:rPr>
          <w:rFonts w:eastAsia="Georgia"/>
        </w:rPr>
        <w:t xml:space="preserve"> looked at Derek.</w:t>
      </w:r>
    </w:p>
    <w:p w14:paraId="2D66236A" w14:textId="77777777" w:rsidR="00A1675C" w:rsidRDefault="00000000">
      <w:pPr>
        <w:spacing w:before="40" w:after="120"/>
      </w:pPr>
      <w:r>
        <w:rPr>
          <w:rFonts w:eastAsia="Georgia"/>
        </w:rPr>
        <w:t>Derek pointed out:</w:t>
      </w:r>
    </w:p>
    <w:p w14:paraId="42696842" w14:textId="77777777" w:rsidR="00A1675C" w:rsidRDefault="00000000">
      <w:pPr>
        <w:spacing w:before="40" w:after="120"/>
      </w:pPr>
      <w:r>
        <w:rPr>
          <w:rFonts w:eastAsia="Georgia"/>
        </w:rPr>
        <w:t>"Well."</w:t>
      </w:r>
    </w:p>
    <w:p w14:paraId="60D18224" w14:textId="3ABC8084" w:rsidR="00A1675C" w:rsidRDefault="003434B6">
      <w:pPr>
        <w:ind w:firstLine="432"/>
      </w:pPr>
      <w:r>
        <w:rPr>
          <w:rFonts w:eastAsia="Georgia"/>
        </w:rPr>
        <w:t>Penny gently smiled.</w:t>
      </w:r>
    </w:p>
    <w:p w14:paraId="607A9AEF" w14:textId="77777777" w:rsidR="00A1675C" w:rsidRDefault="00000000">
      <w:pPr>
        <w:spacing w:before="40" w:after="120"/>
      </w:pPr>
      <w:r>
        <w:rPr>
          <w:rFonts w:eastAsia="Georgia"/>
        </w:rPr>
        <w:t>"That settles it."</w:t>
      </w:r>
    </w:p>
    <w:p w14:paraId="5A96A654" w14:textId="77777777" w:rsidR="00A1675C" w:rsidRDefault="00000000">
      <w:pPr>
        <w:ind w:firstLine="432"/>
      </w:pPr>
      <w:r>
        <w:rPr>
          <w:rFonts w:eastAsia="Georgia"/>
        </w:rPr>
        <w:t>Trevor nodded.</w:t>
      </w:r>
    </w:p>
    <w:p w14:paraId="6077C6BF" w14:textId="77777777" w:rsidR="00A1675C" w:rsidRDefault="00000000">
      <w:pPr>
        <w:spacing w:before="40" w:after="120"/>
      </w:pPr>
      <w:r>
        <w:rPr>
          <w:rFonts w:eastAsia="Georgia"/>
        </w:rPr>
        <w:t>"Gravity has become unreasonable."</w:t>
      </w:r>
    </w:p>
    <w:p w14:paraId="6E106C3E" w14:textId="77777777" w:rsidR="00A1675C" w:rsidRDefault="00000000">
      <w:pPr>
        <w:ind w:firstLine="432"/>
      </w:pPr>
      <w:r>
        <w:rPr>
          <w:rFonts w:eastAsia="Georgia"/>
        </w:rPr>
        <w:t>Weinstein's strange voice came through the phone.</w:t>
      </w:r>
    </w:p>
    <w:p w14:paraId="07158515" w14:textId="77777777" w:rsidR="00A1675C" w:rsidRDefault="00000000">
      <w:pPr>
        <w:spacing w:before="40" w:after="120"/>
      </w:pPr>
      <w:r>
        <w:rPr>
          <w:rFonts w:eastAsia="Georgia"/>
        </w:rPr>
        <w:t>"No."</w:t>
      </w:r>
    </w:p>
    <w:p w14:paraId="5F9F2229" w14:textId="77777777" w:rsidR="00A1675C" w:rsidRDefault="00000000">
      <w:pPr>
        <w:ind w:firstLine="432"/>
      </w:pPr>
      <w:r>
        <w:rPr>
          <w:rFonts w:eastAsia="Georgia"/>
        </w:rPr>
        <w:t>Derek carefully looked at him.</w:t>
      </w:r>
    </w:p>
    <w:p w14:paraId="76EE6D30" w14:textId="77777777" w:rsidR="00A1675C" w:rsidRDefault="00000000">
      <w:pPr>
        <w:spacing w:before="40" w:after="120"/>
      </w:pPr>
      <w:r>
        <w:rPr>
          <w:rFonts w:eastAsia="Georgia"/>
        </w:rPr>
        <w:t>"What?"</w:t>
      </w:r>
    </w:p>
    <w:p w14:paraId="33DFB2AA" w14:textId="77777777" w:rsidR="00A1675C" w:rsidRDefault="00000000">
      <w:pPr>
        <w:spacing w:before="40" w:after="120"/>
      </w:pPr>
      <w:r>
        <w:rPr>
          <w:rFonts w:eastAsia="Georgia"/>
        </w:rPr>
        <w:t>"The apple isn't falling upward."</w:t>
      </w:r>
    </w:p>
    <w:p w14:paraId="27D5F0B6" w14:textId="77777777" w:rsidR="00A1675C" w:rsidRDefault="00000000">
      <w:pPr>
        <w:spacing w:before="40" w:after="120"/>
      </w:pPr>
      <w:r>
        <w:rPr>
          <w:rFonts w:eastAsia="Georgia"/>
        </w:rPr>
        <w:t>"Then what is happening?"</w:t>
      </w:r>
    </w:p>
    <w:p w14:paraId="55803E7F" w14:textId="77777777" w:rsidR="00A1675C" w:rsidRDefault="00000000">
      <w:pPr>
        <w:ind w:firstLine="432"/>
      </w:pPr>
      <w:r>
        <w:rPr>
          <w:rFonts w:eastAsia="Georgia"/>
        </w:rPr>
        <w:t>Weinstein watched through the train window.</w:t>
      </w:r>
    </w:p>
    <w:p w14:paraId="33EA79CF" w14:textId="77777777" w:rsidR="00A1675C" w:rsidRDefault="00000000">
      <w:pPr>
        <w:spacing w:before="40" w:after="120"/>
      </w:pPr>
      <w:r>
        <w:rPr>
          <w:rFonts w:eastAsia="Georgia"/>
        </w:rPr>
        <w:t>"The train is."</w:t>
      </w:r>
    </w:p>
    <w:p w14:paraId="454FD4B6" w14:textId="77777777" w:rsidR="00A1675C" w:rsidRDefault="00000000">
      <w:pPr>
        <w:ind w:firstLine="432"/>
      </w:pPr>
      <w:r>
        <w:rPr>
          <w:rFonts w:eastAsia="Georgia"/>
        </w:rPr>
        <w:t>Derek stared intently.</w:t>
      </w:r>
    </w:p>
    <w:p w14:paraId="22A03425" w14:textId="77777777" w:rsidR="00A1675C" w:rsidRDefault="00000000">
      <w:pPr>
        <w:spacing w:before="40" w:after="120"/>
      </w:pPr>
      <w:r>
        <w:rPr>
          <w:rFonts w:eastAsia="Georgia"/>
        </w:rPr>
        <w:t>"The train is falling?"</w:t>
      </w:r>
    </w:p>
    <w:p w14:paraId="76FD23BD" w14:textId="77777777" w:rsidR="00A1675C" w:rsidRDefault="00000000">
      <w:pPr>
        <w:spacing w:before="40" w:after="120"/>
      </w:pPr>
      <w:r>
        <w:rPr>
          <w:rFonts w:eastAsia="Georgia"/>
        </w:rPr>
        <w:t>"No."</w:t>
      </w:r>
    </w:p>
    <w:p w14:paraId="6851019E" w14:textId="77777777" w:rsidR="00A1675C" w:rsidRDefault="00000000">
      <w:pPr>
        <w:spacing w:before="40" w:after="120"/>
      </w:pPr>
      <w:r>
        <w:rPr>
          <w:rFonts w:eastAsia="Georgia"/>
        </w:rPr>
        <w:t>"Moving?"</w:t>
      </w:r>
    </w:p>
    <w:p w14:paraId="06B80343" w14:textId="77777777" w:rsidR="00A1675C" w:rsidRDefault="00000000">
      <w:pPr>
        <w:spacing w:before="40" w:after="120"/>
      </w:pPr>
      <w:r>
        <w:rPr>
          <w:rFonts w:eastAsia="Georgia"/>
        </w:rPr>
        <w:t>"No."</w:t>
      </w:r>
    </w:p>
    <w:p w14:paraId="5C61D44A" w14:textId="77777777" w:rsidR="00A1675C" w:rsidRDefault="00000000">
      <w:pPr>
        <w:ind w:firstLine="432"/>
      </w:pPr>
      <w:r>
        <w:rPr>
          <w:rFonts w:eastAsia="Georgia"/>
        </w:rPr>
        <w:t>Weinstein paused.</w:t>
      </w:r>
    </w:p>
    <w:p w14:paraId="301A0881" w14:textId="77777777" w:rsidR="00A1675C" w:rsidRDefault="00000000">
      <w:pPr>
        <w:spacing w:before="40" w:after="120"/>
      </w:pPr>
      <w:r>
        <w:rPr>
          <w:rFonts w:eastAsia="Georgia"/>
        </w:rPr>
        <w:t>"The train is changing."</w:t>
      </w:r>
    </w:p>
    <w:p w14:paraId="71C50CBC" w14:textId="77777777" w:rsidR="00A1675C" w:rsidRDefault="00000000">
      <w:pPr>
        <w:ind w:firstLine="432"/>
      </w:pPr>
      <w:r>
        <w:rPr>
          <w:rFonts w:eastAsia="Georgia"/>
        </w:rPr>
        <w:t>Derek deeply frowned.</w:t>
      </w:r>
    </w:p>
    <w:p w14:paraId="2F867A44" w14:textId="77777777" w:rsidR="00A1675C" w:rsidRDefault="00000000">
      <w:pPr>
        <w:spacing w:before="40" w:after="120"/>
      </w:pPr>
      <w:r>
        <w:rPr>
          <w:rFonts w:eastAsia="Georgia"/>
        </w:rPr>
        <w:t>"Changing how?"</w:t>
      </w:r>
    </w:p>
    <w:p w14:paraId="550D40D1" w14:textId="77777777" w:rsidR="00A1675C" w:rsidRDefault="00000000">
      <w:pPr>
        <w:spacing w:before="40" w:after="120"/>
      </w:pPr>
      <w:r>
        <w:rPr>
          <w:rFonts w:eastAsia="Georgia"/>
        </w:rPr>
        <w:t>"The geometry."</w:t>
      </w:r>
    </w:p>
    <w:p w14:paraId="787C8204" w14:textId="77777777" w:rsidR="00A1675C" w:rsidRDefault="00000000">
      <w:pPr>
        <w:ind w:firstLine="432"/>
      </w:pPr>
      <w:r>
        <w:rPr>
          <w:rFonts w:eastAsia="Georgia"/>
        </w:rPr>
        <w:t>There was silence.</w:t>
      </w:r>
    </w:p>
    <w:p w14:paraId="5B94C977" w14:textId="77777777" w:rsidR="00A1675C" w:rsidRDefault="00000000">
      <w:pPr>
        <w:spacing w:before="40" w:after="120"/>
      </w:pPr>
      <w:r>
        <w:rPr>
          <w:rFonts w:eastAsia="Georgia"/>
        </w:rPr>
        <w:t>Then Derek clarified:</w:t>
      </w:r>
    </w:p>
    <w:p w14:paraId="7601B75D" w14:textId="77777777" w:rsidR="00A1675C" w:rsidRDefault="00000000">
      <w:pPr>
        <w:spacing w:before="40" w:after="120"/>
      </w:pPr>
      <w:r>
        <w:rPr>
          <w:rFonts w:eastAsia="Georgia"/>
        </w:rPr>
        <w:t>"Alfred."</w:t>
      </w:r>
    </w:p>
    <w:p w14:paraId="3AE46285" w14:textId="77777777" w:rsidR="00A1675C" w:rsidRDefault="00000000">
      <w:pPr>
        <w:spacing w:before="40" w:after="120"/>
      </w:pPr>
      <w:r>
        <w:rPr>
          <w:rFonts w:eastAsia="Georgia"/>
        </w:rPr>
        <w:t>"Yes?"</w:t>
      </w:r>
    </w:p>
    <w:p w14:paraId="66A46C58" w14:textId="77777777" w:rsidR="00A1675C" w:rsidRDefault="00000000">
      <w:pPr>
        <w:spacing w:before="40" w:after="120"/>
      </w:pPr>
      <w:r>
        <w:rPr>
          <w:rFonts w:eastAsia="Georgia"/>
        </w:rPr>
        <w:t>"Investigate the apple."</w:t>
      </w:r>
    </w:p>
    <w:p w14:paraId="4CDD589D" w14:textId="77777777" w:rsidR="00A1675C" w:rsidRDefault="00000000">
      <w:pPr>
        <w:ind w:firstLine="432"/>
      </w:pPr>
      <w:r>
        <w:rPr>
          <w:rFonts w:eastAsia="Georgia"/>
        </w:rPr>
        <w:t>Weinstein smiled.</w:t>
      </w:r>
    </w:p>
    <w:p w14:paraId="629D6769" w14:textId="77777777" w:rsidR="00A1675C" w:rsidRDefault="00000000">
      <w:pPr>
        <w:spacing w:before="40" w:after="120"/>
      </w:pPr>
      <w:r>
        <w:rPr>
          <w:rFonts w:eastAsia="Georgia"/>
        </w:rPr>
        <w:t>"I was hoping you'd say that."</w:t>
      </w:r>
    </w:p>
    <w:p w14:paraId="4B9501F5" w14:textId="77777777" w:rsidR="00A1675C" w:rsidRDefault="00000000">
      <w:pPr>
        <w:ind w:firstLine="432"/>
      </w:pPr>
      <w:r>
        <w:rPr>
          <w:rFonts w:eastAsia="Georgia"/>
        </w:rPr>
        <w:t>The line went dead. Derek put the phone down. Trevor looked at him.</w:t>
      </w:r>
    </w:p>
    <w:p w14:paraId="2E78F38A" w14:textId="77777777" w:rsidR="00A1675C" w:rsidRDefault="00000000">
      <w:pPr>
        <w:spacing w:before="40" w:after="120"/>
      </w:pPr>
      <w:r>
        <w:rPr>
          <w:rFonts w:eastAsia="Georgia"/>
        </w:rPr>
        <w:t>"So we're investigating an apple."</w:t>
      </w:r>
    </w:p>
    <w:p w14:paraId="7123BF4F" w14:textId="77777777" w:rsidR="00A1675C" w:rsidRDefault="00000000">
      <w:pPr>
        <w:ind w:firstLine="432"/>
      </w:pPr>
      <w:r>
        <w:rPr>
          <w:rFonts w:eastAsia="Georgia"/>
        </w:rPr>
        <w:t>Derek nodded.</w:t>
      </w:r>
    </w:p>
    <w:p w14:paraId="036F3329" w14:textId="77777777" w:rsidR="00A1675C" w:rsidRDefault="00000000">
      <w:pPr>
        <w:spacing w:before="40" w:after="120"/>
      </w:pPr>
      <w:r>
        <w:rPr>
          <w:rFonts w:eastAsia="Georgia"/>
        </w:rPr>
        <w:t>"Apparently."</w:t>
      </w:r>
    </w:p>
    <w:p w14:paraId="5C0A704D" w14:textId="151629D0" w:rsidR="00A1675C" w:rsidRDefault="003434B6">
      <w:pPr>
        <w:ind w:firstLine="432"/>
      </w:pPr>
      <w:r>
        <w:rPr>
          <w:rFonts w:eastAsia="Georgia"/>
        </w:rPr>
        <w:t>Penny picked up her coat.</w:t>
      </w:r>
    </w:p>
    <w:p w14:paraId="178333F5" w14:textId="77777777" w:rsidR="00A1675C" w:rsidRDefault="00000000">
      <w:pPr>
        <w:spacing w:before="40" w:after="120"/>
      </w:pPr>
      <w:r>
        <w:rPr>
          <w:rFonts w:eastAsia="Georgia"/>
        </w:rPr>
        <w:t>"When?"</w:t>
      </w:r>
    </w:p>
    <w:p w14:paraId="1F6D0CC1" w14:textId="77777777" w:rsidR="00A1675C" w:rsidRDefault="00000000">
      <w:pPr>
        <w:spacing w:before="40" w:after="120"/>
      </w:pPr>
      <w:r>
        <w:rPr>
          <w:rFonts w:eastAsia="Georgia"/>
        </w:rPr>
        <w:t>"Immediately."</w:t>
      </w:r>
    </w:p>
    <w:p w14:paraId="358F1E48" w14:textId="77777777" w:rsidR="00A1675C" w:rsidRDefault="00000000">
      <w:pPr>
        <w:ind w:firstLine="432"/>
      </w:pPr>
      <w:r>
        <w:rPr>
          <w:rFonts w:eastAsia="Georgia"/>
        </w:rPr>
        <w:t>Trevor looked puzzled.</w:t>
      </w:r>
    </w:p>
    <w:p w14:paraId="4E8985A6" w14:textId="77777777" w:rsidR="00A1675C" w:rsidRDefault="00000000">
      <w:pPr>
        <w:spacing w:before="40" w:after="120"/>
      </w:pPr>
      <w:r>
        <w:rPr>
          <w:rFonts w:eastAsia="Georgia"/>
        </w:rPr>
        <w:t>"Where?"</w:t>
      </w:r>
    </w:p>
    <w:p w14:paraId="0CD914D0" w14:textId="77777777" w:rsidR="00A1675C" w:rsidRDefault="00000000">
      <w:pPr>
        <w:ind w:firstLine="432"/>
      </w:pPr>
      <w:r>
        <w:rPr>
          <w:rFonts w:eastAsia="Georgia"/>
        </w:rPr>
        <w:t>Derek carefully looked at the brass ancient clock. Then at the photograph. Then toward the door.</w:t>
      </w:r>
    </w:p>
    <w:p w14:paraId="7F002B6D" w14:textId="77777777" w:rsidR="00A1675C" w:rsidRDefault="00000000">
      <w:pPr>
        <w:spacing w:before="40" w:after="120"/>
      </w:pPr>
      <w:r>
        <w:rPr>
          <w:rFonts w:eastAsia="Georgia"/>
        </w:rPr>
        <w:t>"Munich."</w:t>
      </w:r>
    </w:p>
    <w:p w14:paraId="448EF9D2" w14:textId="7D76144E" w:rsidR="00A1675C" w:rsidRDefault="003434B6">
      <w:pPr>
        <w:ind w:firstLine="432"/>
      </w:pPr>
      <w:r>
        <w:rPr>
          <w:rFonts w:eastAsia="Georgia"/>
        </w:rPr>
        <w:t>Penny gently smiled.</w:t>
      </w:r>
    </w:p>
    <w:p w14:paraId="3C12C5A1" w14:textId="77777777" w:rsidR="00A1675C" w:rsidRDefault="00000000">
      <w:pPr>
        <w:spacing w:before="40" w:after="120"/>
      </w:pPr>
      <w:r>
        <w:rPr>
          <w:rFonts w:eastAsia="Georgia"/>
        </w:rPr>
        <w:t>"Good."</w:t>
      </w:r>
    </w:p>
    <w:p w14:paraId="3734913F" w14:textId="77777777" w:rsidR="00A1675C" w:rsidRDefault="00000000">
      <w:pPr>
        <w:ind w:firstLine="432"/>
      </w:pPr>
      <w:r>
        <w:rPr>
          <w:rFonts w:eastAsia="Georgia"/>
        </w:rPr>
        <w:t>Trevor still stood.</w:t>
      </w:r>
    </w:p>
    <w:p w14:paraId="76B4FCF8" w14:textId="77777777" w:rsidR="00A1675C" w:rsidRDefault="00000000">
      <w:pPr>
        <w:spacing w:before="40" w:after="120"/>
      </w:pPr>
      <w:r>
        <w:rPr>
          <w:rFonts w:eastAsia="Georgia"/>
        </w:rPr>
        <w:t>"How are we getting there?"</w:t>
      </w:r>
    </w:p>
    <w:p w14:paraId="1859A331" w14:textId="77777777" w:rsidR="00A1675C" w:rsidRDefault="00000000">
      <w:pPr>
        <w:ind w:firstLine="432"/>
      </w:pPr>
      <w:r>
        <w:rPr>
          <w:rFonts w:eastAsia="Georgia"/>
        </w:rPr>
        <w:t>Derek put on his coat.</w:t>
      </w:r>
    </w:p>
    <w:p w14:paraId="41D65442" w14:textId="77777777" w:rsidR="00A1675C" w:rsidRDefault="00000000">
      <w:pPr>
        <w:spacing w:before="40" w:after="120"/>
      </w:pPr>
      <w:r>
        <w:rPr>
          <w:rFonts w:eastAsia="Georgia"/>
        </w:rPr>
        <w:t>"Train."</w:t>
      </w:r>
    </w:p>
    <w:p w14:paraId="566B506D" w14:textId="77777777" w:rsidR="00A1675C" w:rsidRDefault="00000000">
      <w:pPr>
        <w:ind w:firstLine="432"/>
      </w:pPr>
      <w:r>
        <w:rPr>
          <w:rFonts w:eastAsia="Georgia"/>
        </w:rPr>
        <w:t>Trevor looked at him.</w:t>
      </w:r>
    </w:p>
    <w:p w14:paraId="6DF94760" w14:textId="77777777" w:rsidR="00A1675C" w:rsidRDefault="00000000">
      <w:pPr>
        <w:spacing w:before="40" w:after="120"/>
      </w:pPr>
      <w:r>
        <w:rPr>
          <w:rFonts w:eastAsia="Georgia"/>
        </w:rPr>
        <w:t>"Which train?"</w:t>
      </w:r>
    </w:p>
    <w:p w14:paraId="0F342FA7" w14:textId="77777777" w:rsidR="00A1675C" w:rsidRDefault="00000000">
      <w:pPr>
        <w:ind w:firstLine="432"/>
      </w:pPr>
      <w:r>
        <w:rPr>
          <w:rFonts w:eastAsia="Georgia"/>
        </w:rPr>
        <w:t>Derek paused.</w:t>
      </w:r>
    </w:p>
    <w:p w14:paraId="6014E438" w14:textId="77777777" w:rsidR="00A1675C" w:rsidRDefault="00000000">
      <w:pPr>
        <w:spacing w:before="40" w:after="120"/>
      </w:pPr>
      <w:r>
        <w:rPr>
          <w:rFonts w:eastAsia="Georgia"/>
        </w:rPr>
        <w:t>"The one that's already arrived."</w:t>
      </w:r>
    </w:p>
    <w:p w14:paraId="1C842E49" w14:textId="77777777" w:rsidR="00A1675C" w:rsidRDefault="00000000">
      <w:pPr>
        <w:ind w:firstLine="432"/>
      </w:pPr>
      <w:r>
        <w:rPr>
          <w:rFonts w:eastAsia="Georgia"/>
        </w:rPr>
        <w:t>Trevor considered this.</w:t>
      </w:r>
    </w:p>
    <w:p w14:paraId="15F05640" w14:textId="77777777" w:rsidR="00A1675C" w:rsidRDefault="00000000">
      <w:pPr>
        <w:spacing w:before="40" w:after="120"/>
      </w:pPr>
      <w:r>
        <w:rPr>
          <w:rFonts w:eastAsia="Georgia"/>
        </w:rPr>
        <w:t>"That sounds difficult."</w:t>
      </w:r>
    </w:p>
    <w:p w14:paraId="4029A3C6" w14:textId="77777777" w:rsidR="00A1675C" w:rsidRDefault="00000000">
      <w:pPr>
        <w:ind w:firstLine="432"/>
      </w:pPr>
      <w:r>
        <w:rPr>
          <w:rFonts w:eastAsia="Georgia"/>
        </w:rPr>
        <w:t>Derek carefully opened the familiar door.</w:t>
      </w:r>
    </w:p>
    <w:p w14:paraId="187CCA8F" w14:textId="77777777" w:rsidR="00A1675C" w:rsidRDefault="00000000">
      <w:pPr>
        <w:spacing w:before="40" w:after="120"/>
      </w:pPr>
      <w:r>
        <w:rPr>
          <w:rFonts w:eastAsia="Georgia"/>
        </w:rPr>
        <w:t>"Yes."</w:t>
      </w:r>
    </w:p>
    <w:p w14:paraId="06738B72" w14:textId="3488885A" w:rsidR="00A1675C" w:rsidRDefault="003434B6">
      <w:pPr>
        <w:ind w:firstLine="432"/>
      </w:pPr>
      <w:r>
        <w:rPr>
          <w:rFonts w:eastAsia="Georgia"/>
        </w:rPr>
        <w:t>Penny followed him.</w:t>
      </w:r>
    </w:p>
    <w:p w14:paraId="19B9506F" w14:textId="77777777" w:rsidR="00A1675C" w:rsidRDefault="00000000">
      <w:pPr>
        <w:spacing w:before="40" w:after="120"/>
      </w:pPr>
      <w:r>
        <w:rPr>
          <w:rFonts w:eastAsia="Georgia"/>
        </w:rPr>
        <w:t>"That's why we have a Bureau."</w:t>
      </w:r>
    </w:p>
    <w:p w14:paraId="754F78C1" w14:textId="77777777" w:rsidR="00A1675C" w:rsidRDefault="00000000">
      <w:pPr>
        <w:ind w:firstLine="432"/>
      </w:pPr>
      <w:r>
        <w:rPr>
          <w:rFonts w:eastAsia="Georgia"/>
        </w:rPr>
        <w:t>They left. The quiet office remained empty. On the old desk lay Weinstein's forgotten notebook.</w:t>
      </w:r>
    </w:p>
    <w:p w14:paraId="04D87A6E" w14:textId="77777777" w:rsidR="00A1675C" w:rsidRDefault="00000000">
      <w:pPr>
        <w:ind w:firstLine="432"/>
      </w:pPr>
      <w:r>
        <w:rPr>
          <w:rFonts w:eastAsia="Georgia"/>
        </w:rPr>
        <w:t>The last thing he had written was:</w:t>
      </w:r>
    </w:p>
    <w:p w14:paraId="7FDD7A3D" w14:textId="77777777" w:rsidR="00A1675C" w:rsidRDefault="00000000">
      <w:pPr>
        <w:spacing w:before="200" w:after="120"/>
        <w:jc w:val="center"/>
      </w:pPr>
      <w:r>
        <w:rPr>
          <w:rFonts w:eastAsia="Georgia"/>
          <w:b/>
          <w:sz w:val="24"/>
        </w:rPr>
        <w:t>WHY DOES THE APPLE FALL?</w:t>
      </w:r>
    </w:p>
    <w:p w14:paraId="6EA783C6" w14:textId="77777777" w:rsidR="00A1675C" w:rsidRDefault="00000000">
      <w:pPr>
        <w:ind w:firstLine="432"/>
      </w:pPr>
      <w:r>
        <w:rPr>
          <w:rFonts w:eastAsia="Georgia"/>
        </w:rPr>
        <w:t>Underneath, in smaller letters:</w:t>
      </w:r>
    </w:p>
    <w:p w14:paraId="2B772876" w14:textId="77777777" w:rsidR="00A1675C" w:rsidRDefault="00000000">
      <w:pPr>
        <w:spacing w:before="200" w:after="120"/>
        <w:jc w:val="center"/>
      </w:pPr>
      <w:r>
        <w:rPr>
          <w:rFonts w:eastAsia="Georgia"/>
          <w:b/>
          <w:sz w:val="24"/>
        </w:rPr>
        <w:t>AND WHY DID IT CHOOSE TODAY?</w:t>
      </w:r>
    </w:p>
    <w:p w14:paraId="1557EF24" w14:textId="77777777" w:rsidR="00A1675C" w:rsidRDefault="00000000">
      <w:pPr>
        <w:ind w:firstLine="432"/>
      </w:pPr>
      <w:r>
        <w:rPr>
          <w:rFonts w:eastAsia="Georgia"/>
        </w:rPr>
        <w:t>The brass mysterious clock ticked once. Then twice. Then, very quietly, it began to run backwards.</w:t>
      </w:r>
    </w:p>
    <w:p w14:paraId="697DFB5D" w14:textId="77777777" w:rsidR="00A1675C" w:rsidRDefault="00000000">
      <w:pPr>
        <w:spacing w:before="200" w:after="120"/>
        <w:jc w:val="center"/>
      </w:pPr>
      <w:r>
        <w:rPr>
          <w:rFonts w:eastAsia="Georgia"/>
          <w:b/>
          <w:sz w:val="24"/>
        </w:rPr>
        <w:t>The Shape of an Event</w:t>
      </w:r>
    </w:p>
    <w:p w14:paraId="2120FCF9" w14:textId="77777777" w:rsidR="00A1675C" w:rsidRDefault="00000000">
      <w:pPr>
        <w:ind w:firstLine="432"/>
      </w:pPr>
      <w:r>
        <w:rPr>
          <w:rFonts w:eastAsia="Georgia"/>
        </w:rPr>
        <w:t>Weinstein did not immediately go to Munich. He went to Paris. This was not because Paris was on the way.</w:t>
      </w:r>
    </w:p>
    <w:p w14:paraId="09959C4D" w14:textId="77777777" w:rsidR="00A1675C" w:rsidRDefault="00000000">
      <w:pPr>
        <w:ind w:firstLine="432"/>
      </w:pPr>
      <w:r>
        <w:rPr>
          <w:rFonts w:eastAsia="Georgia"/>
        </w:rPr>
        <w:t>It wasn't. It was also not because he had suddenly developed an interest in French cuisine, although he had no objection to French cuisine and considerable objections to German railway sandwiches. He went to Paris because Derek Gent had gone to the Louvre.</w:t>
      </w:r>
    </w:p>
    <w:p w14:paraId="4B99E028" w14:textId="77777777" w:rsidR="00A1675C" w:rsidRDefault="00000000">
      <w:pPr>
        <w:ind w:firstLine="432"/>
      </w:pPr>
      <w:r>
        <w:rPr>
          <w:rFonts w:eastAsia="Georgia"/>
        </w:rPr>
        <w:t>This was, in itself, suspicious.</w:t>
      </w:r>
    </w:p>
    <w:p w14:paraId="6939427C" w14:textId="77777777" w:rsidR="00A1675C" w:rsidRDefault="00000000">
      <w:pPr>
        <w:spacing w:before="40" w:after="120"/>
      </w:pPr>
      <w:r>
        <w:rPr>
          <w:rFonts w:eastAsia="Georgia"/>
        </w:rPr>
        <w:t>Derek had once described museums as "warehouses for dead people who had better PR than most living people."</w:t>
      </w:r>
    </w:p>
    <w:p w14:paraId="54B874B9" w14:textId="77777777" w:rsidR="00A1675C" w:rsidRDefault="00000000">
      <w:pPr>
        <w:ind w:firstLine="432"/>
      </w:pPr>
      <w:r>
        <w:rPr>
          <w:rFonts w:eastAsia="Georgia"/>
        </w:rPr>
        <w:t>He had never shown the slightest interest in art. He had once spent twenty minutes looking at a painting in the National Gallery before admitting that he had been facing it upside down.</w:t>
      </w:r>
    </w:p>
    <w:p w14:paraId="4362C9B4" w14:textId="77777777" w:rsidR="00A1675C" w:rsidRDefault="00000000">
      <w:pPr>
        <w:spacing w:before="40" w:after="120"/>
      </w:pPr>
      <w:r>
        <w:rPr>
          <w:rFonts w:eastAsia="Georgia"/>
        </w:rPr>
        <w:t>He had also claimed that the Mona Lisa was "smiling because she knows something."</w:t>
      </w:r>
    </w:p>
    <w:p w14:paraId="3FE0D8D4" w14:textId="5CFAE301" w:rsidR="00A1675C" w:rsidRDefault="003434B6">
      <w:pPr>
        <w:ind w:firstLine="432"/>
      </w:pPr>
      <w:r>
        <w:rPr>
          <w:rFonts w:eastAsia="Georgia"/>
        </w:rPr>
        <w:t>Penny had asked him what.</w:t>
      </w:r>
    </w:p>
    <w:p w14:paraId="2FEB2012" w14:textId="77777777" w:rsidR="00A1675C" w:rsidRDefault="00000000">
      <w:pPr>
        <w:spacing w:before="40" w:after="120"/>
      </w:pPr>
      <w:r>
        <w:rPr>
          <w:rFonts w:eastAsia="Georgia"/>
        </w:rPr>
        <w:t>Derek had replied:</w:t>
      </w:r>
    </w:p>
    <w:p w14:paraId="6A3A3152" w14:textId="77777777" w:rsidR="00A1675C" w:rsidRDefault="00000000">
      <w:pPr>
        <w:spacing w:before="40" w:after="120"/>
      </w:pPr>
      <w:r>
        <w:rPr>
          <w:rFonts w:eastAsia="Georgia"/>
        </w:rPr>
        <w:t>"That's what I'm trying to find out."</w:t>
      </w:r>
    </w:p>
    <w:p w14:paraId="55830E60" w14:textId="77777777" w:rsidR="00A1675C" w:rsidRDefault="00000000">
      <w:pPr>
        <w:ind w:firstLine="432"/>
      </w:pPr>
      <w:r>
        <w:rPr>
          <w:rFonts w:eastAsia="Georgia"/>
        </w:rPr>
        <w:t>So when Weinstein learned that Derek had abruptly travelled to Paris and gone to the Louvre, he did not waste much time wondering whether Derek had developed an appreciation for Leonardo. He assumed Derek had found something. And knowing Derek, it would be something weird.</w:t>
      </w:r>
    </w:p>
    <w:p w14:paraId="1FCB4ED2" w14:textId="77777777" w:rsidR="00A1675C" w:rsidRDefault="00000000">
      <w:pPr>
        <w:ind w:firstLine="432"/>
      </w:pPr>
      <w:r>
        <w:rPr>
          <w:rFonts w:eastAsia="Georgia"/>
        </w:rPr>
        <w:t>Very weird. Weinstein was standing beside the Seine when the thought about the red red apple returned. He watched the river.</w:t>
      </w:r>
    </w:p>
    <w:p w14:paraId="559B8EE0" w14:textId="77777777" w:rsidR="00A1675C" w:rsidRDefault="00000000">
      <w:pPr>
        <w:ind w:firstLine="432"/>
      </w:pPr>
      <w:r>
        <w:rPr>
          <w:rFonts w:eastAsia="Georgia"/>
        </w:rPr>
        <w:t>Water slowly moved continuously beneath the bridges.</w:t>
      </w:r>
    </w:p>
    <w:p w14:paraId="4BC5173E" w14:textId="77777777" w:rsidR="00A1675C" w:rsidRDefault="00000000">
      <w:pPr>
        <w:spacing w:before="40" w:after="120"/>
      </w:pPr>
      <w:r>
        <w:rPr>
          <w:rFonts w:eastAsia="Georgia"/>
        </w:rPr>
        <w:t>Yet there was no obvious thing called "the flow of time" visible anywhere.</w:t>
      </w:r>
    </w:p>
    <w:p w14:paraId="631986A1" w14:textId="77777777" w:rsidR="00A1675C" w:rsidRDefault="00000000">
      <w:pPr>
        <w:ind w:firstLine="432"/>
      </w:pPr>
      <w:r>
        <w:rPr>
          <w:rFonts w:eastAsia="Georgia"/>
        </w:rPr>
        <w:t>There was only change. Water here. Water there.</w:t>
      </w:r>
    </w:p>
    <w:p w14:paraId="654EB7E9" w14:textId="77777777" w:rsidR="00A1675C" w:rsidRDefault="00000000">
      <w:pPr>
        <w:ind w:firstLine="432"/>
      </w:pPr>
      <w:r>
        <w:rPr>
          <w:rFonts w:eastAsia="Georgia"/>
        </w:rPr>
        <w:t>A boat here. A boat there. A person crossing a bridge.</w:t>
      </w:r>
    </w:p>
    <w:p w14:paraId="17F2554A" w14:textId="77777777" w:rsidR="00A1675C" w:rsidRDefault="00000000">
      <w:pPr>
        <w:ind w:firstLine="432"/>
      </w:pPr>
      <w:r>
        <w:rPr>
          <w:rFonts w:eastAsia="Georgia"/>
        </w:rPr>
        <w:t>A person no longer crossing it. Weinstein deeply frowned. Barbarian's argument was irritating precisely because it was difficult to dismiss.</w:t>
      </w:r>
    </w:p>
    <w:p w14:paraId="46BEC416" w14:textId="77777777" w:rsidR="00A1675C" w:rsidRDefault="00000000">
      <w:pPr>
        <w:ind w:firstLine="432"/>
      </w:pPr>
      <w:r>
        <w:rPr>
          <w:rFonts w:eastAsia="Georgia"/>
        </w:rPr>
        <w:t>Time might not be a thing. It might be a way of describing relationships between things. That was not particularly controversial when expressed carefully.</w:t>
      </w:r>
    </w:p>
    <w:p w14:paraId="1F754F6B" w14:textId="77777777" w:rsidR="00A1675C" w:rsidRDefault="00000000">
      <w:pPr>
        <w:ind w:firstLine="432"/>
      </w:pPr>
      <w:r>
        <w:rPr>
          <w:rFonts w:eastAsia="Georgia"/>
        </w:rPr>
        <w:t>Physics already did something similar. Position was not a substance. Velocity was not a substance.</w:t>
      </w:r>
    </w:p>
    <w:p w14:paraId="72748406" w14:textId="77777777" w:rsidR="00A1675C" w:rsidRDefault="00000000">
      <w:pPr>
        <w:ind w:firstLine="432"/>
      </w:pPr>
      <w:r>
        <w:rPr>
          <w:rFonts w:eastAsia="Georgia"/>
        </w:rPr>
        <w:t>Temperature was not a fluid. They were descriptions of physical relationships. Perhaps time was another.</w:t>
      </w:r>
    </w:p>
    <w:p w14:paraId="7AF9D74F" w14:textId="77777777" w:rsidR="00A1675C" w:rsidRDefault="00000000">
      <w:pPr>
        <w:ind w:firstLine="432"/>
      </w:pPr>
      <w:r>
        <w:rPr>
          <w:rFonts w:eastAsia="Georgia"/>
        </w:rPr>
        <w:t>But General Relativity complicated the matter. There was spacetime. Four coordinates.</w:t>
      </w:r>
    </w:p>
    <w:p w14:paraId="5DC5D8B9" w14:textId="77777777" w:rsidR="00A1675C" w:rsidRDefault="00000000">
      <w:pPr>
        <w:ind w:firstLine="432"/>
      </w:pPr>
      <w:r>
        <w:rPr>
          <w:rFonts w:eastAsia="Georgia"/>
        </w:rPr>
        <w:t>Three spatial. One temporal. The metric.</w:t>
      </w:r>
    </w:p>
    <w:p w14:paraId="0A18281F" w14:textId="77777777" w:rsidR="00A1675C" w:rsidRDefault="00000000">
      <w:pPr>
        <w:ind w:firstLine="432"/>
      </w:pPr>
      <w:r>
        <w:rPr>
          <w:rFonts w:eastAsia="Georgia"/>
        </w:rPr>
        <w:t>Curvature. Worldlines. Proper time.</w:t>
      </w:r>
    </w:p>
    <w:p w14:paraId="5BC7EADA" w14:textId="77777777" w:rsidR="00A1675C" w:rsidRDefault="00000000">
      <w:pPr>
        <w:ind w:firstLine="432"/>
      </w:pPr>
      <w:r>
        <w:rPr>
          <w:rFonts w:eastAsia="Georgia"/>
        </w:rPr>
        <w:t>Weinstein stopped walking. He had been thinking about the apple as though it were following a line. But what if an event wasn't really a line?</w:t>
      </w:r>
    </w:p>
    <w:p w14:paraId="1F8992E0" w14:textId="77777777" w:rsidR="00A1675C" w:rsidRDefault="00000000">
      <w:pPr>
        <w:ind w:firstLine="432"/>
      </w:pPr>
      <w:r>
        <w:rPr>
          <w:rFonts w:eastAsia="Georgia"/>
        </w:rPr>
        <w:t>What if an event was something with structure? He carefully looked at the river. An ordinary apple falling from a tree was not merely:</w:t>
      </w:r>
    </w:p>
    <w:p w14:paraId="7BD46181" w14:textId="77777777" w:rsidR="00A1675C" w:rsidRDefault="00000000">
      <w:pPr>
        <w:ind w:firstLine="432"/>
      </w:pPr>
      <w:r>
        <w:rPr>
          <w:rFonts w:eastAsia="Georgia"/>
        </w:rPr>
        <w:t>Here. Then here. Then here.</w:t>
      </w:r>
    </w:p>
    <w:p w14:paraId="1DAD92AB" w14:textId="77777777" w:rsidR="00A1675C" w:rsidRDefault="00000000">
      <w:pPr>
        <w:ind w:firstLine="432"/>
      </w:pPr>
      <w:r>
        <w:rPr>
          <w:rFonts w:eastAsia="Georgia"/>
        </w:rPr>
        <w:t>It was a collection of positions and relationships. At every point, there was a location in space. And there was a temporal coordinate.</w:t>
      </w:r>
    </w:p>
    <w:p w14:paraId="26E066E4" w14:textId="77777777" w:rsidR="00A1675C" w:rsidRDefault="00000000">
      <w:pPr>
        <w:ind w:firstLine="432"/>
      </w:pPr>
      <w:r>
        <w:rPr>
          <w:rFonts w:eastAsia="Georgia"/>
        </w:rPr>
        <w:t>He took out his notebook. He drew three axes. X.</w:t>
      </w:r>
    </w:p>
    <w:p w14:paraId="09D7F839" w14:textId="77777777" w:rsidR="00A1675C" w:rsidRDefault="00000000">
      <w:pPr>
        <w:ind w:firstLine="432"/>
      </w:pPr>
      <w:r>
        <w:rPr>
          <w:rFonts w:eastAsia="Georgia"/>
        </w:rPr>
        <w:t>y. Z. Then, beside them, he wrote:</w:t>
      </w:r>
    </w:p>
    <w:p w14:paraId="3D5A4972" w14:textId="77777777" w:rsidR="00A1675C" w:rsidRDefault="00000000">
      <w:pPr>
        <w:ind w:firstLine="432"/>
      </w:pPr>
      <w:r>
        <w:rPr>
          <w:rFonts w:eastAsia="Georgia"/>
        </w:rPr>
        <w:t>t. He stared at it. Then crossed out t.</w:t>
      </w:r>
    </w:p>
    <w:p w14:paraId="4BC070BB" w14:textId="77777777" w:rsidR="00A1675C" w:rsidRDefault="00000000">
      <w:pPr>
        <w:ind w:firstLine="432"/>
      </w:pPr>
      <w:r>
        <w:rPr>
          <w:rFonts w:eastAsia="Georgia"/>
        </w:rPr>
        <w:t>Underneath, he wrote: τ. Proper time.</w:t>
      </w:r>
    </w:p>
    <w:p w14:paraId="30B1995D" w14:textId="77777777" w:rsidR="00A1675C" w:rsidRDefault="00000000">
      <w:pPr>
        <w:ind w:firstLine="432"/>
      </w:pPr>
      <w:r>
        <w:rPr>
          <w:rFonts w:eastAsia="Georgia"/>
        </w:rPr>
        <w:t>He stared intently again.</w:t>
      </w:r>
    </w:p>
    <w:p w14:paraId="2855600D" w14:textId="77777777" w:rsidR="00A1675C" w:rsidRDefault="00000000">
      <w:pPr>
        <w:spacing w:before="40" w:after="120"/>
      </w:pPr>
      <w:r>
        <w:rPr>
          <w:rFonts w:eastAsia="Georgia"/>
        </w:rPr>
        <w:t>Then he added:</w:t>
      </w:r>
    </w:p>
    <w:p w14:paraId="6E528F56" w14:textId="77777777" w:rsidR="00A1675C" w:rsidRDefault="00000000">
      <w:pPr>
        <w:ind w:firstLine="432"/>
      </w:pPr>
      <w:r>
        <w:rPr>
          <w:rFonts w:eastAsia="Georgia"/>
        </w:rPr>
        <w:t>imaginary? He immediately deeply frowned.</w:t>
      </w:r>
    </w:p>
    <w:p w14:paraId="7051D46B" w14:textId="77777777" w:rsidR="00A1675C" w:rsidRDefault="00000000">
      <w:pPr>
        <w:spacing w:before="40" w:after="120"/>
      </w:pPr>
      <w:r>
        <w:rPr>
          <w:rFonts w:eastAsia="Georgia"/>
        </w:rPr>
        <w:t>"No."</w:t>
      </w:r>
    </w:p>
    <w:p w14:paraId="0E4F0895" w14:textId="77777777" w:rsidR="00A1675C" w:rsidRDefault="00000000">
      <w:pPr>
        <w:ind w:firstLine="432"/>
      </w:pPr>
      <w:r>
        <w:rPr>
          <w:rFonts w:eastAsia="Georgia"/>
        </w:rPr>
        <w:t>That was too careless. Imaginary time was useful mathematics. But that did not mean the universe literally contained an imaginary fourth direction.</w:t>
      </w:r>
    </w:p>
    <w:p w14:paraId="0908EB6A" w14:textId="77777777" w:rsidR="00A1675C" w:rsidRDefault="00000000">
      <w:pPr>
        <w:ind w:firstLine="432"/>
      </w:pPr>
      <w:r>
        <w:rPr>
          <w:rFonts w:eastAsia="Georgia"/>
        </w:rPr>
        <w:t>A Wick rotation could turn a Lorentzian metric into a Euclidean-looking one. It was a mathematical transformation. It could make certain calculations beautifully behaved.</w:t>
      </w:r>
    </w:p>
    <w:p w14:paraId="363BE639" w14:textId="77777777" w:rsidR="00A1675C" w:rsidRDefault="00000000">
      <w:pPr>
        <w:ind w:firstLine="432"/>
      </w:pPr>
      <w:r>
        <w:rPr>
          <w:rFonts w:eastAsia="Georgia"/>
        </w:rPr>
        <w:t>It did not mean clocks suddenly ran through the complex numbers. Weinstein smiled.</w:t>
      </w:r>
    </w:p>
    <w:p w14:paraId="32FBF2B2" w14:textId="77777777" w:rsidR="00A1675C" w:rsidRDefault="00000000">
      <w:pPr>
        <w:spacing w:before="40" w:after="120"/>
      </w:pPr>
      <w:r>
        <w:rPr>
          <w:rFonts w:eastAsia="Georgia"/>
        </w:rPr>
        <w:t>"Not yet, anyway."</w:t>
      </w:r>
    </w:p>
    <w:p w14:paraId="069A7647" w14:textId="77777777" w:rsidR="00A1675C" w:rsidRDefault="00000000">
      <w:pPr>
        <w:ind w:firstLine="432"/>
      </w:pPr>
      <w:r>
        <w:rPr>
          <w:rFonts w:eastAsia="Georgia"/>
        </w:rPr>
        <w:t>He quietly closed the notebook. Then opened it again. There was something about the four-dimensional description that bothered him.</w:t>
      </w:r>
    </w:p>
    <w:p w14:paraId="6EB82C93" w14:textId="77777777" w:rsidR="00A1675C" w:rsidRDefault="00000000">
      <w:pPr>
        <w:ind w:firstLine="432"/>
      </w:pPr>
      <w:r>
        <w:rPr>
          <w:rFonts w:eastAsia="Georgia"/>
        </w:rPr>
        <w:t>Not the mathematics. The interpretation. If an event was specified by three spatial coordinates and one temporal coordinate, then a complete event was a point in spacetime.</w:t>
      </w:r>
    </w:p>
    <w:p w14:paraId="2A92F8BE" w14:textId="77777777" w:rsidR="00A1675C" w:rsidRDefault="00000000">
      <w:pPr>
        <w:ind w:firstLine="432"/>
      </w:pPr>
      <w:r>
        <w:rPr>
          <w:rFonts w:eastAsia="Georgia"/>
        </w:rPr>
        <w:t>Fine. But the apple did not experience the whole spacetime diagram. The apple experienced its own worldline.</w:t>
      </w:r>
    </w:p>
    <w:p w14:paraId="635D55E1" w14:textId="77777777" w:rsidR="00A1675C" w:rsidRDefault="00000000">
      <w:pPr>
        <w:ind w:firstLine="432"/>
      </w:pPr>
      <w:r>
        <w:rPr>
          <w:rFonts w:eastAsia="Georgia"/>
        </w:rPr>
        <w:t>A sequence of events. Except Barbarian would object to the word sequence. Because sequence implied time.</w:t>
      </w:r>
    </w:p>
    <w:p w14:paraId="0EB4962C" w14:textId="77777777" w:rsidR="00A1675C" w:rsidRDefault="00000000">
      <w:pPr>
        <w:ind w:firstLine="432"/>
      </w:pPr>
      <w:r>
        <w:rPr>
          <w:rFonts w:eastAsia="Georgia"/>
        </w:rPr>
        <w:t>Weinstein deeply frowned. Then perhaps the worldline was not a thing moving through time. Perhaps it was simply the complete geometric object.</w:t>
      </w:r>
    </w:p>
    <w:p w14:paraId="40F1CC02" w14:textId="77777777" w:rsidR="00A1675C" w:rsidRDefault="00000000">
      <w:pPr>
        <w:ind w:firstLine="432"/>
      </w:pPr>
      <w:r>
        <w:rPr>
          <w:rFonts w:eastAsia="Georgia"/>
        </w:rPr>
        <w:t>A curve. All at once. He stopped again.</w:t>
      </w:r>
    </w:p>
    <w:p w14:paraId="172C4125" w14:textId="77777777" w:rsidR="00A1675C" w:rsidRDefault="00000000">
      <w:pPr>
        <w:ind w:firstLine="432"/>
      </w:pPr>
      <w:r>
        <w:rPr>
          <w:rFonts w:eastAsia="Georgia"/>
        </w:rPr>
        <w:t>That was uncomfortable.</w:t>
      </w:r>
    </w:p>
    <w:p w14:paraId="17CBE8CF" w14:textId="77777777" w:rsidR="00A1675C" w:rsidRDefault="00000000">
      <w:pPr>
        <w:spacing w:before="40" w:after="120"/>
      </w:pPr>
      <w:r>
        <w:rPr>
          <w:rFonts w:eastAsia="Georgia"/>
        </w:rPr>
        <w:t>If the complete worldline existed as a geometrical object, then asking where the apple "was going" was merely a way of describing the relationship between different points on the curve.</w:t>
      </w:r>
    </w:p>
    <w:p w14:paraId="04AF01CE" w14:textId="77777777" w:rsidR="00A1675C" w:rsidRDefault="00000000">
      <w:pPr>
        <w:ind w:firstLine="432"/>
      </w:pPr>
      <w:r>
        <w:rPr>
          <w:rFonts w:eastAsia="Georgia"/>
        </w:rPr>
        <w:t>The red red apple did not need to know about the future. The geometry did. Weinstein slowly looked up.</w:t>
      </w:r>
    </w:p>
    <w:p w14:paraId="48E4DC94" w14:textId="77777777" w:rsidR="00A1675C" w:rsidRDefault="00000000">
      <w:pPr>
        <w:ind w:firstLine="432"/>
      </w:pPr>
      <w:r>
        <w:rPr>
          <w:rFonts w:eastAsia="Georgia"/>
        </w:rPr>
        <w:t>The Eiffel Tower was visible in the distance. He ignored it. This was more interesting.</w:t>
      </w:r>
    </w:p>
    <w:p w14:paraId="0EEF0212" w14:textId="77777777" w:rsidR="00A1675C" w:rsidRDefault="00000000">
      <w:pPr>
        <w:ind w:firstLine="432"/>
      </w:pPr>
      <w:r>
        <w:rPr>
          <w:rFonts w:eastAsia="Georgia"/>
        </w:rPr>
        <w:t>Suppose the universe could be represented as a four-dimensional structure.</w:t>
      </w:r>
    </w:p>
    <w:p w14:paraId="022F1A06" w14:textId="77777777" w:rsidR="00A1675C" w:rsidRDefault="00000000">
      <w:pPr>
        <w:spacing w:before="40" w:after="120"/>
      </w:pPr>
      <w:r>
        <w:rPr>
          <w:rFonts w:eastAsia="Georgia"/>
        </w:rPr>
        <w:t>Then "past", "present" and "future" might be properties of how an observer experienced different parts of that structure.</w:t>
      </w:r>
    </w:p>
    <w:p w14:paraId="64061578" w14:textId="77777777" w:rsidR="00A1675C" w:rsidRDefault="00000000">
      <w:pPr>
        <w:ind w:firstLine="432"/>
      </w:pPr>
      <w:r>
        <w:rPr>
          <w:rFonts w:eastAsia="Georgia"/>
        </w:rPr>
        <w:t>Not necessarily ingredients of the structure itself. He wrote:</w:t>
      </w:r>
    </w:p>
    <w:p w14:paraId="58728CC3" w14:textId="77777777" w:rsidR="00A1675C" w:rsidRDefault="00000000">
      <w:pPr>
        <w:spacing w:before="200" w:after="120"/>
        <w:jc w:val="center"/>
      </w:pPr>
      <w:r>
        <w:rPr>
          <w:rFonts w:eastAsia="Georgia"/>
          <w:b/>
          <w:sz w:val="24"/>
        </w:rPr>
        <w:t>THE EVENT DOES NOT HAPPEN IN TIME.</w:t>
      </w:r>
    </w:p>
    <w:p w14:paraId="3D8F0276" w14:textId="77777777" w:rsidR="00A1675C" w:rsidRDefault="00000000">
      <w:pPr>
        <w:ind w:firstLine="432"/>
      </w:pPr>
      <w:r>
        <w:rPr>
          <w:rFonts w:eastAsia="Georgia"/>
        </w:rPr>
        <w:t>He paused.</w:t>
      </w:r>
    </w:p>
    <w:p w14:paraId="325E38BE" w14:textId="77777777" w:rsidR="00A1675C" w:rsidRDefault="00000000">
      <w:pPr>
        <w:spacing w:before="40" w:after="120"/>
      </w:pPr>
      <w:r>
        <w:rPr>
          <w:rFonts w:eastAsia="Georgia"/>
        </w:rPr>
        <w:t>Then added:</w:t>
      </w:r>
    </w:p>
    <w:p w14:paraId="63B39CA0" w14:textId="77777777" w:rsidR="00A1675C" w:rsidRDefault="00000000">
      <w:pPr>
        <w:spacing w:before="200" w:after="120"/>
        <w:jc w:val="center"/>
      </w:pPr>
      <w:r>
        <w:rPr>
          <w:rFonts w:eastAsia="Georgia"/>
          <w:b/>
          <w:sz w:val="24"/>
        </w:rPr>
        <w:t>THE EVENT IS IN SPACETIME.</w:t>
      </w:r>
    </w:p>
    <w:p w14:paraId="7C8C8A87" w14:textId="77777777" w:rsidR="00A1675C" w:rsidRDefault="00000000">
      <w:pPr>
        <w:ind w:firstLine="432"/>
      </w:pPr>
      <w:r>
        <w:rPr>
          <w:rFonts w:eastAsia="Georgia"/>
        </w:rPr>
        <w:t>He stared intently at the sentence. That was better. Much better.</w:t>
      </w:r>
    </w:p>
    <w:p w14:paraId="36AB462B" w14:textId="77777777" w:rsidR="00A1675C" w:rsidRDefault="00000000">
      <w:pPr>
        <w:ind w:firstLine="432"/>
      </w:pPr>
      <w:r>
        <w:rPr>
          <w:rFonts w:eastAsia="Georgia"/>
        </w:rPr>
        <w:t>And suddenly he understood why the clocks in London and Munich were so troubling. They might not be disagreeing about time. They might be sampling different geometrical relationships.</w:t>
      </w:r>
    </w:p>
    <w:p w14:paraId="63AFB377" w14:textId="77777777" w:rsidR="00A1675C" w:rsidRDefault="00000000">
      <w:pPr>
        <w:ind w:firstLine="432"/>
      </w:pPr>
      <w:r>
        <w:rPr>
          <w:rFonts w:eastAsia="Georgia"/>
        </w:rPr>
        <w:t>The clocks were innocent. The geometry was not. Weinstein put the notebook away.</w:t>
      </w:r>
    </w:p>
    <w:p w14:paraId="6684BFE2" w14:textId="77777777" w:rsidR="00A1675C" w:rsidRDefault="00000000">
      <w:pPr>
        <w:ind w:firstLine="432"/>
      </w:pPr>
      <w:r>
        <w:rPr>
          <w:rFonts w:eastAsia="Georgia"/>
        </w:rPr>
        <w:t>Then his phone rang. It was Derek.</w:t>
      </w:r>
    </w:p>
    <w:p w14:paraId="0DC23146" w14:textId="77777777" w:rsidR="00A1675C" w:rsidRDefault="00000000">
      <w:pPr>
        <w:spacing w:before="40" w:after="120"/>
      </w:pPr>
      <w:r>
        <w:rPr>
          <w:rFonts w:eastAsia="Georgia"/>
        </w:rPr>
        <w:t>Weinstein answered.</w:t>
      </w:r>
    </w:p>
    <w:p w14:paraId="6DE8FAAE" w14:textId="77777777" w:rsidR="00A1675C" w:rsidRDefault="00000000">
      <w:pPr>
        <w:spacing w:before="40" w:after="120"/>
      </w:pPr>
      <w:r>
        <w:rPr>
          <w:rFonts w:eastAsia="Georgia"/>
        </w:rPr>
        <w:t>"Where are you?"</w:t>
      </w:r>
    </w:p>
    <w:p w14:paraId="1DE5E484" w14:textId="77777777" w:rsidR="00A1675C" w:rsidRDefault="00000000">
      <w:pPr>
        <w:spacing w:before="40" w:after="120"/>
      </w:pPr>
      <w:r>
        <w:rPr>
          <w:rFonts w:eastAsia="Georgia"/>
        </w:rPr>
        <w:t>"Paris."</w:t>
      </w:r>
    </w:p>
    <w:p w14:paraId="177C66CF" w14:textId="77777777" w:rsidR="00A1675C" w:rsidRDefault="00000000">
      <w:pPr>
        <w:spacing w:before="40" w:after="120"/>
      </w:pPr>
      <w:r>
        <w:rPr>
          <w:rFonts w:eastAsia="Georgia"/>
        </w:rPr>
        <w:t>"I know."</w:t>
      </w:r>
    </w:p>
    <w:p w14:paraId="1A80D849" w14:textId="77777777" w:rsidR="00A1675C" w:rsidRDefault="00000000">
      <w:pPr>
        <w:ind w:firstLine="432"/>
      </w:pPr>
      <w:r>
        <w:rPr>
          <w:rFonts w:eastAsia="Georgia"/>
        </w:rPr>
        <w:t>A pause.</w:t>
      </w:r>
    </w:p>
    <w:p w14:paraId="5BF62E20" w14:textId="77777777" w:rsidR="00A1675C" w:rsidRDefault="00000000">
      <w:pPr>
        <w:spacing w:before="40" w:after="120"/>
      </w:pPr>
      <w:r>
        <w:rPr>
          <w:rFonts w:eastAsia="Georgia"/>
        </w:rPr>
        <w:t>"You know?"</w:t>
      </w:r>
    </w:p>
    <w:p w14:paraId="0E547804" w14:textId="77777777" w:rsidR="00A1675C" w:rsidRDefault="00000000">
      <w:pPr>
        <w:spacing w:before="40" w:after="120"/>
      </w:pPr>
      <w:r>
        <w:rPr>
          <w:rFonts w:eastAsia="Georgia"/>
        </w:rPr>
        <w:t>"Yes."</w:t>
      </w:r>
    </w:p>
    <w:p w14:paraId="598CE4A1" w14:textId="77777777" w:rsidR="00A1675C" w:rsidRDefault="00000000">
      <w:pPr>
        <w:spacing w:before="40" w:after="120"/>
      </w:pPr>
      <w:r>
        <w:rPr>
          <w:rFonts w:eastAsia="Georgia"/>
        </w:rPr>
        <w:t>"How?"</w:t>
      </w:r>
    </w:p>
    <w:p w14:paraId="0D2BD0A7" w14:textId="77777777" w:rsidR="00A1675C" w:rsidRDefault="00000000">
      <w:pPr>
        <w:spacing w:before="40" w:after="120"/>
      </w:pPr>
      <w:r>
        <w:rPr>
          <w:rFonts w:eastAsia="Georgia"/>
        </w:rPr>
        <w:t>"You're at the Louvre."</w:t>
      </w:r>
    </w:p>
    <w:p w14:paraId="64F05A2D" w14:textId="77777777" w:rsidR="00A1675C" w:rsidRDefault="00000000">
      <w:pPr>
        <w:ind w:firstLine="432"/>
      </w:pPr>
      <w:r>
        <w:rPr>
          <w:rFonts w:eastAsia="Georgia"/>
        </w:rPr>
        <w:t>Another pause.</w:t>
      </w:r>
    </w:p>
    <w:p w14:paraId="73C0636F" w14:textId="77777777" w:rsidR="00A1675C" w:rsidRDefault="00000000">
      <w:pPr>
        <w:spacing w:before="40" w:after="120"/>
      </w:pPr>
      <w:r>
        <w:rPr>
          <w:rFonts w:eastAsia="Georgia"/>
        </w:rPr>
        <w:t>"How do you know that?"</w:t>
      </w:r>
    </w:p>
    <w:p w14:paraId="36B39987" w14:textId="776EB462" w:rsidR="00A1675C" w:rsidRDefault="00000000">
      <w:pPr>
        <w:spacing w:before="40" w:after="120"/>
      </w:pPr>
      <w:r>
        <w:rPr>
          <w:rFonts w:eastAsia="Georgia"/>
        </w:rPr>
        <w:t>"</w:t>
      </w:r>
      <w:r w:rsidR="003434B6">
        <w:rPr>
          <w:rFonts w:eastAsia="Georgia"/>
        </w:rPr>
        <w:t>Penny</w:t>
      </w:r>
      <w:r>
        <w:rPr>
          <w:rFonts w:eastAsia="Georgia"/>
        </w:rPr>
        <w:t>."</w:t>
      </w:r>
    </w:p>
    <w:p w14:paraId="2315A1CB" w14:textId="77777777" w:rsidR="00A1675C" w:rsidRDefault="00000000">
      <w:pPr>
        <w:spacing w:before="40" w:after="120"/>
      </w:pPr>
      <w:r>
        <w:rPr>
          <w:rFonts w:eastAsia="Georgia"/>
        </w:rPr>
        <w:t>"Of course."</w:t>
      </w:r>
    </w:p>
    <w:p w14:paraId="0FECA2BE" w14:textId="77777777" w:rsidR="00A1675C" w:rsidRDefault="00000000">
      <w:pPr>
        <w:spacing w:before="40" w:after="120"/>
      </w:pPr>
      <w:r>
        <w:rPr>
          <w:rFonts w:eastAsia="Georgia"/>
        </w:rPr>
        <w:t>"Why are you there?"</w:t>
      </w:r>
    </w:p>
    <w:p w14:paraId="042C1D22" w14:textId="77777777" w:rsidR="00A1675C" w:rsidRDefault="00000000">
      <w:pPr>
        <w:spacing w:before="40" w:after="120"/>
      </w:pPr>
      <w:r>
        <w:rPr>
          <w:rFonts w:eastAsia="Georgia"/>
        </w:rPr>
        <w:t>"Because I found something."</w:t>
      </w:r>
    </w:p>
    <w:p w14:paraId="2B66471E" w14:textId="77777777" w:rsidR="00A1675C" w:rsidRDefault="00000000">
      <w:pPr>
        <w:spacing w:before="40" w:after="120"/>
      </w:pPr>
      <w:r>
        <w:rPr>
          <w:rFonts w:eastAsia="Georgia"/>
        </w:rPr>
        <w:t>"What?"</w:t>
      </w:r>
    </w:p>
    <w:p w14:paraId="0DC3125C" w14:textId="77777777" w:rsidR="00A1675C" w:rsidRDefault="00000000">
      <w:pPr>
        <w:spacing w:before="40" w:after="120"/>
      </w:pPr>
      <w:r>
        <w:rPr>
          <w:rFonts w:eastAsia="Georgia"/>
        </w:rPr>
        <w:t>"I'll tell you when you get here."</w:t>
      </w:r>
    </w:p>
    <w:p w14:paraId="0FA3F957" w14:textId="77777777" w:rsidR="00A1675C" w:rsidRDefault="00000000">
      <w:pPr>
        <w:spacing w:before="40" w:after="120"/>
      </w:pPr>
      <w:r>
        <w:rPr>
          <w:rFonts w:eastAsia="Georgia"/>
        </w:rPr>
        <w:t>"I'm already in Paris."</w:t>
      </w:r>
    </w:p>
    <w:p w14:paraId="20A12EA3" w14:textId="77777777" w:rsidR="00A1675C" w:rsidRDefault="00000000">
      <w:pPr>
        <w:spacing w:before="40" w:after="120"/>
      </w:pPr>
      <w:r>
        <w:rPr>
          <w:rFonts w:eastAsia="Georgia"/>
        </w:rPr>
        <w:t>"Good."</w:t>
      </w:r>
    </w:p>
    <w:p w14:paraId="6286E73F" w14:textId="77777777" w:rsidR="00A1675C" w:rsidRDefault="00000000">
      <w:pPr>
        <w:spacing w:before="40" w:after="120"/>
      </w:pPr>
      <w:r>
        <w:rPr>
          <w:rFonts w:eastAsia="Georgia"/>
        </w:rPr>
        <w:t>"Where are you?"</w:t>
      </w:r>
    </w:p>
    <w:p w14:paraId="6C625964" w14:textId="77777777" w:rsidR="00A1675C" w:rsidRDefault="00000000">
      <w:pPr>
        <w:spacing w:before="40" w:after="120"/>
      </w:pPr>
      <w:r>
        <w:rPr>
          <w:rFonts w:eastAsia="Georgia"/>
        </w:rPr>
        <w:t>"Inside."</w:t>
      </w:r>
    </w:p>
    <w:p w14:paraId="140C34B0" w14:textId="77777777" w:rsidR="00A1675C" w:rsidRDefault="00000000">
      <w:pPr>
        <w:spacing w:before="40" w:after="120"/>
      </w:pPr>
      <w:r>
        <w:rPr>
          <w:rFonts w:eastAsia="Georgia"/>
        </w:rPr>
        <w:t>"The Louvre?"</w:t>
      </w:r>
    </w:p>
    <w:p w14:paraId="334DF205" w14:textId="77777777" w:rsidR="00A1675C" w:rsidRDefault="00000000">
      <w:pPr>
        <w:spacing w:before="40" w:after="120"/>
      </w:pPr>
      <w:r>
        <w:rPr>
          <w:rFonts w:eastAsia="Georgia"/>
        </w:rPr>
        <w:t>"Yes."</w:t>
      </w:r>
    </w:p>
    <w:p w14:paraId="504A787E" w14:textId="77777777" w:rsidR="00A1675C" w:rsidRDefault="00000000">
      <w:pPr>
        <w:ind w:firstLine="432"/>
      </w:pPr>
      <w:r>
        <w:rPr>
          <w:rFonts w:eastAsia="Georgia"/>
        </w:rPr>
        <w:t>Weinstein looked at the enormous building.</w:t>
      </w:r>
    </w:p>
    <w:p w14:paraId="53FD48F9" w14:textId="77777777" w:rsidR="00A1675C" w:rsidRDefault="00000000">
      <w:pPr>
        <w:spacing w:before="40" w:after="120"/>
      </w:pPr>
      <w:r>
        <w:rPr>
          <w:rFonts w:eastAsia="Georgia"/>
        </w:rPr>
        <w:t>"Why?"</w:t>
      </w:r>
    </w:p>
    <w:p w14:paraId="36E55212" w14:textId="77777777" w:rsidR="00A1675C" w:rsidRDefault="00000000">
      <w:pPr>
        <w:spacing w:before="40" w:after="120"/>
      </w:pPr>
      <w:r>
        <w:rPr>
          <w:rFonts w:eastAsia="Georgia"/>
        </w:rPr>
        <w:t>"Because I think Leonardo knew something."</w:t>
      </w:r>
    </w:p>
    <w:p w14:paraId="168A5FAC" w14:textId="77777777" w:rsidR="00A1675C" w:rsidRDefault="00000000">
      <w:pPr>
        <w:ind w:firstLine="432"/>
      </w:pPr>
      <w:r>
        <w:rPr>
          <w:rFonts w:eastAsia="Georgia"/>
        </w:rPr>
        <w:t>Weinstein quietly closed his eyes.</w:t>
      </w:r>
    </w:p>
    <w:p w14:paraId="558508DF" w14:textId="77777777" w:rsidR="00A1675C" w:rsidRDefault="00000000">
      <w:pPr>
        <w:spacing w:before="40" w:after="120"/>
      </w:pPr>
      <w:r>
        <w:rPr>
          <w:rFonts w:eastAsia="Georgia"/>
        </w:rPr>
        <w:t>"About what?"</w:t>
      </w:r>
    </w:p>
    <w:p w14:paraId="6BB24679" w14:textId="77777777" w:rsidR="00A1675C" w:rsidRDefault="00000000">
      <w:pPr>
        <w:spacing w:before="40" w:after="120"/>
      </w:pPr>
      <w:r>
        <w:rPr>
          <w:rFonts w:eastAsia="Georgia"/>
        </w:rPr>
        <w:t>"Time."</w:t>
      </w:r>
    </w:p>
    <w:p w14:paraId="31468CA4" w14:textId="77777777" w:rsidR="00A1675C" w:rsidRDefault="00000000">
      <w:pPr>
        <w:ind w:firstLine="432"/>
      </w:pPr>
      <w:r>
        <w:rPr>
          <w:rFonts w:eastAsia="Georgia"/>
        </w:rPr>
        <w:t>Weinstein opened his eyes.</w:t>
      </w:r>
    </w:p>
    <w:p w14:paraId="7A8E2CA4" w14:textId="77777777" w:rsidR="00A1675C" w:rsidRDefault="00000000">
      <w:pPr>
        <w:spacing w:before="40" w:after="120"/>
      </w:pPr>
      <w:r>
        <w:rPr>
          <w:rFonts w:eastAsia="Georgia"/>
        </w:rPr>
        <w:t>"Leonardo da Vinci?"</w:t>
      </w:r>
    </w:p>
    <w:p w14:paraId="3B539134" w14:textId="77777777" w:rsidR="00A1675C" w:rsidRDefault="00000000">
      <w:pPr>
        <w:spacing w:before="40" w:after="120"/>
      </w:pPr>
      <w:r>
        <w:rPr>
          <w:rFonts w:eastAsia="Georgia"/>
        </w:rPr>
        <w:t>"Yes."</w:t>
      </w:r>
    </w:p>
    <w:p w14:paraId="0FF65B06" w14:textId="77777777" w:rsidR="00A1675C" w:rsidRDefault="00000000">
      <w:pPr>
        <w:spacing w:before="40" w:after="120"/>
      </w:pPr>
      <w:r>
        <w:rPr>
          <w:rFonts w:eastAsia="Georgia"/>
        </w:rPr>
        <w:t>"The painter?"</w:t>
      </w:r>
    </w:p>
    <w:p w14:paraId="790EB491" w14:textId="77777777" w:rsidR="00A1675C" w:rsidRDefault="00000000">
      <w:pPr>
        <w:spacing w:before="40" w:after="120"/>
      </w:pPr>
      <w:r>
        <w:rPr>
          <w:rFonts w:eastAsia="Georgia"/>
        </w:rPr>
        <w:t>"Among other things."</w:t>
      </w:r>
    </w:p>
    <w:p w14:paraId="44321224" w14:textId="77777777" w:rsidR="00A1675C" w:rsidRDefault="00000000">
      <w:pPr>
        <w:spacing w:before="40" w:after="120"/>
      </w:pPr>
      <w:r>
        <w:rPr>
          <w:rFonts w:eastAsia="Georgia"/>
        </w:rPr>
        <w:t>Weinstein wearily sighed.</w:t>
      </w:r>
    </w:p>
    <w:p w14:paraId="4FEEC578" w14:textId="77777777" w:rsidR="00A1675C" w:rsidRDefault="00000000">
      <w:pPr>
        <w:spacing w:before="40" w:after="120"/>
      </w:pPr>
      <w:r>
        <w:rPr>
          <w:rFonts w:eastAsia="Georgia"/>
        </w:rPr>
        <w:t>"All right."</w:t>
      </w:r>
    </w:p>
    <w:p w14:paraId="161A76FF" w14:textId="77777777" w:rsidR="00A1675C" w:rsidRDefault="00000000">
      <w:pPr>
        <w:spacing w:before="40" w:after="120"/>
      </w:pPr>
      <w:r>
        <w:rPr>
          <w:rFonts w:eastAsia="Georgia"/>
        </w:rPr>
        <w:t>"Come inside."</w:t>
      </w:r>
    </w:p>
    <w:p w14:paraId="1053C56B" w14:textId="77777777" w:rsidR="00A1675C" w:rsidRDefault="00000000">
      <w:pPr>
        <w:spacing w:before="40" w:after="120"/>
      </w:pPr>
      <w:r>
        <w:rPr>
          <w:rFonts w:eastAsia="Georgia"/>
        </w:rPr>
        <w:t>"I am."</w:t>
      </w:r>
    </w:p>
    <w:p w14:paraId="78C956DC" w14:textId="77777777" w:rsidR="00A1675C" w:rsidRDefault="00000000">
      <w:pPr>
        <w:spacing w:before="40" w:after="120"/>
      </w:pPr>
      <w:r>
        <w:rPr>
          <w:rFonts w:eastAsia="Georgia"/>
        </w:rPr>
        <w:t>"Good."</w:t>
      </w:r>
    </w:p>
    <w:p w14:paraId="5F163094" w14:textId="77777777" w:rsidR="00A1675C" w:rsidRDefault="00000000">
      <w:pPr>
        <w:ind w:firstLine="432"/>
      </w:pPr>
      <w:r>
        <w:rPr>
          <w:rFonts w:eastAsia="Georgia"/>
        </w:rPr>
        <w:t>The line went dead. Weinstein entered the Louvre. It took him less than ten minutes to find Derek.</w:t>
      </w:r>
    </w:p>
    <w:p w14:paraId="715284F0" w14:textId="77777777" w:rsidR="00A1675C" w:rsidRDefault="00000000">
      <w:pPr>
        <w:ind w:firstLine="432"/>
      </w:pPr>
      <w:r>
        <w:rPr>
          <w:rFonts w:eastAsia="Georgia"/>
        </w:rPr>
        <w:t>He was standing in front of a painting. Not the Mona Lisa. A much less famous work.</w:t>
      </w:r>
    </w:p>
    <w:p w14:paraId="05C2EFF7" w14:textId="77777777" w:rsidR="00A1675C" w:rsidRDefault="00000000">
      <w:pPr>
        <w:ind w:firstLine="432"/>
      </w:pPr>
      <w:r>
        <w:rPr>
          <w:rFonts w:eastAsia="Georgia"/>
        </w:rPr>
        <w:t>Derek was staring at it with the concentration of a man trying to solve a murder. Weinstein approached.</w:t>
      </w:r>
    </w:p>
    <w:p w14:paraId="227C851D" w14:textId="77777777" w:rsidR="00A1675C" w:rsidRDefault="00000000">
      <w:pPr>
        <w:spacing w:before="40" w:after="120"/>
      </w:pPr>
      <w:r>
        <w:rPr>
          <w:rFonts w:eastAsia="Georgia"/>
        </w:rPr>
        <w:t>"What are you looking for?"</w:t>
      </w:r>
    </w:p>
    <w:p w14:paraId="1E0B6DB9" w14:textId="77777777" w:rsidR="00A1675C" w:rsidRDefault="00000000">
      <w:pPr>
        <w:ind w:firstLine="432"/>
      </w:pPr>
      <w:r>
        <w:rPr>
          <w:rFonts w:eastAsia="Georgia"/>
        </w:rPr>
        <w:t>Derek didn't turn.</w:t>
      </w:r>
    </w:p>
    <w:p w14:paraId="377D10EC" w14:textId="77777777" w:rsidR="00A1675C" w:rsidRDefault="00000000">
      <w:pPr>
        <w:spacing w:before="40" w:after="120"/>
      </w:pPr>
      <w:r>
        <w:rPr>
          <w:rFonts w:eastAsia="Georgia"/>
        </w:rPr>
        <w:t>"Geometry."</w:t>
      </w:r>
    </w:p>
    <w:p w14:paraId="53FF08D9" w14:textId="77777777" w:rsidR="00A1675C" w:rsidRDefault="00000000">
      <w:pPr>
        <w:spacing w:before="40" w:after="120"/>
      </w:pPr>
      <w:r>
        <w:rPr>
          <w:rFonts w:eastAsia="Georgia"/>
        </w:rPr>
        <w:t>"Of the painting?"</w:t>
      </w:r>
    </w:p>
    <w:p w14:paraId="7A0341DF" w14:textId="77777777" w:rsidR="00A1675C" w:rsidRDefault="00000000">
      <w:pPr>
        <w:spacing w:before="40" w:after="120"/>
      </w:pPr>
      <w:r>
        <w:rPr>
          <w:rFonts w:eastAsia="Georgia"/>
        </w:rPr>
        <w:t>"Of the event."</w:t>
      </w:r>
    </w:p>
    <w:p w14:paraId="6A030E6E" w14:textId="77777777" w:rsidR="00A1675C" w:rsidRDefault="00000000">
      <w:pPr>
        <w:ind w:firstLine="432"/>
      </w:pPr>
      <w:r>
        <w:rPr>
          <w:rFonts w:eastAsia="Georgia"/>
        </w:rPr>
        <w:t>Weinstein carefully looked at the painting. It was beautiful. It was also completely irrelevant.</w:t>
      </w:r>
    </w:p>
    <w:p w14:paraId="124D8D12" w14:textId="77777777" w:rsidR="00A1675C" w:rsidRDefault="00000000">
      <w:pPr>
        <w:ind w:firstLine="432"/>
      </w:pPr>
      <w:r>
        <w:rPr>
          <w:rFonts w:eastAsia="Georgia"/>
        </w:rPr>
        <w:t>Probably.</w:t>
      </w:r>
    </w:p>
    <w:p w14:paraId="4429AFB9" w14:textId="77777777" w:rsidR="00A1675C" w:rsidRDefault="00000000">
      <w:pPr>
        <w:spacing w:before="40" w:after="120"/>
      </w:pPr>
      <w:r>
        <w:rPr>
          <w:rFonts w:eastAsia="Georgia"/>
        </w:rPr>
        <w:t>"What did you find?"</w:t>
      </w:r>
    </w:p>
    <w:p w14:paraId="0E47314A" w14:textId="77777777" w:rsidR="00A1675C" w:rsidRDefault="00000000">
      <w:pPr>
        <w:ind w:firstLine="432"/>
      </w:pPr>
      <w:r>
        <w:rPr>
          <w:rFonts w:eastAsia="Georgia"/>
        </w:rPr>
        <w:t>Derek pointed.</w:t>
      </w:r>
    </w:p>
    <w:p w14:paraId="5C3A98A2" w14:textId="77777777" w:rsidR="00A1675C" w:rsidRDefault="00000000">
      <w:pPr>
        <w:spacing w:before="40" w:after="120"/>
      </w:pPr>
      <w:r>
        <w:rPr>
          <w:rFonts w:eastAsia="Georgia"/>
        </w:rPr>
        <w:t>"Look at the perspective."</w:t>
      </w:r>
    </w:p>
    <w:p w14:paraId="4EFE53E5" w14:textId="77777777" w:rsidR="00A1675C" w:rsidRDefault="00000000">
      <w:pPr>
        <w:ind w:firstLine="432"/>
      </w:pPr>
      <w:r>
        <w:rPr>
          <w:rFonts w:eastAsia="Georgia"/>
        </w:rPr>
        <w:t>Weinstein carefully looked.</w:t>
      </w:r>
    </w:p>
    <w:p w14:paraId="0DE55841" w14:textId="77777777" w:rsidR="00A1675C" w:rsidRDefault="00000000">
      <w:pPr>
        <w:spacing w:before="40" w:after="120"/>
      </w:pPr>
      <w:r>
        <w:rPr>
          <w:rFonts w:eastAsia="Georgia"/>
        </w:rPr>
        <w:t>"Yes."</w:t>
      </w:r>
    </w:p>
    <w:p w14:paraId="327763D8" w14:textId="77777777" w:rsidR="00A1675C" w:rsidRDefault="00000000">
      <w:pPr>
        <w:spacing w:before="40" w:after="120"/>
      </w:pPr>
      <w:r>
        <w:rPr>
          <w:rFonts w:eastAsia="Georgia"/>
        </w:rPr>
        <w:t>"Notice anything?"</w:t>
      </w:r>
    </w:p>
    <w:p w14:paraId="293E3215" w14:textId="77777777" w:rsidR="00A1675C" w:rsidRDefault="00000000">
      <w:pPr>
        <w:spacing w:before="40" w:after="120"/>
      </w:pPr>
      <w:r>
        <w:rPr>
          <w:rFonts w:eastAsia="Georgia"/>
        </w:rPr>
        <w:t>"No."</w:t>
      </w:r>
    </w:p>
    <w:p w14:paraId="52141696" w14:textId="77777777" w:rsidR="00A1675C" w:rsidRDefault="00000000">
      <w:pPr>
        <w:spacing w:before="40" w:after="120"/>
      </w:pPr>
      <w:r>
        <w:rPr>
          <w:rFonts w:eastAsia="Georgia"/>
        </w:rPr>
        <w:t>"Good."</w:t>
      </w:r>
    </w:p>
    <w:p w14:paraId="67B352DB" w14:textId="77777777" w:rsidR="00A1675C" w:rsidRDefault="00000000">
      <w:pPr>
        <w:ind w:firstLine="432"/>
      </w:pPr>
      <w:r>
        <w:rPr>
          <w:rFonts w:eastAsia="Georgia"/>
        </w:rPr>
        <w:t>Weinstein looked at him.</w:t>
      </w:r>
    </w:p>
    <w:p w14:paraId="657E77A5" w14:textId="77777777" w:rsidR="00A1675C" w:rsidRDefault="00000000">
      <w:pPr>
        <w:spacing w:before="40" w:after="120"/>
      </w:pPr>
      <w:r>
        <w:rPr>
          <w:rFonts w:eastAsia="Georgia"/>
        </w:rPr>
        <w:t>"Good?"</w:t>
      </w:r>
    </w:p>
    <w:p w14:paraId="3FC0D7D9" w14:textId="77777777" w:rsidR="00A1675C" w:rsidRDefault="00000000">
      <w:pPr>
        <w:spacing w:before="40" w:after="120"/>
      </w:pPr>
      <w:r>
        <w:rPr>
          <w:rFonts w:eastAsia="Georgia"/>
        </w:rPr>
        <w:t>"Yes. I wanted to know whether you'd see it immediately."</w:t>
      </w:r>
    </w:p>
    <w:p w14:paraId="642570AE" w14:textId="77777777" w:rsidR="00A1675C" w:rsidRDefault="00000000">
      <w:pPr>
        <w:spacing w:before="40" w:after="120"/>
      </w:pPr>
      <w:r>
        <w:rPr>
          <w:rFonts w:eastAsia="Georgia"/>
        </w:rPr>
        <w:t>"See what?"</w:t>
      </w:r>
    </w:p>
    <w:p w14:paraId="0B609CAE" w14:textId="77777777" w:rsidR="00A1675C" w:rsidRDefault="00000000">
      <w:pPr>
        <w:spacing w:before="40" w:after="120"/>
      </w:pPr>
      <w:r>
        <w:rPr>
          <w:rFonts w:eastAsia="Georgia"/>
        </w:rPr>
        <w:t>"The problem."</w:t>
      </w:r>
    </w:p>
    <w:p w14:paraId="14676E0B" w14:textId="77777777" w:rsidR="00A1675C" w:rsidRDefault="00000000">
      <w:pPr>
        <w:ind w:firstLine="432"/>
      </w:pPr>
      <w:r>
        <w:rPr>
          <w:rFonts w:eastAsia="Georgia"/>
        </w:rPr>
        <w:t>Weinstein examined the painting again. Then he understood.</w:t>
      </w:r>
    </w:p>
    <w:p w14:paraId="5EF563A0" w14:textId="77777777" w:rsidR="00A1675C" w:rsidRDefault="00000000">
      <w:pPr>
        <w:spacing w:before="40" w:after="120"/>
      </w:pPr>
      <w:r>
        <w:rPr>
          <w:rFonts w:eastAsia="Georgia"/>
        </w:rPr>
        <w:t>"The vanishing point."</w:t>
      </w:r>
    </w:p>
    <w:p w14:paraId="06FBE3D8" w14:textId="77777777" w:rsidR="00A1675C" w:rsidRDefault="00000000">
      <w:pPr>
        <w:ind w:firstLine="432"/>
      </w:pPr>
      <w:r>
        <w:rPr>
          <w:rFonts w:eastAsia="Georgia"/>
        </w:rPr>
        <w:t>Derek gently smiled.</w:t>
      </w:r>
    </w:p>
    <w:p w14:paraId="08608C78" w14:textId="77777777" w:rsidR="00A1675C" w:rsidRDefault="00000000">
      <w:pPr>
        <w:spacing w:before="40" w:after="120"/>
      </w:pPr>
      <w:r>
        <w:rPr>
          <w:rFonts w:eastAsia="Georgia"/>
        </w:rPr>
        <w:t>"Exactly."</w:t>
      </w:r>
    </w:p>
    <w:p w14:paraId="7AF99781" w14:textId="77777777" w:rsidR="00A1675C" w:rsidRDefault="00000000">
      <w:pPr>
        <w:ind w:firstLine="432"/>
      </w:pPr>
      <w:r>
        <w:rPr>
          <w:rFonts w:eastAsia="Georgia"/>
        </w:rPr>
        <w:t>Weinstein looked closer.</w:t>
      </w:r>
    </w:p>
    <w:p w14:paraId="54362DBE" w14:textId="77777777" w:rsidR="00A1675C" w:rsidRDefault="00000000">
      <w:pPr>
        <w:spacing w:before="40" w:after="120"/>
      </w:pPr>
      <w:r>
        <w:rPr>
          <w:rFonts w:eastAsia="Georgia"/>
        </w:rPr>
        <w:t>"That's not unusual."</w:t>
      </w:r>
    </w:p>
    <w:p w14:paraId="3D85B1DB" w14:textId="77777777" w:rsidR="00A1675C" w:rsidRDefault="00000000">
      <w:pPr>
        <w:spacing w:before="40" w:after="120"/>
      </w:pPr>
      <w:r>
        <w:rPr>
          <w:rFonts w:eastAsia="Georgia"/>
        </w:rPr>
        <w:t>"No."</w:t>
      </w:r>
    </w:p>
    <w:p w14:paraId="4D05049C" w14:textId="77777777" w:rsidR="00A1675C" w:rsidRDefault="00000000">
      <w:pPr>
        <w:spacing w:before="40" w:after="120"/>
      </w:pPr>
      <w:r>
        <w:rPr>
          <w:rFonts w:eastAsia="Georgia"/>
        </w:rPr>
        <w:t>"But the way the scene is constructed..."</w:t>
      </w:r>
    </w:p>
    <w:p w14:paraId="548EBDA5" w14:textId="77777777" w:rsidR="00A1675C" w:rsidRDefault="00000000">
      <w:pPr>
        <w:spacing w:before="40" w:after="120"/>
      </w:pPr>
      <w:r>
        <w:rPr>
          <w:rFonts w:eastAsia="Georgia"/>
        </w:rPr>
        <w:t>"Yes."</w:t>
      </w:r>
    </w:p>
    <w:p w14:paraId="030E4F24" w14:textId="77777777" w:rsidR="00A1675C" w:rsidRDefault="00000000">
      <w:pPr>
        <w:spacing w:before="40" w:after="120"/>
      </w:pPr>
      <w:r>
        <w:rPr>
          <w:rFonts w:eastAsia="Georgia"/>
        </w:rPr>
        <w:t>"It isn't simply perspective."</w:t>
      </w:r>
    </w:p>
    <w:p w14:paraId="56FED6A4" w14:textId="77777777" w:rsidR="00A1675C" w:rsidRDefault="00000000">
      <w:pPr>
        <w:spacing w:before="40" w:after="120"/>
      </w:pPr>
      <w:r>
        <w:rPr>
          <w:rFonts w:eastAsia="Georgia"/>
        </w:rPr>
        <w:t>"No."</w:t>
      </w:r>
    </w:p>
    <w:p w14:paraId="097D4520" w14:textId="77777777" w:rsidR="00A1675C" w:rsidRDefault="00000000">
      <w:pPr>
        <w:spacing w:before="40" w:after="120"/>
      </w:pPr>
      <w:r>
        <w:rPr>
          <w:rFonts w:eastAsia="Georgia"/>
        </w:rPr>
        <w:t>"It's a coordinate system."</w:t>
      </w:r>
    </w:p>
    <w:p w14:paraId="25D18430" w14:textId="77777777" w:rsidR="00A1675C" w:rsidRDefault="00000000">
      <w:pPr>
        <w:ind w:firstLine="432"/>
      </w:pPr>
      <w:r>
        <w:rPr>
          <w:rFonts w:eastAsia="Georgia"/>
        </w:rPr>
        <w:t>Derek nodded.</w:t>
      </w:r>
    </w:p>
    <w:p w14:paraId="71C8FBAD" w14:textId="77777777" w:rsidR="00A1675C" w:rsidRDefault="00000000">
      <w:pPr>
        <w:spacing w:before="40" w:after="120"/>
      </w:pPr>
      <w:r>
        <w:rPr>
          <w:rFonts w:eastAsia="Georgia"/>
        </w:rPr>
        <w:t>"Exactly."</w:t>
      </w:r>
    </w:p>
    <w:p w14:paraId="466C1EAC" w14:textId="77777777" w:rsidR="00A1675C" w:rsidRDefault="00000000">
      <w:pPr>
        <w:ind w:firstLine="432"/>
      </w:pPr>
      <w:r>
        <w:rPr>
          <w:rFonts w:eastAsia="Georgia"/>
        </w:rPr>
        <w:t>Weinstein stared intently at the painting. The objects appeared to converge toward a point. A mathematical point.</w:t>
      </w:r>
    </w:p>
    <w:p w14:paraId="3CE18C05" w14:textId="77777777" w:rsidR="00A1675C" w:rsidRDefault="00000000">
      <w:pPr>
        <w:ind w:firstLine="432"/>
      </w:pPr>
      <w:r>
        <w:rPr>
          <w:rFonts w:eastAsia="Georgia"/>
        </w:rPr>
        <w:t>Not a physical object. A representation. A transformation.</w:t>
      </w:r>
    </w:p>
    <w:p w14:paraId="33C565FF" w14:textId="77777777" w:rsidR="00A1675C" w:rsidRDefault="00000000">
      <w:pPr>
        <w:ind w:firstLine="432"/>
      </w:pPr>
      <w:r>
        <w:rPr>
          <w:rFonts w:eastAsia="Georgia"/>
        </w:rPr>
        <w:t>A way of describing a three-dimensional scene on a two-dimensional surface. He smiled.</w:t>
      </w:r>
    </w:p>
    <w:p w14:paraId="36E6BABC" w14:textId="77777777" w:rsidR="00A1675C" w:rsidRDefault="00000000">
      <w:pPr>
        <w:spacing w:before="40" w:after="120"/>
      </w:pPr>
      <w:r>
        <w:rPr>
          <w:rFonts w:eastAsia="Georgia"/>
        </w:rPr>
        <w:t>"Interesting."</w:t>
      </w:r>
    </w:p>
    <w:p w14:paraId="4C9682A2" w14:textId="77777777" w:rsidR="00A1675C" w:rsidRDefault="00000000">
      <w:pPr>
        <w:ind w:firstLine="432"/>
      </w:pPr>
      <w:r>
        <w:rPr>
          <w:rFonts w:eastAsia="Georgia"/>
        </w:rPr>
        <w:t>Derek finally turned.</w:t>
      </w:r>
    </w:p>
    <w:p w14:paraId="451E4D81" w14:textId="77777777" w:rsidR="00A1675C" w:rsidRDefault="00000000">
      <w:pPr>
        <w:spacing w:before="40" w:after="120"/>
      </w:pPr>
      <w:r>
        <w:rPr>
          <w:rFonts w:eastAsia="Georgia"/>
        </w:rPr>
        <w:t>"Now look at the other one."</w:t>
      </w:r>
    </w:p>
    <w:p w14:paraId="369020BC" w14:textId="77777777" w:rsidR="00A1675C" w:rsidRDefault="00000000">
      <w:pPr>
        <w:ind w:firstLine="432"/>
      </w:pPr>
      <w:r>
        <w:rPr>
          <w:rFonts w:eastAsia="Georgia"/>
        </w:rPr>
        <w:t>They suddenly moved to another painting. Then another. Derek had marked nothing.</w:t>
      </w:r>
    </w:p>
    <w:p w14:paraId="5244A217" w14:textId="77777777" w:rsidR="00A1675C" w:rsidRDefault="00000000">
      <w:pPr>
        <w:ind w:firstLine="432"/>
      </w:pPr>
      <w:r>
        <w:rPr>
          <w:rFonts w:eastAsia="Georgia"/>
        </w:rPr>
        <w:t>He didn't need to. He simply pointed. Weinstein looked.</w:t>
      </w:r>
    </w:p>
    <w:p w14:paraId="2E0B255F" w14:textId="77777777" w:rsidR="00A1675C" w:rsidRDefault="00000000">
      <w:pPr>
        <w:ind w:firstLine="432"/>
      </w:pPr>
      <w:r>
        <w:rPr>
          <w:rFonts w:eastAsia="Georgia"/>
        </w:rPr>
        <w:t>The same conceptual structure suddenly appeared. Not identical. But related.</w:t>
      </w:r>
    </w:p>
    <w:p w14:paraId="7CA57F41" w14:textId="77777777" w:rsidR="00A1675C" w:rsidRDefault="00000000">
      <w:pPr>
        <w:ind w:firstLine="432"/>
      </w:pPr>
      <w:r>
        <w:rPr>
          <w:rFonts w:eastAsia="Georgia"/>
        </w:rPr>
        <w:t>Different projections. Different perspectives. Different ways of representing the same kind of spatial relationships.</w:t>
      </w:r>
    </w:p>
    <w:p w14:paraId="740FE755" w14:textId="77777777" w:rsidR="00A1675C" w:rsidRDefault="00000000">
      <w:pPr>
        <w:ind w:firstLine="432"/>
      </w:pPr>
      <w:r>
        <w:rPr>
          <w:rFonts w:eastAsia="Georgia"/>
        </w:rPr>
        <w:t>Weinstein suddenly understood why Derek had brought him there.</w:t>
      </w:r>
    </w:p>
    <w:p w14:paraId="212A9880" w14:textId="77777777" w:rsidR="00A1675C" w:rsidRDefault="00000000">
      <w:pPr>
        <w:spacing w:before="40" w:after="120"/>
      </w:pPr>
      <w:r>
        <w:rPr>
          <w:rFonts w:eastAsia="Georgia"/>
        </w:rPr>
        <w:t>"A coordinate system depends on the observer."</w:t>
      </w:r>
    </w:p>
    <w:p w14:paraId="7A291A46" w14:textId="77777777" w:rsidR="00A1675C" w:rsidRDefault="00000000">
      <w:pPr>
        <w:spacing w:before="40" w:after="120"/>
      </w:pPr>
      <w:r>
        <w:rPr>
          <w:rFonts w:eastAsia="Georgia"/>
        </w:rPr>
        <w:t>"Yes."</w:t>
      </w:r>
    </w:p>
    <w:p w14:paraId="15E1DCFA" w14:textId="77777777" w:rsidR="00A1675C" w:rsidRDefault="00000000">
      <w:pPr>
        <w:spacing w:before="40" w:after="120"/>
      </w:pPr>
      <w:r>
        <w:rPr>
          <w:rFonts w:eastAsia="Georgia"/>
        </w:rPr>
        <w:t>"And the underlying scene doesn't."</w:t>
      </w:r>
    </w:p>
    <w:p w14:paraId="14E72BE1" w14:textId="77777777" w:rsidR="00A1675C" w:rsidRDefault="00000000">
      <w:pPr>
        <w:spacing w:before="40" w:after="120"/>
      </w:pPr>
      <w:r>
        <w:rPr>
          <w:rFonts w:eastAsia="Georgia"/>
        </w:rPr>
        <w:t>"Usually."</w:t>
      </w:r>
    </w:p>
    <w:p w14:paraId="038B0E0A" w14:textId="77777777" w:rsidR="00A1675C" w:rsidRDefault="00000000">
      <w:pPr>
        <w:ind w:firstLine="432"/>
      </w:pPr>
      <w:r>
        <w:rPr>
          <w:rFonts w:eastAsia="Georgia"/>
        </w:rPr>
        <w:t>Weinstein looked at him.</w:t>
      </w:r>
    </w:p>
    <w:p w14:paraId="08A64B0F" w14:textId="77777777" w:rsidR="00A1675C" w:rsidRDefault="00000000">
      <w:pPr>
        <w:spacing w:before="40" w:after="120"/>
      </w:pPr>
      <w:r>
        <w:rPr>
          <w:rFonts w:eastAsia="Georgia"/>
        </w:rPr>
        <w:t>"Usually?"</w:t>
      </w:r>
    </w:p>
    <w:p w14:paraId="6E9A457B" w14:textId="77777777" w:rsidR="00A1675C" w:rsidRDefault="00000000">
      <w:pPr>
        <w:ind w:firstLine="432"/>
      </w:pPr>
      <w:r>
        <w:rPr>
          <w:rFonts w:eastAsia="Georgia"/>
        </w:rPr>
        <w:t>Derek smiled.</w:t>
      </w:r>
    </w:p>
    <w:p w14:paraId="2F686104" w14:textId="77777777" w:rsidR="00A1675C" w:rsidRDefault="00000000">
      <w:pPr>
        <w:spacing w:before="40" w:after="120"/>
      </w:pPr>
      <w:r>
        <w:rPr>
          <w:rFonts w:eastAsia="Georgia"/>
        </w:rPr>
        <w:t>"We're dealing with my murder."</w:t>
      </w:r>
    </w:p>
    <w:p w14:paraId="525EAE7E" w14:textId="77777777" w:rsidR="00A1675C" w:rsidRDefault="00000000">
      <w:pPr>
        <w:spacing w:before="40" w:after="120"/>
      </w:pPr>
      <w:r>
        <w:rPr>
          <w:rFonts w:eastAsia="Georgia"/>
        </w:rPr>
        <w:t>"Fair enough."</w:t>
      </w:r>
    </w:p>
    <w:p w14:paraId="15590206" w14:textId="77777777" w:rsidR="00A1675C" w:rsidRDefault="00000000">
      <w:pPr>
        <w:ind w:firstLine="432"/>
      </w:pPr>
      <w:r>
        <w:rPr>
          <w:rFonts w:eastAsia="Georgia"/>
        </w:rPr>
        <w:t>They moved to a quieter gallery. Derek stopped.</w:t>
      </w:r>
    </w:p>
    <w:p w14:paraId="12AF6963" w14:textId="77777777" w:rsidR="00A1675C" w:rsidRDefault="00000000">
      <w:pPr>
        <w:spacing w:before="40" w:after="120"/>
      </w:pPr>
      <w:r>
        <w:rPr>
          <w:rFonts w:eastAsia="Georgia"/>
        </w:rPr>
        <w:t>"Now imagine that the paintings aren't two-dimensional."</w:t>
      </w:r>
    </w:p>
    <w:p w14:paraId="6E6AC032" w14:textId="77777777" w:rsidR="00A1675C" w:rsidRDefault="00000000">
      <w:pPr>
        <w:spacing w:before="40" w:after="120"/>
      </w:pPr>
      <w:r>
        <w:rPr>
          <w:rFonts w:eastAsia="Georgia"/>
        </w:rPr>
        <w:t>"Go on."</w:t>
      </w:r>
    </w:p>
    <w:p w14:paraId="105C3813" w14:textId="77777777" w:rsidR="00A1675C" w:rsidRDefault="00000000">
      <w:pPr>
        <w:spacing w:before="40" w:after="120"/>
      </w:pPr>
      <w:r>
        <w:rPr>
          <w:rFonts w:eastAsia="Georgia"/>
        </w:rPr>
        <w:t>"Imagine each painting is a slice through a three-dimensional object."</w:t>
      </w:r>
    </w:p>
    <w:p w14:paraId="3CDFF8C2" w14:textId="77777777" w:rsidR="00A1675C" w:rsidRDefault="00000000">
      <w:pPr>
        <w:ind w:firstLine="432"/>
      </w:pPr>
      <w:r>
        <w:rPr>
          <w:rFonts w:eastAsia="Georgia"/>
        </w:rPr>
        <w:t>Weinstein nodded.</w:t>
      </w:r>
    </w:p>
    <w:p w14:paraId="77570BBB" w14:textId="77777777" w:rsidR="00A1675C" w:rsidRDefault="00000000">
      <w:pPr>
        <w:spacing w:before="40" w:after="120"/>
      </w:pPr>
      <w:r>
        <w:rPr>
          <w:rFonts w:eastAsia="Georgia"/>
        </w:rPr>
        <w:t>"Yes."</w:t>
      </w:r>
    </w:p>
    <w:p w14:paraId="6169FC4B" w14:textId="77777777" w:rsidR="00A1675C" w:rsidRDefault="00000000">
      <w:pPr>
        <w:spacing w:before="40" w:after="120"/>
      </w:pPr>
      <w:r>
        <w:rPr>
          <w:rFonts w:eastAsia="Georgia"/>
        </w:rPr>
        <w:t>"Different observers see different slices."</w:t>
      </w:r>
    </w:p>
    <w:p w14:paraId="3A00B0B9" w14:textId="77777777" w:rsidR="00A1675C" w:rsidRDefault="00000000">
      <w:pPr>
        <w:spacing w:before="40" w:after="120"/>
      </w:pPr>
      <w:r>
        <w:rPr>
          <w:rFonts w:eastAsia="Georgia"/>
        </w:rPr>
        <w:t>"Yes."</w:t>
      </w:r>
    </w:p>
    <w:p w14:paraId="47887D20" w14:textId="77777777" w:rsidR="00A1675C" w:rsidRDefault="00000000">
      <w:pPr>
        <w:spacing w:before="40" w:after="120"/>
      </w:pPr>
      <w:r>
        <w:rPr>
          <w:rFonts w:eastAsia="Georgia"/>
        </w:rPr>
        <w:t>"But the object itself is larger than any one slice."</w:t>
      </w:r>
    </w:p>
    <w:p w14:paraId="5A351F3F" w14:textId="77777777" w:rsidR="00A1675C" w:rsidRDefault="00000000">
      <w:pPr>
        <w:spacing w:before="40" w:after="120"/>
      </w:pPr>
      <w:r>
        <w:rPr>
          <w:rFonts w:eastAsia="Georgia"/>
        </w:rPr>
        <w:t>"Yes."</w:t>
      </w:r>
    </w:p>
    <w:p w14:paraId="42FC9FEF" w14:textId="77777777" w:rsidR="00A1675C" w:rsidRDefault="00000000">
      <w:pPr>
        <w:ind w:firstLine="432"/>
      </w:pPr>
      <w:r>
        <w:rPr>
          <w:rFonts w:eastAsia="Georgia"/>
        </w:rPr>
        <w:t>Derek looked at him.</w:t>
      </w:r>
    </w:p>
    <w:p w14:paraId="70906AD0" w14:textId="77777777" w:rsidR="00A1675C" w:rsidRDefault="00000000">
      <w:pPr>
        <w:spacing w:before="40" w:after="120"/>
      </w:pPr>
      <w:r>
        <w:rPr>
          <w:rFonts w:eastAsia="Georgia"/>
        </w:rPr>
        <w:t>"And now add time."</w:t>
      </w:r>
    </w:p>
    <w:p w14:paraId="6F5EA957" w14:textId="77777777" w:rsidR="00A1675C" w:rsidRDefault="00000000">
      <w:pPr>
        <w:ind w:firstLine="432"/>
      </w:pPr>
      <w:r>
        <w:rPr>
          <w:rFonts w:eastAsia="Georgia"/>
        </w:rPr>
        <w:t>Weinstein became still.</w:t>
      </w:r>
    </w:p>
    <w:p w14:paraId="1D937182" w14:textId="77777777" w:rsidR="00A1675C" w:rsidRDefault="00000000">
      <w:pPr>
        <w:spacing w:before="40" w:after="120"/>
      </w:pPr>
      <w:r>
        <w:rPr>
          <w:rFonts w:eastAsia="Georgia"/>
        </w:rPr>
        <w:t>"Three dimensions of space."</w:t>
      </w:r>
    </w:p>
    <w:p w14:paraId="3C76484A" w14:textId="77777777" w:rsidR="00A1675C" w:rsidRDefault="00000000">
      <w:pPr>
        <w:spacing w:before="40" w:after="120"/>
      </w:pPr>
      <w:r>
        <w:rPr>
          <w:rFonts w:eastAsia="Georgia"/>
        </w:rPr>
        <w:t>"Yes."</w:t>
      </w:r>
    </w:p>
    <w:p w14:paraId="20C02457" w14:textId="77777777" w:rsidR="00A1675C" w:rsidRDefault="00000000">
      <w:pPr>
        <w:spacing w:before="40" w:after="120"/>
      </w:pPr>
      <w:r>
        <w:rPr>
          <w:rFonts w:eastAsia="Georgia"/>
        </w:rPr>
        <w:t>"And one temporal dimension."</w:t>
      </w:r>
    </w:p>
    <w:p w14:paraId="063ECED6" w14:textId="77777777" w:rsidR="00A1675C" w:rsidRDefault="00000000">
      <w:pPr>
        <w:spacing w:before="40" w:after="120"/>
      </w:pPr>
      <w:r>
        <w:rPr>
          <w:rFonts w:eastAsia="Georgia"/>
        </w:rPr>
        <w:t>"Yes."</w:t>
      </w:r>
    </w:p>
    <w:p w14:paraId="3291A82F" w14:textId="77777777" w:rsidR="00A1675C" w:rsidRDefault="00000000">
      <w:pPr>
        <w:spacing w:before="40" w:after="120"/>
      </w:pPr>
      <w:r>
        <w:rPr>
          <w:rFonts w:eastAsia="Georgia"/>
        </w:rPr>
        <w:t>"Then an event is not merely a point moving through time."</w:t>
      </w:r>
    </w:p>
    <w:p w14:paraId="18EDCEA5" w14:textId="77777777" w:rsidR="00A1675C" w:rsidRDefault="00000000">
      <w:pPr>
        <w:spacing w:before="40" w:after="120"/>
      </w:pPr>
      <w:r>
        <w:rPr>
          <w:rFonts w:eastAsia="Georgia"/>
        </w:rPr>
        <w:t>"No."</w:t>
      </w:r>
    </w:p>
    <w:p w14:paraId="761D52ED" w14:textId="77777777" w:rsidR="00A1675C" w:rsidRDefault="00000000">
      <w:pPr>
        <w:spacing w:before="40" w:after="120"/>
      </w:pPr>
      <w:r>
        <w:rPr>
          <w:rFonts w:eastAsia="Georgia"/>
        </w:rPr>
        <w:t>"It's a point in four-dimensional spacetime."</w:t>
      </w:r>
    </w:p>
    <w:p w14:paraId="5E0336C5" w14:textId="77777777" w:rsidR="00A1675C" w:rsidRDefault="00000000">
      <w:pPr>
        <w:spacing w:before="40" w:after="120"/>
      </w:pPr>
      <w:r>
        <w:rPr>
          <w:rFonts w:eastAsia="Georgia"/>
        </w:rPr>
        <w:t>"Yes."</w:t>
      </w:r>
    </w:p>
    <w:p w14:paraId="3C591A54" w14:textId="77777777" w:rsidR="00A1675C" w:rsidRDefault="00000000">
      <w:pPr>
        <w:ind w:firstLine="432"/>
      </w:pPr>
      <w:r>
        <w:rPr>
          <w:rFonts w:eastAsia="Georgia"/>
        </w:rPr>
        <w:t>Derek gently smiled.</w:t>
      </w:r>
    </w:p>
    <w:p w14:paraId="4153DE89" w14:textId="77777777" w:rsidR="00A1675C" w:rsidRDefault="00000000">
      <w:pPr>
        <w:spacing w:before="40" w:after="120"/>
      </w:pPr>
      <w:r>
        <w:rPr>
          <w:rFonts w:eastAsia="Georgia"/>
        </w:rPr>
        <w:t>"Well, that settles it."</w:t>
      </w:r>
    </w:p>
    <w:p w14:paraId="498CF553" w14:textId="77777777" w:rsidR="00A1675C" w:rsidRDefault="00000000">
      <w:pPr>
        <w:ind w:firstLine="432"/>
      </w:pPr>
      <w:r>
        <w:rPr>
          <w:rFonts w:eastAsia="Georgia"/>
        </w:rPr>
        <w:t>Weinstein looked at him.</w:t>
      </w:r>
    </w:p>
    <w:p w14:paraId="3FAC5CE6" w14:textId="77777777" w:rsidR="00A1675C" w:rsidRDefault="00000000">
      <w:pPr>
        <w:spacing w:before="40" w:after="120"/>
      </w:pPr>
      <w:r>
        <w:rPr>
          <w:rFonts w:eastAsia="Georgia"/>
        </w:rPr>
        <w:t>"What does?"</w:t>
      </w:r>
    </w:p>
    <w:p w14:paraId="5274C509" w14:textId="77777777" w:rsidR="00A1675C" w:rsidRDefault="00000000">
      <w:pPr>
        <w:spacing w:before="40" w:after="120"/>
      </w:pPr>
      <w:r>
        <w:rPr>
          <w:rFonts w:eastAsia="Georgia"/>
        </w:rPr>
        <w:t>"We've finally found the shape of the problem."</w:t>
      </w:r>
    </w:p>
    <w:p w14:paraId="64B7D02C" w14:textId="77777777" w:rsidR="00A1675C" w:rsidRDefault="00000000">
      <w:pPr>
        <w:ind w:firstLine="432"/>
      </w:pPr>
      <w:r>
        <w:rPr>
          <w:rFonts w:eastAsia="Georgia"/>
        </w:rPr>
        <w:t>Weinstein shook his head.</w:t>
      </w:r>
    </w:p>
    <w:p w14:paraId="7ABA0305" w14:textId="77777777" w:rsidR="00A1675C" w:rsidRDefault="00000000">
      <w:pPr>
        <w:spacing w:before="40" w:after="120"/>
      </w:pPr>
      <w:r>
        <w:rPr>
          <w:rFonts w:eastAsia="Georgia"/>
        </w:rPr>
        <w:t>"Not quite."</w:t>
      </w:r>
    </w:p>
    <w:p w14:paraId="4D12CB41" w14:textId="77777777" w:rsidR="00A1675C" w:rsidRDefault="00000000">
      <w:pPr>
        <w:spacing w:before="40" w:after="120"/>
      </w:pPr>
      <w:r>
        <w:rPr>
          <w:rFonts w:eastAsia="Georgia"/>
        </w:rPr>
        <w:t>"Why?"</w:t>
      </w:r>
    </w:p>
    <w:p w14:paraId="650C60F1" w14:textId="77777777" w:rsidR="00A1675C" w:rsidRDefault="00000000">
      <w:pPr>
        <w:spacing w:before="40" w:after="120"/>
      </w:pPr>
      <w:r>
        <w:rPr>
          <w:rFonts w:eastAsia="Georgia"/>
        </w:rPr>
        <w:t>"Because you're still thinking of time as the fourth dimension in the same way as the three spatial dimensions."</w:t>
      </w:r>
    </w:p>
    <w:p w14:paraId="26EFDFB5" w14:textId="77777777" w:rsidR="00A1675C" w:rsidRDefault="00000000">
      <w:pPr>
        <w:ind w:firstLine="432"/>
      </w:pPr>
      <w:r>
        <w:rPr>
          <w:rFonts w:eastAsia="Georgia"/>
        </w:rPr>
        <w:t>Derek sharply frowned.</w:t>
      </w:r>
    </w:p>
    <w:p w14:paraId="5B65FAA5" w14:textId="77777777" w:rsidR="00A1675C" w:rsidRDefault="00000000">
      <w:pPr>
        <w:spacing w:before="40" w:after="120"/>
      </w:pPr>
      <w:r>
        <w:rPr>
          <w:rFonts w:eastAsia="Georgia"/>
        </w:rPr>
        <w:t>"What's wrong with that?"</w:t>
      </w:r>
    </w:p>
    <w:p w14:paraId="724D6840" w14:textId="77777777" w:rsidR="00A1675C" w:rsidRDefault="00000000">
      <w:pPr>
        <w:spacing w:before="40" w:after="120"/>
      </w:pPr>
      <w:r>
        <w:rPr>
          <w:rFonts w:eastAsia="Georgia"/>
        </w:rPr>
        <w:t>"Nothing mathematically."</w:t>
      </w:r>
    </w:p>
    <w:p w14:paraId="1EA55710" w14:textId="77777777" w:rsidR="00A1675C" w:rsidRDefault="00000000">
      <w:pPr>
        <w:spacing w:before="40" w:after="120"/>
      </w:pPr>
      <w:r>
        <w:rPr>
          <w:rFonts w:eastAsia="Georgia"/>
        </w:rPr>
        <w:t>"Then?"</w:t>
      </w:r>
    </w:p>
    <w:p w14:paraId="4809C55F" w14:textId="77777777" w:rsidR="00A1675C" w:rsidRDefault="00000000">
      <w:pPr>
        <w:spacing w:before="40" w:after="120"/>
      </w:pPr>
      <w:r>
        <w:rPr>
          <w:rFonts w:eastAsia="Georgia"/>
        </w:rPr>
        <w:t>"The metric."</w:t>
      </w:r>
    </w:p>
    <w:p w14:paraId="39E5AF12" w14:textId="77777777" w:rsidR="00A1675C" w:rsidRDefault="00000000">
      <w:pPr>
        <w:ind w:firstLine="432"/>
      </w:pPr>
      <w:r>
        <w:rPr>
          <w:rFonts w:eastAsia="Georgia"/>
        </w:rPr>
        <w:t>Derek waited. Weinstein continued.</w:t>
      </w:r>
    </w:p>
    <w:p w14:paraId="3B7A0C0C" w14:textId="77777777" w:rsidR="00A1675C" w:rsidRDefault="00000000">
      <w:pPr>
        <w:spacing w:before="40" w:after="120"/>
      </w:pPr>
      <w:r>
        <w:rPr>
          <w:rFonts w:eastAsia="Georgia"/>
        </w:rPr>
        <w:t>"The temporal coordinate doesn't behave like an ordinary spatial coordinate. The sign is different."</w:t>
      </w:r>
    </w:p>
    <w:p w14:paraId="542CFF46" w14:textId="77777777" w:rsidR="00A1675C" w:rsidRDefault="00000000">
      <w:pPr>
        <w:ind w:firstLine="432"/>
      </w:pPr>
      <w:r>
        <w:rPr>
          <w:rFonts w:eastAsia="Georgia"/>
        </w:rPr>
        <w:t>Derek nodded.</w:t>
      </w:r>
    </w:p>
    <w:p w14:paraId="5D4A153E" w14:textId="77777777" w:rsidR="00A1675C" w:rsidRDefault="00000000">
      <w:pPr>
        <w:spacing w:before="40" w:after="120"/>
      </w:pPr>
      <w:r>
        <w:rPr>
          <w:rFonts w:eastAsia="Georgia"/>
        </w:rPr>
        <w:t>"Lorentzian geometry."</w:t>
      </w:r>
    </w:p>
    <w:p w14:paraId="7E1DCC2D" w14:textId="77777777" w:rsidR="00A1675C" w:rsidRDefault="00000000">
      <w:pPr>
        <w:spacing w:before="40" w:after="120"/>
      </w:pPr>
      <w:r>
        <w:rPr>
          <w:rFonts w:eastAsia="Georgia"/>
        </w:rPr>
        <w:t>"Exactly."</w:t>
      </w:r>
    </w:p>
    <w:p w14:paraId="582EE6B0" w14:textId="77777777" w:rsidR="00A1675C" w:rsidRDefault="00000000">
      <w:pPr>
        <w:spacing w:before="40" w:after="120"/>
      </w:pPr>
      <w:r>
        <w:rPr>
          <w:rFonts w:eastAsia="Georgia"/>
        </w:rPr>
        <w:t>"So not an ordinary four-dimensional Euclidean space."</w:t>
      </w:r>
    </w:p>
    <w:p w14:paraId="1A54D005" w14:textId="77777777" w:rsidR="00A1675C" w:rsidRDefault="00000000">
      <w:pPr>
        <w:spacing w:before="40" w:after="120"/>
      </w:pPr>
      <w:r>
        <w:rPr>
          <w:rFonts w:eastAsia="Georgia"/>
        </w:rPr>
        <w:t>"No."</w:t>
      </w:r>
    </w:p>
    <w:p w14:paraId="42BD20BD" w14:textId="77777777" w:rsidR="00A1675C" w:rsidRDefault="00000000">
      <w:pPr>
        <w:spacing w:before="40" w:after="120"/>
      </w:pPr>
      <w:r>
        <w:rPr>
          <w:rFonts w:eastAsia="Georgia"/>
        </w:rPr>
        <w:t>"Spacetime has a different geometry."</w:t>
      </w:r>
    </w:p>
    <w:p w14:paraId="6C9DD317" w14:textId="77777777" w:rsidR="00A1675C" w:rsidRDefault="00000000">
      <w:pPr>
        <w:spacing w:before="40" w:after="120"/>
      </w:pPr>
      <w:r>
        <w:rPr>
          <w:rFonts w:eastAsia="Georgia"/>
        </w:rPr>
        <w:t>"Yes."</w:t>
      </w:r>
    </w:p>
    <w:p w14:paraId="7DB810CA" w14:textId="77777777" w:rsidR="00A1675C" w:rsidRDefault="00000000">
      <w:pPr>
        <w:ind w:firstLine="432"/>
      </w:pPr>
      <w:r>
        <w:rPr>
          <w:rFonts w:eastAsia="Georgia"/>
        </w:rPr>
        <w:t>Derek looked back at the painting.</w:t>
      </w:r>
    </w:p>
    <w:p w14:paraId="196903E8" w14:textId="77777777" w:rsidR="00A1675C" w:rsidRDefault="00000000">
      <w:pPr>
        <w:spacing w:before="40" w:after="120"/>
      </w:pPr>
      <w:r>
        <w:rPr>
          <w:rFonts w:eastAsia="Georgia"/>
        </w:rPr>
        <w:t>"Could we represent it visually?"</w:t>
      </w:r>
    </w:p>
    <w:p w14:paraId="6CC78BC2" w14:textId="77777777" w:rsidR="00A1675C" w:rsidRDefault="00000000">
      <w:pPr>
        <w:spacing w:before="40" w:after="120"/>
      </w:pPr>
      <w:r>
        <w:rPr>
          <w:rFonts w:eastAsia="Georgia"/>
        </w:rPr>
        <w:t>"Only imperfectly."</w:t>
      </w:r>
    </w:p>
    <w:p w14:paraId="3E497F52" w14:textId="77777777" w:rsidR="00A1675C" w:rsidRDefault="00000000">
      <w:pPr>
        <w:spacing w:before="40" w:after="120"/>
      </w:pPr>
      <w:r>
        <w:rPr>
          <w:rFonts w:eastAsia="Georgia"/>
        </w:rPr>
        <w:t>"Why?"</w:t>
      </w:r>
    </w:p>
    <w:p w14:paraId="24A651B8" w14:textId="77777777" w:rsidR="00A1675C" w:rsidRDefault="00000000">
      <w:pPr>
        <w:spacing w:before="40" w:after="120"/>
      </w:pPr>
      <w:r>
        <w:rPr>
          <w:rFonts w:eastAsia="Georgia"/>
        </w:rPr>
        <w:t>"Because we're trying to draw four dimensions on three-dimensional paper."</w:t>
      </w:r>
    </w:p>
    <w:p w14:paraId="1B99CD06" w14:textId="77777777" w:rsidR="00A1675C" w:rsidRDefault="00000000">
      <w:pPr>
        <w:ind w:firstLine="432"/>
      </w:pPr>
      <w:r>
        <w:rPr>
          <w:rFonts w:eastAsia="Georgia"/>
        </w:rPr>
        <w:t>Derek gently smiled.</w:t>
      </w:r>
    </w:p>
    <w:p w14:paraId="765B1619" w14:textId="77777777" w:rsidR="00A1675C" w:rsidRDefault="00000000">
      <w:pPr>
        <w:spacing w:before="40" w:after="120"/>
      </w:pPr>
      <w:r>
        <w:rPr>
          <w:rFonts w:eastAsia="Georgia"/>
        </w:rPr>
        <w:t>"That sounds like the sort of thing the Bureau was designed for."</w:t>
      </w:r>
    </w:p>
    <w:p w14:paraId="1F6BC2C2" w14:textId="77777777" w:rsidR="00A1675C" w:rsidRDefault="00000000">
      <w:pPr>
        <w:ind w:firstLine="432"/>
      </w:pPr>
      <w:r>
        <w:rPr>
          <w:rFonts w:eastAsia="Georgia"/>
        </w:rPr>
        <w:t>Weinstein laughed. Then Derek's expression changed.</w:t>
      </w:r>
    </w:p>
    <w:p w14:paraId="041B41C1" w14:textId="77777777" w:rsidR="00A1675C" w:rsidRDefault="00000000">
      <w:pPr>
        <w:spacing w:before="40" w:after="120"/>
      </w:pPr>
      <w:r>
        <w:rPr>
          <w:rFonts w:eastAsia="Georgia"/>
        </w:rPr>
        <w:t>"There's something else."</w:t>
      </w:r>
    </w:p>
    <w:p w14:paraId="24B64236" w14:textId="77777777" w:rsidR="00A1675C" w:rsidRDefault="00000000">
      <w:pPr>
        <w:spacing w:before="40" w:after="120"/>
      </w:pPr>
      <w:r>
        <w:rPr>
          <w:rFonts w:eastAsia="Georgia"/>
        </w:rPr>
        <w:t>"What?"</w:t>
      </w:r>
    </w:p>
    <w:p w14:paraId="7F16D4D3" w14:textId="77777777" w:rsidR="00A1675C" w:rsidRDefault="00000000">
      <w:pPr>
        <w:spacing w:before="40" w:after="120"/>
      </w:pPr>
      <w:r>
        <w:rPr>
          <w:rFonts w:eastAsia="Georgia"/>
        </w:rPr>
        <w:t>"Look at the people."</w:t>
      </w:r>
    </w:p>
    <w:p w14:paraId="29EFA03C" w14:textId="77777777" w:rsidR="00A1675C" w:rsidRDefault="00000000">
      <w:pPr>
        <w:ind w:firstLine="432"/>
      </w:pPr>
      <w:r>
        <w:rPr>
          <w:rFonts w:eastAsia="Georgia"/>
        </w:rPr>
        <w:t>Weinstein did.</w:t>
      </w:r>
    </w:p>
    <w:p w14:paraId="68E2E1C1" w14:textId="77777777" w:rsidR="00A1675C" w:rsidRDefault="00000000">
      <w:pPr>
        <w:spacing w:before="40" w:after="120"/>
      </w:pPr>
      <w:r>
        <w:rPr>
          <w:rFonts w:eastAsia="Georgia"/>
        </w:rPr>
        <w:t>"Yes?"</w:t>
      </w:r>
    </w:p>
    <w:p w14:paraId="62FB9FA6" w14:textId="77777777" w:rsidR="00A1675C" w:rsidRDefault="00000000">
      <w:pPr>
        <w:spacing w:before="40" w:after="120"/>
      </w:pPr>
      <w:r>
        <w:rPr>
          <w:rFonts w:eastAsia="Georgia"/>
        </w:rPr>
        <w:t>"They aren't simply objects in space."</w:t>
      </w:r>
    </w:p>
    <w:p w14:paraId="6A288AC7" w14:textId="77777777" w:rsidR="00A1675C" w:rsidRDefault="00000000">
      <w:pPr>
        <w:spacing w:before="40" w:after="120"/>
      </w:pPr>
      <w:r>
        <w:rPr>
          <w:rFonts w:eastAsia="Georgia"/>
        </w:rPr>
        <w:t>"No."</w:t>
      </w:r>
    </w:p>
    <w:p w14:paraId="3060EE94" w14:textId="77777777" w:rsidR="00A1675C" w:rsidRDefault="00000000">
      <w:pPr>
        <w:spacing w:before="40" w:after="120"/>
      </w:pPr>
      <w:r>
        <w:rPr>
          <w:rFonts w:eastAsia="Georgia"/>
        </w:rPr>
        <w:t>"They are events."</w:t>
      </w:r>
    </w:p>
    <w:p w14:paraId="11AD6807" w14:textId="77777777" w:rsidR="00A1675C" w:rsidRDefault="00000000">
      <w:pPr>
        <w:ind w:firstLine="432"/>
      </w:pPr>
      <w:r>
        <w:rPr>
          <w:rFonts w:eastAsia="Georgia"/>
        </w:rPr>
        <w:t>Weinstein carefully looked at him.</w:t>
      </w:r>
    </w:p>
    <w:p w14:paraId="447C9A3A" w14:textId="77777777" w:rsidR="00A1675C" w:rsidRDefault="00000000">
      <w:pPr>
        <w:spacing w:before="40" w:after="120"/>
      </w:pPr>
      <w:r>
        <w:rPr>
          <w:rFonts w:eastAsia="Georgia"/>
        </w:rPr>
        <w:t>"Careful."</w:t>
      </w:r>
    </w:p>
    <w:p w14:paraId="7B357A0F" w14:textId="77777777" w:rsidR="00A1675C" w:rsidRDefault="00000000">
      <w:pPr>
        <w:spacing w:before="40" w:after="120"/>
      </w:pPr>
      <w:r>
        <w:rPr>
          <w:rFonts w:eastAsia="Georgia"/>
        </w:rPr>
        <w:t>"Why?"</w:t>
      </w:r>
    </w:p>
    <w:p w14:paraId="4D988D3B" w14:textId="77777777" w:rsidR="00A1675C" w:rsidRDefault="00000000">
      <w:pPr>
        <w:spacing w:before="40" w:after="120"/>
      </w:pPr>
      <w:r>
        <w:rPr>
          <w:rFonts w:eastAsia="Georgia"/>
        </w:rPr>
        <w:t>"Because a person is a worldline, not a single event."</w:t>
      </w:r>
    </w:p>
    <w:p w14:paraId="706EECF8" w14:textId="77777777" w:rsidR="00A1675C" w:rsidRDefault="00000000">
      <w:pPr>
        <w:ind w:firstLine="432"/>
      </w:pPr>
      <w:r>
        <w:rPr>
          <w:rFonts w:eastAsia="Georgia"/>
        </w:rPr>
        <w:t>Derek smiled.</w:t>
      </w:r>
    </w:p>
    <w:p w14:paraId="6A85CC72" w14:textId="77777777" w:rsidR="00A1675C" w:rsidRDefault="00000000">
      <w:pPr>
        <w:spacing w:before="40" w:after="120"/>
      </w:pPr>
      <w:r>
        <w:rPr>
          <w:rFonts w:eastAsia="Georgia"/>
        </w:rPr>
        <w:t>"Precisely."</w:t>
      </w:r>
    </w:p>
    <w:p w14:paraId="2A01100D" w14:textId="77777777" w:rsidR="00A1675C" w:rsidRDefault="00000000">
      <w:pPr>
        <w:spacing w:before="40" w:after="120"/>
      </w:pPr>
      <w:r>
        <w:rPr>
          <w:rFonts w:eastAsia="Georgia"/>
        </w:rPr>
        <w:t>"And you're about to tell me you've found something."</w:t>
      </w:r>
    </w:p>
    <w:p w14:paraId="05D18603" w14:textId="77777777" w:rsidR="00A1675C" w:rsidRDefault="00000000">
      <w:pPr>
        <w:spacing w:before="40" w:after="120"/>
      </w:pPr>
      <w:r>
        <w:rPr>
          <w:rFonts w:eastAsia="Georgia"/>
        </w:rPr>
        <w:t>"I have."</w:t>
      </w:r>
    </w:p>
    <w:p w14:paraId="520ED8E9" w14:textId="77777777" w:rsidR="00A1675C" w:rsidRDefault="00000000">
      <w:pPr>
        <w:spacing w:before="40" w:after="120"/>
      </w:pPr>
      <w:r>
        <w:rPr>
          <w:rFonts w:eastAsia="Georgia"/>
        </w:rPr>
        <w:t>"What?"</w:t>
      </w:r>
    </w:p>
    <w:p w14:paraId="1EA448D9" w14:textId="77777777" w:rsidR="00A1675C" w:rsidRDefault="00000000">
      <w:pPr>
        <w:ind w:firstLine="432"/>
      </w:pPr>
      <w:r>
        <w:rPr>
          <w:rFonts w:eastAsia="Georgia"/>
        </w:rPr>
        <w:t>Derek pointed toward the gallery.</w:t>
      </w:r>
    </w:p>
    <w:p w14:paraId="1F8B7D62" w14:textId="77777777" w:rsidR="00A1675C" w:rsidRDefault="00000000">
      <w:pPr>
        <w:spacing w:before="40" w:after="120"/>
      </w:pPr>
      <w:r>
        <w:rPr>
          <w:rFonts w:eastAsia="Georgia"/>
        </w:rPr>
        <w:t>"That man."</w:t>
      </w:r>
    </w:p>
    <w:p w14:paraId="4555D631" w14:textId="77777777" w:rsidR="00A1675C" w:rsidRDefault="00000000">
      <w:pPr>
        <w:ind w:firstLine="432"/>
      </w:pPr>
      <w:r>
        <w:rPr>
          <w:rFonts w:eastAsia="Georgia"/>
        </w:rPr>
        <w:t>A security guard stood near the doorway. Weinstein looked.</w:t>
      </w:r>
    </w:p>
    <w:p w14:paraId="0906FB7B" w14:textId="77777777" w:rsidR="00A1675C" w:rsidRDefault="00000000">
      <w:pPr>
        <w:spacing w:before="40" w:after="120"/>
      </w:pPr>
      <w:r>
        <w:rPr>
          <w:rFonts w:eastAsia="Georgia"/>
        </w:rPr>
        <w:t>"Yes?"</w:t>
      </w:r>
    </w:p>
    <w:p w14:paraId="6BEA63D0" w14:textId="77777777" w:rsidR="00A1675C" w:rsidRDefault="00000000">
      <w:pPr>
        <w:spacing w:before="40" w:after="120"/>
      </w:pPr>
      <w:r>
        <w:rPr>
          <w:rFonts w:eastAsia="Georgia"/>
        </w:rPr>
        <w:t>"He walked past us three times."</w:t>
      </w:r>
    </w:p>
    <w:p w14:paraId="1A04235E" w14:textId="77777777" w:rsidR="00A1675C" w:rsidRDefault="00000000">
      <w:pPr>
        <w:spacing w:before="40" w:after="120"/>
      </w:pPr>
      <w:r>
        <w:rPr>
          <w:rFonts w:eastAsia="Georgia"/>
        </w:rPr>
        <w:t>"So?"</w:t>
      </w:r>
    </w:p>
    <w:p w14:paraId="2BCD89EB" w14:textId="77777777" w:rsidR="00A1675C" w:rsidRDefault="00000000">
      <w:pPr>
        <w:spacing w:before="40" w:after="120"/>
      </w:pPr>
      <w:r>
        <w:rPr>
          <w:rFonts w:eastAsia="Georgia"/>
        </w:rPr>
        <w:t>"He walked past us three times without ever appearing in the same place twice."</w:t>
      </w:r>
    </w:p>
    <w:p w14:paraId="0730BBC4" w14:textId="77777777" w:rsidR="00A1675C" w:rsidRDefault="00000000">
      <w:pPr>
        <w:ind w:firstLine="432"/>
      </w:pPr>
      <w:r>
        <w:rPr>
          <w:rFonts w:eastAsia="Georgia"/>
        </w:rPr>
        <w:t>Weinstein deeply frowned.</w:t>
      </w:r>
    </w:p>
    <w:p w14:paraId="739FF4F0" w14:textId="77777777" w:rsidR="00A1675C" w:rsidRDefault="00000000">
      <w:pPr>
        <w:spacing w:before="40" w:after="120"/>
      </w:pPr>
      <w:r>
        <w:rPr>
          <w:rFonts w:eastAsia="Georgia"/>
        </w:rPr>
        <w:t>"That's normal."</w:t>
      </w:r>
    </w:p>
    <w:p w14:paraId="5A8497DE" w14:textId="77777777" w:rsidR="00A1675C" w:rsidRDefault="00000000">
      <w:pPr>
        <w:spacing w:before="40" w:after="120"/>
      </w:pPr>
      <w:r>
        <w:rPr>
          <w:rFonts w:eastAsia="Georgia"/>
        </w:rPr>
        <w:t>"No."</w:t>
      </w:r>
    </w:p>
    <w:p w14:paraId="2BC30314" w14:textId="77777777" w:rsidR="00A1675C" w:rsidRDefault="00000000">
      <w:pPr>
        <w:spacing w:before="40" w:after="120"/>
      </w:pPr>
      <w:r>
        <w:rPr>
          <w:rFonts w:eastAsia="Georgia"/>
        </w:rPr>
        <w:t>"Why?"</w:t>
      </w:r>
    </w:p>
    <w:p w14:paraId="7359F187" w14:textId="77777777" w:rsidR="00A1675C" w:rsidRDefault="00000000">
      <w:pPr>
        <w:spacing w:before="40" w:after="120"/>
      </w:pPr>
      <w:r>
        <w:rPr>
          <w:rFonts w:eastAsia="Georgia"/>
        </w:rPr>
        <w:t>"Because the Louvre corridor is a straight line."</w:t>
      </w:r>
    </w:p>
    <w:p w14:paraId="5C93AB06" w14:textId="77777777" w:rsidR="00A1675C" w:rsidRDefault="00000000">
      <w:pPr>
        <w:ind w:firstLine="432"/>
      </w:pPr>
      <w:r>
        <w:rPr>
          <w:rFonts w:eastAsia="Georgia"/>
        </w:rPr>
        <w:t>Weinstein looked. It was. Derek continued.</w:t>
      </w:r>
    </w:p>
    <w:p w14:paraId="2814DD13" w14:textId="77777777" w:rsidR="00A1675C" w:rsidRDefault="00000000">
      <w:pPr>
        <w:spacing w:before="40" w:after="120"/>
      </w:pPr>
      <w:r>
        <w:rPr>
          <w:rFonts w:eastAsia="Georgia"/>
        </w:rPr>
        <w:t>"I watched him."</w:t>
      </w:r>
    </w:p>
    <w:p w14:paraId="4371D7DA" w14:textId="77777777" w:rsidR="00A1675C" w:rsidRDefault="00000000">
      <w:pPr>
        <w:spacing w:before="40" w:after="120"/>
      </w:pPr>
      <w:r>
        <w:rPr>
          <w:rFonts w:eastAsia="Georgia"/>
        </w:rPr>
        <w:t>"So?"</w:t>
      </w:r>
    </w:p>
    <w:p w14:paraId="017297A6" w14:textId="77777777" w:rsidR="00A1675C" w:rsidRDefault="00000000">
      <w:pPr>
        <w:spacing w:before="40" w:after="120"/>
      </w:pPr>
      <w:r>
        <w:rPr>
          <w:rFonts w:eastAsia="Georgia"/>
        </w:rPr>
        <w:t>"He passed us."</w:t>
      </w:r>
    </w:p>
    <w:p w14:paraId="2430596E" w14:textId="77777777" w:rsidR="00A1675C" w:rsidRDefault="00000000">
      <w:pPr>
        <w:spacing w:before="40" w:after="120"/>
      </w:pPr>
      <w:r>
        <w:rPr>
          <w:rFonts w:eastAsia="Georgia"/>
        </w:rPr>
        <w:t>"Yes."</w:t>
      </w:r>
    </w:p>
    <w:p w14:paraId="6DE3852F" w14:textId="77777777" w:rsidR="00A1675C" w:rsidRDefault="00000000">
      <w:pPr>
        <w:spacing w:before="40" w:after="120"/>
      </w:pPr>
      <w:r>
        <w:rPr>
          <w:rFonts w:eastAsia="Georgia"/>
        </w:rPr>
        <w:t>"Then he passed us again."</w:t>
      </w:r>
    </w:p>
    <w:p w14:paraId="4C795891" w14:textId="77777777" w:rsidR="00A1675C" w:rsidRDefault="00000000">
      <w:pPr>
        <w:spacing w:before="40" w:after="120"/>
      </w:pPr>
      <w:r>
        <w:rPr>
          <w:rFonts w:eastAsia="Georgia"/>
        </w:rPr>
        <w:t>"Yes."</w:t>
      </w:r>
    </w:p>
    <w:p w14:paraId="664797E7" w14:textId="77777777" w:rsidR="00A1675C" w:rsidRDefault="00000000">
      <w:pPr>
        <w:spacing w:before="40" w:after="120"/>
      </w:pPr>
      <w:r>
        <w:rPr>
          <w:rFonts w:eastAsia="Georgia"/>
        </w:rPr>
        <w:t>"Then again."</w:t>
      </w:r>
    </w:p>
    <w:p w14:paraId="639B61F7" w14:textId="77777777" w:rsidR="00A1675C" w:rsidRDefault="00000000">
      <w:pPr>
        <w:spacing w:before="40" w:after="120"/>
      </w:pPr>
      <w:r>
        <w:rPr>
          <w:rFonts w:eastAsia="Georgia"/>
        </w:rPr>
        <w:t>"Yes."</w:t>
      </w:r>
    </w:p>
    <w:p w14:paraId="5B0A33E5" w14:textId="77777777" w:rsidR="00A1675C" w:rsidRDefault="00000000">
      <w:pPr>
        <w:spacing w:before="40" w:after="120"/>
      </w:pPr>
      <w:r>
        <w:rPr>
          <w:rFonts w:eastAsia="Georgia"/>
        </w:rPr>
        <w:t>"And each time he was carrying a different newspaper."</w:t>
      </w:r>
    </w:p>
    <w:p w14:paraId="3175B900" w14:textId="77777777" w:rsidR="00A1675C" w:rsidRDefault="00000000">
      <w:pPr>
        <w:ind w:firstLine="432"/>
      </w:pPr>
      <w:r>
        <w:rPr>
          <w:rFonts w:eastAsia="Georgia"/>
        </w:rPr>
        <w:t>Weinstein stared.</w:t>
      </w:r>
    </w:p>
    <w:p w14:paraId="0C47028E" w14:textId="77777777" w:rsidR="00A1675C" w:rsidRDefault="00000000">
      <w:pPr>
        <w:spacing w:before="40" w:after="120"/>
      </w:pPr>
      <w:r>
        <w:rPr>
          <w:rFonts w:eastAsia="Georgia"/>
        </w:rPr>
        <w:t>"That's odd."</w:t>
      </w:r>
    </w:p>
    <w:p w14:paraId="1B39B4FD" w14:textId="77777777" w:rsidR="00A1675C" w:rsidRDefault="00000000">
      <w:pPr>
        <w:spacing w:before="40" w:after="120"/>
      </w:pPr>
      <w:r>
        <w:rPr>
          <w:rFonts w:eastAsia="Georgia"/>
        </w:rPr>
        <w:t>"Very."</w:t>
      </w:r>
    </w:p>
    <w:p w14:paraId="0FE1189E" w14:textId="77777777" w:rsidR="00A1675C" w:rsidRDefault="00000000">
      <w:pPr>
        <w:spacing w:before="40" w:after="120"/>
      </w:pPr>
      <w:r>
        <w:rPr>
          <w:rFonts w:eastAsia="Georgia"/>
        </w:rPr>
        <w:t>"Could be different guards."</w:t>
      </w:r>
    </w:p>
    <w:p w14:paraId="497A1C8C" w14:textId="77777777" w:rsidR="00A1675C" w:rsidRDefault="00000000">
      <w:pPr>
        <w:spacing w:before="40" w:after="120"/>
      </w:pPr>
      <w:r>
        <w:rPr>
          <w:rFonts w:eastAsia="Georgia"/>
        </w:rPr>
        <w:t>"No."</w:t>
      </w:r>
    </w:p>
    <w:p w14:paraId="6CA5F4B5" w14:textId="77777777" w:rsidR="00A1675C" w:rsidRDefault="00000000">
      <w:pPr>
        <w:spacing w:before="40" w:after="120"/>
      </w:pPr>
      <w:r>
        <w:rPr>
          <w:rFonts w:eastAsia="Georgia"/>
        </w:rPr>
        <w:t>"How do you know?"</w:t>
      </w:r>
    </w:p>
    <w:p w14:paraId="35A9B964" w14:textId="77777777" w:rsidR="00A1675C" w:rsidRDefault="00000000">
      <w:pPr>
        <w:spacing w:before="40" w:after="120"/>
      </w:pPr>
      <w:r>
        <w:rPr>
          <w:rFonts w:eastAsia="Georgia"/>
        </w:rPr>
        <w:t>"Same face."</w:t>
      </w:r>
    </w:p>
    <w:p w14:paraId="4B3A120F" w14:textId="77777777" w:rsidR="00A1675C" w:rsidRDefault="00000000">
      <w:pPr>
        <w:spacing w:before="40" w:after="120"/>
      </w:pPr>
      <w:r>
        <w:rPr>
          <w:rFonts w:eastAsia="Georgia"/>
        </w:rPr>
        <w:t>"Same clothes?"</w:t>
      </w:r>
    </w:p>
    <w:p w14:paraId="0DD3B666" w14:textId="77777777" w:rsidR="00A1675C" w:rsidRDefault="00000000">
      <w:pPr>
        <w:spacing w:before="40" w:after="120"/>
      </w:pPr>
      <w:r>
        <w:rPr>
          <w:rFonts w:eastAsia="Georgia"/>
        </w:rPr>
        <w:t>"Exactly."</w:t>
      </w:r>
    </w:p>
    <w:p w14:paraId="0E091E94" w14:textId="77777777" w:rsidR="00A1675C" w:rsidRDefault="00000000">
      <w:pPr>
        <w:ind w:firstLine="432"/>
      </w:pPr>
      <w:r>
        <w:rPr>
          <w:rFonts w:eastAsia="Georgia"/>
        </w:rPr>
        <w:t>Weinstein carefully looked at the guard again. The man turned. For a fraction of a second, his eyes met Weinstein's.</w:t>
      </w:r>
    </w:p>
    <w:p w14:paraId="0EE6DE19" w14:textId="77777777" w:rsidR="00A1675C" w:rsidRDefault="00000000">
      <w:pPr>
        <w:ind w:firstLine="432"/>
      </w:pPr>
      <w:r>
        <w:rPr>
          <w:rFonts w:eastAsia="Georgia"/>
        </w:rPr>
        <w:t>Then he quietly walked away.</w:t>
      </w:r>
    </w:p>
    <w:p w14:paraId="49E31FC0" w14:textId="77777777" w:rsidR="00A1675C" w:rsidRDefault="00000000">
      <w:pPr>
        <w:spacing w:before="40" w:after="120"/>
      </w:pPr>
      <w:r>
        <w:rPr>
          <w:rFonts w:eastAsia="Georgia"/>
        </w:rPr>
        <w:t>Derek mentioned quietly:</w:t>
      </w:r>
    </w:p>
    <w:p w14:paraId="2945EB35" w14:textId="77777777" w:rsidR="00A1675C" w:rsidRDefault="00000000">
      <w:pPr>
        <w:spacing w:before="40" w:after="120"/>
      </w:pPr>
      <w:r>
        <w:rPr>
          <w:rFonts w:eastAsia="Georgia"/>
        </w:rPr>
        <w:t>"That's our man."</w:t>
      </w:r>
    </w:p>
    <w:p w14:paraId="7A5D1DA7" w14:textId="77777777" w:rsidR="00A1675C" w:rsidRDefault="00000000">
      <w:pPr>
        <w:ind w:firstLine="432"/>
      </w:pPr>
      <w:r>
        <w:rPr>
          <w:rFonts w:eastAsia="Georgia"/>
        </w:rPr>
        <w:t>Weinstein frowned.</w:t>
      </w:r>
    </w:p>
    <w:p w14:paraId="614781DB" w14:textId="77777777" w:rsidR="00A1675C" w:rsidRDefault="00000000">
      <w:pPr>
        <w:spacing w:before="40" w:after="120"/>
      </w:pPr>
      <w:r>
        <w:rPr>
          <w:rFonts w:eastAsia="Georgia"/>
        </w:rPr>
        <w:t>"Who?"</w:t>
      </w:r>
    </w:p>
    <w:p w14:paraId="0F4DA7DF" w14:textId="77777777" w:rsidR="00A1675C" w:rsidRDefault="00000000">
      <w:pPr>
        <w:spacing w:before="40" w:after="120"/>
      </w:pPr>
      <w:r>
        <w:rPr>
          <w:rFonts w:eastAsia="Georgia"/>
        </w:rPr>
        <w:t>"I don't know."</w:t>
      </w:r>
    </w:p>
    <w:p w14:paraId="312DCC69" w14:textId="77777777" w:rsidR="00A1675C" w:rsidRDefault="00000000">
      <w:pPr>
        <w:spacing w:before="40" w:after="120"/>
      </w:pPr>
      <w:r>
        <w:rPr>
          <w:rFonts w:eastAsia="Georgia"/>
        </w:rPr>
        <w:t>"That's rather inconvenient."</w:t>
      </w:r>
    </w:p>
    <w:p w14:paraId="4507AD0A" w14:textId="77777777" w:rsidR="00A1675C" w:rsidRDefault="00000000">
      <w:pPr>
        <w:spacing w:before="40" w:after="120"/>
      </w:pPr>
      <w:r>
        <w:rPr>
          <w:rFonts w:eastAsia="Georgia"/>
        </w:rPr>
        <w:t>"Yes."</w:t>
      </w:r>
    </w:p>
    <w:p w14:paraId="52862AC1" w14:textId="77777777" w:rsidR="00A1675C" w:rsidRDefault="00000000">
      <w:pPr>
        <w:ind w:firstLine="432"/>
      </w:pPr>
      <w:r>
        <w:rPr>
          <w:rFonts w:eastAsia="Georgia"/>
        </w:rPr>
        <w:t>Derek gently smiled.</w:t>
      </w:r>
    </w:p>
    <w:p w14:paraId="00230AF4" w14:textId="77777777" w:rsidR="00A1675C" w:rsidRDefault="00000000">
      <w:pPr>
        <w:spacing w:before="40" w:after="120"/>
      </w:pPr>
      <w:r>
        <w:rPr>
          <w:rFonts w:eastAsia="Georgia"/>
        </w:rPr>
        <w:t>"But I know where he goes."</w:t>
      </w:r>
    </w:p>
    <w:p w14:paraId="5B67E823" w14:textId="77777777" w:rsidR="00A1675C" w:rsidRDefault="00000000">
      <w:pPr>
        <w:spacing w:before="40" w:after="120"/>
      </w:pPr>
      <w:r>
        <w:rPr>
          <w:rFonts w:eastAsia="Georgia"/>
        </w:rPr>
        <w:t>"Where?"</w:t>
      </w:r>
    </w:p>
    <w:p w14:paraId="3C417B15" w14:textId="77777777" w:rsidR="00A1675C" w:rsidRDefault="00000000">
      <w:pPr>
        <w:ind w:firstLine="432"/>
      </w:pPr>
      <w:r>
        <w:rPr>
          <w:rFonts w:eastAsia="Georgia"/>
        </w:rPr>
        <w:t>Derek pointed toward a staircase.</w:t>
      </w:r>
    </w:p>
    <w:p w14:paraId="371B99DD" w14:textId="77777777" w:rsidR="00A1675C" w:rsidRDefault="00000000">
      <w:pPr>
        <w:spacing w:before="40" w:after="120"/>
      </w:pPr>
      <w:r>
        <w:rPr>
          <w:rFonts w:eastAsia="Georgia"/>
        </w:rPr>
        <w:t>"Down."</w:t>
      </w:r>
    </w:p>
    <w:p w14:paraId="38EA86D5" w14:textId="77777777" w:rsidR="00A1675C" w:rsidRDefault="00000000">
      <w:pPr>
        <w:ind w:firstLine="432"/>
      </w:pPr>
      <w:r>
        <w:rPr>
          <w:rFonts w:eastAsia="Georgia"/>
        </w:rPr>
        <w:t>They followed. The staircase led beneath the museum. The further they went, the older the building became.</w:t>
      </w:r>
    </w:p>
    <w:p w14:paraId="1843612A" w14:textId="77777777" w:rsidR="00A1675C" w:rsidRDefault="00000000">
      <w:pPr>
        <w:ind w:firstLine="432"/>
      </w:pPr>
      <w:r>
        <w:rPr>
          <w:rFonts w:eastAsia="Georgia"/>
        </w:rPr>
        <w:t>Eventually they reached a corridor with no tourists. No paintings. No signs.</w:t>
      </w:r>
    </w:p>
    <w:p w14:paraId="6BF33C2E" w14:textId="77777777" w:rsidR="00A1675C" w:rsidRDefault="00000000">
      <w:pPr>
        <w:ind w:firstLine="432"/>
      </w:pPr>
      <w:r>
        <w:rPr>
          <w:rFonts w:eastAsia="Georgia"/>
        </w:rPr>
        <w:t>Only stone walls. At the end still stood a door. Derek stopped.</w:t>
      </w:r>
    </w:p>
    <w:p w14:paraId="6D58AC31" w14:textId="77777777" w:rsidR="00A1675C" w:rsidRDefault="00000000">
      <w:pPr>
        <w:spacing w:before="40" w:after="120"/>
      </w:pPr>
      <w:r>
        <w:rPr>
          <w:rFonts w:eastAsia="Georgia"/>
        </w:rPr>
        <w:t>"That's odd."</w:t>
      </w:r>
    </w:p>
    <w:p w14:paraId="7DD2BAD3" w14:textId="77777777" w:rsidR="00A1675C" w:rsidRDefault="00000000">
      <w:pPr>
        <w:spacing w:before="40" w:after="120"/>
      </w:pPr>
      <w:r>
        <w:rPr>
          <w:rFonts w:eastAsia="Georgia"/>
        </w:rPr>
        <w:t>"What?"</w:t>
      </w:r>
    </w:p>
    <w:p w14:paraId="18562791" w14:textId="77777777" w:rsidR="00A1675C" w:rsidRDefault="00000000">
      <w:pPr>
        <w:spacing w:before="40" w:after="120"/>
      </w:pPr>
      <w:r>
        <w:rPr>
          <w:rFonts w:eastAsia="Georgia"/>
        </w:rPr>
        <w:t>"There wasn't supposed to be a door here."</w:t>
      </w:r>
    </w:p>
    <w:p w14:paraId="3C38A358" w14:textId="77777777" w:rsidR="00A1675C" w:rsidRDefault="00000000">
      <w:pPr>
        <w:ind w:firstLine="432"/>
      </w:pPr>
      <w:r>
        <w:rPr>
          <w:rFonts w:eastAsia="Georgia"/>
        </w:rPr>
        <w:t>Weinstein carefully looked at it.</w:t>
      </w:r>
    </w:p>
    <w:p w14:paraId="63DF2D40" w14:textId="77777777" w:rsidR="00A1675C" w:rsidRDefault="00000000">
      <w:pPr>
        <w:spacing w:before="40" w:after="120"/>
      </w:pPr>
      <w:r>
        <w:rPr>
          <w:rFonts w:eastAsia="Georgia"/>
        </w:rPr>
        <w:t>"Are you sure?"</w:t>
      </w:r>
    </w:p>
    <w:p w14:paraId="03D7D8A1" w14:textId="77777777" w:rsidR="00A1675C" w:rsidRDefault="00000000">
      <w:pPr>
        <w:spacing w:before="40" w:after="120"/>
      </w:pPr>
      <w:r>
        <w:rPr>
          <w:rFonts w:eastAsia="Georgia"/>
        </w:rPr>
        <w:t>"I've been here before."</w:t>
      </w:r>
    </w:p>
    <w:p w14:paraId="0A9E4CF1" w14:textId="77777777" w:rsidR="00A1675C" w:rsidRDefault="00000000">
      <w:pPr>
        <w:spacing w:before="40" w:after="120"/>
      </w:pPr>
      <w:r>
        <w:rPr>
          <w:rFonts w:eastAsia="Georgia"/>
        </w:rPr>
        <w:t>"Why?"</w:t>
      </w:r>
    </w:p>
    <w:p w14:paraId="75FA72B8" w14:textId="77777777" w:rsidR="00A1675C" w:rsidRDefault="00000000">
      <w:pPr>
        <w:spacing w:before="40" w:after="120"/>
      </w:pPr>
      <w:r>
        <w:rPr>
          <w:rFonts w:eastAsia="Georgia"/>
        </w:rPr>
        <w:t>"Long story."</w:t>
      </w:r>
    </w:p>
    <w:p w14:paraId="240FED63" w14:textId="77777777" w:rsidR="00A1675C" w:rsidRDefault="00000000">
      <w:pPr>
        <w:spacing w:before="40" w:after="120"/>
      </w:pPr>
      <w:r>
        <w:rPr>
          <w:rFonts w:eastAsia="Georgia"/>
        </w:rPr>
        <w:t>"Fair enough."</w:t>
      </w:r>
    </w:p>
    <w:p w14:paraId="1212C237" w14:textId="77777777" w:rsidR="00A1675C" w:rsidRDefault="00000000">
      <w:pPr>
        <w:ind w:firstLine="432"/>
      </w:pPr>
      <w:r>
        <w:rPr>
          <w:rFonts w:eastAsia="Georgia"/>
        </w:rPr>
        <w:t>Derek opened the heavy heavy door. Inside was a small room. And in the middle of it stood a table.</w:t>
      </w:r>
    </w:p>
    <w:p w14:paraId="74B163E3" w14:textId="77777777" w:rsidR="00A1675C" w:rsidRDefault="00000000">
      <w:pPr>
        <w:ind w:firstLine="432"/>
      </w:pPr>
      <w:r>
        <w:rPr>
          <w:rFonts w:eastAsia="Georgia"/>
        </w:rPr>
        <w:t>On the table was a strange clock. Brass. Railway style.</w:t>
      </w:r>
    </w:p>
    <w:p w14:paraId="5451E63D" w14:textId="77777777" w:rsidR="00A1675C" w:rsidRDefault="00000000">
      <w:pPr>
        <w:ind w:firstLine="432"/>
      </w:pPr>
      <w:r>
        <w:rPr>
          <w:rFonts w:eastAsia="Georgia"/>
        </w:rPr>
        <w:t>11:03:17. Weinstein intensely stared intently.</w:t>
      </w:r>
    </w:p>
    <w:p w14:paraId="64FA85DA" w14:textId="77777777" w:rsidR="00A1675C" w:rsidRDefault="00000000">
      <w:pPr>
        <w:spacing w:before="40" w:after="120"/>
      </w:pPr>
      <w:r>
        <w:rPr>
          <w:rFonts w:eastAsia="Georgia"/>
        </w:rPr>
        <w:t>"The same clock."</w:t>
      </w:r>
    </w:p>
    <w:p w14:paraId="79EDF846" w14:textId="77777777" w:rsidR="00A1675C" w:rsidRDefault="00000000">
      <w:pPr>
        <w:spacing w:before="40" w:after="120"/>
      </w:pPr>
      <w:r>
        <w:rPr>
          <w:rFonts w:eastAsia="Georgia"/>
        </w:rPr>
        <w:t>"Yes."</w:t>
      </w:r>
    </w:p>
    <w:p w14:paraId="395A8DD7" w14:textId="77777777" w:rsidR="00A1675C" w:rsidRDefault="00000000">
      <w:pPr>
        <w:spacing w:before="40" w:after="120"/>
      </w:pPr>
      <w:r>
        <w:rPr>
          <w:rFonts w:eastAsia="Georgia"/>
        </w:rPr>
        <w:t>"How did it get here?"</w:t>
      </w:r>
    </w:p>
    <w:p w14:paraId="6200470C" w14:textId="77777777" w:rsidR="00A1675C" w:rsidRDefault="00000000">
      <w:pPr>
        <w:ind w:firstLine="432"/>
      </w:pPr>
      <w:r>
        <w:rPr>
          <w:rFonts w:eastAsia="Georgia"/>
        </w:rPr>
        <w:t>Derek shook his head.</w:t>
      </w:r>
    </w:p>
    <w:p w14:paraId="3FB27E50" w14:textId="77777777" w:rsidR="00A1675C" w:rsidRDefault="00000000">
      <w:pPr>
        <w:spacing w:before="40" w:after="120"/>
      </w:pPr>
      <w:r>
        <w:rPr>
          <w:rFonts w:eastAsia="Georgia"/>
        </w:rPr>
        <w:t>"I don't know."</w:t>
      </w:r>
    </w:p>
    <w:p w14:paraId="3DA48C91" w14:textId="77777777" w:rsidR="00A1675C" w:rsidRDefault="00000000">
      <w:pPr>
        <w:ind w:firstLine="432"/>
      </w:pPr>
      <w:r>
        <w:rPr>
          <w:rFonts w:eastAsia="Georgia"/>
        </w:rPr>
        <w:t>Weinstein approached. There was something beside the silent clock. A sheet of paper.</w:t>
      </w:r>
    </w:p>
    <w:p w14:paraId="6CB177C8" w14:textId="77777777" w:rsidR="00A1675C" w:rsidRPr="00B37FE2" w:rsidRDefault="00000000">
      <w:pPr>
        <w:ind w:firstLine="432"/>
        <w:rPr>
          <w:lang w:val="de-DE"/>
        </w:rPr>
      </w:pPr>
      <w:r>
        <w:rPr>
          <w:rFonts w:eastAsia="Georgia"/>
        </w:rPr>
        <w:t xml:space="preserve">He picked it up. Three coordinates were written on it. </w:t>
      </w:r>
      <w:r w:rsidRPr="00B37FE2">
        <w:rPr>
          <w:rFonts w:eastAsia="Georgia"/>
          <w:lang w:val="de-DE"/>
        </w:rPr>
        <w:t>X = 3</w:t>
      </w:r>
    </w:p>
    <w:p w14:paraId="6F4D1D14" w14:textId="77777777" w:rsidR="00A1675C" w:rsidRPr="00B37FE2" w:rsidRDefault="00000000">
      <w:pPr>
        <w:ind w:firstLine="432"/>
        <w:rPr>
          <w:lang w:val="de-DE"/>
        </w:rPr>
      </w:pPr>
      <w:r w:rsidRPr="00B37FE2">
        <w:rPr>
          <w:rFonts w:eastAsia="Georgia"/>
          <w:lang w:val="de-DE"/>
        </w:rPr>
        <w:t>y = 4 z = 12 Then:</w:t>
      </w:r>
    </w:p>
    <w:p w14:paraId="7C6177FB" w14:textId="77777777" w:rsidR="00A1675C" w:rsidRDefault="00000000">
      <w:pPr>
        <w:ind w:firstLine="432"/>
      </w:pPr>
      <w:r>
        <w:rPr>
          <w:rFonts w:eastAsia="Georgia"/>
        </w:rPr>
        <w:t>τ</w:t>
      </w:r>
      <w:r w:rsidRPr="00B37FE2">
        <w:rPr>
          <w:rFonts w:eastAsia="Georgia"/>
          <w:lang w:val="de-DE"/>
        </w:rPr>
        <w:t xml:space="preserve"> = ? Weinstein stared. </w:t>
      </w:r>
      <w:r>
        <w:rPr>
          <w:rFonts w:eastAsia="Georgia"/>
        </w:rPr>
        <w:t>Derek came closer.</w:t>
      </w:r>
    </w:p>
    <w:p w14:paraId="4244D1CB" w14:textId="77777777" w:rsidR="00A1675C" w:rsidRDefault="00000000">
      <w:pPr>
        <w:spacing w:before="40" w:after="120"/>
      </w:pPr>
      <w:r>
        <w:rPr>
          <w:rFonts w:eastAsia="Georgia"/>
        </w:rPr>
        <w:t>"Well?"</w:t>
      </w:r>
    </w:p>
    <w:p w14:paraId="65312B17" w14:textId="77777777" w:rsidR="00A1675C" w:rsidRDefault="00000000">
      <w:pPr>
        <w:ind w:firstLine="432"/>
      </w:pPr>
      <w:r>
        <w:rPr>
          <w:rFonts w:eastAsia="Georgia"/>
        </w:rPr>
        <w:t>Weinstein softly smiled.</w:t>
      </w:r>
    </w:p>
    <w:p w14:paraId="2A4F0319" w14:textId="77777777" w:rsidR="00A1675C" w:rsidRDefault="00000000">
      <w:pPr>
        <w:spacing w:before="40" w:after="120"/>
      </w:pPr>
      <w:r>
        <w:rPr>
          <w:rFonts w:eastAsia="Georgia"/>
        </w:rPr>
        <w:t>"Now we have a problem."</w:t>
      </w:r>
    </w:p>
    <w:p w14:paraId="3436A595" w14:textId="77777777" w:rsidR="00A1675C" w:rsidRDefault="00000000">
      <w:pPr>
        <w:ind w:firstLine="432"/>
      </w:pPr>
      <w:r>
        <w:rPr>
          <w:rFonts w:eastAsia="Georgia"/>
        </w:rPr>
        <w:t>Derek nodded.</w:t>
      </w:r>
    </w:p>
    <w:p w14:paraId="2F7B1441" w14:textId="77777777" w:rsidR="00A1675C" w:rsidRDefault="00000000">
      <w:pPr>
        <w:spacing w:before="40" w:after="120"/>
      </w:pPr>
      <w:r>
        <w:rPr>
          <w:rFonts w:eastAsia="Georgia"/>
        </w:rPr>
        <w:t>"Good."</w:t>
      </w:r>
    </w:p>
    <w:p w14:paraId="1FC4D443" w14:textId="77777777" w:rsidR="00A1675C" w:rsidRDefault="00000000">
      <w:pPr>
        <w:spacing w:before="40" w:after="120"/>
      </w:pPr>
      <w:r>
        <w:rPr>
          <w:rFonts w:eastAsia="Georgia"/>
        </w:rPr>
        <w:t>"Why?"</w:t>
      </w:r>
    </w:p>
    <w:p w14:paraId="5D0FCF3A" w14:textId="77777777" w:rsidR="00A1675C" w:rsidRDefault="00000000">
      <w:pPr>
        <w:spacing w:before="40" w:after="120"/>
      </w:pPr>
      <w:r>
        <w:rPr>
          <w:rFonts w:eastAsia="Georgia"/>
        </w:rPr>
        <w:t>"Because problems are what we investigate."</w:t>
      </w:r>
    </w:p>
    <w:p w14:paraId="428DC973" w14:textId="77777777" w:rsidR="00A1675C" w:rsidRDefault="00000000">
      <w:pPr>
        <w:ind w:firstLine="432"/>
      </w:pPr>
      <w:r>
        <w:rPr>
          <w:rFonts w:eastAsia="Georgia"/>
        </w:rPr>
        <w:t>Weinstein looked at the silent mysterious clock. Then the coordinates.</w:t>
      </w:r>
    </w:p>
    <w:p w14:paraId="54761166" w14:textId="77777777" w:rsidR="00A1675C" w:rsidRDefault="00000000">
      <w:pPr>
        <w:spacing w:before="200" w:after="120"/>
        <w:jc w:val="center"/>
      </w:pPr>
      <w:r>
        <w:rPr>
          <w:rFonts w:eastAsia="Georgia"/>
          <w:b/>
          <w:sz w:val="24"/>
        </w:rPr>
        <w:t>Then the empty space where the fourth coordinate should have been.</w:t>
      </w:r>
    </w:p>
    <w:p w14:paraId="508660FA" w14:textId="77777777" w:rsidR="00A1675C" w:rsidRDefault="00000000">
      <w:pPr>
        <w:spacing w:before="40" w:after="120"/>
      </w:pPr>
      <w:r>
        <w:rPr>
          <w:rFonts w:eastAsia="Georgia"/>
        </w:rPr>
        <w:t>He responded:</w:t>
      </w:r>
    </w:p>
    <w:p w14:paraId="4E433860" w14:textId="77777777" w:rsidR="00A1675C" w:rsidRDefault="00000000">
      <w:pPr>
        <w:spacing w:before="40" w:after="120"/>
      </w:pPr>
      <w:r>
        <w:rPr>
          <w:rFonts w:eastAsia="Georgia"/>
        </w:rPr>
        <w:t>"The three spatial coordinates are specified."</w:t>
      </w:r>
    </w:p>
    <w:p w14:paraId="03D6A7C0" w14:textId="77777777" w:rsidR="00A1675C" w:rsidRDefault="00000000">
      <w:pPr>
        <w:spacing w:before="40" w:after="120"/>
      </w:pPr>
      <w:r>
        <w:rPr>
          <w:rFonts w:eastAsia="Georgia"/>
        </w:rPr>
        <w:t>"Yes."</w:t>
      </w:r>
    </w:p>
    <w:p w14:paraId="5CEE214D" w14:textId="77777777" w:rsidR="00A1675C" w:rsidRDefault="00000000">
      <w:pPr>
        <w:spacing w:before="40" w:after="120"/>
      </w:pPr>
      <w:r>
        <w:rPr>
          <w:rFonts w:eastAsia="Georgia"/>
        </w:rPr>
        <w:t>"But proper time isn't."</w:t>
      </w:r>
    </w:p>
    <w:p w14:paraId="36807BC9" w14:textId="77777777" w:rsidR="00A1675C" w:rsidRDefault="00000000">
      <w:pPr>
        <w:spacing w:before="40" w:after="120"/>
      </w:pPr>
      <w:r>
        <w:rPr>
          <w:rFonts w:eastAsia="Georgia"/>
        </w:rPr>
        <w:t>"No."</w:t>
      </w:r>
    </w:p>
    <w:p w14:paraId="7A19AEAC" w14:textId="77777777" w:rsidR="00A1675C" w:rsidRDefault="00000000">
      <w:pPr>
        <w:spacing w:before="40" w:after="120"/>
      </w:pPr>
      <w:r>
        <w:rPr>
          <w:rFonts w:eastAsia="Georgia"/>
        </w:rPr>
        <w:t>"Someone has given us a three-dimensional event."</w:t>
      </w:r>
    </w:p>
    <w:p w14:paraId="464F08D3" w14:textId="77777777" w:rsidR="00A1675C" w:rsidRDefault="00000000">
      <w:pPr>
        <w:ind w:firstLine="432"/>
      </w:pPr>
      <w:r>
        <w:rPr>
          <w:rFonts w:eastAsia="Georgia"/>
        </w:rPr>
        <w:t>Derek deeply frowned.</w:t>
      </w:r>
    </w:p>
    <w:p w14:paraId="611268BB" w14:textId="77777777" w:rsidR="00A1675C" w:rsidRDefault="00000000">
      <w:pPr>
        <w:spacing w:before="40" w:after="120"/>
      </w:pPr>
      <w:r>
        <w:rPr>
          <w:rFonts w:eastAsia="Georgia"/>
        </w:rPr>
        <w:t>"An event needs four coordinates."</w:t>
      </w:r>
    </w:p>
    <w:p w14:paraId="1A48C539" w14:textId="77777777" w:rsidR="00A1675C" w:rsidRDefault="00000000">
      <w:pPr>
        <w:spacing w:before="40" w:after="120"/>
      </w:pPr>
      <w:r>
        <w:rPr>
          <w:rFonts w:eastAsia="Georgia"/>
        </w:rPr>
        <w:t>"Exactly."</w:t>
      </w:r>
    </w:p>
    <w:p w14:paraId="74C2D5C6" w14:textId="77777777" w:rsidR="00A1675C" w:rsidRDefault="00000000">
      <w:pPr>
        <w:spacing w:before="40" w:after="120"/>
      </w:pPr>
      <w:r>
        <w:rPr>
          <w:rFonts w:eastAsia="Georgia"/>
        </w:rPr>
        <w:t>"So whoever left this knows that."</w:t>
      </w:r>
    </w:p>
    <w:p w14:paraId="7190045D" w14:textId="77777777" w:rsidR="00A1675C" w:rsidRDefault="00000000">
      <w:pPr>
        <w:spacing w:before="40" w:after="120"/>
      </w:pPr>
      <w:r>
        <w:rPr>
          <w:rFonts w:eastAsia="Georgia"/>
        </w:rPr>
        <w:t>"Yes."</w:t>
      </w:r>
    </w:p>
    <w:p w14:paraId="3D04524E" w14:textId="77777777" w:rsidR="00A1675C" w:rsidRDefault="00000000">
      <w:pPr>
        <w:ind w:firstLine="432"/>
      </w:pPr>
      <w:r>
        <w:rPr>
          <w:rFonts w:eastAsia="Georgia"/>
        </w:rPr>
        <w:t>Derek looked at the silent clock.</w:t>
      </w:r>
    </w:p>
    <w:p w14:paraId="69D6512D" w14:textId="77777777" w:rsidR="00A1675C" w:rsidRDefault="00000000">
      <w:pPr>
        <w:spacing w:before="40" w:after="120"/>
      </w:pPr>
      <w:r>
        <w:rPr>
          <w:rFonts w:eastAsia="Georgia"/>
        </w:rPr>
        <w:t>"And they're asking us to find the fourth."</w:t>
      </w:r>
    </w:p>
    <w:p w14:paraId="5DF51931" w14:textId="77777777" w:rsidR="00A1675C" w:rsidRDefault="00000000">
      <w:pPr>
        <w:ind w:firstLine="432"/>
      </w:pPr>
      <w:r>
        <w:rPr>
          <w:rFonts w:eastAsia="Georgia"/>
        </w:rPr>
        <w:t>Weinstein nodded.</w:t>
      </w:r>
    </w:p>
    <w:p w14:paraId="1ED45195" w14:textId="77777777" w:rsidR="00A1675C" w:rsidRDefault="00000000">
      <w:pPr>
        <w:spacing w:before="40" w:after="120"/>
      </w:pPr>
      <w:r>
        <w:rPr>
          <w:rFonts w:eastAsia="Georgia"/>
        </w:rPr>
        <w:t>"Yes."</w:t>
      </w:r>
    </w:p>
    <w:p w14:paraId="524A805E" w14:textId="5BB066D8" w:rsidR="00A1675C" w:rsidRDefault="003434B6">
      <w:pPr>
        <w:ind w:firstLine="432"/>
      </w:pPr>
      <w:r>
        <w:rPr>
          <w:rFonts w:eastAsia="Georgia"/>
        </w:rPr>
        <w:t>Penny's calm voice suddenly came from the doorway.</w:t>
      </w:r>
    </w:p>
    <w:p w14:paraId="0F2B7BAE" w14:textId="77777777" w:rsidR="00A1675C" w:rsidRDefault="00000000">
      <w:pPr>
        <w:spacing w:before="40" w:after="120"/>
      </w:pPr>
      <w:r>
        <w:rPr>
          <w:rFonts w:eastAsia="Georgia"/>
        </w:rPr>
        <w:t>"Then I suppose we ought to."</w:t>
      </w:r>
    </w:p>
    <w:p w14:paraId="12347A69" w14:textId="02C3E076" w:rsidR="00A1675C" w:rsidRDefault="00000000">
      <w:pPr>
        <w:ind w:firstLine="432"/>
      </w:pPr>
      <w:r>
        <w:rPr>
          <w:rFonts w:eastAsia="Georgia"/>
        </w:rPr>
        <w:t xml:space="preserve">They both turned. </w:t>
      </w:r>
      <w:r w:rsidR="003434B6">
        <w:rPr>
          <w:rFonts w:eastAsia="Georgia"/>
        </w:rPr>
        <w:t>Penny</w:t>
      </w:r>
      <w:r>
        <w:rPr>
          <w:rFonts w:eastAsia="Georgia"/>
        </w:rPr>
        <w:t xml:space="preserve"> stood there. Trevor was behind her, looking rather pleased with himself.</w:t>
      </w:r>
    </w:p>
    <w:p w14:paraId="0248CA77" w14:textId="77777777" w:rsidR="00A1675C" w:rsidRDefault="00000000">
      <w:pPr>
        <w:ind w:firstLine="432"/>
      </w:pPr>
      <w:r>
        <w:rPr>
          <w:rFonts w:eastAsia="Georgia"/>
        </w:rPr>
        <w:t>Derek stared.</w:t>
      </w:r>
    </w:p>
    <w:p w14:paraId="3D8BF32C" w14:textId="77777777" w:rsidR="00A1675C" w:rsidRDefault="00000000">
      <w:pPr>
        <w:spacing w:before="40" w:after="120"/>
      </w:pPr>
      <w:r>
        <w:rPr>
          <w:rFonts w:eastAsia="Georgia"/>
        </w:rPr>
        <w:t>"How did you get here?"</w:t>
      </w:r>
    </w:p>
    <w:p w14:paraId="3CFCC4D1" w14:textId="61F6E354" w:rsidR="00A1675C" w:rsidRDefault="003434B6">
      <w:pPr>
        <w:ind w:firstLine="432"/>
      </w:pPr>
      <w:r>
        <w:rPr>
          <w:rFonts w:eastAsia="Georgia"/>
        </w:rPr>
        <w:t>Penny gently smiled.</w:t>
      </w:r>
    </w:p>
    <w:p w14:paraId="48174AA3" w14:textId="77777777" w:rsidR="00A1675C" w:rsidRDefault="00000000">
      <w:pPr>
        <w:spacing w:before="40" w:after="120"/>
      </w:pPr>
      <w:r>
        <w:rPr>
          <w:rFonts w:eastAsia="Georgia"/>
        </w:rPr>
        <w:t>"Train."</w:t>
      </w:r>
    </w:p>
    <w:p w14:paraId="40971858" w14:textId="77777777" w:rsidR="00A1675C" w:rsidRDefault="00000000">
      <w:pPr>
        <w:ind w:firstLine="432"/>
      </w:pPr>
      <w:r>
        <w:rPr>
          <w:rFonts w:eastAsia="Georgia"/>
        </w:rPr>
        <w:t>Derek looked at Trevor.</w:t>
      </w:r>
    </w:p>
    <w:p w14:paraId="7F8DCC98" w14:textId="77777777" w:rsidR="00A1675C" w:rsidRDefault="00000000">
      <w:pPr>
        <w:spacing w:before="40" w:after="120"/>
      </w:pPr>
      <w:r>
        <w:rPr>
          <w:rFonts w:eastAsia="Georgia"/>
        </w:rPr>
        <w:t>"And you?"</w:t>
      </w:r>
    </w:p>
    <w:p w14:paraId="7DEEE13F" w14:textId="77777777" w:rsidR="00A1675C" w:rsidRDefault="00000000">
      <w:pPr>
        <w:spacing w:before="40" w:after="120"/>
      </w:pPr>
      <w:r>
        <w:rPr>
          <w:rFonts w:eastAsia="Georgia"/>
        </w:rPr>
        <w:t>"Also train."</w:t>
      </w:r>
    </w:p>
    <w:p w14:paraId="50441BCE" w14:textId="77777777" w:rsidR="00A1675C" w:rsidRDefault="00000000">
      <w:pPr>
        <w:ind w:firstLine="432"/>
      </w:pPr>
      <w:r>
        <w:rPr>
          <w:rFonts w:eastAsia="Georgia"/>
        </w:rPr>
        <w:t>Derek nodded.</w:t>
      </w:r>
    </w:p>
    <w:p w14:paraId="5FEB99A8" w14:textId="77777777" w:rsidR="00A1675C" w:rsidRDefault="00000000">
      <w:pPr>
        <w:spacing w:before="40" w:after="120"/>
      </w:pPr>
      <w:r>
        <w:rPr>
          <w:rFonts w:eastAsia="Georgia"/>
        </w:rPr>
        <w:t>"Well, that's settled."</w:t>
      </w:r>
    </w:p>
    <w:p w14:paraId="6C72AA7B" w14:textId="49A925BC" w:rsidR="00A1675C" w:rsidRDefault="003434B6">
      <w:pPr>
        <w:ind w:firstLine="432"/>
      </w:pPr>
      <w:r>
        <w:rPr>
          <w:rFonts w:eastAsia="Georgia"/>
        </w:rPr>
        <w:t>Penny carefully looked at the strange clock.</w:t>
      </w:r>
    </w:p>
    <w:p w14:paraId="06031278" w14:textId="77777777" w:rsidR="00A1675C" w:rsidRDefault="00000000">
      <w:pPr>
        <w:spacing w:before="40" w:after="120"/>
      </w:pPr>
      <w:r>
        <w:rPr>
          <w:rFonts w:eastAsia="Georgia"/>
        </w:rPr>
        <w:t>"No."</w:t>
      </w:r>
    </w:p>
    <w:p w14:paraId="3EE83AB8" w14:textId="77777777" w:rsidR="00A1675C" w:rsidRDefault="00000000">
      <w:pPr>
        <w:spacing w:before="40" w:after="120"/>
      </w:pPr>
      <w:r>
        <w:rPr>
          <w:rFonts w:eastAsia="Georgia"/>
        </w:rPr>
        <w:t>"What?"</w:t>
      </w:r>
    </w:p>
    <w:p w14:paraId="6E21765D" w14:textId="77777777" w:rsidR="00A1675C" w:rsidRDefault="00000000">
      <w:pPr>
        <w:spacing w:before="40" w:after="120"/>
      </w:pPr>
      <w:r>
        <w:rPr>
          <w:rFonts w:eastAsia="Georgia"/>
        </w:rPr>
        <w:t>"That's not the weird part."</w:t>
      </w:r>
    </w:p>
    <w:p w14:paraId="14C6BF9B" w14:textId="77777777" w:rsidR="00A1675C" w:rsidRDefault="00000000">
      <w:pPr>
        <w:ind w:firstLine="432"/>
      </w:pPr>
      <w:r>
        <w:rPr>
          <w:rFonts w:eastAsia="Georgia"/>
        </w:rPr>
        <w:t>She pointed at the paper.</w:t>
      </w:r>
    </w:p>
    <w:p w14:paraId="27B14D7D" w14:textId="77777777" w:rsidR="00A1675C" w:rsidRDefault="00000000">
      <w:pPr>
        <w:spacing w:before="40" w:after="120"/>
      </w:pPr>
      <w:r>
        <w:rPr>
          <w:rFonts w:eastAsia="Georgia"/>
        </w:rPr>
        <w:t>"The weird part is the date."</w:t>
      </w:r>
    </w:p>
    <w:p w14:paraId="57F68661" w14:textId="77777777" w:rsidR="00A1675C" w:rsidRDefault="00000000">
      <w:pPr>
        <w:ind w:firstLine="432"/>
      </w:pPr>
      <w:r>
        <w:rPr>
          <w:rFonts w:eastAsia="Georgia"/>
        </w:rPr>
        <w:t>Weinstein looked down. He hadn't noticed it. At the bottom of the page was a date.</w:t>
      </w:r>
    </w:p>
    <w:p w14:paraId="278E2C81" w14:textId="6343D122" w:rsidR="00A1675C" w:rsidRDefault="00000000">
      <w:pPr>
        <w:ind w:firstLine="432"/>
      </w:pPr>
      <w:r>
        <w:rPr>
          <w:rFonts w:eastAsia="Georgia"/>
        </w:rPr>
        <w:t xml:space="preserve">Tomorrow. Derek carefully looked at </w:t>
      </w:r>
      <w:r w:rsidR="003434B6">
        <w:rPr>
          <w:rFonts w:eastAsia="Georgia"/>
        </w:rPr>
        <w:t>Penny</w:t>
      </w:r>
      <w:r>
        <w:rPr>
          <w:rFonts w:eastAsia="Georgia"/>
        </w:rPr>
        <w:t>. Then at Trevor.</w:t>
      </w:r>
    </w:p>
    <w:p w14:paraId="144E0E9B" w14:textId="77777777" w:rsidR="00A1675C" w:rsidRDefault="00000000">
      <w:pPr>
        <w:ind w:firstLine="432"/>
      </w:pPr>
      <w:r>
        <w:rPr>
          <w:rFonts w:eastAsia="Georgia"/>
        </w:rPr>
        <w:t>Then at Weinstein. Weinstein slowly smiled.</w:t>
      </w:r>
    </w:p>
    <w:p w14:paraId="11931D90" w14:textId="77777777" w:rsidR="00A1675C" w:rsidRDefault="00000000">
      <w:pPr>
        <w:spacing w:before="40" w:after="120"/>
      </w:pPr>
      <w:r>
        <w:rPr>
          <w:rFonts w:eastAsia="Georgia"/>
        </w:rPr>
        <w:t>"Now," he opined, "we're getting somewhere."</w:t>
      </w:r>
    </w:p>
    <w:p w14:paraId="53E1DB34" w14:textId="77777777" w:rsidR="00A1675C" w:rsidRDefault="00000000">
      <w:pPr>
        <w:ind w:firstLine="432"/>
      </w:pPr>
      <w:r>
        <w:rPr>
          <w:rFonts w:eastAsia="Georgia"/>
        </w:rPr>
        <w:t>And above them, in the Louvre, a clock struck twelve. Below them, the brass railway clock struck eleven seventeen. And for the first time, Weinstein wondered whether the problem was not that the clocks disagreed about time.</w:t>
      </w:r>
    </w:p>
    <w:p w14:paraId="1AA33515" w14:textId="77777777" w:rsidR="00A1675C" w:rsidRDefault="00000000">
      <w:pPr>
        <w:ind w:firstLine="432"/>
      </w:pPr>
      <w:r>
        <w:rPr>
          <w:rFonts w:eastAsia="Georgia"/>
        </w:rPr>
        <w:t>Perhaps they disagreed about which event they belonged to.</w:t>
      </w:r>
    </w:p>
    <w:p w14:paraId="02381C48" w14:textId="77777777" w:rsidR="00A1675C" w:rsidRDefault="00000000">
      <w:pPr>
        <w:spacing w:before="480" w:after="240"/>
        <w:jc w:val="center"/>
      </w:pPr>
      <w:r>
        <w:rPr>
          <w:rFonts w:eastAsia="Georgia"/>
          <w:b/>
          <w:sz w:val="32"/>
        </w:rPr>
        <w:t>Chapter 6</w:t>
      </w:r>
    </w:p>
    <w:p w14:paraId="3DA1ABBB" w14:textId="77777777" w:rsidR="00A1675C" w:rsidRDefault="00000000">
      <w:pPr>
        <w:spacing w:before="200" w:after="120"/>
        <w:jc w:val="center"/>
      </w:pPr>
      <w:r>
        <w:rPr>
          <w:rFonts w:eastAsia="Georgia"/>
          <w:b/>
          <w:sz w:val="24"/>
        </w:rPr>
        <w:t>The Fourth Coordinate</w:t>
      </w:r>
    </w:p>
    <w:p w14:paraId="7E45F9E7" w14:textId="77777777" w:rsidR="00A1675C" w:rsidRDefault="00000000">
      <w:pPr>
        <w:ind w:firstLine="432"/>
      </w:pPr>
      <w:r>
        <w:rPr>
          <w:rFonts w:eastAsia="Georgia"/>
        </w:rPr>
        <w:t>For several seconds nobody offered anything. The room beneath the Louvre was small, stone-walled and entirely too quiet. There was a table.</w:t>
      </w:r>
    </w:p>
    <w:p w14:paraId="5D910302" w14:textId="77777777" w:rsidR="00A1675C" w:rsidRDefault="00000000">
      <w:pPr>
        <w:ind w:firstLine="432"/>
      </w:pPr>
      <w:r>
        <w:rPr>
          <w:rFonts w:eastAsia="Georgia"/>
        </w:rPr>
        <w:t>There was a clock. There were four people. And there was a piece of paper asking them for a value of τ.</w:t>
      </w:r>
    </w:p>
    <w:p w14:paraId="1F2D59BE" w14:textId="77777777" w:rsidR="00A1675C" w:rsidRDefault="00000000">
      <w:pPr>
        <w:ind w:firstLine="432"/>
      </w:pPr>
      <w:r>
        <w:rPr>
          <w:rFonts w:eastAsia="Georgia"/>
        </w:rPr>
        <w:t>Trevor was the first to speak.</w:t>
      </w:r>
    </w:p>
    <w:p w14:paraId="29D884B9" w14:textId="77777777" w:rsidR="00A1675C" w:rsidRDefault="00000000">
      <w:pPr>
        <w:spacing w:before="40" w:after="120"/>
      </w:pPr>
      <w:r>
        <w:rPr>
          <w:rFonts w:eastAsia="Georgia"/>
        </w:rPr>
        <w:t>"That's proper time."</w:t>
      </w:r>
    </w:p>
    <w:p w14:paraId="7268779C" w14:textId="77777777" w:rsidR="00A1675C" w:rsidRDefault="00000000">
      <w:pPr>
        <w:ind w:firstLine="432"/>
      </w:pPr>
      <w:r>
        <w:rPr>
          <w:rFonts w:eastAsia="Georgia"/>
        </w:rPr>
        <w:t>Weinstein nodded.</w:t>
      </w:r>
    </w:p>
    <w:p w14:paraId="2CC183AD" w14:textId="77777777" w:rsidR="00A1675C" w:rsidRDefault="00000000">
      <w:pPr>
        <w:spacing w:before="40" w:after="120"/>
      </w:pPr>
      <w:r>
        <w:rPr>
          <w:rFonts w:eastAsia="Georgia"/>
        </w:rPr>
        <w:t>"Yes."</w:t>
      </w:r>
    </w:p>
    <w:p w14:paraId="16E53BD2" w14:textId="77777777" w:rsidR="00A1675C" w:rsidRDefault="00000000">
      <w:pPr>
        <w:ind w:firstLine="432"/>
      </w:pPr>
      <w:r>
        <w:rPr>
          <w:rFonts w:eastAsia="Georgia"/>
        </w:rPr>
        <w:t>Derek quietly looked at the paper.</w:t>
      </w:r>
    </w:p>
    <w:p w14:paraId="7334B510" w14:textId="77777777" w:rsidR="00A1675C" w:rsidRDefault="00000000">
      <w:pPr>
        <w:spacing w:before="40" w:after="120"/>
      </w:pPr>
      <w:r>
        <w:rPr>
          <w:rFonts w:eastAsia="Georgia"/>
        </w:rPr>
        <w:t>"Which means?"</w:t>
      </w:r>
    </w:p>
    <w:p w14:paraId="4813157B" w14:textId="77777777" w:rsidR="00A1675C" w:rsidRDefault="00000000">
      <w:pPr>
        <w:ind w:firstLine="432"/>
      </w:pPr>
      <w:r>
        <w:rPr>
          <w:rFonts w:eastAsia="Georgia"/>
        </w:rPr>
        <w:t>Trevor pointed at the three numbers.</w:t>
      </w:r>
    </w:p>
    <w:p w14:paraId="1F2BF477" w14:textId="77777777" w:rsidR="00A1675C" w:rsidRDefault="00000000">
      <w:pPr>
        <w:spacing w:before="200" w:after="120"/>
        <w:jc w:val="center"/>
      </w:pPr>
      <w:r>
        <w:rPr>
          <w:rFonts w:eastAsia="Georgia"/>
          <w:b/>
          <w:sz w:val="24"/>
        </w:rPr>
        <w:t>"Three spatial coordinates have been supplied. The fourth coordinate is missing."</w:t>
      </w:r>
    </w:p>
    <w:p w14:paraId="744E3878" w14:textId="77777777" w:rsidR="00A1675C" w:rsidRDefault="00000000">
      <w:pPr>
        <w:spacing w:before="40" w:after="120"/>
      </w:pPr>
      <w:r>
        <w:rPr>
          <w:rFonts w:eastAsia="Georgia"/>
        </w:rPr>
        <w:t>"Correct."</w:t>
      </w:r>
    </w:p>
    <w:p w14:paraId="77D9391E" w14:textId="77777777" w:rsidR="00A1675C" w:rsidRDefault="00000000">
      <w:pPr>
        <w:spacing w:before="40" w:after="120"/>
      </w:pPr>
      <w:r>
        <w:rPr>
          <w:rFonts w:eastAsia="Georgia"/>
        </w:rPr>
        <w:t>"And they're asking us to calculate it."</w:t>
      </w:r>
    </w:p>
    <w:p w14:paraId="637138E5" w14:textId="77777777" w:rsidR="00A1675C" w:rsidRDefault="00000000">
      <w:pPr>
        <w:spacing w:before="40" w:after="120"/>
      </w:pPr>
      <w:r>
        <w:rPr>
          <w:rFonts w:eastAsia="Georgia"/>
        </w:rPr>
        <w:t>"Apparently."</w:t>
      </w:r>
    </w:p>
    <w:p w14:paraId="09A092EB" w14:textId="77777777" w:rsidR="00A1675C" w:rsidRDefault="00000000">
      <w:pPr>
        <w:ind w:firstLine="432"/>
      </w:pPr>
      <w:r>
        <w:rPr>
          <w:rFonts w:eastAsia="Georgia"/>
        </w:rPr>
        <w:t>Trevor considered the problem.</w:t>
      </w:r>
    </w:p>
    <w:p w14:paraId="70310029" w14:textId="77777777" w:rsidR="00A1675C" w:rsidRDefault="00000000">
      <w:pPr>
        <w:spacing w:before="40" w:after="120"/>
      </w:pPr>
      <w:r>
        <w:rPr>
          <w:rFonts w:eastAsia="Georgia"/>
        </w:rPr>
        <w:t>"Do we know the metric?"</w:t>
      </w:r>
    </w:p>
    <w:p w14:paraId="22E006FA" w14:textId="77777777" w:rsidR="00A1675C" w:rsidRDefault="00000000">
      <w:pPr>
        <w:spacing w:before="40" w:after="120"/>
      </w:pPr>
      <w:r>
        <w:rPr>
          <w:rFonts w:eastAsia="Georgia"/>
        </w:rPr>
        <w:t>"No."</w:t>
      </w:r>
    </w:p>
    <w:p w14:paraId="077875D2" w14:textId="77777777" w:rsidR="00A1675C" w:rsidRDefault="00000000">
      <w:pPr>
        <w:spacing w:before="40" w:after="120"/>
      </w:pPr>
      <w:r>
        <w:rPr>
          <w:rFonts w:eastAsia="Georgia"/>
        </w:rPr>
        <w:t>"The worldline?"</w:t>
      </w:r>
    </w:p>
    <w:p w14:paraId="334CBA54" w14:textId="77777777" w:rsidR="00A1675C" w:rsidRDefault="00000000">
      <w:pPr>
        <w:spacing w:before="40" w:after="120"/>
      </w:pPr>
      <w:r>
        <w:rPr>
          <w:rFonts w:eastAsia="Georgia"/>
        </w:rPr>
        <w:t>"No."</w:t>
      </w:r>
    </w:p>
    <w:p w14:paraId="2194F578" w14:textId="77777777" w:rsidR="00A1675C" w:rsidRDefault="00000000">
      <w:pPr>
        <w:spacing w:before="40" w:after="120"/>
      </w:pPr>
      <w:r>
        <w:rPr>
          <w:rFonts w:eastAsia="Georgia"/>
        </w:rPr>
        <w:t>"The gravitational field?"</w:t>
      </w:r>
    </w:p>
    <w:p w14:paraId="6A99C4F9" w14:textId="77777777" w:rsidR="00A1675C" w:rsidRDefault="00000000">
      <w:pPr>
        <w:spacing w:before="40" w:after="120"/>
      </w:pPr>
      <w:r>
        <w:rPr>
          <w:rFonts w:eastAsia="Georgia"/>
        </w:rPr>
        <w:t>"No."</w:t>
      </w:r>
    </w:p>
    <w:p w14:paraId="28267021" w14:textId="77777777" w:rsidR="00A1675C" w:rsidRDefault="00000000">
      <w:pPr>
        <w:spacing w:before="40" w:after="120"/>
      </w:pPr>
      <w:r>
        <w:rPr>
          <w:rFonts w:eastAsia="Georgia"/>
        </w:rPr>
        <w:t>"The initial conditions?"</w:t>
      </w:r>
    </w:p>
    <w:p w14:paraId="65A87C80" w14:textId="77777777" w:rsidR="00A1675C" w:rsidRDefault="00000000">
      <w:pPr>
        <w:spacing w:before="40" w:after="120"/>
      </w:pPr>
      <w:r>
        <w:rPr>
          <w:rFonts w:eastAsia="Georgia"/>
        </w:rPr>
        <w:t>"No."</w:t>
      </w:r>
    </w:p>
    <w:p w14:paraId="0BBD2487" w14:textId="77777777" w:rsidR="00A1675C" w:rsidRDefault="00000000">
      <w:pPr>
        <w:ind w:firstLine="432"/>
      </w:pPr>
      <w:r>
        <w:rPr>
          <w:rFonts w:eastAsia="Georgia"/>
        </w:rPr>
        <w:t>Trevor carefully looked at the paper again.</w:t>
      </w:r>
    </w:p>
    <w:p w14:paraId="722F0357" w14:textId="77777777" w:rsidR="00A1675C" w:rsidRDefault="00000000">
      <w:pPr>
        <w:spacing w:before="40" w:after="120"/>
      </w:pPr>
      <w:r>
        <w:rPr>
          <w:rFonts w:eastAsia="Georgia"/>
        </w:rPr>
        <w:t>"Then we can't calculate it."</w:t>
      </w:r>
    </w:p>
    <w:p w14:paraId="10A01892" w14:textId="77777777" w:rsidR="00A1675C" w:rsidRDefault="00000000">
      <w:pPr>
        <w:ind w:firstLine="432"/>
      </w:pPr>
      <w:r>
        <w:rPr>
          <w:rFonts w:eastAsia="Georgia"/>
        </w:rPr>
        <w:t>Derek smiled.</w:t>
      </w:r>
    </w:p>
    <w:p w14:paraId="68DB452B" w14:textId="77777777" w:rsidR="00A1675C" w:rsidRDefault="00000000">
      <w:pPr>
        <w:spacing w:before="40" w:after="120"/>
      </w:pPr>
      <w:r>
        <w:rPr>
          <w:rFonts w:eastAsia="Georgia"/>
        </w:rPr>
        <w:t>"Well, that's settled."</w:t>
      </w:r>
    </w:p>
    <w:p w14:paraId="3EF9824D" w14:textId="77777777" w:rsidR="00A1675C" w:rsidRDefault="00000000">
      <w:pPr>
        <w:ind w:firstLine="432"/>
      </w:pPr>
      <w:r>
        <w:rPr>
          <w:rFonts w:eastAsia="Georgia"/>
        </w:rPr>
        <w:t>Trevor looked relieved.</w:t>
      </w:r>
    </w:p>
    <w:p w14:paraId="05088B3C" w14:textId="77777777" w:rsidR="00A1675C" w:rsidRDefault="00000000">
      <w:pPr>
        <w:spacing w:before="40" w:after="120"/>
      </w:pPr>
      <w:r>
        <w:rPr>
          <w:rFonts w:eastAsia="Georgia"/>
        </w:rPr>
        <w:t>"Good."</w:t>
      </w:r>
    </w:p>
    <w:p w14:paraId="33D2264F" w14:textId="0C1F6052" w:rsidR="00A1675C" w:rsidRDefault="003434B6">
      <w:pPr>
        <w:ind w:firstLine="432"/>
      </w:pPr>
      <w:r>
        <w:rPr>
          <w:rFonts w:eastAsia="Georgia"/>
        </w:rPr>
        <w:t>Penny, however, had not moved. She was looking at the silent clock.</w:t>
      </w:r>
    </w:p>
    <w:p w14:paraId="2014704E" w14:textId="77777777" w:rsidR="00A1675C" w:rsidRDefault="00000000">
      <w:pPr>
        <w:spacing w:before="40" w:after="120"/>
      </w:pPr>
      <w:r>
        <w:rPr>
          <w:rFonts w:eastAsia="Georgia"/>
        </w:rPr>
        <w:t>"There's something else."</w:t>
      </w:r>
    </w:p>
    <w:p w14:paraId="4B251E60" w14:textId="77777777" w:rsidR="00A1675C" w:rsidRDefault="00000000">
      <w:pPr>
        <w:ind w:firstLine="432"/>
      </w:pPr>
      <w:r>
        <w:rPr>
          <w:rFonts w:eastAsia="Georgia"/>
        </w:rPr>
        <w:t>Derek followed her gaze.</w:t>
      </w:r>
    </w:p>
    <w:p w14:paraId="6A0B31FF" w14:textId="77777777" w:rsidR="00A1675C" w:rsidRDefault="00000000">
      <w:pPr>
        <w:spacing w:before="40" w:after="120"/>
      </w:pPr>
      <w:r>
        <w:rPr>
          <w:rFonts w:eastAsia="Georgia"/>
        </w:rPr>
        <w:t>"What?"</w:t>
      </w:r>
    </w:p>
    <w:p w14:paraId="4A89FDC5" w14:textId="77777777" w:rsidR="00A1675C" w:rsidRDefault="00000000">
      <w:pPr>
        <w:spacing w:before="40" w:after="120"/>
      </w:pPr>
      <w:r>
        <w:rPr>
          <w:rFonts w:eastAsia="Georgia"/>
        </w:rPr>
        <w:t>"Look at the time."</w:t>
      </w:r>
    </w:p>
    <w:p w14:paraId="2AD94B41" w14:textId="77777777" w:rsidR="00A1675C" w:rsidRDefault="00000000">
      <w:pPr>
        <w:spacing w:before="40" w:after="120"/>
      </w:pPr>
      <w:r>
        <w:rPr>
          <w:rFonts w:eastAsia="Georgia"/>
        </w:rPr>
        <w:t>"11:17."</w:t>
      </w:r>
    </w:p>
    <w:p w14:paraId="6D28CA89" w14:textId="77777777" w:rsidR="00A1675C" w:rsidRDefault="00000000">
      <w:pPr>
        <w:spacing w:before="40" w:after="120"/>
      </w:pPr>
      <w:r>
        <w:rPr>
          <w:rFonts w:eastAsia="Georgia"/>
        </w:rPr>
        <w:t>"Exactly."</w:t>
      </w:r>
    </w:p>
    <w:p w14:paraId="50EEE660" w14:textId="77777777" w:rsidR="00A1675C" w:rsidRDefault="00000000">
      <w:pPr>
        <w:spacing w:before="40" w:after="120"/>
      </w:pPr>
      <w:r>
        <w:rPr>
          <w:rFonts w:eastAsia="Georgia"/>
        </w:rPr>
        <w:t>"Yes."</w:t>
      </w:r>
    </w:p>
    <w:p w14:paraId="7808CD69" w14:textId="77777777" w:rsidR="00A1675C" w:rsidRDefault="00000000">
      <w:pPr>
        <w:spacing w:before="40" w:after="120"/>
      </w:pPr>
      <w:r>
        <w:rPr>
          <w:rFonts w:eastAsia="Georgia"/>
        </w:rPr>
        <w:t>"That's when the clocks stopped."</w:t>
      </w:r>
    </w:p>
    <w:p w14:paraId="04BD1B80" w14:textId="77777777" w:rsidR="00A1675C" w:rsidRDefault="00000000">
      <w:pPr>
        <w:ind w:firstLine="432"/>
      </w:pPr>
      <w:r>
        <w:rPr>
          <w:rFonts w:eastAsia="Georgia"/>
        </w:rPr>
        <w:t>Derek nodded.</w:t>
      </w:r>
    </w:p>
    <w:p w14:paraId="65D4B5C5" w14:textId="77777777" w:rsidR="00A1675C" w:rsidRDefault="00000000">
      <w:pPr>
        <w:spacing w:before="40" w:after="120"/>
      </w:pPr>
      <w:r>
        <w:rPr>
          <w:rFonts w:eastAsia="Georgia"/>
        </w:rPr>
        <w:t>"And restarted."</w:t>
      </w:r>
    </w:p>
    <w:p w14:paraId="2C4E3038" w14:textId="77777777" w:rsidR="00A1675C" w:rsidRDefault="00000000">
      <w:pPr>
        <w:spacing w:before="40" w:after="120"/>
      </w:pPr>
      <w:r>
        <w:rPr>
          <w:rFonts w:eastAsia="Georgia"/>
        </w:rPr>
        <w:t>"At 12:04."</w:t>
      </w:r>
    </w:p>
    <w:p w14:paraId="4E9C8C2A" w14:textId="77777777" w:rsidR="00A1675C" w:rsidRDefault="00000000">
      <w:pPr>
        <w:spacing w:before="40" w:after="120"/>
      </w:pPr>
      <w:r>
        <w:rPr>
          <w:rFonts w:eastAsia="Georgia"/>
        </w:rPr>
        <w:t>"Yes."</w:t>
      </w:r>
    </w:p>
    <w:p w14:paraId="66BA0D75" w14:textId="769A529D" w:rsidR="00A1675C" w:rsidRDefault="003434B6">
      <w:pPr>
        <w:ind w:firstLine="432"/>
      </w:pPr>
      <w:r>
        <w:rPr>
          <w:rFonts w:eastAsia="Georgia"/>
        </w:rPr>
        <w:t>Penny pointed to the paper.</w:t>
      </w:r>
    </w:p>
    <w:p w14:paraId="0AA3386B" w14:textId="77777777" w:rsidR="00A1675C" w:rsidRDefault="00000000">
      <w:pPr>
        <w:spacing w:before="40" w:after="120"/>
      </w:pPr>
      <w:r>
        <w:rPr>
          <w:rFonts w:eastAsia="Georgia"/>
        </w:rPr>
        <w:t>"Then perhaps τ isn't asking us for a number."</w:t>
      </w:r>
    </w:p>
    <w:p w14:paraId="32B81E77" w14:textId="77777777" w:rsidR="00A1675C" w:rsidRDefault="00000000">
      <w:pPr>
        <w:ind w:firstLine="432"/>
      </w:pPr>
      <w:r>
        <w:rPr>
          <w:rFonts w:eastAsia="Georgia"/>
        </w:rPr>
        <w:t>Trevor carefully looked at her.</w:t>
      </w:r>
    </w:p>
    <w:p w14:paraId="5C757A8B" w14:textId="77777777" w:rsidR="00A1675C" w:rsidRDefault="00000000">
      <w:pPr>
        <w:spacing w:before="40" w:after="120"/>
      </w:pPr>
      <w:r>
        <w:rPr>
          <w:rFonts w:eastAsia="Georgia"/>
        </w:rPr>
        <w:t>"What else could it ask for?"</w:t>
      </w:r>
    </w:p>
    <w:p w14:paraId="21EB12FF" w14:textId="77777777" w:rsidR="00A1675C" w:rsidRDefault="00000000">
      <w:pPr>
        <w:spacing w:before="40" w:after="120"/>
      </w:pPr>
      <w:r>
        <w:rPr>
          <w:rFonts w:eastAsia="Georgia"/>
        </w:rPr>
        <w:t>"An interval."</w:t>
      </w:r>
    </w:p>
    <w:p w14:paraId="524474B6" w14:textId="77777777" w:rsidR="00A1675C" w:rsidRDefault="00000000">
      <w:pPr>
        <w:ind w:firstLine="432"/>
      </w:pPr>
      <w:r>
        <w:rPr>
          <w:rFonts w:eastAsia="Georgia"/>
        </w:rPr>
        <w:t>Trevor frowned.</w:t>
      </w:r>
    </w:p>
    <w:p w14:paraId="273E4D2D" w14:textId="77777777" w:rsidR="00A1675C" w:rsidRDefault="00000000">
      <w:pPr>
        <w:spacing w:before="40" w:after="120"/>
      </w:pPr>
      <w:r>
        <w:rPr>
          <w:rFonts w:eastAsia="Georgia"/>
        </w:rPr>
        <w:t>"Between what?"</w:t>
      </w:r>
    </w:p>
    <w:p w14:paraId="1C236FC5" w14:textId="1F1F22A7" w:rsidR="00A1675C" w:rsidRDefault="003434B6">
      <w:pPr>
        <w:ind w:firstLine="432"/>
      </w:pPr>
      <w:r>
        <w:rPr>
          <w:rFonts w:eastAsia="Georgia"/>
        </w:rPr>
        <w:t>Penny pointed at the mysterious clock.</w:t>
      </w:r>
    </w:p>
    <w:p w14:paraId="1683A9CB" w14:textId="77777777" w:rsidR="00A1675C" w:rsidRDefault="00000000">
      <w:pPr>
        <w:spacing w:before="40" w:after="120"/>
      </w:pPr>
      <w:r>
        <w:rPr>
          <w:rFonts w:eastAsia="Georgia"/>
        </w:rPr>
        <w:t>"Two events."</w:t>
      </w:r>
    </w:p>
    <w:p w14:paraId="54158053" w14:textId="77777777" w:rsidR="00A1675C" w:rsidRDefault="00000000">
      <w:pPr>
        <w:ind w:firstLine="432"/>
      </w:pPr>
      <w:r>
        <w:rPr>
          <w:rFonts w:eastAsia="Georgia"/>
        </w:rPr>
        <w:t>Weinstein smiled.</w:t>
      </w:r>
    </w:p>
    <w:p w14:paraId="57E8D71A" w14:textId="77777777" w:rsidR="00A1675C" w:rsidRDefault="00000000">
      <w:pPr>
        <w:spacing w:before="40" w:after="120"/>
      </w:pPr>
      <w:r>
        <w:rPr>
          <w:rFonts w:eastAsia="Georgia"/>
        </w:rPr>
        <w:t>"Exactly."</w:t>
      </w:r>
    </w:p>
    <w:p w14:paraId="1A90F051" w14:textId="77777777" w:rsidR="00A1675C" w:rsidRDefault="00000000">
      <w:pPr>
        <w:ind w:firstLine="432"/>
      </w:pPr>
      <w:r>
        <w:rPr>
          <w:rFonts w:eastAsia="Georgia"/>
        </w:rPr>
        <w:t>Derek slowly looked at him.</w:t>
      </w:r>
    </w:p>
    <w:p w14:paraId="45600E2B" w14:textId="77777777" w:rsidR="00A1675C" w:rsidRDefault="00000000">
      <w:pPr>
        <w:spacing w:before="40" w:after="120"/>
      </w:pPr>
      <w:r>
        <w:rPr>
          <w:rFonts w:eastAsia="Georgia"/>
        </w:rPr>
        <w:t>"So the missing coordinate isn't necessarily a timestamp."</w:t>
      </w:r>
    </w:p>
    <w:p w14:paraId="110C710C" w14:textId="77777777" w:rsidR="00A1675C" w:rsidRDefault="00000000">
      <w:pPr>
        <w:spacing w:before="40" w:after="120"/>
      </w:pPr>
      <w:r>
        <w:rPr>
          <w:rFonts w:eastAsia="Georgia"/>
        </w:rPr>
        <w:t>"No."</w:t>
      </w:r>
    </w:p>
    <w:p w14:paraId="2559A2A4" w14:textId="77777777" w:rsidR="00A1675C" w:rsidRDefault="00000000">
      <w:pPr>
        <w:spacing w:before="40" w:after="120"/>
      </w:pPr>
      <w:r>
        <w:rPr>
          <w:rFonts w:eastAsia="Georgia"/>
        </w:rPr>
        <w:t>"It's proper time between events."</w:t>
      </w:r>
    </w:p>
    <w:p w14:paraId="7AC139C7" w14:textId="77777777" w:rsidR="00A1675C" w:rsidRDefault="00000000">
      <w:pPr>
        <w:spacing w:before="40" w:after="120"/>
      </w:pPr>
      <w:r>
        <w:rPr>
          <w:rFonts w:eastAsia="Georgia"/>
        </w:rPr>
        <w:t>"Perhaps."</w:t>
      </w:r>
    </w:p>
    <w:p w14:paraId="61D27D14" w14:textId="77777777" w:rsidR="00A1675C" w:rsidRDefault="00000000">
      <w:pPr>
        <w:ind w:firstLine="432"/>
      </w:pPr>
      <w:r>
        <w:rPr>
          <w:rFonts w:eastAsia="Georgia"/>
        </w:rPr>
        <w:t>Trevor looked sharply at the paper again.</w:t>
      </w:r>
    </w:p>
    <w:p w14:paraId="631556C8" w14:textId="77777777" w:rsidR="00A1675C" w:rsidRDefault="00000000">
      <w:pPr>
        <w:spacing w:before="40" w:after="120"/>
      </w:pPr>
      <w:r>
        <w:rPr>
          <w:rFonts w:eastAsia="Georgia"/>
        </w:rPr>
        <w:t>"Then we'd still need the worldline."</w:t>
      </w:r>
    </w:p>
    <w:p w14:paraId="44AF33C9" w14:textId="77777777" w:rsidR="00A1675C" w:rsidRDefault="00000000">
      <w:pPr>
        <w:spacing w:before="40" w:after="120"/>
      </w:pPr>
      <w:r>
        <w:rPr>
          <w:rFonts w:eastAsia="Georgia"/>
        </w:rPr>
        <w:t>"Yes."</w:t>
      </w:r>
    </w:p>
    <w:p w14:paraId="10628CE6" w14:textId="77777777" w:rsidR="00A1675C" w:rsidRDefault="00000000">
      <w:pPr>
        <w:spacing w:before="40" w:after="120"/>
      </w:pPr>
      <w:r>
        <w:rPr>
          <w:rFonts w:eastAsia="Georgia"/>
        </w:rPr>
        <w:t>"We don't have one."</w:t>
      </w:r>
    </w:p>
    <w:p w14:paraId="2FC41618" w14:textId="77777777" w:rsidR="00A1675C" w:rsidRDefault="00000000">
      <w:pPr>
        <w:spacing w:before="40" w:after="120"/>
      </w:pPr>
      <w:r>
        <w:rPr>
          <w:rFonts w:eastAsia="Georgia"/>
        </w:rPr>
        <w:t>"We have several."</w:t>
      </w:r>
    </w:p>
    <w:p w14:paraId="10905596" w14:textId="77777777" w:rsidR="00A1675C" w:rsidRDefault="00000000">
      <w:pPr>
        <w:ind w:firstLine="432"/>
      </w:pPr>
      <w:r>
        <w:rPr>
          <w:rFonts w:eastAsia="Georgia"/>
        </w:rPr>
        <w:t>Trevor looked up.</w:t>
      </w:r>
    </w:p>
    <w:p w14:paraId="0C301E2F" w14:textId="77777777" w:rsidR="00A1675C" w:rsidRDefault="00000000">
      <w:pPr>
        <w:spacing w:before="40" w:after="120"/>
      </w:pPr>
      <w:r>
        <w:rPr>
          <w:rFonts w:eastAsia="Georgia"/>
        </w:rPr>
        <w:t>"Whose?"</w:t>
      </w:r>
    </w:p>
    <w:p w14:paraId="2D029784" w14:textId="77777777" w:rsidR="00A1675C" w:rsidRDefault="00000000">
      <w:pPr>
        <w:ind w:firstLine="432"/>
      </w:pPr>
      <w:r>
        <w:rPr>
          <w:rFonts w:eastAsia="Georgia"/>
        </w:rPr>
        <w:t>Weinstein pointed at the silent clock.</w:t>
      </w:r>
    </w:p>
    <w:p w14:paraId="577B5D65" w14:textId="77777777" w:rsidR="00A1675C" w:rsidRDefault="00000000">
      <w:pPr>
        <w:spacing w:before="40" w:after="120"/>
      </w:pPr>
      <w:r>
        <w:rPr>
          <w:rFonts w:eastAsia="Georgia"/>
        </w:rPr>
        <w:t>"The clock."</w:t>
      </w:r>
    </w:p>
    <w:p w14:paraId="32BADF9B" w14:textId="77777777" w:rsidR="00A1675C" w:rsidRDefault="00000000">
      <w:pPr>
        <w:ind w:firstLine="432"/>
      </w:pPr>
      <w:r>
        <w:rPr>
          <w:rFonts w:eastAsia="Georgia"/>
        </w:rPr>
        <w:t>Trevor nodded.</w:t>
      </w:r>
    </w:p>
    <w:p w14:paraId="46211713" w14:textId="77777777" w:rsidR="00A1675C" w:rsidRDefault="00000000">
      <w:pPr>
        <w:spacing w:before="40" w:after="120"/>
      </w:pPr>
      <w:r>
        <w:rPr>
          <w:rFonts w:eastAsia="Georgia"/>
        </w:rPr>
        <w:t>"Right."</w:t>
      </w:r>
    </w:p>
    <w:p w14:paraId="7E7EFE9A" w14:textId="77777777" w:rsidR="00A1675C" w:rsidRDefault="00000000">
      <w:pPr>
        <w:ind w:firstLine="432"/>
      </w:pPr>
      <w:r>
        <w:rPr>
          <w:rFonts w:eastAsia="Georgia"/>
        </w:rPr>
        <w:t>Derek picked up the clock.</w:t>
      </w:r>
    </w:p>
    <w:p w14:paraId="68FA5DD1" w14:textId="77777777" w:rsidR="00A1675C" w:rsidRDefault="00000000">
      <w:pPr>
        <w:spacing w:before="40" w:after="120"/>
      </w:pPr>
      <w:r>
        <w:rPr>
          <w:rFonts w:eastAsia="Georgia"/>
        </w:rPr>
        <w:t>"Then let's start with the obvious."</w:t>
      </w:r>
    </w:p>
    <w:p w14:paraId="67EE0F23" w14:textId="77777777" w:rsidR="00A1675C" w:rsidRDefault="00000000">
      <w:pPr>
        <w:ind w:firstLine="432"/>
      </w:pPr>
      <w:r>
        <w:rPr>
          <w:rFonts w:eastAsia="Georgia"/>
        </w:rPr>
        <w:t>He turned it over.</w:t>
      </w:r>
    </w:p>
    <w:p w14:paraId="32C7A75A" w14:textId="77777777" w:rsidR="00A1675C" w:rsidRDefault="00000000">
      <w:pPr>
        <w:spacing w:before="40" w:after="120"/>
      </w:pPr>
      <w:r>
        <w:rPr>
          <w:rFonts w:eastAsia="Georgia"/>
        </w:rPr>
        <w:t>"How does this thing know when to stop?"</w:t>
      </w:r>
    </w:p>
    <w:p w14:paraId="306C0847" w14:textId="77777777" w:rsidR="00A1675C" w:rsidRDefault="00000000">
      <w:pPr>
        <w:spacing w:before="40" w:after="120"/>
      </w:pPr>
      <w:r>
        <w:rPr>
          <w:rFonts w:eastAsia="Georgia"/>
        </w:rPr>
        <w:t>Nobody answered.</w:t>
      </w:r>
    </w:p>
    <w:p w14:paraId="3B866ACD" w14:textId="77777777" w:rsidR="00A1675C" w:rsidRDefault="00000000">
      <w:pPr>
        <w:ind w:firstLine="432"/>
      </w:pPr>
      <w:r>
        <w:rPr>
          <w:rFonts w:eastAsia="Georgia"/>
        </w:rPr>
        <w:t>He examined the mechanism. There was nothing unusual. No obvious electronics.</w:t>
      </w:r>
    </w:p>
    <w:p w14:paraId="2EBC209A" w14:textId="77777777" w:rsidR="00A1675C" w:rsidRDefault="00000000">
      <w:pPr>
        <w:ind w:firstLine="432"/>
      </w:pPr>
      <w:r>
        <w:rPr>
          <w:rFonts w:eastAsia="Georgia"/>
        </w:rPr>
        <w:t>No radio receiver. No battery. No hidden switch.</w:t>
      </w:r>
    </w:p>
    <w:p w14:paraId="023B7D87" w14:textId="5AAC8416" w:rsidR="00A1675C" w:rsidRDefault="00000000">
      <w:pPr>
        <w:ind w:firstLine="432"/>
      </w:pPr>
      <w:r>
        <w:rPr>
          <w:rFonts w:eastAsia="Georgia"/>
        </w:rPr>
        <w:t xml:space="preserve">The brass casing was old and scratched. The movement was mechanical. </w:t>
      </w:r>
      <w:r w:rsidR="003434B6">
        <w:rPr>
          <w:rFonts w:eastAsia="Georgia"/>
        </w:rPr>
        <w:t>Penny</w:t>
      </w:r>
      <w:r>
        <w:rPr>
          <w:rFonts w:eastAsia="Georgia"/>
        </w:rPr>
        <w:t xml:space="preserve"> took it from him.</w:t>
      </w:r>
    </w:p>
    <w:p w14:paraId="3F4B65C1" w14:textId="77777777" w:rsidR="00A1675C" w:rsidRDefault="00000000">
      <w:pPr>
        <w:spacing w:before="40" w:after="120"/>
      </w:pPr>
      <w:r>
        <w:rPr>
          <w:rFonts w:eastAsia="Georgia"/>
        </w:rPr>
        <w:t>"May I?"</w:t>
      </w:r>
    </w:p>
    <w:p w14:paraId="4A8B826B" w14:textId="77777777" w:rsidR="00A1675C" w:rsidRDefault="00000000">
      <w:pPr>
        <w:spacing w:before="40" w:after="120"/>
      </w:pPr>
      <w:r>
        <w:rPr>
          <w:rFonts w:eastAsia="Georgia"/>
        </w:rPr>
        <w:t>"Of course."</w:t>
      </w:r>
    </w:p>
    <w:p w14:paraId="65172387" w14:textId="77777777" w:rsidR="00A1675C" w:rsidRDefault="00000000">
      <w:pPr>
        <w:ind w:firstLine="432"/>
      </w:pPr>
      <w:r>
        <w:rPr>
          <w:rFonts w:eastAsia="Georgia"/>
        </w:rPr>
        <w:t>She opened the casing. Trevor leaned over. Weinstein watched.</w:t>
      </w:r>
    </w:p>
    <w:p w14:paraId="43BAD805" w14:textId="77777777" w:rsidR="00A1675C" w:rsidRDefault="00000000">
      <w:pPr>
        <w:ind w:firstLine="432"/>
      </w:pPr>
      <w:r>
        <w:rPr>
          <w:rFonts w:eastAsia="Georgia"/>
        </w:rPr>
        <w:t>The mechanism was intricate. Beautiful, even. Tiny gears.</w:t>
      </w:r>
    </w:p>
    <w:p w14:paraId="71FE19D2" w14:textId="77777777" w:rsidR="00A1675C" w:rsidRDefault="00000000">
      <w:pPr>
        <w:ind w:firstLine="432"/>
      </w:pPr>
      <w:r>
        <w:rPr>
          <w:rFonts w:eastAsia="Georgia"/>
        </w:rPr>
        <w:t>Springs. Jewelled bearings. A balance wheel.</w:t>
      </w:r>
    </w:p>
    <w:p w14:paraId="3C317D9B" w14:textId="631353A8" w:rsidR="00A1675C" w:rsidRDefault="00000000">
      <w:pPr>
        <w:ind w:firstLine="432"/>
      </w:pPr>
      <w:r>
        <w:rPr>
          <w:rFonts w:eastAsia="Georgia"/>
        </w:rPr>
        <w:t xml:space="preserve">An escapement. </w:t>
      </w:r>
      <w:r w:rsidR="003434B6">
        <w:rPr>
          <w:rFonts w:eastAsia="Georgia"/>
        </w:rPr>
        <w:t>Penny</w:t>
      </w:r>
      <w:r>
        <w:rPr>
          <w:rFonts w:eastAsia="Georgia"/>
        </w:rPr>
        <w:t xml:space="preserve"> carefully examined it for several seconds.</w:t>
      </w:r>
    </w:p>
    <w:p w14:paraId="51AC87F0" w14:textId="77777777" w:rsidR="00A1675C" w:rsidRDefault="00000000">
      <w:pPr>
        <w:spacing w:before="40" w:after="120"/>
      </w:pPr>
      <w:r>
        <w:rPr>
          <w:rFonts w:eastAsia="Georgia"/>
        </w:rPr>
        <w:t>"There's nothing here."</w:t>
      </w:r>
    </w:p>
    <w:p w14:paraId="62E7D9DA" w14:textId="77777777" w:rsidR="00A1675C" w:rsidRDefault="00000000">
      <w:pPr>
        <w:ind w:firstLine="432"/>
      </w:pPr>
      <w:r>
        <w:rPr>
          <w:rFonts w:eastAsia="Georgia"/>
        </w:rPr>
        <w:t>Derek smiled.</w:t>
      </w:r>
    </w:p>
    <w:p w14:paraId="739D6DF6" w14:textId="77777777" w:rsidR="00A1675C" w:rsidRDefault="00000000">
      <w:pPr>
        <w:spacing w:before="40" w:after="120"/>
      </w:pPr>
      <w:r>
        <w:rPr>
          <w:rFonts w:eastAsia="Georgia"/>
        </w:rPr>
        <w:t>"That's becoming a recurring feature."</w:t>
      </w:r>
    </w:p>
    <w:p w14:paraId="79907A8A" w14:textId="77777777" w:rsidR="00A1675C" w:rsidRDefault="00000000">
      <w:pPr>
        <w:spacing w:before="40" w:after="120"/>
      </w:pPr>
      <w:r>
        <w:rPr>
          <w:rFonts w:eastAsia="Georgia"/>
        </w:rPr>
        <w:t>"I mean literally."</w:t>
      </w:r>
    </w:p>
    <w:p w14:paraId="36B9E9DC" w14:textId="77777777" w:rsidR="00A1675C" w:rsidRDefault="00000000">
      <w:pPr>
        <w:ind w:firstLine="432"/>
      </w:pPr>
      <w:r>
        <w:rPr>
          <w:rFonts w:eastAsia="Georgia"/>
        </w:rPr>
        <w:t>She held the movement toward the light.</w:t>
      </w:r>
    </w:p>
    <w:p w14:paraId="154D5BCA" w14:textId="77777777" w:rsidR="00A1675C" w:rsidRDefault="00000000">
      <w:pPr>
        <w:spacing w:before="40" w:after="120"/>
      </w:pPr>
      <w:r>
        <w:rPr>
          <w:rFonts w:eastAsia="Georgia"/>
        </w:rPr>
        <w:t>"There's no mechanism capable of producing the behaviour we've seen."</w:t>
      </w:r>
    </w:p>
    <w:p w14:paraId="53C71711" w14:textId="77777777" w:rsidR="00A1675C" w:rsidRDefault="00000000">
      <w:pPr>
        <w:ind w:firstLine="432"/>
      </w:pPr>
      <w:r>
        <w:rPr>
          <w:rFonts w:eastAsia="Georgia"/>
        </w:rPr>
        <w:t>Trevor nodded.</w:t>
      </w:r>
    </w:p>
    <w:p w14:paraId="17CCDA58" w14:textId="77777777" w:rsidR="00A1675C" w:rsidRDefault="00000000">
      <w:pPr>
        <w:spacing w:before="40" w:after="120"/>
      </w:pPr>
      <w:r>
        <w:rPr>
          <w:rFonts w:eastAsia="Georgia"/>
        </w:rPr>
        <w:t>"Then the clock isn't doing it."</w:t>
      </w:r>
    </w:p>
    <w:p w14:paraId="28E11C6A" w14:textId="1C9CC46A" w:rsidR="00A1675C" w:rsidRDefault="003434B6">
      <w:pPr>
        <w:ind w:firstLine="432"/>
      </w:pPr>
      <w:r>
        <w:rPr>
          <w:rFonts w:eastAsia="Georgia"/>
        </w:rPr>
        <w:t>Penny carefully looked at him.</w:t>
      </w:r>
    </w:p>
    <w:p w14:paraId="5F0BDC0F" w14:textId="77777777" w:rsidR="00A1675C" w:rsidRDefault="00000000">
      <w:pPr>
        <w:spacing w:before="40" w:after="120"/>
      </w:pPr>
      <w:r>
        <w:rPr>
          <w:rFonts w:eastAsia="Georgia"/>
        </w:rPr>
        <w:t>"What?"</w:t>
      </w:r>
    </w:p>
    <w:p w14:paraId="65060536" w14:textId="77777777" w:rsidR="00A1675C" w:rsidRDefault="00000000">
      <w:pPr>
        <w:spacing w:before="40" w:after="120"/>
      </w:pPr>
      <w:r>
        <w:rPr>
          <w:rFonts w:eastAsia="Georgia"/>
        </w:rPr>
        <w:t>"The clock isn't deciding when to stop."</w:t>
      </w:r>
    </w:p>
    <w:p w14:paraId="3302D9AF" w14:textId="77777777" w:rsidR="00A1675C" w:rsidRDefault="00000000">
      <w:pPr>
        <w:spacing w:before="40" w:after="120"/>
      </w:pPr>
      <w:r>
        <w:rPr>
          <w:rFonts w:eastAsia="Georgia"/>
        </w:rPr>
        <w:t>"Go on."</w:t>
      </w:r>
    </w:p>
    <w:p w14:paraId="0F65EC17" w14:textId="77777777" w:rsidR="00A1675C" w:rsidRDefault="00000000">
      <w:pPr>
        <w:spacing w:before="40" w:after="120"/>
      </w:pPr>
      <w:r>
        <w:rPr>
          <w:rFonts w:eastAsia="Georgia"/>
        </w:rPr>
        <w:t>"It's responding to something."</w:t>
      </w:r>
    </w:p>
    <w:p w14:paraId="541ED5D7" w14:textId="77777777" w:rsidR="00A1675C" w:rsidRDefault="00000000">
      <w:pPr>
        <w:ind w:firstLine="432"/>
      </w:pPr>
      <w:r>
        <w:rPr>
          <w:rFonts w:eastAsia="Georgia"/>
        </w:rPr>
        <w:t>Derek nodded.</w:t>
      </w:r>
    </w:p>
    <w:p w14:paraId="3DFE8EBE" w14:textId="77777777" w:rsidR="00A1675C" w:rsidRDefault="00000000">
      <w:pPr>
        <w:spacing w:before="40" w:after="120"/>
      </w:pPr>
      <w:r>
        <w:rPr>
          <w:rFonts w:eastAsia="Georgia"/>
        </w:rPr>
        <w:t>"Exactly."</w:t>
      </w:r>
    </w:p>
    <w:p w14:paraId="69B6EF9B" w14:textId="77777777" w:rsidR="00A1675C" w:rsidRDefault="00000000">
      <w:pPr>
        <w:ind w:firstLine="432"/>
      </w:pPr>
      <w:r>
        <w:rPr>
          <w:rFonts w:eastAsia="Georgia"/>
        </w:rPr>
        <w:t>Weinstein took the clock.</w:t>
      </w:r>
    </w:p>
    <w:p w14:paraId="2A12EC52" w14:textId="77777777" w:rsidR="00A1675C" w:rsidRDefault="00000000">
      <w:pPr>
        <w:spacing w:before="40" w:after="120"/>
      </w:pPr>
      <w:r>
        <w:rPr>
          <w:rFonts w:eastAsia="Georgia"/>
        </w:rPr>
        <w:t>"The clock is a physical system."</w:t>
      </w:r>
    </w:p>
    <w:p w14:paraId="3300C58E" w14:textId="77777777" w:rsidR="00A1675C" w:rsidRDefault="00000000">
      <w:pPr>
        <w:spacing w:before="40" w:after="120"/>
      </w:pPr>
      <w:r>
        <w:rPr>
          <w:rFonts w:eastAsia="Georgia"/>
        </w:rPr>
        <w:t>"Yes."</w:t>
      </w:r>
    </w:p>
    <w:p w14:paraId="3FA7A22A" w14:textId="77777777" w:rsidR="00A1675C" w:rsidRDefault="00000000">
      <w:pPr>
        <w:spacing w:before="40" w:after="120"/>
      </w:pPr>
      <w:r>
        <w:rPr>
          <w:rFonts w:eastAsia="Georgia"/>
        </w:rPr>
        <w:t>"It has a worldline."</w:t>
      </w:r>
    </w:p>
    <w:p w14:paraId="1D050D56" w14:textId="77777777" w:rsidR="00A1675C" w:rsidRDefault="00000000">
      <w:pPr>
        <w:spacing w:before="40" w:after="120"/>
      </w:pPr>
      <w:r>
        <w:rPr>
          <w:rFonts w:eastAsia="Georgia"/>
        </w:rPr>
        <w:t>"Yes."</w:t>
      </w:r>
    </w:p>
    <w:p w14:paraId="65DD5B2E" w14:textId="77777777" w:rsidR="00A1675C" w:rsidRDefault="00000000">
      <w:pPr>
        <w:spacing w:before="40" w:after="120"/>
      </w:pPr>
      <w:r>
        <w:rPr>
          <w:rFonts w:eastAsia="Georgia"/>
        </w:rPr>
        <w:t>"It measures proper time along that worldline."</w:t>
      </w:r>
    </w:p>
    <w:p w14:paraId="77FFE3BA" w14:textId="77777777" w:rsidR="00A1675C" w:rsidRDefault="00000000">
      <w:pPr>
        <w:spacing w:before="40" w:after="120"/>
      </w:pPr>
      <w:r>
        <w:rPr>
          <w:rFonts w:eastAsia="Georgia"/>
        </w:rPr>
        <w:t>"Yes."</w:t>
      </w:r>
    </w:p>
    <w:p w14:paraId="2ED0459E" w14:textId="77777777" w:rsidR="00A1675C" w:rsidRDefault="00000000">
      <w:pPr>
        <w:spacing w:before="40" w:after="120"/>
      </w:pPr>
      <w:r>
        <w:rPr>
          <w:rFonts w:eastAsia="Georgia"/>
        </w:rPr>
        <w:t>"So if it stops while everything else continues..."</w:t>
      </w:r>
    </w:p>
    <w:p w14:paraId="070B795F" w14:textId="77777777" w:rsidR="00A1675C" w:rsidRDefault="00000000">
      <w:pPr>
        <w:spacing w:before="40" w:after="120"/>
      </w:pPr>
      <w:r>
        <w:rPr>
          <w:rFonts w:eastAsia="Georgia"/>
        </w:rPr>
        <w:t>"Then something about the physical conditions along its worldline has changed."</w:t>
      </w:r>
    </w:p>
    <w:p w14:paraId="5E3BE31D" w14:textId="77777777" w:rsidR="00A1675C" w:rsidRDefault="00000000">
      <w:pPr>
        <w:ind w:firstLine="432"/>
      </w:pPr>
      <w:r>
        <w:rPr>
          <w:rFonts w:eastAsia="Georgia"/>
        </w:rPr>
        <w:t>Trevor looked at him.</w:t>
      </w:r>
    </w:p>
    <w:p w14:paraId="3A84B2D1" w14:textId="77777777" w:rsidR="00A1675C" w:rsidRDefault="00000000">
      <w:pPr>
        <w:spacing w:before="40" w:after="120"/>
      </w:pPr>
      <w:r>
        <w:rPr>
          <w:rFonts w:eastAsia="Georgia"/>
        </w:rPr>
        <w:t>"Or the clock itself has changed."</w:t>
      </w:r>
    </w:p>
    <w:p w14:paraId="0FCCC941" w14:textId="77777777" w:rsidR="00A1675C" w:rsidRDefault="00000000">
      <w:pPr>
        <w:spacing w:before="40" w:after="120"/>
      </w:pPr>
      <w:r>
        <w:rPr>
          <w:rFonts w:eastAsia="Georgia"/>
        </w:rPr>
        <w:t>"Yes."</w:t>
      </w:r>
    </w:p>
    <w:p w14:paraId="3E518779" w14:textId="77777777" w:rsidR="00A1675C" w:rsidRDefault="00000000">
      <w:pPr>
        <w:spacing w:before="40" w:after="120"/>
      </w:pPr>
      <w:r>
        <w:rPr>
          <w:rFonts w:eastAsia="Georgia"/>
        </w:rPr>
        <w:t>"Could it have been accelerated?"</w:t>
      </w:r>
    </w:p>
    <w:p w14:paraId="58C70406" w14:textId="77777777" w:rsidR="00A1675C" w:rsidRDefault="00000000">
      <w:pPr>
        <w:ind w:firstLine="432"/>
      </w:pPr>
      <w:r>
        <w:rPr>
          <w:rFonts w:eastAsia="Georgia"/>
        </w:rPr>
        <w:t>Weinstein quietly nodded.</w:t>
      </w:r>
    </w:p>
    <w:p w14:paraId="65F23690" w14:textId="77777777" w:rsidR="00A1675C" w:rsidRDefault="00000000">
      <w:pPr>
        <w:spacing w:before="40" w:after="120"/>
      </w:pPr>
      <w:r>
        <w:rPr>
          <w:rFonts w:eastAsia="Georgia"/>
        </w:rPr>
        <w:t>"In principle."</w:t>
      </w:r>
    </w:p>
    <w:p w14:paraId="18243118" w14:textId="77777777" w:rsidR="00A1675C" w:rsidRDefault="00000000">
      <w:pPr>
        <w:spacing w:before="40" w:after="120"/>
      </w:pPr>
      <w:r>
        <w:rPr>
          <w:rFonts w:eastAsia="Georgia"/>
        </w:rPr>
        <w:t>"Enough to create a significant time dilation?"</w:t>
      </w:r>
    </w:p>
    <w:p w14:paraId="3F7C2615" w14:textId="77777777" w:rsidR="00A1675C" w:rsidRDefault="00000000">
      <w:pPr>
        <w:spacing w:before="40" w:after="120"/>
      </w:pPr>
      <w:r>
        <w:rPr>
          <w:rFonts w:eastAsia="Georgia"/>
        </w:rPr>
        <w:t>"Not without enormous acceleration."</w:t>
      </w:r>
    </w:p>
    <w:p w14:paraId="18CDCE98" w14:textId="77777777" w:rsidR="00A1675C" w:rsidRDefault="00000000">
      <w:pPr>
        <w:spacing w:before="40" w:after="120"/>
      </w:pPr>
      <w:r>
        <w:rPr>
          <w:rFonts w:eastAsia="Georgia"/>
        </w:rPr>
        <w:t>"How enormous?"</w:t>
      </w:r>
    </w:p>
    <w:p w14:paraId="2A7B6454" w14:textId="77777777" w:rsidR="00A1675C" w:rsidRDefault="00000000">
      <w:pPr>
        <w:spacing w:before="40" w:after="120"/>
      </w:pPr>
      <w:r>
        <w:rPr>
          <w:rFonts w:eastAsia="Georgia"/>
        </w:rPr>
        <w:t>"Enough that you'd notice."</w:t>
      </w:r>
    </w:p>
    <w:p w14:paraId="5AC4AC74" w14:textId="77777777" w:rsidR="00A1675C" w:rsidRDefault="00000000">
      <w:pPr>
        <w:ind w:firstLine="432"/>
      </w:pPr>
      <w:r>
        <w:rPr>
          <w:rFonts w:eastAsia="Georgia"/>
        </w:rPr>
        <w:t>Derek smiled.</w:t>
      </w:r>
    </w:p>
    <w:p w14:paraId="4618B1FC" w14:textId="77777777" w:rsidR="00A1675C" w:rsidRDefault="00000000">
      <w:pPr>
        <w:spacing w:before="40" w:after="120"/>
      </w:pPr>
      <w:r>
        <w:rPr>
          <w:rFonts w:eastAsia="Georgia"/>
        </w:rPr>
        <w:t>"That seems useful."</w:t>
      </w:r>
    </w:p>
    <w:p w14:paraId="3C70F434" w14:textId="77777777" w:rsidR="00A1675C" w:rsidRDefault="00000000">
      <w:pPr>
        <w:spacing w:before="40" w:after="120"/>
      </w:pPr>
      <w:r>
        <w:rPr>
          <w:rFonts w:eastAsia="Georgia"/>
        </w:rPr>
        <w:t>"Yes."</w:t>
      </w:r>
    </w:p>
    <w:p w14:paraId="545538B2" w14:textId="22D89615" w:rsidR="00A1675C" w:rsidRDefault="003434B6">
      <w:pPr>
        <w:ind w:firstLine="432"/>
      </w:pPr>
      <w:r>
        <w:rPr>
          <w:rFonts w:eastAsia="Georgia"/>
        </w:rPr>
        <w:t>Penny looked at the strange clock.</w:t>
      </w:r>
    </w:p>
    <w:p w14:paraId="646CDB47" w14:textId="77777777" w:rsidR="00A1675C" w:rsidRDefault="00000000">
      <w:pPr>
        <w:spacing w:before="40" w:after="120"/>
      </w:pPr>
      <w:r>
        <w:rPr>
          <w:rFonts w:eastAsia="Georgia"/>
        </w:rPr>
        <w:t>"But the clock didn't move."</w:t>
      </w:r>
    </w:p>
    <w:p w14:paraId="3F253219" w14:textId="77777777" w:rsidR="00A1675C" w:rsidRDefault="00000000">
      <w:pPr>
        <w:spacing w:before="40" w:after="120"/>
      </w:pPr>
      <w:r>
        <w:rPr>
          <w:rFonts w:eastAsia="Georgia"/>
        </w:rPr>
        <w:t>"Not in any ordinary sense."</w:t>
      </w:r>
    </w:p>
    <w:p w14:paraId="10FFB3DD" w14:textId="77777777" w:rsidR="00A1675C" w:rsidRDefault="00000000">
      <w:pPr>
        <w:spacing w:before="40" w:after="120"/>
      </w:pPr>
      <w:r>
        <w:rPr>
          <w:rFonts w:eastAsia="Georgia"/>
        </w:rPr>
        <w:t>"So acceleration isn't the explanation."</w:t>
      </w:r>
    </w:p>
    <w:p w14:paraId="3CA3E367" w14:textId="77777777" w:rsidR="00A1675C" w:rsidRDefault="00000000">
      <w:pPr>
        <w:spacing w:before="40" w:after="120"/>
      </w:pPr>
      <w:r>
        <w:rPr>
          <w:rFonts w:eastAsia="Georgia"/>
        </w:rPr>
        <w:t>"Not ordinary acceleration."</w:t>
      </w:r>
    </w:p>
    <w:p w14:paraId="7657B025" w14:textId="77777777" w:rsidR="00A1675C" w:rsidRDefault="00000000">
      <w:pPr>
        <w:ind w:firstLine="432"/>
      </w:pPr>
      <w:r>
        <w:rPr>
          <w:rFonts w:eastAsia="Georgia"/>
        </w:rPr>
        <w:t>Trevor thought.</w:t>
      </w:r>
    </w:p>
    <w:p w14:paraId="1D0D7175" w14:textId="77777777" w:rsidR="00A1675C" w:rsidRDefault="00000000">
      <w:pPr>
        <w:spacing w:before="40" w:after="120"/>
      </w:pPr>
      <w:r>
        <w:rPr>
          <w:rFonts w:eastAsia="Georgia"/>
        </w:rPr>
        <w:t>"Gravity?"</w:t>
      </w:r>
    </w:p>
    <w:p w14:paraId="27C64C47" w14:textId="77777777" w:rsidR="00A1675C" w:rsidRDefault="00000000">
      <w:pPr>
        <w:ind w:firstLine="432"/>
      </w:pPr>
      <w:r>
        <w:rPr>
          <w:rFonts w:eastAsia="Georgia"/>
        </w:rPr>
        <w:t>Weinstein nodded.</w:t>
      </w:r>
    </w:p>
    <w:p w14:paraId="7D691129" w14:textId="77777777" w:rsidR="00A1675C" w:rsidRDefault="00000000">
      <w:pPr>
        <w:spacing w:before="40" w:after="120"/>
      </w:pPr>
      <w:r>
        <w:rPr>
          <w:rFonts w:eastAsia="Georgia"/>
        </w:rPr>
        <w:t>"Possibly."</w:t>
      </w:r>
    </w:p>
    <w:p w14:paraId="42C45C23" w14:textId="77777777" w:rsidR="00A1675C" w:rsidRDefault="00000000">
      <w:pPr>
        <w:ind w:firstLine="432"/>
      </w:pPr>
      <w:r>
        <w:rPr>
          <w:rFonts w:eastAsia="Georgia"/>
        </w:rPr>
        <w:t>Derek pointed toward the ceiling.</w:t>
      </w:r>
    </w:p>
    <w:p w14:paraId="020F8981" w14:textId="77777777" w:rsidR="00A1675C" w:rsidRDefault="00000000">
      <w:pPr>
        <w:spacing w:before="40" w:after="120"/>
      </w:pPr>
      <w:r>
        <w:rPr>
          <w:rFonts w:eastAsia="Georgia"/>
        </w:rPr>
        <w:t>"We're beneath the Louvre."</w:t>
      </w:r>
    </w:p>
    <w:p w14:paraId="291AC4B9" w14:textId="77777777" w:rsidR="00A1675C" w:rsidRDefault="00000000">
      <w:pPr>
        <w:spacing w:before="40" w:after="120"/>
      </w:pPr>
      <w:r>
        <w:rPr>
          <w:rFonts w:eastAsia="Georgia"/>
        </w:rPr>
        <w:t>"Yes."</w:t>
      </w:r>
    </w:p>
    <w:p w14:paraId="02F9C328" w14:textId="77777777" w:rsidR="00A1675C" w:rsidRDefault="00000000">
      <w:pPr>
        <w:spacing w:before="40" w:after="120"/>
      </w:pPr>
      <w:r>
        <w:rPr>
          <w:rFonts w:eastAsia="Georgia"/>
        </w:rPr>
        <w:t>"Could there be something beneath us?"</w:t>
      </w:r>
    </w:p>
    <w:p w14:paraId="42C086C2" w14:textId="79FF1402" w:rsidR="00A1675C" w:rsidRDefault="003434B6">
      <w:pPr>
        <w:ind w:firstLine="432"/>
      </w:pPr>
      <w:r>
        <w:rPr>
          <w:rFonts w:eastAsia="Georgia"/>
        </w:rPr>
        <w:t>Penny looked at him.</w:t>
      </w:r>
    </w:p>
    <w:p w14:paraId="6EFEA747" w14:textId="77777777" w:rsidR="00A1675C" w:rsidRDefault="00000000">
      <w:pPr>
        <w:spacing w:before="40" w:after="120"/>
      </w:pPr>
      <w:r>
        <w:rPr>
          <w:rFonts w:eastAsia="Georgia"/>
        </w:rPr>
        <w:t>"Such as?"</w:t>
      </w:r>
    </w:p>
    <w:p w14:paraId="3A6447BA" w14:textId="77777777" w:rsidR="00A1675C" w:rsidRDefault="00000000">
      <w:pPr>
        <w:spacing w:before="40" w:after="120"/>
      </w:pPr>
      <w:r>
        <w:rPr>
          <w:rFonts w:eastAsia="Georgia"/>
        </w:rPr>
        <w:t>"A very large mass."</w:t>
      </w:r>
    </w:p>
    <w:p w14:paraId="34208B01" w14:textId="77777777" w:rsidR="00A1675C" w:rsidRDefault="00000000">
      <w:pPr>
        <w:ind w:firstLine="432"/>
      </w:pPr>
      <w:r>
        <w:rPr>
          <w:rFonts w:eastAsia="Georgia"/>
        </w:rPr>
        <w:t>Trevor smiled.</w:t>
      </w:r>
    </w:p>
    <w:p w14:paraId="5F81766F" w14:textId="77777777" w:rsidR="00A1675C" w:rsidRDefault="00000000">
      <w:pPr>
        <w:spacing w:before="40" w:after="120"/>
      </w:pPr>
      <w:r>
        <w:rPr>
          <w:rFonts w:eastAsia="Georgia"/>
        </w:rPr>
        <w:t>"How large?"</w:t>
      </w:r>
    </w:p>
    <w:p w14:paraId="04A96EB3" w14:textId="77777777" w:rsidR="00A1675C" w:rsidRDefault="00000000">
      <w:pPr>
        <w:spacing w:before="40" w:after="120"/>
      </w:pPr>
      <w:r>
        <w:rPr>
          <w:rFonts w:eastAsia="Georgia"/>
        </w:rPr>
        <w:t>"Large enough to stop clocks."</w:t>
      </w:r>
    </w:p>
    <w:p w14:paraId="73086B7E" w14:textId="77777777" w:rsidR="00A1675C" w:rsidRDefault="00000000">
      <w:pPr>
        <w:spacing w:before="40" w:after="120"/>
      </w:pPr>
      <w:r>
        <w:rPr>
          <w:rFonts w:eastAsia="Georgia"/>
        </w:rPr>
        <w:t>"That would be rather noticeable."</w:t>
      </w:r>
    </w:p>
    <w:p w14:paraId="2510AFE5" w14:textId="77777777" w:rsidR="00A1675C" w:rsidRDefault="00000000">
      <w:pPr>
        <w:spacing w:before="40" w:after="120"/>
      </w:pPr>
      <w:r>
        <w:rPr>
          <w:rFonts w:eastAsia="Georgia"/>
        </w:rPr>
        <w:t>"Probably."</w:t>
      </w:r>
    </w:p>
    <w:p w14:paraId="0C38A60F" w14:textId="77777777" w:rsidR="00A1675C" w:rsidRDefault="00000000">
      <w:pPr>
        <w:ind w:firstLine="432"/>
      </w:pPr>
      <w:r>
        <w:rPr>
          <w:rFonts w:eastAsia="Georgia"/>
        </w:rPr>
        <w:t>Weinstein shook his head.</w:t>
      </w:r>
    </w:p>
    <w:p w14:paraId="744733F6" w14:textId="77777777" w:rsidR="00A1675C" w:rsidRDefault="00000000">
      <w:pPr>
        <w:spacing w:before="40" w:after="120"/>
      </w:pPr>
      <w:r>
        <w:rPr>
          <w:rFonts w:eastAsia="Georgia"/>
        </w:rPr>
        <w:t>"Not necessarily."</w:t>
      </w:r>
    </w:p>
    <w:p w14:paraId="6AA14C24" w14:textId="77777777" w:rsidR="00A1675C" w:rsidRDefault="00000000">
      <w:pPr>
        <w:ind w:firstLine="432"/>
      </w:pPr>
      <w:r>
        <w:rPr>
          <w:rFonts w:eastAsia="Georgia"/>
        </w:rPr>
        <w:t>Everyone quietly looked at him. He continued.</w:t>
      </w:r>
    </w:p>
    <w:p w14:paraId="48F2F0F2" w14:textId="77777777" w:rsidR="00A1675C" w:rsidRDefault="00000000">
      <w:pPr>
        <w:spacing w:before="40" w:after="120"/>
      </w:pPr>
      <w:r>
        <w:rPr>
          <w:rFonts w:eastAsia="Georgia"/>
        </w:rPr>
        <w:t>"A gravitational field doesn't have to announce itself by dropping buildings on people."</w:t>
      </w:r>
    </w:p>
    <w:p w14:paraId="2B125506" w14:textId="77777777" w:rsidR="00A1675C" w:rsidRDefault="00000000">
      <w:pPr>
        <w:spacing w:before="40" w:after="120"/>
      </w:pPr>
      <w:r>
        <w:rPr>
          <w:rFonts w:eastAsia="Georgia"/>
        </w:rPr>
        <w:t>"Fair."</w:t>
      </w:r>
    </w:p>
    <w:p w14:paraId="79548A3D" w14:textId="77777777" w:rsidR="00A1675C" w:rsidRDefault="00000000">
      <w:pPr>
        <w:spacing w:before="40" w:after="120"/>
      </w:pPr>
      <w:r>
        <w:rPr>
          <w:rFonts w:eastAsia="Georgia"/>
        </w:rPr>
        <w:t>"And gravitational time dilation depends on the metric, not merely on some crude idea of gravitational force."</w:t>
      </w:r>
    </w:p>
    <w:p w14:paraId="3B4835CE" w14:textId="77777777" w:rsidR="00A1675C" w:rsidRDefault="00000000">
      <w:pPr>
        <w:spacing w:before="40" w:after="120"/>
      </w:pPr>
      <w:r>
        <w:rPr>
          <w:rFonts w:eastAsia="Georgia"/>
        </w:rPr>
        <w:t>"Meaning?"</w:t>
      </w:r>
    </w:p>
    <w:p w14:paraId="5C44EC30" w14:textId="77777777" w:rsidR="00A1675C" w:rsidRDefault="00000000">
      <w:pPr>
        <w:spacing w:before="40" w:after="120"/>
      </w:pPr>
      <w:r>
        <w:rPr>
          <w:rFonts w:eastAsia="Georgia"/>
        </w:rPr>
        <w:t>"Two clocks at different gravitational potentials can accumulate different proper times."</w:t>
      </w:r>
    </w:p>
    <w:p w14:paraId="5B25CACC" w14:textId="77777777" w:rsidR="00A1675C" w:rsidRDefault="00000000">
      <w:pPr>
        <w:ind w:firstLine="432"/>
      </w:pPr>
      <w:r>
        <w:rPr>
          <w:rFonts w:eastAsia="Georgia"/>
        </w:rPr>
        <w:t>Trevor nodded.</w:t>
      </w:r>
    </w:p>
    <w:p w14:paraId="53E1DA63" w14:textId="77777777" w:rsidR="00A1675C" w:rsidRDefault="00000000">
      <w:pPr>
        <w:spacing w:before="40" w:after="120"/>
      </w:pPr>
      <w:r>
        <w:rPr>
          <w:rFonts w:eastAsia="Georgia"/>
        </w:rPr>
        <w:t>"But not by forty-seven minutes in an ordinary room."</w:t>
      </w:r>
    </w:p>
    <w:p w14:paraId="1A83DF7C" w14:textId="77777777" w:rsidR="00A1675C" w:rsidRDefault="00000000">
      <w:pPr>
        <w:spacing w:before="40" w:after="120"/>
      </w:pPr>
      <w:r>
        <w:rPr>
          <w:rFonts w:eastAsia="Georgia"/>
        </w:rPr>
        <w:t>"Correct."</w:t>
      </w:r>
    </w:p>
    <w:p w14:paraId="50215184" w14:textId="77777777" w:rsidR="00A1675C" w:rsidRDefault="00000000">
      <w:pPr>
        <w:ind w:firstLine="432"/>
      </w:pPr>
      <w:r>
        <w:rPr>
          <w:rFonts w:eastAsia="Georgia"/>
        </w:rPr>
        <w:t>Derek looked at the clock.</w:t>
      </w:r>
    </w:p>
    <w:p w14:paraId="29411B02" w14:textId="77777777" w:rsidR="00A1675C" w:rsidRDefault="00000000">
      <w:pPr>
        <w:spacing w:before="40" w:after="120"/>
      </w:pPr>
      <w:r>
        <w:rPr>
          <w:rFonts w:eastAsia="Georgia"/>
        </w:rPr>
        <w:t>"Then we're back to the same problem."</w:t>
      </w:r>
    </w:p>
    <w:p w14:paraId="41B5DE57" w14:textId="77777777" w:rsidR="00A1675C" w:rsidRDefault="00000000">
      <w:pPr>
        <w:spacing w:before="40" w:after="120"/>
      </w:pPr>
      <w:r>
        <w:rPr>
          <w:rFonts w:eastAsia="Georgia"/>
        </w:rPr>
        <w:t>"Yes."</w:t>
      </w:r>
    </w:p>
    <w:p w14:paraId="791F756F" w14:textId="77777777" w:rsidR="00A1675C" w:rsidRDefault="00000000">
      <w:pPr>
        <w:ind w:firstLine="432"/>
      </w:pPr>
      <w:r>
        <w:rPr>
          <w:rFonts w:eastAsia="Georgia"/>
        </w:rPr>
        <w:t>He put the old clock down.</w:t>
      </w:r>
    </w:p>
    <w:p w14:paraId="46E92E9E" w14:textId="77777777" w:rsidR="00A1675C" w:rsidRDefault="00000000">
      <w:pPr>
        <w:spacing w:before="40" w:after="120"/>
      </w:pPr>
      <w:r>
        <w:rPr>
          <w:rFonts w:eastAsia="Georgia"/>
        </w:rPr>
        <w:t>"Unless..."</w:t>
      </w:r>
    </w:p>
    <w:p w14:paraId="7AAE30A5" w14:textId="77777777" w:rsidR="00A1675C" w:rsidRDefault="00000000">
      <w:pPr>
        <w:ind w:firstLine="432"/>
      </w:pPr>
      <w:r>
        <w:rPr>
          <w:rFonts w:eastAsia="Georgia"/>
        </w:rPr>
        <w:t>Nobody spoke. Derek looked at the paper. Three spatial coordinates.</w:t>
      </w:r>
    </w:p>
    <w:p w14:paraId="078D3490" w14:textId="77777777" w:rsidR="00A1675C" w:rsidRDefault="00000000">
      <w:pPr>
        <w:ind w:firstLine="432"/>
      </w:pPr>
      <w:r>
        <w:rPr>
          <w:rFonts w:eastAsia="Georgia"/>
        </w:rPr>
        <w:t>A missing proper time. He walked to the wall.</w:t>
      </w:r>
    </w:p>
    <w:p w14:paraId="4F262D49" w14:textId="77777777" w:rsidR="00A1675C" w:rsidRDefault="00000000">
      <w:pPr>
        <w:spacing w:before="40" w:after="120"/>
      </w:pPr>
      <w:r>
        <w:rPr>
          <w:rFonts w:eastAsia="Georgia"/>
        </w:rPr>
        <w:t>"What if the room itself is the coordinate system?"</w:t>
      </w:r>
    </w:p>
    <w:p w14:paraId="06A43379" w14:textId="77777777" w:rsidR="00A1675C" w:rsidRDefault="00000000">
      <w:pPr>
        <w:ind w:firstLine="432"/>
      </w:pPr>
      <w:r>
        <w:rPr>
          <w:rFonts w:eastAsia="Georgia"/>
        </w:rPr>
        <w:t>Trevor frowned.</w:t>
      </w:r>
    </w:p>
    <w:p w14:paraId="64575649" w14:textId="77777777" w:rsidR="00A1675C" w:rsidRDefault="00000000">
      <w:pPr>
        <w:spacing w:before="40" w:after="120"/>
      </w:pPr>
      <w:r>
        <w:rPr>
          <w:rFonts w:eastAsia="Georgia"/>
        </w:rPr>
        <w:t>"Explain."</w:t>
      </w:r>
    </w:p>
    <w:p w14:paraId="05962A9B" w14:textId="77777777" w:rsidR="00A1675C" w:rsidRDefault="00000000">
      <w:pPr>
        <w:ind w:firstLine="432"/>
      </w:pPr>
      <w:r>
        <w:rPr>
          <w:rFonts w:eastAsia="Georgia"/>
        </w:rPr>
        <w:t>Derek pointed to the floor.</w:t>
      </w:r>
    </w:p>
    <w:p w14:paraId="6CED27FD" w14:textId="77777777" w:rsidR="00A1675C" w:rsidRDefault="00000000">
      <w:pPr>
        <w:spacing w:before="40" w:after="120"/>
      </w:pPr>
      <w:r>
        <w:rPr>
          <w:rFonts w:eastAsia="Georgia"/>
        </w:rPr>
        <w:t>"We're somewhere in three-dimensional space."</w:t>
      </w:r>
    </w:p>
    <w:p w14:paraId="61241124" w14:textId="77777777" w:rsidR="00A1675C" w:rsidRDefault="00000000">
      <w:pPr>
        <w:spacing w:before="40" w:after="120"/>
      </w:pPr>
      <w:r>
        <w:rPr>
          <w:rFonts w:eastAsia="Georgia"/>
        </w:rPr>
        <w:t>"Yes."</w:t>
      </w:r>
    </w:p>
    <w:p w14:paraId="3FB27236" w14:textId="77777777" w:rsidR="00A1675C" w:rsidRDefault="00000000">
      <w:pPr>
        <w:spacing w:before="40" w:after="120"/>
      </w:pPr>
      <w:r>
        <w:rPr>
          <w:rFonts w:eastAsia="Georgia"/>
        </w:rPr>
        <w:t>"Suppose the numbers describe a point."</w:t>
      </w:r>
    </w:p>
    <w:p w14:paraId="3BD45D2E" w14:textId="77777777" w:rsidR="00A1675C" w:rsidRDefault="00000000">
      <w:pPr>
        <w:spacing w:before="40" w:after="120"/>
      </w:pPr>
      <w:r>
        <w:rPr>
          <w:rFonts w:eastAsia="Georgia"/>
        </w:rPr>
        <w:t>"Yes."</w:t>
      </w:r>
    </w:p>
    <w:p w14:paraId="5D078633" w14:textId="77777777" w:rsidR="00A1675C" w:rsidRDefault="00000000">
      <w:pPr>
        <w:spacing w:before="40" w:after="120"/>
      </w:pPr>
      <w:r>
        <w:rPr>
          <w:rFonts w:eastAsia="Georgia"/>
        </w:rPr>
        <w:t>"Then the missing τ describes which event occurs at that point."</w:t>
      </w:r>
    </w:p>
    <w:p w14:paraId="04B4403A" w14:textId="77777777" w:rsidR="00A1675C" w:rsidRDefault="00000000">
      <w:pPr>
        <w:ind w:firstLine="432"/>
      </w:pPr>
      <w:r>
        <w:rPr>
          <w:rFonts w:eastAsia="Georgia"/>
        </w:rPr>
        <w:t>Trevor nodded.</w:t>
      </w:r>
    </w:p>
    <w:p w14:paraId="1210A18D" w14:textId="77777777" w:rsidR="00A1675C" w:rsidRDefault="00000000">
      <w:pPr>
        <w:spacing w:before="40" w:after="120"/>
      </w:pPr>
      <w:r>
        <w:rPr>
          <w:rFonts w:eastAsia="Georgia"/>
        </w:rPr>
        <w:t>"Yes."</w:t>
      </w:r>
    </w:p>
    <w:p w14:paraId="231265B5" w14:textId="77777777" w:rsidR="00A1675C" w:rsidRDefault="00000000">
      <w:pPr>
        <w:spacing w:before="40" w:after="120"/>
      </w:pPr>
      <w:r>
        <w:rPr>
          <w:rFonts w:eastAsia="Georgia"/>
        </w:rPr>
        <w:t>"So perhaps the paper isn't telling us where to look."</w:t>
      </w:r>
    </w:p>
    <w:p w14:paraId="13D48F2C" w14:textId="6D976061" w:rsidR="00A1675C" w:rsidRDefault="003434B6">
      <w:pPr>
        <w:ind w:firstLine="432"/>
      </w:pPr>
      <w:r>
        <w:rPr>
          <w:rFonts w:eastAsia="Georgia"/>
        </w:rPr>
        <w:t>Penny finished:</w:t>
      </w:r>
    </w:p>
    <w:p w14:paraId="5C854A39" w14:textId="77777777" w:rsidR="00A1675C" w:rsidRDefault="00000000">
      <w:pPr>
        <w:spacing w:before="40" w:after="120"/>
      </w:pPr>
      <w:r>
        <w:rPr>
          <w:rFonts w:eastAsia="Georgia"/>
        </w:rPr>
        <w:t>"It's telling us when."</w:t>
      </w:r>
    </w:p>
    <w:p w14:paraId="007D523D" w14:textId="77777777" w:rsidR="00A1675C" w:rsidRDefault="00000000">
      <w:pPr>
        <w:ind w:firstLine="432"/>
      </w:pPr>
      <w:r>
        <w:rPr>
          <w:rFonts w:eastAsia="Georgia"/>
        </w:rPr>
        <w:t>Derek quietly smiled.</w:t>
      </w:r>
    </w:p>
    <w:p w14:paraId="62C8A65B" w14:textId="77777777" w:rsidR="00A1675C" w:rsidRDefault="00000000">
      <w:pPr>
        <w:spacing w:before="40" w:after="120"/>
      </w:pPr>
      <w:r>
        <w:rPr>
          <w:rFonts w:eastAsia="Georgia"/>
        </w:rPr>
        <w:t>"Exactly."</w:t>
      </w:r>
    </w:p>
    <w:p w14:paraId="46A2D3BE" w14:textId="77777777" w:rsidR="00A1675C" w:rsidRDefault="00000000">
      <w:pPr>
        <w:ind w:firstLine="432"/>
      </w:pPr>
      <w:r>
        <w:rPr>
          <w:rFonts w:eastAsia="Georgia"/>
        </w:rPr>
        <w:t>Weinstein shook his head.</w:t>
      </w:r>
    </w:p>
    <w:p w14:paraId="6FA1E76D" w14:textId="77777777" w:rsidR="00A1675C" w:rsidRDefault="00000000">
      <w:pPr>
        <w:spacing w:before="40" w:after="120"/>
      </w:pPr>
      <w:r>
        <w:rPr>
          <w:rFonts w:eastAsia="Georgia"/>
        </w:rPr>
        <w:t>"Not quite."</w:t>
      </w:r>
    </w:p>
    <w:p w14:paraId="313844C6" w14:textId="77777777" w:rsidR="00A1675C" w:rsidRDefault="00000000">
      <w:pPr>
        <w:ind w:firstLine="432"/>
      </w:pPr>
      <w:r>
        <w:rPr>
          <w:rFonts w:eastAsia="Georgia"/>
        </w:rPr>
        <w:t>Derek turned.</w:t>
      </w:r>
    </w:p>
    <w:p w14:paraId="56B3234A" w14:textId="77777777" w:rsidR="00A1675C" w:rsidRDefault="00000000">
      <w:pPr>
        <w:spacing w:before="40" w:after="120"/>
      </w:pPr>
      <w:r>
        <w:rPr>
          <w:rFonts w:eastAsia="Georgia"/>
        </w:rPr>
        <w:t>"What?"</w:t>
      </w:r>
    </w:p>
    <w:p w14:paraId="315DB30A" w14:textId="77777777" w:rsidR="00A1675C" w:rsidRDefault="00000000">
      <w:pPr>
        <w:spacing w:before="40" w:after="120"/>
      </w:pPr>
      <w:r>
        <w:rPr>
          <w:rFonts w:eastAsia="Georgia"/>
        </w:rPr>
        <w:t>"The word 'when' is precisely what we should avoid."</w:t>
      </w:r>
    </w:p>
    <w:p w14:paraId="72AA4259" w14:textId="77777777" w:rsidR="00A1675C" w:rsidRDefault="00000000">
      <w:pPr>
        <w:spacing w:before="40" w:after="120"/>
      </w:pPr>
      <w:r>
        <w:rPr>
          <w:rFonts w:eastAsia="Georgia"/>
        </w:rPr>
        <w:t>"Why?"</w:t>
      </w:r>
    </w:p>
    <w:p w14:paraId="08C0479F" w14:textId="77777777" w:rsidR="00A1675C" w:rsidRDefault="00000000">
      <w:pPr>
        <w:spacing w:before="40" w:after="120"/>
      </w:pPr>
      <w:r>
        <w:rPr>
          <w:rFonts w:eastAsia="Georgia"/>
        </w:rPr>
        <w:t>"Because we're trying to determine whether the events are ordered by a fundamental time or merely related geometrically."</w:t>
      </w:r>
    </w:p>
    <w:p w14:paraId="538858D5" w14:textId="77777777" w:rsidR="00A1675C" w:rsidRDefault="00000000">
      <w:pPr>
        <w:ind w:firstLine="432"/>
      </w:pPr>
      <w:r>
        <w:rPr>
          <w:rFonts w:eastAsia="Georgia"/>
        </w:rPr>
        <w:t>Derek nodded.</w:t>
      </w:r>
    </w:p>
    <w:p w14:paraId="30C4B474" w14:textId="77777777" w:rsidR="00A1675C" w:rsidRDefault="00000000">
      <w:pPr>
        <w:spacing w:before="40" w:after="120"/>
      </w:pPr>
      <w:r>
        <w:rPr>
          <w:rFonts w:eastAsia="Georgia"/>
        </w:rPr>
        <w:t>"Fair."</w:t>
      </w:r>
    </w:p>
    <w:p w14:paraId="054B8E27" w14:textId="77C48AA8" w:rsidR="00A1675C" w:rsidRDefault="003434B6">
      <w:pPr>
        <w:ind w:firstLine="432"/>
      </w:pPr>
      <w:r>
        <w:rPr>
          <w:rFonts w:eastAsia="Georgia"/>
        </w:rPr>
        <w:t>Penny gently smiled.</w:t>
      </w:r>
    </w:p>
    <w:p w14:paraId="3E9910A3" w14:textId="77777777" w:rsidR="00A1675C" w:rsidRDefault="00000000">
      <w:pPr>
        <w:spacing w:before="40" w:after="120"/>
      </w:pPr>
      <w:r>
        <w:rPr>
          <w:rFonts w:eastAsia="Georgia"/>
        </w:rPr>
        <w:t>"So what should we call it?"</w:t>
      </w:r>
    </w:p>
    <w:p w14:paraId="112005F9" w14:textId="77777777" w:rsidR="00A1675C" w:rsidRDefault="00000000">
      <w:pPr>
        <w:ind w:firstLine="432"/>
      </w:pPr>
      <w:r>
        <w:rPr>
          <w:rFonts w:eastAsia="Georgia"/>
        </w:rPr>
        <w:t>Weinstein looked sharply at the equation.</w:t>
      </w:r>
    </w:p>
    <w:p w14:paraId="1491E33F" w14:textId="77777777" w:rsidR="00A1675C" w:rsidRDefault="00000000">
      <w:pPr>
        <w:spacing w:before="40" w:after="120"/>
      </w:pPr>
      <w:r>
        <w:rPr>
          <w:rFonts w:eastAsia="Georgia"/>
        </w:rPr>
        <w:t>"Which event."</w:t>
      </w:r>
    </w:p>
    <w:p w14:paraId="3BC7ADCC" w14:textId="77777777" w:rsidR="00A1675C" w:rsidRDefault="00000000">
      <w:pPr>
        <w:ind w:firstLine="432"/>
      </w:pPr>
      <w:r>
        <w:rPr>
          <w:rFonts w:eastAsia="Georgia"/>
        </w:rPr>
        <w:t>There was silence. Trevor quietly nodded slowly.</w:t>
      </w:r>
    </w:p>
    <w:p w14:paraId="766330A4" w14:textId="77777777" w:rsidR="00A1675C" w:rsidRDefault="00000000">
      <w:pPr>
        <w:spacing w:before="40" w:after="120"/>
      </w:pPr>
      <w:r>
        <w:rPr>
          <w:rFonts w:eastAsia="Georgia"/>
        </w:rPr>
        <w:t>"That's better."</w:t>
      </w:r>
    </w:p>
    <w:p w14:paraId="564DF2FF" w14:textId="77777777" w:rsidR="00A1675C" w:rsidRDefault="00000000">
      <w:pPr>
        <w:ind w:firstLine="432"/>
      </w:pPr>
      <w:r>
        <w:rPr>
          <w:rFonts w:eastAsia="Georgia"/>
        </w:rPr>
        <w:t>Weinstein continued.</w:t>
      </w:r>
    </w:p>
    <w:p w14:paraId="076FFE60" w14:textId="77777777" w:rsidR="00A1675C" w:rsidRDefault="00000000">
      <w:pPr>
        <w:spacing w:before="40" w:after="120"/>
      </w:pPr>
      <w:r>
        <w:rPr>
          <w:rFonts w:eastAsia="Georgia"/>
        </w:rPr>
        <w:t>"Suppose the point x = 3, y = 4, z = 12 corresponds to a particular location."</w:t>
      </w:r>
    </w:p>
    <w:p w14:paraId="6E7E6544" w14:textId="77777777" w:rsidR="00A1675C" w:rsidRDefault="00000000">
      <w:pPr>
        <w:spacing w:before="40" w:after="120"/>
      </w:pPr>
      <w:r>
        <w:rPr>
          <w:rFonts w:eastAsia="Georgia"/>
        </w:rPr>
        <w:t>"Yes."</w:t>
      </w:r>
    </w:p>
    <w:p w14:paraId="01FFCAFB" w14:textId="77777777" w:rsidR="00A1675C" w:rsidRDefault="00000000">
      <w:pPr>
        <w:spacing w:before="40" w:after="120"/>
      </w:pPr>
      <w:r>
        <w:rPr>
          <w:rFonts w:eastAsia="Georgia"/>
        </w:rPr>
        <w:t>"Then τ identifies a particular event along a worldline."</w:t>
      </w:r>
    </w:p>
    <w:p w14:paraId="4D1ABA9A" w14:textId="77777777" w:rsidR="00A1675C" w:rsidRDefault="00000000">
      <w:pPr>
        <w:spacing w:before="40" w:after="120"/>
      </w:pPr>
      <w:r>
        <w:rPr>
          <w:rFonts w:eastAsia="Georgia"/>
        </w:rPr>
        <w:t>"Yes."</w:t>
      </w:r>
    </w:p>
    <w:p w14:paraId="1575815D" w14:textId="77777777" w:rsidR="00A1675C" w:rsidRDefault="00000000">
      <w:pPr>
        <w:spacing w:before="40" w:after="120"/>
      </w:pPr>
      <w:r>
        <w:rPr>
          <w:rFonts w:eastAsia="Georgia"/>
        </w:rPr>
        <w:t>"But if the geometry is unusual, there may be more than one relevant event associated with that spatial location."</w:t>
      </w:r>
    </w:p>
    <w:p w14:paraId="57F087FA" w14:textId="77777777" w:rsidR="00A1675C" w:rsidRDefault="00000000">
      <w:pPr>
        <w:ind w:firstLine="432"/>
      </w:pPr>
      <w:r>
        <w:rPr>
          <w:rFonts w:eastAsia="Georgia"/>
        </w:rPr>
        <w:t>Derek sharply stared at him.</w:t>
      </w:r>
    </w:p>
    <w:p w14:paraId="419D6EB1" w14:textId="77777777" w:rsidR="00A1675C" w:rsidRDefault="00000000">
      <w:pPr>
        <w:spacing w:before="40" w:after="120"/>
      </w:pPr>
      <w:r>
        <w:rPr>
          <w:rFonts w:eastAsia="Georgia"/>
        </w:rPr>
        <w:t>"More than one?"</w:t>
      </w:r>
    </w:p>
    <w:p w14:paraId="4FAC5338" w14:textId="77777777" w:rsidR="00A1675C" w:rsidRDefault="00000000">
      <w:pPr>
        <w:spacing w:before="40" w:after="120"/>
      </w:pPr>
      <w:r>
        <w:rPr>
          <w:rFonts w:eastAsia="Georgia"/>
        </w:rPr>
        <w:t>"Yes."</w:t>
      </w:r>
    </w:p>
    <w:p w14:paraId="210159CC" w14:textId="77777777" w:rsidR="00A1675C" w:rsidRDefault="00000000">
      <w:pPr>
        <w:spacing w:before="40" w:after="120"/>
      </w:pPr>
      <w:r>
        <w:rPr>
          <w:rFonts w:eastAsia="Georgia"/>
        </w:rPr>
        <w:t>"At the same place?"</w:t>
      </w:r>
    </w:p>
    <w:p w14:paraId="4BDEA167" w14:textId="77777777" w:rsidR="00A1675C" w:rsidRDefault="00000000">
      <w:pPr>
        <w:spacing w:before="40" w:after="120"/>
      </w:pPr>
      <w:r>
        <w:rPr>
          <w:rFonts w:eastAsia="Georgia"/>
        </w:rPr>
        <w:t>"Possibly."</w:t>
      </w:r>
    </w:p>
    <w:p w14:paraId="36E2D265" w14:textId="77777777" w:rsidR="00A1675C" w:rsidRDefault="00000000">
      <w:pPr>
        <w:spacing w:before="40" w:after="120"/>
      </w:pPr>
      <w:r>
        <w:rPr>
          <w:rFonts w:eastAsia="Georgia"/>
        </w:rPr>
        <w:t>"How?"</w:t>
      </w:r>
    </w:p>
    <w:p w14:paraId="36AE4EB3" w14:textId="77777777" w:rsidR="00A1675C" w:rsidRDefault="00000000">
      <w:pPr>
        <w:spacing w:before="40" w:after="120"/>
      </w:pPr>
      <w:r>
        <w:rPr>
          <w:rFonts w:eastAsia="Georgia"/>
        </w:rPr>
        <w:t>"Different times."</w:t>
      </w:r>
    </w:p>
    <w:p w14:paraId="580DF2FB" w14:textId="77777777" w:rsidR="00A1675C" w:rsidRDefault="00000000">
      <w:pPr>
        <w:ind w:firstLine="432"/>
      </w:pPr>
      <w:r>
        <w:rPr>
          <w:rFonts w:eastAsia="Georgia"/>
        </w:rPr>
        <w:t>Derek gently smiled.</w:t>
      </w:r>
    </w:p>
    <w:p w14:paraId="2A2F6BBD" w14:textId="77777777" w:rsidR="00A1675C" w:rsidRDefault="00000000">
      <w:pPr>
        <w:spacing w:before="40" w:after="120"/>
      </w:pPr>
      <w:r>
        <w:rPr>
          <w:rFonts w:eastAsia="Georgia"/>
        </w:rPr>
        <w:t>"That's a rather circular answer."</w:t>
      </w:r>
    </w:p>
    <w:p w14:paraId="7845025B" w14:textId="77777777" w:rsidR="00A1675C" w:rsidRDefault="00000000">
      <w:pPr>
        <w:spacing w:before="40" w:after="120"/>
      </w:pPr>
      <w:r>
        <w:rPr>
          <w:rFonts w:eastAsia="Georgia"/>
        </w:rPr>
        <w:t>"Only if you assume time is fundamental."</w:t>
      </w:r>
    </w:p>
    <w:p w14:paraId="0A784EF4" w14:textId="77777777" w:rsidR="00A1675C" w:rsidRDefault="00000000">
      <w:pPr>
        <w:ind w:firstLine="432"/>
      </w:pPr>
      <w:r>
        <w:rPr>
          <w:rFonts w:eastAsia="Georgia"/>
        </w:rPr>
        <w:t>Derek laughed.</w:t>
      </w:r>
    </w:p>
    <w:p w14:paraId="44799DB7" w14:textId="77777777" w:rsidR="00A1675C" w:rsidRDefault="00000000">
      <w:pPr>
        <w:spacing w:before="40" w:after="120"/>
      </w:pPr>
      <w:r>
        <w:rPr>
          <w:rFonts w:eastAsia="Georgia"/>
        </w:rPr>
        <w:t>"Fair enough."</w:t>
      </w:r>
    </w:p>
    <w:p w14:paraId="08A43C5E" w14:textId="77777777" w:rsidR="00A1675C" w:rsidRDefault="00000000">
      <w:pPr>
        <w:ind w:firstLine="432"/>
      </w:pPr>
      <w:r>
        <w:rPr>
          <w:rFonts w:eastAsia="Georgia"/>
        </w:rPr>
        <w:t>Trevor quietly walked over to the wall. He took the piece of paper and copied the numbers. Then he drew three axes.</w:t>
      </w:r>
    </w:p>
    <w:p w14:paraId="1FAC8F2F" w14:textId="77777777" w:rsidR="00A1675C" w:rsidRDefault="00000000">
      <w:pPr>
        <w:ind w:firstLine="432"/>
      </w:pPr>
      <w:r>
        <w:rPr>
          <w:rFonts w:eastAsia="Georgia"/>
        </w:rPr>
        <w:t>x. Y. Z.</w:t>
      </w:r>
    </w:p>
    <w:p w14:paraId="39FDB7EB" w14:textId="77777777" w:rsidR="00A1675C" w:rsidRDefault="00000000">
      <w:pPr>
        <w:ind w:firstLine="432"/>
      </w:pPr>
      <w:r>
        <w:rPr>
          <w:rFonts w:eastAsia="Georgia"/>
        </w:rPr>
        <w:t>He marked the point.</w:t>
      </w:r>
    </w:p>
    <w:p w14:paraId="558594E7" w14:textId="77777777" w:rsidR="00A1675C" w:rsidRDefault="00000000">
      <w:pPr>
        <w:spacing w:before="40" w:after="120"/>
      </w:pPr>
      <w:r>
        <w:rPr>
          <w:rFonts w:eastAsia="Georgia"/>
        </w:rPr>
        <w:t>"Here."</w:t>
      </w:r>
    </w:p>
    <w:p w14:paraId="00AE364B" w14:textId="77777777" w:rsidR="00A1675C" w:rsidRDefault="00000000">
      <w:pPr>
        <w:ind w:firstLine="432"/>
      </w:pPr>
      <w:r>
        <w:rPr>
          <w:rFonts w:eastAsia="Georgia"/>
        </w:rPr>
        <w:t>Derek calmly nodded.</w:t>
      </w:r>
    </w:p>
    <w:p w14:paraId="36657C97" w14:textId="77777777" w:rsidR="00A1675C" w:rsidRDefault="00000000">
      <w:pPr>
        <w:spacing w:before="40" w:after="120"/>
      </w:pPr>
      <w:r>
        <w:rPr>
          <w:rFonts w:eastAsia="Georgia"/>
        </w:rPr>
        <w:t>"Now what?"</w:t>
      </w:r>
    </w:p>
    <w:p w14:paraId="6E69802D" w14:textId="77777777" w:rsidR="00A1675C" w:rsidRDefault="00000000">
      <w:pPr>
        <w:spacing w:before="40" w:after="120"/>
      </w:pPr>
      <w:r>
        <w:rPr>
          <w:rFonts w:eastAsia="Georgia"/>
        </w:rPr>
        <w:t>Trevor added a fourth axis.</w:t>
      </w:r>
    </w:p>
    <w:p w14:paraId="6067230D" w14:textId="77777777" w:rsidR="00A1675C" w:rsidRDefault="00000000">
      <w:pPr>
        <w:ind w:firstLine="432"/>
      </w:pPr>
      <w:r>
        <w:rPr>
          <w:rFonts w:eastAsia="Georgia"/>
        </w:rPr>
        <w:t>τ.</w:t>
      </w:r>
    </w:p>
    <w:p w14:paraId="6FB8885B" w14:textId="77777777" w:rsidR="00A1675C" w:rsidRDefault="00000000">
      <w:pPr>
        <w:spacing w:before="40" w:after="120"/>
      </w:pPr>
      <w:r>
        <w:rPr>
          <w:rFonts w:eastAsia="Georgia"/>
        </w:rPr>
        <w:t>"Here."</w:t>
      </w:r>
    </w:p>
    <w:p w14:paraId="1553F4B6" w14:textId="77777777" w:rsidR="00A1675C" w:rsidRDefault="00000000">
      <w:pPr>
        <w:ind w:firstLine="432"/>
      </w:pPr>
      <w:r>
        <w:rPr>
          <w:rFonts w:eastAsia="Georgia"/>
        </w:rPr>
        <w:t>He drew a curve.</w:t>
      </w:r>
    </w:p>
    <w:p w14:paraId="50DFA217" w14:textId="77777777" w:rsidR="00A1675C" w:rsidRDefault="00000000">
      <w:pPr>
        <w:spacing w:before="40" w:after="120"/>
      </w:pPr>
      <w:r>
        <w:rPr>
          <w:rFonts w:eastAsia="Georgia"/>
        </w:rPr>
        <w:t>"The clock's worldline."</w:t>
      </w:r>
    </w:p>
    <w:p w14:paraId="2E5A1A22" w14:textId="77777777" w:rsidR="00A1675C" w:rsidRDefault="00000000">
      <w:pPr>
        <w:ind w:firstLine="432"/>
      </w:pPr>
      <w:r>
        <w:rPr>
          <w:rFonts w:eastAsia="Georgia"/>
        </w:rPr>
        <w:t>Weinstein quietly nodded.</w:t>
      </w:r>
    </w:p>
    <w:p w14:paraId="51A952A8" w14:textId="77777777" w:rsidR="00A1675C" w:rsidRDefault="00000000">
      <w:pPr>
        <w:spacing w:before="40" w:after="120"/>
      </w:pPr>
      <w:r>
        <w:rPr>
          <w:rFonts w:eastAsia="Georgia"/>
        </w:rPr>
        <w:t>"Yes."</w:t>
      </w:r>
    </w:p>
    <w:p w14:paraId="67D4DBBC" w14:textId="77777777" w:rsidR="00A1675C" w:rsidRDefault="00000000">
      <w:pPr>
        <w:ind w:firstLine="432"/>
      </w:pPr>
      <w:r>
        <w:rPr>
          <w:rFonts w:eastAsia="Georgia"/>
        </w:rPr>
        <w:t>Trevor continued.</w:t>
      </w:r>
    </w:p>
    <w:p w14:paraId="6BFE99EE" w14:textId="77777777" w:rsidR="00A1675C" w:rsidRDefault="00000000">
      <w:pPr>
        <w:spacing w:before="40" w:after="120"/>
      </w:pPr>
      <w:r>
        <w:rPr>
          <w:rFonts w:eastAsia="Georgia"/>
        </w:rPr>
        <w:t>"If the clock stops at one point and restarts at another..."</w:t>
      </w:r>
    </w:p>
    <w:p w14:paraId="2164291D" w14:textId="77777777" w:rsidR="00A1675C" w:rsidRDefault="00000000">
      <w:pPr>
        <w:spacing w:before="40" w:after="120"/>
      </w:pPr>
      <w:r>
        <w:rPr>
          <w:rFonts w:eastAsia="Georgia"/>
        </w:rPr>
        <w:t>"Then its worldline has a strange section."</w:t>
      </w:r>
    </w:p>
    <w:p w14:paraId="1A89F582" w14:textId="77777777" w:rsidR="00A1675C" w:rsidRDefault="00000000">
      <w:pPr>
        <w:spacing w:before="40" w:after="120"/>
      </w:pPr>
      <w:r>
        <w:rPr>
          <w:rFonts w:eastAsia="Georgia"/>
        </w:rPr>
        <w:t>"Exactly."</w:t>
      </w:r>
    </w:p>
    <w:p w14:paraId="399C4A01" w14:textId="37F4CF3D" w:rsidR="00A1675C" w:rsidRDefault="003434B6">
      <w:pPr>
        <w:ind w:firstLine="432"/>
      </w:pPr>
      <w:r>
        <w:rPr>
          <w:rFonts w:eastAsia="Georgia"/>
        </w:rPr>
        <w:t>Penny leaned over.</w:t>
      </w:r>
    </w:p>
    <w:p w14:paraId="3BCFD0AB" w14:textId="77777777" w:rsidR="00A1675C" w:rsidRDefault="00000000">
      <w:pPr>
        <w:spacing w:before="40" w:after="120"/>
      </w:pPr>
      <w:r>
        <w:rPr>
          <w:rFonts w:eastAsia="Georgia"/>
        </w:rPr>
        <w:t>"Or we've misunderstood what stopping means."</w:t>
      </w:r>
    </w:p>
    <w:p w14:paraId="2E8514D3" w14:textId="77777777" w:rsidR="00A1675C" w:rsidRDefault="00000000">
      <w:pPr>
        <w:ind w:firstLine="432"/>
      </w:pPr>
      <w:r>
        <w:rPr>
          <w:rFonts w:eastAsia="Georgia"/>
        </w:rPr>
        <w:t>Trevor carefully looked at her.</w:t>
      </w:r>
    </w:p>
    <w:p w14:paraId="427CC149" w14:textId="77777777" w:rsidR="00A1675C" w:rsidRDefault="00000000">
      <w:pPr>
        <w:spacing w:before="40" w:after="120"/>
      </w:pPr>
      <w:r>
        <w:rPr>
          <w:rFonts w:eastAsia="Georgia"/>
        </w:rPr>
        <w:t>"What do you mean?"</w:t>
      </w:r>
    </w:p>
    <w:p w14:paraId="470FF72B" w14:textId="77777777" w:rsidR="00A1675C" w:rsidRDefault="00000000">
      <w:pPr>
        <w:spacing w:before="40" w:after="120"/>
      </w:pPr>
      <w:r>
        <w:rPr>
          <w:rFonts w:eastAsia="Georgia"/>
        </w:rPr>
        <w:t>"If the hands stop but the clock's physical state continues changing..."</w:t>
      </w:r>
    </w:p>
    <w:p w14:paraId="4A8A0ACE" w14:textId="77777777" w:rsidR="00A1675C" w:rsidRDefault="00000000">
      <w:pPr>
        <w:ind w:firstLine="432"/>
      </w:pPr>
      <w:r>
        <w:rPr>
          <w:rFonts w:eastAsia="Georgia"/>
        </w:rPr>
        <w:t>Trevor's eyes widened.</w:t>
      </w:r>
    </w:p>
    <w:p w14:paraId="2CCD670A" w14:textId="77777777" w:rsidR="00A1675C" w:rsidRDefault="00000000">
      <w:pPr>
        <w:spacing w:before="40" w:after="120"/>
      </w:pPr>
      <w:r>
        <w:rPr>
          <w:rFonts w:eastAsia="Georgia"/>
        </w:rPr>
        <w:t>"Then the clock's reading has stopped, but the clock hasn't."</w:t>
      </w:r>
    </w:p>
    <w:p w14:paraId="5EF6BB2E" w14:textId="77777777" w:rsidR="00A1675C" w:rsidRDefault="00000000">
      <w:pPr>
        <w:spacing w:before="40" w:after="120"/>
      </w:pPr>
      <w:r>
        <w:rPr>
          <w:rFonts w:eastAsia="Georgia"/>
        </w:rPr>
        <w:t>"Yes."</w:t>
      </w:r>
    </w:p>
    <w:p w14:paraId="3A77B7AA" w14:textId="77777777" w:rsidR="00A1675C" w:rsidRDefault="00000000">
      <w:pPr>
        <w:ind w:firstLine="432"/>
      </w:pPr>
      <w:r>
        <w:rPr>
          <w:rFonts w:eastAsia="Georgia"/>
        </w:rPr>
        <w:t>Derek looked sharply at the movement.</w:t>
      </w:r>
    </w:p>
    <w:p w14:paraId="1DCDDA70" w14:textId="77777777" w:rsidR="00A1675C" w:rsidRDefault="00000000">
      <w:pPr>
        <w:spacing w:before="40" w:after="120"/>
      </w:pPr>
      <w:r>
        <w:rPr>
          <w:rFonts w:eastAsia="Georgia"/>
        </w:rPr>
        <w:t>"That's interesting."</w:t>
      </w:r>
    </w:p>
    <w:p w14:paraId="7D41C0D1" w14:textId="77777777" w:rsidR="00A1675C" w:rsidRDefault="00000000">
      <w:pPr>
        <w:ind w:firstLine="432"/>
      </w:pPr>
      <w:r>
        <w:rPr>
          <w:rFonts w:eastAsia="Georgia"/>
        </w:rPr>
        <w:t>Trevor nodded.</w:t>
      </w:r>
    </w:p>
    <w:p w14:paraId="5E8F12BA" w14:textId="77777777" w:rsidR="00A1675C" w:rsidRDefault="00000000">
      <w:pPr>
        <w:spacing w:before="40" w:after="120"/>
      </w:pPr>
      <w:r>
        <w:rPr>
          <w:rFonts w:eastAsia="Georgia"/>
        </w:rPr>
        <w:t>"The clock could be experiencing proper time normally while its display remains fixed."</w:t>
      </w:r>
    </w:p>
    <w:p w14:paraId="31CE4CB4" w14:textId="77777777" w:rsidR="00A1675C" w:rsidRDefault="00000000">
      <w:pPr>
        <w:ind w:firstLine="432"/>
      </w:pPr>
      <w:r>
        <w:rPr>
          <w:rFonts w:eastAsia="Georgia"/>
        </w:rPr>
        <w:t>Weinstein gently smiled.</w:t>
      </w:r>
    </w:p>
    <w:p w14:paraId="526154C7" w14:textId="77777777" w:rsidR="00A1675C" w:rsidRDefault="00000000">
      <w:pPr>
        <w:spacing w:before="40" w:after="120"/>
      </w:pPr>
      <w:r>
        <w:rPr>
          <w:rFonts w:eastAsia="Georgia"/>
        </w:rPr>
        <w:t>"That is much more interesting."</w:t>
      </w:r>
    </w:p>
    <w:p w14:paraId="7AFE49C1" w14:textId="4F666599" w:rsidR="00A1675C" w:rsidRDefault="00000000">
      <w:pPr>
        <w:ind w:firstLine="432"/>
      </w:pPr>
      <w:r>
        <w:rPr>
          <w:rFonts w:eastAsia="Georgia"/>
        </w:rPr>
        <w:t xml:space="preserve">Derek looked at </w:t>
      </w:r>
      <w:r w:rsidR="003434B6">
        <w:rPr>
          <w:rFonts w:eastAsia="Georgia"/>
        </w:rPr>
        <w:t>Penny</w:t>
      </w:r>
      <w:r>
        <w:rPr>
          <w:rFonts w:eastAsia="Georgia"/>
        </w:rPr>
        <w:t>.</w:t>
      </w:r>
    </w:p>
    <w:p w14:paraId="08606DCC" w14:textId="77777777" w:rsidR="00A1675C" w:rsidRDefault="00000000">
      <w:pPr>
        <w:spacing w:before="40" w:after="120"/>
      </w:pPr>
      <w:r>
        <w:rPr>
          <w:rFonts w:eastAsia="Georgia"/>
        </w:rPr>
        <w:t>"Can we test it?"</w:t>
      </w:r>
    </w:p>
    <w:p w14:paraId="7660E82C" w14:textId="1376E392" w:rsidR="00A1675C" w:rsidRDefault="003434B6">
      <w:pPr>
        <w:ind w:firstLine="432"/>
      </w:pPr>
      <w:r>
        <w:rPr>
          <w:rFonts w:eastAsia="Georgia"/>
        </w:rPr>
        <w:t>Penny picked up the silent clock.</w:t>
      </w:r>
    </w:p>
    <w:p w14:paraId="7EB7E19B" w14:textId="77777777" w:rsidR="00A1675C" w:rsidRDefault="00000000">
      <w:pPr>
        <w:spacing w:before="40" w:after="120"/>
      </w:pPr>
      <w:r>
        <w:rPr>
          <w:rFonts w:eastAsia="Georgia"/>
        </w:rPr>
        <w:t>"Probably."</w:t>
      </w:r>
    </w:p>
    <w:p w14:paraId="6F5700CD" w14:textId="77777777" w:rsidR="00A1675C" w:rsidRDefault="00000000">
      <w:pPr>
        <w:spacing w:before="40" w:after="120"/>
      </w:pPr>
      <w:r>
        <w:rPr>
          <w:rFonts w:eastAsia="Georgia"/>
        </w:rPr>
        <w:t>"How?"</w:t>
      </w:r>
    </w:p>
    <w:p w14:paraId="77C69E4C" w14:textId="77777777" w:rsidR="00A1675C" w:rsidRDefault="00000000">
      <w:pPr>
        <w:spacing w:before="40" w:after="120"/>
      </w:pPr>
      <w:r>
        <w:rPr>
          <w:rFonts w:eastAsia="Georgia"/>
        </w:rPr>
        <w:t>"Compare the mechanism's state before and after."</w:t>
      </w:r>
    </w:p>
    <w:p w14:paraId="19B3C41F" w14:textId="77777777" w:rsidR="00A1675C" w:rsidRDefault="00000000">
      <w:pPr>
        <w:ind w:firstLine="432"/>
      </w:pPr>
      <w:r>
        <w:rPr>
          <w:rFonts w:eastAsia="Georgia"/>
        </w:rPr>
        <w:t>Trevor nodded.</w:t>
      </w:r>
    </w:p>
    <w:p w14:paraId="20778C24" w14:textId="77777777" w:rsidR="00A1675C" w:rsidRDefault="00000000">
      <w:pPr>
        <w:spacing w:before="40" w:after="120"/>
      </w:pPr>
      <w:r>
        <w:rPr>
          <w:rFonts w:eastAsia="Georgia"/>
        </w:rPr>
        <w:t>"Balance wheel frequency."</w:t>
      </w:r>
    </w:p>
    <w:p w14:paraId="2548015E" w14:textId="77777777" w:rsidR="00A1675C" w:rsidRDefault="00000000">
      <w:pPr>
        <w:spacing w:before="40" w:after="120"/>
      </w:pPr>
      <w:r>
        <w:rPr>
          <w:rFonts w:eastAsia="Georgia"/>
        </w:rPr>
        <w:t>"Yes."</w:t>
      </w:r>
    </w:p>
    <w:p w14:paraId="56694724" w14:textId="77777777" w:rsidR="00A1675C" w:rsidRDefault="00000000">
      <w:pPr>
        <w:spacing w:before="40" w:after="120"/>
      </w:pPr>
      <w:r>
        <w:rPr>
          <w:rFonts w:eastAsia="Georgia"/>
        </w:rPr>
        <w:t>"Escapement."</w:t>
      </w:r>
    </w:p>
    <w:p w14:paraId="1FDB21AC" w14:textId="77777777" w:rsidR="00A1675C" w:rsidRDefault="00000000">
      <w:pPr>
        <w:spacing w:before="40" w:after="120"/>
      </w:pPr>
      <w:r>
        <w:rPr>
          <w:rFonts w:eastAsia="Georgia"/>
        </w:rPr>
        <w:t>"Yes."</w:t>
      </w:r>
    </w:p>
    <w:p w14:paraId="34A7850C" w14:textId="77777777" w:rsidR="00A1675C" w:rsidRDefault="00000000">
      <w:pPr>
        <w:spacing w:before="40" w:after="120"/>
      </w:pPr>
      <w:r>
        <w:rPr>
          <w:rFonts w:eastAsia="Georgia"/>
        </w:rPr>
        <w:t>"Spring tension."</w:t>
      </w:r>
    </w:p>
    <w:p w14:paraId="19A7F4BA" w14:textId="77777777" w:rsidR="00A1675C" w:rsidRDefault="00000000">
      <w:pPr>
        <w:spacing w:before="40" w:after="120"/>
      </w:pPr>
      <w:r>
        <w:rPr>
          <w:rFonts w:eastAsia="Georgia"/>
        </w:rPr>
        <w:t>"Yes."</w:t>
      </w:r>
    </w:p>
    <w:p w14:paraId="5B645577" w14:textId="77777777" w:rsidR="00A1675C" w:rsidRDefault="00000000">
      <w:pPr>
        <w:spacing w:before="40" w:after="120"/>
      </w:pPr>
      <w:r>
        <w:rPr>
          <w:rFonts w:eastAsia="Georgia"/>
        </w:rPr>
        <w:t>"Temperature."</w:t>
      </w:r>
    </w:p>
    <w:p w14:paraId="332FA487" w14:textId="77777777" w:rsidR="00A1675C" w:rsidRDefault="00000000">
      <w:pPr>
        <w:spacing w:before="40" w:after="120"/>
      </w:pPr>
      <w:r>
        <w:rPr>
          <w:rFonts w:eastAsia="Georgia"/>
        </w:rPr>
        <w:t>"Yes."</w:t>
      </w:r>
    </w:p>
    <w:p w14:paraId="45C790E8" w14:textId="77777777" w:rsidR="00A1675C" w:rsidRDefault="00000000">
      <w:pPr>
        <w:spacing w:before="40" w:after="120"/>
      </w:pPr>
      <w:r>
        <w:rPr>
          <w:rFonts w:eastAsia="Georgia"/>
        </w:rPr>
        <w:t>"Position."</w:t>
      </w:r>
    </w:p>
    <w:p w14:paraId="140EE129" w14:textId="77777777" w:rsidR="00A1675C" w:rsidRDefault="00000000">
      <w:pPr>
        <w:spacing w:before="40" w:after="120"/>
      </w:pPr>
      <w:r>
        <w:rPr>
          <w:rFonts w:eastAsia="Georgia"/>
        </w:rPr>
        <w:t>"Yes."</w:t>
      </w:r>
    </w:p>
    <w:p w14:paraId="19E0A34F" w14:textId="77777777" w:rsidR="00A1675C" w:rsidRDefault="00000000">
      <w:pPr>
        <w:spacing w:before="40" w:after="120"/>
      </w:pPr>
      <w:r>
        <w:rPr>
          <w:rFonts w:eastAsia="Georgia"/>
        </w:rPr>
        <w:t>"Gravitational potential."</w:t>
      </w:r>
    </w:p>
    <w:p w14:paraId="59E5D721" w14:textId="77777777" w:rsidR="00A1675C" w:rsidRDefault="00000000">
      <w:pPr>
        <w:spacing w:before="40" w:after="120"/>
      </w:pPr>
      <w:r>
        <w:rPr>
          <w:rFonts w:eastAsia="Georgia"/>
        </w:rPr>
        <w:t>"Yes."</w:t>
      </w:r>
    </w:p>
    <w:p w14:paraId="617AE720" w14:textId="77777777" w:rsidR="00A1675C" w:rsidRDefault="00000000">
      <w:pPr>
        <w:ind w:firstLine="432"/>
      </w:pPr>
      <w:r>
        <w:rPr>
          <w:rFonts w:eastAsia="Georgia"/>
        </w:rPr>
        <w:t>Derek looked impressed.</w:t>
      </w:r>
    </w:p>
    <w:p w14:paraId="4301A42C" w14:textId="77777777" w:rsidR="00A1675C" w:rsidRDefault="00000000">
      <w:pPr>
        <w:spacing w:before="40" w:after="120"/>
      </w:pPr>
      <w:r>
        <w:rPr>
          <w:rFonts w:eastAsia="Georgia"/>
        </w:rPr>
        <w:t>"How long?"</w:t>
      </w:r>
    </w:p>
    <w:p w14:paraId="3103F4E4" w14:textId="051BA72B" w:rsidR="00A1675C" w:rsidRDefault="003434B6">
      <w:pPr>
        <w:ind w:firstLine="432"/>
      </w:pPr>
      <w:r>
        <w:rPr>
          <w:rFonts w:eastAsia="Georgia"/>
        </w:rPr>
        <w:t>Penny shrugged.</w:t>
      </w:r>
    </w:p>
    <w:p w14:paraId="7FD69E8C" w14:textId="77777777" w:rsidR="00A1675C" w:rsidRDefault="00000000">
      <w:pPr>
        <w:spacing w:before="40" w:after="120"/>
      </w:pPr>
      <w:r>
        <w:rPr>
          <w:rFonts w:eastAsia="Georgia"/>
        </w:rPr>
        <w:t>"Ten minutes."</w:t>
      </w:r>
    </w:p>
    <w:p w14:paraId="678D6B40" w14:textId="77777777" w:rsidR="00A1675C" w:rsidRDefault="00000000">
      <w:pPr>
        <w:ind w:firstLine="432"/>
      </w:pPr>
      <w:r>
        <w:rPr>
          <w:rFonts w:eastAsia="Georgia"/>
        </w:rPr>
        <w:t>Trevor smiled.</w:t>
      </w:r>
    </w:p>
    <w:p w14:paraId="375862F9" w14:textId="77777777" w:rsidR="00A1675C" w:rsidRDefault="00000000">
      <w:pPr>
        <w:spacing w:before="40" w:after="120"/>
      </w:pPr>
      <w:r>
        <w:rPr>
          <w:rFonts w:eastAsia="Georgia"/>
        </w:rPr>
        <w:t>"We'll need a laboratory."</w:t>
      </w:r>
    </w:p>
    <w:p w14:paraId="54D9B370" w14:textId="514FE08D" w:rsidR="00A1675C" w:rsidRDefault="003434B6">
      <w:pPr>
        <w:ind w:firstLine="432"/>
      </w:pPr>
      <w:r>
        <w:rPr>
          <w:rFonts w:eastAsia="Georgia"/>
        </w:rPr>
        <w:t>Penny looked at the room.</w:t>
      </w:r>
    </w:p>
    <w:p w14:paraId="3EC5A661" w14:textId="77777777" w:rsidR="00A1675C" w:rsidRDefault="00000000">
      <w:pPr>
        <w:spacing w:before="40" w:after="120"/>
      </w:pPr>
      <w:r>
        <w:rPr>
          <w:rFonts w:eastAsia="Georgia"/>
        </w:rPr>
        <w:t>"We have one."</w:t>
      </w:r>
    </w:p>
    <w:p w14:paraId="3F8CB726" w14:textId="77777777" w:rsidR="00A1675C" w:rsidRDefault="00000000">
      <w:pPr>
        <w:ind w:firstLine="432"/>
      </w:pPr>
      <w:r>
        <w:rPr>
          <w:rFonts w:eastAsia="Georgia"/>
        </w:rPr>
        <w:t>Derek quietly looked around.</w:t>
      </w:r>
    </w:p>
    <w:p w14:paraId="145AF377" w14:textId="77777777" w:rsidR="00A1675C" w:rsidRDefault="00000000">
      <w:pPr>
        <w:spacing w:before="40" w:after="120"/>
      </w:pPr>
      <w:r>
        <w:rPr>
          <w:rFonts w:eastAsia="Georgia"/>
        </w:rPr>
        <w:t>"This is the Louvre."</w:t>
      </w:r>
    </w:p>
    <w:p w14:paraId="003ADABA" w14:textId="77777777" w:rsidR="00A1675C" w:rsidRDefault="00000000">
      <w:pPr>
        <w:spacing w:before="40" w:after="120"/>
      </w:pPr>
      <w:r>
        <w:rPr>
          <w:rFonts w:eastAsia="Georgia"/>
        </w:rPr>
        <w:t>"Yes."</w:t>
      </w:r>
    </w:p>
    <w:p w14:paraId="6CE5B16A" w14:textId="77777777" w:rsidR="00A1675C" w:rsidRDefault="00000000">
      <w:pPr>
        <w:spacing w:before="40" w:after="120"/>
      </w:pPr>
      <w:r>
        <w:rPr>
          <w:rFonts w:eastAsia="Georgia"/>
        </w:rPr>
        <w:t>"Not CERN."</w:t>
      </w:r>
    </w:p>
    <w:p w14:paraId="42D410EB" w14:textId="77777777" w:rsidR="00A1675C" w:rsidRDefault="00000000">
      <w:pPr>
        <w:spacing w:before="40" w:after="120"/>
      </w:pPr>
      <w:r>
        <w:rPr>
          <w:rFonts w:eastAsia="Georgia"/>
        </w:rPr>
        <w:t>"No."</w:t>
      </w:r>
    </w:p>
    <w:p w14:paraId="5C99CE54" w14:textId="77777777" w:rsidR="00A1675C" w:rsidRDefault="00000000">
      <w:pPr>
        <w:spacing w:before="40" w:after="120"/>
      </w:pPr>
      <w:r>
        <w:rPr>
          <w:rFonts w:eastAsia="Georgia"/>
        </w:rPr>
        <w:t>"Then where exactly is the laboratory?"</w:t>
      </w:r>
    </w:p>
    <w:p w14:paraId="138D46E2" w14:textId="7321D693" w:rsidR="00A1675C" w:rsidRDefault="003434B6">
      <w:pPr>
        <w:ind w:firstLine="432"/>
      </w:pPr>
      <w:r>
        <w:rPr>
          <w:rFonts w:eastAsia="Georgia"/>
        </w:rPr>
        <w:t>Penny pointed at the old clock.</w:t>
      </w:r>
    </w:p>
    <w:p w14:paraId="2DE501D4" w14:textId="77777777" w:rsidR="00A1675C" w:rsidRDefault="00000000">
      <w:pPr>
        <w:spacing w:before="40" w:after="120"/>
      </w:pPr>
      <w:r>
        <w:rPr>
          <w:rFonts w:eastAsia="Georgia"/>
        </w:rPr>
        <w:t>"Here."</w:t>
      </w:r>
    </w:p>
    <w:p w14:paraId="4583DE8F" w14:textId="77777777" w:rsidR="00A1675C" w:rsidRDefault="00000000">
      <w:pPr>
        <w:ind w:firstLine="432"/>
      </w:pPr>
      <w:r>
        <w:rPr>
          <w:rFonts w:eastAsia="Georgia"/>
        </w:rPr>
        <w:t>Derek smiled.</w:t>
      </w:r>
    </w:p>
    <w:p w14:paraId="6EFDE4CB" w14:textId="77777777" w:rsidR="00A1675C" w:rsidRDefault="00000000">
      <w:pPr>
        <w:spacing w:before="40" w:after="120"/>
      </w:pPr>
      <w:r>
        <w:rPr>
          <w:rFonts w:eastAsia="Georgia"/>
        </w:rPr>
        <w:t>"Of course."</w:t>
      </w:r>
    </w:p>
    <w:p w14:paraId="1D3F3F94" w14:textId="77777777" w:rsidR="00A1675C" w:rsidRDefault="00000000">
      <w:pPr>
        <w:ind w:firstLine="432"/>
      </w:pPr>
      <w:r>
        <w:rPr>
          <w:rFonts w:eastAsia="Georgia"/>
        </w:rPr>
        <w:t>They spent the next half hour examining the silent clock. There was nothing supernatural about it. That was, in some ways, the most unsettling thing.</w:t>
      </w:r>
    </w:p>
    <w:p w14:paraId="1E76BFBF" w14:textId="77777777" w:rsidR="00A1675C" w:rsidRDefault="00000000">
      <w:pPr>
        <w:ind w:firstLine="432"/>
      </w:pPr>
      <w:r>
        <w:rPr>
          <w:rFonts w:eastAsia="Georgia"/>
        </w:rPr>
        <w:t>The balance wheel oscillated normally. The spring behaved normally. The escapement behaved normally.</w:t>
      </w:r>
    </w:p>
    <w:p w14:paraId="4CA6D7F4" w14:textId="77777777" w:rsidR="00A1675C" w:rsidRDefault="00000000">
      <w:pPr>
        <w:ind w:firstLine="432"/>
      </w:pPr>
      <w:r>
        <w:rPr>
          <w:rFonts w:eastAsia="Georgia"/>
        </w:rPr>
        <w:t>The gears moved. Everything mechanical suddenly appeared perfectly ordinary. And yet the silent clock had stopped.</w:t>
      </w:r>
    </w:p>
    <w:p w14:paraId="37B7961D" w14:textId="77777777" w:rsidR="00A1675C" w:rsidRDefault="00000000">
      <w:pPr>
        <w:ind w:firstLine="432"/>
      </w:pPr>
      <w:r>
        <w:rPr>
          <w:rFonts w:eastAsia="Georgia"/>
        </w:rPr>
        <w:t>Weinstein watched the movement.</w:t>
      </w:r>
    </w:p>
    <w:p w14:paraId="1906B4A6" w14:textId="77777777" w:rsidR="00A1675C" w:rsidRDefault="00000000">
      <w:pPr>
        <w:spacing w:before="40" w:after="120"/>
      </w:pPr>
      <w:r>
        <w:rPr>
          <w:rFonts w:eastAsia="Georgia"/>
        </w:rPr>
        <w:t>"There's no anomaly."</w:t>
      </w:r>
    </w:p>
    <w:p w14:paraId="314CFD2D" w14:textId="77777777" w:rsidR="00A1675C" w:rsidRDefault="00000000">
      <w:pPr>
        <w:ind w:firstLine="432"/>
      </w:pPr>
      <w:r>
        <w:rPr>
          <w:rFonts w:eastAsia="Georgia"/>
        </w:rPr>
        <w:t>Trevor nodded.</w:t>
      </w:r>
    </w:p>
    <w:p w14:paraId="71997C04" w14:textId="77777777" w:rsidR="00A1675C" w:rsidRDefault="00000000">
      <w:pPr>
        <w:spacing w:before="40" w:after="120"/>
      </w:pPr>
      <w:r>
        <w:rPr>
          <w:rFonts w:eastAsia="Georgia"/>
        </w:rPr>
        <w:t>"None."</w:t>
      </w:r>
    </w:p>
    <w:p w14:paraId="28378909" w14:textId="77777777" w:rsidR="00A1675C" w:rsidRDefault="00000000">
      <w:pPr>
        <w:ind w:firstLine="432"/>
      </w:pPr>
      <w:r>
        <w:rPr>
          <w:rFonts w:eastAsia="Georgia"/>
        </w:rPr>
        <w:t>Derek carefully looked at the face.</w:t>
      </w:r>
    </w:p>
    <w:p w14:paraId="7590E12D" w14:textId="77777777" w:rsidR="00A1675C" w:rsidRDefault="00000000">
      <w:pPr>
        <w:spacing w:before="40" w:after="120"/>
      </w:pPr>
      <w:r>
        <w:rPr>
          <w:rFonts w:eastAsia="Georgia"/>
        </w:rPr>
        <w:t>"Then why did it stop?"</w:t>
      </w:r>
    </w:p>
    <w:p w14:paraId="521B836B" w14:textId="332C1A3E" w:rsidR="00A1675C" w:rsidRDefault="003434B6">
      <w:pPr>
        <w:ind w:firstLine="432"/>
      </w:pPr>
      <w:r>
        <w:rPr>
          <w:rFonts w:eastAsia="Georgia"/>
        </w:rPr>
        <w:t>Penny carefully turned the clock over.</w:t>
      </w:r>
    </w:p>
    <w:p w14:paraId="048D7452" w14:textId="77777777" w:rsidR="00A1675C" w:rsidRDefault="00000000">
      <w:pPr>
        <w:spacing w:before="40" w:after="120"/>
      </w:pPr>
      <w:r>
        <w:rPr>
          <w:rFonts w:eastAsia="Georgia"/>
        </w:rPr>
        <w:t>"It didn't."</w:t>
      </w:r>
    </w:p>
    <w:p w14:paraId="41B4161A" w14:textId="77777777" w:rsidR="00A1675C" w:rsidRDefault="00000000">
      <w:pPr>
        <w:ind w:firstLine="432"/>
      </w:pPr>
      <w:r>
        <w:rPr>
          <w:rFonts w:eastAsia="Georgia"/>
        </w:rPr>
        <w:t>Derek deeply frowned.</w:t>
      </w:r>
    </w:p>
    <w:p w14:paraId="34C0B2A5" w14:textId="77777777" w:rsidR="00A1675C" w:rsidRDefault="00000000">
      <w:pPr>
        <w:spacing w:before="40" w:after="120"/>
      </w:pPr>
      <w:r>
        <w:rPr>
          <w:rFonts w:eastAsia="Georgia"/>
        </w:rPr>
        <w:t>"The hands stopped."</w:t>
      </w:r>
    </w:p>
    <w:p w14:paraId="5F923D8E" w14:textId="77777777" w:rsidR="00A1675C" w:rsidRDefault="00000000">
      <w:pPr>
        <w:spacing w:before="40" w:after="120"/>
      </w:pPr>
      <w:r>
        <w:rPr>
          <w:rFonts w:eastAsia="Georgia"/>
        </w:rPr>
        <w:t>"Yes."</w:t>
      </w:r>
    </w:p>
    <w:p w14:paraId="085053B8" w14:textId="77777777" w:rsidR="00A1675C" w:rsidRDefault="00000000">
      <w:pPr>
        <w:spacing w:before="40" w:after="120"/>
      </w:pPr>
      <w:r>
        <w:rPr>
          <w:rFonts w:eastAsia="Georgia"/>
        </w:rPr>
        <w:t>"But the movement didn't."</w:t>
      </w:r>
    </w:p>
    <w:p w14:paraId="0CA8793D" w14:textId="77777777" w:rsidR="00A1675C" w:rsidRDefault="00000000">
      <w:pPr>
        <w:spacing w:before="40" w:after="120"/>
      </w:pPr>
      <w:r>
        <w:rPr>
          <w:rFonts w:eastAsia="Georgia"/>
        </w:rPr>
        <w:t>"Correct."</w:t>
      </w:r>
    </w:p>
    <w:p w14:paraId="363FBFE6" w14:textId="77777777" w:rsidR="00A1675C" w:rsidRDefault="00000000">
      <w:pPr>
        <w:ind w:firstLine="432"/>
      </w:pPr>
      <w:r>
        <w:rPr>
          <w:rFonts w:eastAsia="Georgia"/>
        </w:rPr>
        <w:t>Trevor looked excited.</w:t>
      </w:r>
    </w:p>
    <w:p w14:paraId="46B1B0DF" w14:textId="77777777" w:rsidR="00A1675C" w:rsidRDefault="00000000">
      <w:pPr>
        <w:spacing w:before="40" w:after="120"/>
      </w:pPr>
      <w:r>
        <w:rPr>
          <w:rFonts w:eastAsia="Georgia"/>
        </w:rPr>
        <w:t>"That means the hands aren't coupled to the movement in the ordinary way."</w:t>
      </w:r>
    </w:p>
    <w:p w14:paraId="29DB3E71" w14:textId="77777777" w:rsidR="00A1675C" w:rsidRDefault="00000000">
      <w:pPr>
        <w:ind w:firstLine="432"/>
      </w:pPr>
      <w:r>
        <w:rPr>
          <w:rFonts w:eastAsia="Georgia"/>
        </w:rPr>
        <w:t>Derek carefully looked at him.</w:t>
      </w:r>
    </w:p>
    <w:p w14:paraId="5AF75050" w14:textId="77777777" w:rsidR="00A1675C" w:rsidRDefault="00000000">
      <w:pPr>
        <w:spacing w:before="40" w:after="120"/>
      </w:pPr>
      <w:r>
        <w:rPr>
          <w:rFonts w:eastAsia="Georgia"/>
        </w:rPr>
        <w:t>"How?"</w:t>
      </w:r>
    </w:p>
    <w:p w14:paraId="5CD0F00B" w14:textId="77777777" w:rsidR="00A1675C" w:rsidRDefault="00000000">
      <w:pPr>
        <w:ind w:firstLine="432"/>
      </w:pPr>
      <w:r>
        <w:rPr>
          <w:rFonts w:eastAsia="Georgia"/>
        </w:rPr>
        <w:t>Trevor examined the mechanism.</w:t>
      </w:r>
    </w:p>
    <w:p w14:paraId="5695ADD0" w14:textId="77777777" w:rsidR="00A1675C" w:rsidRDefault="00000000">
      <w:pPr>
        <w:spacing w:before="40" w:after="120"/>
      </w:pPr>
      <w:r>
        <w:rPr>
          <w:rFonts w:eastAsia="Georgia"/>
        </w:rPr>
        <w:t>"There must be an intermediate mechanism."</w:t>
      </w:r>
    </w:p>
    <w:p w14:paraId="4739D9E8" w14:textId="77777777" w:rsidR="00A1675C" w:rsidRDefault="00000000">
      <w:pPr>
        <w:spacing w:before="40" w:after="120"/>
      </w:pPr>
      <w:r>
        <w:rPr>
          <w:rFonts w:eastAsia="Georgia"/>
        </w:rPr>
        <w:t>"Which we can't find."</w:t>
      </w:r>
    </w:p>
    <w:p w14:paraId="11696EDA" w14:textId="77777777" w:rsidR="00A1675C" w:rsidRDefault="00000000">
      <w:pPr>
        <w:spacing w:before="40" w:after="120"/>
      </w:pPr>
      <w:r>
        <w:rPr>
          <w:rFonts w:eastAsia="Georgia"/>
        </w:rPr>
        <w:t>"Correct."</w:t>
      </w:r>
    </w:p>
    <w:p w14:paraId="14CE654F" w14:textId="77777777" w:rsidR="00A1675C" w:rsidRDefault="00000000">
      <w:pPr>
        <w:ind w:firstLine="432"/>
      </w:pPr>
      <w:r>
        <w:rPr>
          <w:rFonts w:eastAsia="Georgia"/>
        </w:rPr>
        <w:t>Weinstein quietly nodded.</w:t>
      </w:r>
    </w:p>
    <w:p w14:paraId="4D113F72" w14:textId="77777777" w:rsidR="00A1675C" w:rsidRDefault="00000000">
      <w:pPr>
        <w:spacing w:before="40" w:after="120"/>
      </w:pPr>
      <w:r>
        <w:rPr>
          <w:rFonts w:eastAsia="Georgia"/>
        </w:rPr>
        <w:t>"Then perhaps it isn't mechanical."</w:t>
      </w:r>
    </w:p>
    <w:p w14:paraId="29BBD7A6" w14:textId="77777777" w:rsidR="00A1675C" w:rsidRDefault="00000000">
      <w:pPr>
        <w:ind w:firstLine="432"/>
      </w:pPr>
      <w:r>
        <w:rPr>
          <w:rFonts w:eastAsia="Georgia"/>
        </w:rPr>
        <w:t>Derek carefully looked at the clock.</w:t>
      </w:r>
    </w:p>
    <w:p w14:paraId="264CCFFA" w14:textId="77777777" w:rsidR="00A1675C" w:rsidRDefault="00000000">
      <w:pPr>
        <w:spacing w:before="40" w:after="120"/>
      </w:pPr>
      <w:r>
        <w:rPr>
          <w:rFonts w:eastAsia="Georgia"/>
        </w:rPr>
        <w:t>"It certainly looks mechanical."</w:t>
      </w:r>
    </w:p>
    <w:p w14:paraId="6BD36709" w14:textId="77777777" w:rsidR="00A1675C" w:rsidRDefault="00000000">
      <w:pPr>
        <w:spacing w:before="40" w:after="120"/>
      </w:pPr>
      <w:r>
        <w:rPr>
          <w:rFonts w:eastAsia="Georgia"/>
        </w:rPr>
        <w:t>"Appearance isn't evidence."</w:t>
      </w:r>
    </w:p>
    <w:p w14:paraId="2824AD78" w14:textId="59D27330" w:rsidR="00A1675C" w:rsidRDefault="003434B6">
      <w:pPr>
        <w:ind w:firstLine="432"/>
      </w:pPr>
      <w:r>
        <w:rPr>
          <w:rFonts w:eastAsia="Georgia"/>
        </w:rPr>
        <w:t>Penny gently smiled.</w:t>
      </w:r>
    </w:p>
    <w:p w14:paraId="221FAF56" w14:textId="77777777" w:rsidR="00A1675C" w:rsidRDefault="00000000">
      <w:pPr>
        <w:spacing w:before="40" w:after="120"/>
      </w:pPr>
      <w:r>
        <w:rPr>
          <w:rFonts w:eastAsia="Georgia"/>
        </w:rPr>
        <w:t>"That's something Derek usually maintained."</w:t>
      </w:r>
    </w:p>
    <w:p w14:paraId="34962872" w14:textId="77777777" w:rsidR="00A1675C" w:rsidRDefault="00000000">
      <w:pPr>
        <w:ind w:firstLine="432"/>
      </w:pPr>
      <w:r>
        <w:rPr>
          <w:rFonts w:eastAsia="Georgia"/>
        </w:rPr>
        <w:t>Derek looked offended.</w:t>
      </w:r>
    </w:p>
    <w:p w14:paraId="7F9A6BB6" w14:textId="77777777" w:rsidR="00A1675C" w:rsidRDefault="00000000">
      <w:pPr>
        <w:spacing w:before="40" w:after="120"/>
      </w:pPr>
      <w:r>
        <w:rPr>
          <w:rFonts w:eastAsia="Georgia"/>
        </w:rPr>
        <w:t>"I say it more elegantly."</w:t>
      </w:r>
    </w:p>
    <w:p w14:paraId="62231E33" w14:textId="77777777" w:rsidR="00A1675C" w:rsidRDefault="00000000">
      <w:pPr>
        <w:spacing w:before="40" w:after="120"/>
      </w:pPr>
      <w:r>
        <w:rPr>
          <w:rFonts w:eastAsia="Georgia"/>
        </w:rPr>
        <w:t>"Naturally."</w:t>
      </w:r>
    </w:p>
    <w:p w14:paraId="784A78BE" w14:textId="77777777" w:rsidR="00A1675C" w:rsidRDefault="00000000">
      <w:pPr>
        <w:ind w:firstLine="432"/>
      </w:pPr>
      <w:r>
        <w:rPr>
          <w:rFonts w:eastAsia="Georgia"/>
        </w:rPr>
        <w:t>Weinstein turned the silent clock over again. The initials were still there.</w:t>
      </w:r>
    </w:p>
    <w:p w14:paraId="5C0718A4" w14:textId="77777777" w:rsidR="00A1675C" w:rsidRDefault="00000000">
      <w:pPr>
        <w:spacing w:before="200" w:after="120"/>
        <w:jc w:val="center"/>
      </w:pPr>
      <w:r>
        <w:rPr>
          <w:rFonts w:eastAsia="Georgia"/>
          <w:b/>
          <w:sz w:val="24"/>
        </w:rPr>
        <w:t>LGV.</w:t>
      </w:r>
    </w:p>
    <w:p w14:paraId="17494317" w14:textId="77777777" w:rsidR="00A1675C" w:rsidRDefault="00000000">
      <w:pPr>
        <w:ind w:firstLine="432"/>
      </w:pPr>
      <w:r>
        <w:rPr>
          <w:rFonts w:eastAsia="Georgia"/>
        </w:rPr>
        <w:t>He intensely stared at them. Then he took out his notebook.</w:t>
      </w:r>
    </w:p>
    <w:p w14:paraId="709F9854" w14:textId="77777777" w:rsidR="00A1675C" w:rsidRDefault="00000000">
      <w:pPr>
        <w:spacing w:before="200" w:after="120"/>
        <w:jc w:val="center"/>
      </w:pPr>
      <w:r>
        <w:rPr>
          <w:rFonts w:eastAsia="Georgia"/>
          <w:b/>
          <w:sz w:val="24"/>
        </w:rPr>
        <w:t>"LGV."</w:t>
      </w:r>
    </w:p>
    <w:p w14:paraId="35A3B997" w14:textId="77777777" w:rsidR="00A1675C" w:rsidRDefault="00000000">
      <w:pPr>
        <w:ind w:firstLine="432"/>
      </w:pPr>
      <w:r>
        <w:rPr>
          <w:rFonts w:eastAsia="Georgia"/>
        </w:rPr>
        <w:t>Derek slowly nodded.</w:t>
      </w:r>
    </w:p>
    <w:p w14:paraId="65139F0F" w14:textId="77777777" w:rsidR="00A1675C" w:rsidRDefault="00000000">
      <w:pPr>
        <w:spacing w:before="40" w:after="120"/>
      </w:pPr>
      <w:r>
        <w:rPr>
          <w:rFonts w:eastAsia="Georgia"/>
        </w:rPr>
        <w:t>"We've seen it before."</w:t>
      </w:r>
    </w:p>
    <w:p w14:paraId="3CC9EE0C" w14:textId="77777777" w:rsidR="00A1675C" w:rsidRDefault="00000000">
      <w:pPr>
        <w:spacing w:before="40" w:after="120"/>
      </w:pPr>
      <w:r>
        <w:rPr>
          <w:rFonts w:eastAsia="Georgia"/>
        </w:rPr>
        <w:t>"Yes."</w:t>
      </w:r>
    </w:p>
    <w:p w14:paraId="29BE15E8" w14:textId="77777777" w:rsidR="00A1675C" w:rsidRDefault="00000000">
      <w:pPr>
        <w:spacing w:before="40" w:after="120"/>
      </w:pPr>
      <w:r>
        <w:rPr>
          <w:rFonts w:eastAsia="Georgia"/>
        </w:rPr>
        <w:t>"What does it mean?"</w:t>
      </w:r>
    </w:p>
    <w:p w14:paraId="7C5B2D0F" w14:textId="77777777" w:rsidR="00A1675C" w:rsidRDefault="00000000">
      <w:pPr>
        <w:spacing w:before="40" w:after="120"/>
      </w:pPr>
      <w:r>
        <w:rPr>
          <w:rFonts w:eastAsia="Georgia"/>
        </w:rPr>
        <w:t>"We don't know."</w:t>
      </w:r>
    </w:p>
    <w:p w14:paraId="50DC991A" w14:textId="77777777" w:rsidR="00A1675C" w:rsidRDefault="00000000">
      <w:pPr>
        <w:ind w:firstLine="432"/>
      </w:pPr>
      <w:r>
        <w:rPr>
          <w:rFonts w:eastAsia="Georgia"/>
        </w:rPr>
        <w:t>Weinstein wrote the letters. Then, beneath them, he wrote:</w:t>
      </w:r>
    </w:p>
    <w:p w14:paraId="39EA4FA4" w14:textId="77777777" w:rsidR="00A1675C" w:rsidRDefault="00000000">
      <w:pPr>
        <w:spacing w:before="200" w:after="120"/>
        <w:jc w:val="center"/>
      </w:pPr>
      <w:r>
        <w:rPr>
          <w:rFonts w:eastAsia="Georgia"/>
          <w:b/>
          <w:sz w:val="24"/>
        </w:rPr>
        <w:t>LOCAL?</w:t>
      </w:r>
    </w:p>
    <w:p w14:paraId="6CFE0E35" w14:textId="77777777" w:rsidR="00A1675C" w:rsidRDefault="00000000">
      <w:pPr>
        <w:spacing w:before="200" w:after="120"/>
        <w:jc w:val="center"/>
      </w:pPr>
      <w:r>
        <w:rPr>
          <w:rFonts w:eastAsia="Georgia"/>
          <w:b/>
          <w:sz w:val="24"/>
        </w:rPr>
        <w:t>GRAVITATIONAL?</w:t>
      </w:r>
    </w:p>
    <w:p w14:paraId="6973F9F8" w14:textId="77777777" w:rsidR="00A1675C" w:rsidRDefault="00000000">
      <w:pPr>
        <w:spacing w:before="200" w:after="120"/>
        <w:jc w:val="center"/>
      </w:pPr>
      <w:r>
        <w:rPr>
          <w:rFonts w:eastAsia="Georgia"/>
          <w:b/>
          <w:sz w:val="24"/>
        </w:rPr>
        <w:t>VECTOR?</w:t>
      </w:r>
    </w:p>
    <w:p w14:paraId="21497C88" w14:textId="1CE58250" w:rsidR="00A1675C" w:rsidRDefault="003434B6">
      <w:pPr>
        <w:ind w:firstLine="432"/>
      </w:pPr>
      <w:r>
        <w:rPr>
          <w:rFonts w:eastAsia="Georgia"/>
        </w:rPr>
        <w:t>Penny carefully looked at the page.</w:t>
      </w:r>
    </w:p>
    <w:p w14:paraId="1B3B344A" w14:textId="77777777" w:rsidR="00A1675C" w:rsidRDefault="00000000">
      <w:pPr>
        <w:spacing w:before="40" w:after="120"/>
      </w:pPr>
      <w:r>
        <w:rPr>
          <w:rFonts w:eastAsia="Georgia"/>
        </w:rPr>
        <w:t>"That's what Trevor suggested."</w:t>
      </w:r>
    </w:p>
    <w:p w14:paraId="4951CE47" w14:textId="77777777" w:rsidR="00A1675C" w:rsidRDefault="00000000">
      <w:pPr>
        <w:ind w:firstLine="432"/>
      </w:pPr>
      <w:r>
        <w:rPr>
          <w:rFonts w:eastAsia="Georgia"/>
        </w:rPr>
        <w:t>Weinstein looked at Trevor.</w:t>
      </w:r>
    </w:p>
    <w:p w14:paraId="62635A00" w14:textId="77777777" w:rsidR="00A1675C" w:rsidRDefault="00000000">
      <w:pPr>
        <w:spacing w:before="40" w:after="120"/>
      </w:pPr>
      <w:r>
        <w:rPr>
          <w:rFonts w:eastAsia="Georgia"/>
        </w:rPr>
        <w:t>"Did you?"</w:t>
      </w:r>
    </w:p>
    <w:p w14:paraId="18809489" w14:textId="77777777" w:rsidR="00A1675C" w:rsidRDefault="00000000">
      <w:pPr>
        <w:ind w:firstLine="432"/>
      </w:pPr>
      <w:r>
        <w:rPr>
          <w:rFonts w:eastAsia="Georgia"/>
        </w:rPr>
        <w:t>Trevor nodded.</w:t>
      </w:r>
    </w:p>
    <w:p w14:paraId="17CEF9C7" w14:textId="77777777" w:rsidR="00A1675C" w:rsidRDefault="00000000">
      <w:pPr>
        <w:spacing w:before="40" w:after="120"/>
      </w:pPr>
      <w:r>
        <w:rPr>
          <w:rFonts w:eastAsia="Georgia"/>
        </w:rPr>
        <w:t>"Yesterday."</w:t>
      </w:r>
    </w:p>
    <w:p w14:paraId="7A510EFF" w14:textId="77777777" w:rsidR="00A1675C" w:rsidRDefault="00000000">
      <w:pPr>
        <w:spacing w:before="40" w:after="120"/>
      </w:pPr>
      <w:r>
        <w:rPr>
          <w:rFonts w:eastAsia="Georgia"/>
        </w:rPr>
        <w:t>"Interesting."</w:t>
      </w:r>
    </w:p>
    <w:p w14:paraId="12B94653" w14:textId="77777777" w:rsidR="00A1675C" w:rsidRDefault="00000000">
      <w:pPr>
        <w:ind w:firstLine="432"/>
      </w:pPr>
      <w:r>
        <w:rPr>
          <w:rFonts w:eastAsia="Georgia"/>
        </w:rPr>
        <w:t>Trevor smiled.</w:t>
      </w:r>
    </w:p>
    <w:p w14:paraId="68CB9107" w14:textId="77777777" w:rsidR="00A1675C" w:rsidRDefault="00000000">
      <w:pPr>
        <w:spacing w:before="40" w:after="120"/>
      </w:pPr>
      <w:r>
        <w:rPr>
          <w:rFonts w:eastAsia="Georgia"/>
        </w:rPr>
        <w:t>"Thank you."</w:t>
      </w:r>
    </w:p>
    <w:p w14:paraId="6487A031" w14:textId="77777777" w:rsidR="00A1675C" w:rsidRDefault="00000000">
      <w:pPr>
        <w:ind w:firstLine="432"/>
      </w:pPr>
      <w:r>
        <w:rPr>
          <w:rFonts w:eastAsia="Georgia"/>
        </w:rPr>
        <w:t>Weinstein looked again.</w:t>
      </w:r>
    </w:p>
    <w:p w14:paraId="42197229" w14:textId="77777777" w:rsidR="00A1675C" w:rsidRDefault="00000000">
      <w:pPr>
        <w:spacing w:before="40" w:after="120"/>
      </w:pPr>
      <w:r>
        <w:rPr>
          <w:rFonts w:eastAsia="Georgia"/>
        </w:rPr>
        <w:t>"Local Gravitational Vector."</w:t>
      </w:r>
    </w:p>
    <w:p w14:paraId="653D5A1F" w14:textId="77777777" w:rsidR="00A1675C" w:rsidRDefault="00000000">
      <w:pPr>
        <w:ind w:firstLine="432"/>
      </w:pPr>
      <w:r>
        <w:rPr>
          <w:rFonts w:eastAsia="Georgia"/>
        </w:rPr>
        <w:t>Derek shook his head.</w:t>
      </w:r>
    </w:p>
    <w:p w14:paraId="7DB73F2F" w14:textId="77777777" w:rsidR="00A1675C" w:rsidRDefault="00000000">
      <w:pPr>
        <w:spacing w:before="40" w:after="120"/>
      </w:pPr>
      <w:r>
        <w:rPr>
          <w:rFonts w:eastAsia="Georgia"/>
        </w:rPr>
        <w:t>"No."</w:t>
      </w:r>
    </w:p>
    <w:p w14:paraId="79FFEBCD" w14:textId="77777777" w:rsidR="00A1675C" w:rsidRDefault="00000000">
      <w:pPr>
        <w:spacing w:before="40" w:after="120"/>
      </w:pPr>
      <w:r>
        <w:rPr>
          <w:rFonts w:eastAsia="Georgia"/>
        </w:rPr>
        <w:t>"Why?"</w:t>
      </w:r>
    </w:p>
    <w:p w14:paraId="6A060FE1" w14:textId="77777777" w:rsidR="00A1675C" w:rsidRDefault="00000000">
      <w:pPr>
        <w:spacing w:before="40" w:after="120"/>
      </w:pPr>
      <w:r>
        <w:rPr>
          <w:rFonts w:eastAsia="Georgia"/>
        </w:rPr>
        <w:t>"Because a vector requires a direction."</w:t>
      </w:r>
    </w:p>
    <w:p w14:paraId="059C270C" w14:textId="77777777" w:rsidR="00A1675C" w:rsidRDefault="00000000">
      <w:pPr>
        <w:spacing w:before="40" w:after="120"/>
      </w:pPr>
      <w:r>
        <w:rPr>
          <w:rFonts w:eastAsia="Georgia"/>
        </w:rPr>
        <w:t>"Yes."</w:t>
      </w:r>
    </w:p>
    <w:p w14:paraId="5292B7F2" w14:textId="77777777" w:rsidR="00A1675C" w:rsidRDefault="00000000">
      <w:pPr>
        <w:spacing w:before="40" w:after="120"/>
      </w:pPr>
      <w:r>
        <w:rPr>
          <w:rFonts w:eastAsia="Georgia"/>
        </w:rPr>
        <w:t>"And we've got no indication that the initials represent one."</w:t>
      </w:r>
    </w:p>
    <w:p w14:paraId="61A7AEC8" w14:textId="77777777" w:rsidR="00A1675C" w:rsidRDefault="00000000">
      <w:pPr>
        <w:spacing w:before="40" w:after="120"/>
      </w:pPr>
      <w:r>
        <w:rPr>
          <w:rFonts w:eastAsia="Georgia"/>
        </w:rPr>
        <w:t>"Fair."</w:t>
      </w:r>
    </w:p>
    <w:p w14:paraId="78E90FC3" w14:textId="3E6BEA87" w:rsidR="00A1675C" w:rsidRDefault="003434B6">
      <w:pPr>
        <w:spacing w:before="40" w:after="120"/>
      </w:pPr>
      <w:r>
        <w:rPr>
          <w:rFonts w:eastAsia="Georgia"/>
        </w:rPr>
        <w:t>Penny affirmed:</w:t>
      </w:r>
    </w:p>
    <w:p w14:paraId="200E9544" w14:textId="77777777" w:rsidR="00A1675C" w:rsidRDefault="00000000">
      <w:pPr>
        <w:spacing w:before="40" w:after="120"/>
      </w:pPr>
      <w:r>
        <w:rPr>
          <w:rFonts w:eastAsia="Georgia"/>
        </w:rPr>
        <w:t>"Could be initials."</w:t>
      </w:r>
    </w:p>
    <w:p w14:paraId="6A811B0E" w14:textId="77777777" w:rsidR="00A1675C" w:rsidRDefault="00000000">
      <w:pPr>
        <w:spacing w:before="40" w:after="120"/>
      </w:pPr>
      <w:r>
        <w:rPr>
          <w:rFonts w:eastAsia="Georgia"/>
        </w:rPr>
        <w:t>"Whose?"</w:t>
      </w:r>
    </w:p>
    <w:p w14:paraId="75F7E19E" w14:textId="77777777" w:rsidR="00A1675C" w:rsidRDefault="00000000">
      <w:pPr>
        <w:ind w:firstLine="432"/>
      </w:pPr>
      <w:r>
        <w:rPr>
          <w:rFonts w:eastAsia="Georgia"/>
        </w:rPr>
        <w:t>Nobody knew. Weinstein carefully looked at the clock. Then at the paper.</w:t>
      </w:r>
    </w:p>
    <w:p w14:paraId="41975C11" w14:textId="77777777" w:rsidR="00A1675C" w:rsidRDefault="00000000">
      <w:pPr>
        <w:ind w:firstLine="432"/>
      </w:pPr>
      <w:r>
        <w:rPr>
          <w:rFonts w:eastAsia="Georgia"/>
        </w:rPr>
        <w:t>Then at the three coordinates. He suddenly stood.</w:t>
      </w:r>
    </w:p>
    <w:p w14:paraId="66B3C0C7" w14:textId="77777777" w:rsidR="00A1675C" w:rsidRDefault="00000000">
      <w:pPr>
        <w:spacing w:before="40" w:after="120"/>
      </w:pPr>
      <w:r>
        <w:rPr>
          <w:rFonts w:eastAsia="Georgia"/>
        </w:rPr>
        <w:t>"Let's go upstairs."</w:t>
      </w:r>
    </w:p>
    <w:p w14:paraId="18F792DF" w14:textId="77777777" w:rsidR="00A1675C" w:rsidRDefault="00000000">
      <w:pPr>
        <w:ind w:firstLine="432"/>
      </w:pPr>
      <w:r>
        <w:rPr>
          <w:rFonts w:eastAsia="Georgia"/>
        </w:rPr>
        <w:t>Derek looked at him.</w:t>
      </w:r>
    </w:p>
    <w:p w14:paraId="6CCA4329" w14:textId="77777777" w:rsidR="00A1675C" w:rsidRDefault="00000000">
      <w:pPr>
        <w:spacing w:before="40" w:after="120"/>
      </w:pPr>
      <w:r>
        <w:rPr>
          <w:rFonts w:eastAsia="Georgia"/>
        </w:rPr>
        <w:t>"Why?"</w:t>
      </w:r>
    </w:p>
    <w:p w14:paraId="267F670B" w14:textId="77777777" w:rsidR="00A1675C" w:rsidRDefault="00000000">
      <w:pPr>
        <w:spacing w:before="40" w:after="120"/>
      </w:pPr>
      <w:r>
        <w:rPr>
          <w:rFonts w:eastAsia="Georgia"/>
        </w:rPr>
        <w:t>"Because I want a map."</w:t>
      </w:r>
    </w:p>
    <w:p w14:paraId="00A0E140" w14:textId="77777777" w:rsidR="00A1675C" w:rsidRDefault="00000000">
      <w:pPr>
        <w:spacing w:before="40" w:after="120"/>
      </w:pPr>
      <w:r>
        <w:rPr>
          <w:rFonts w:eastAsia="Georgia"/>
        </w:rPr>
        <w:t>"Of the Louvre?"</w:t>
      </w:r>
    </w:p>
    <w:p w14:paraId="36EDF5F8" w14:textId="77777777" w:rsidR="00A1675C" w:rsidRDefault="00000000">
      <w:pPr>
        <w:spacing w:before="40" w:after="120"/>
      </w:pPr>
      <w:r>
        <w:rPr>
          <w:rFonts w:eastAsia="Georgia"/>
        </w:rPr>
        <w:t>"Yes."</w:t>
      </w:r>
    </w:p>
    <w:p w14:paraId="6201FAE4" w14:textId="77777777" w:rsidR="00A1675C" w:rsidRDefault="00000000">
      <w:pPr>
        <w:ind w:firstLine="432"/>
      </w:pPr>
      <w:r>
        <w:rPr>
          <w:rFonts w:eastAsia="Georgia"/>
        </w:rPr>
        <w:t>They returned to the main museum. A staff member directed them toward a map of the building. Weinstein examined it.</w:t>
      </w:r>
    </w:p>
    <w:p w14:paraId="0102F34B" w14:textId="77777777" w:rsidR="00A1675C" w:rsidRDefault="00000000">
      <w:pPr>
        <w:ind w:firstLine="432"/>
      </w:pPr>
      <w:r>
        <w:rPr>
          <w:rFonts w:eastAsia="Georgia"/>
        </w:rPr>
        <w:t>Then the underground room. Then the coordinates. He deeply frowned.</w:t>
      </w:r>
    </w:p>
    <w:p w14:paraId="693C3E63" w14:textId="77777777" w:rsidR="00A1675C" w:rsidRDefault="00000000">
      <w:pPr>
        <w:spacing w:before="40" w:after="120"/>
      </w:pPr>
      <w:r>
        <w:rPr>
          <w:rFonts w:eastAsia="Georgia"/>
        </w:rPr>
        <w:t>"These aren't Louvre coordinates."</w:t>
      </w:r>
    </w:p>
    <w:p w14:paraId="47325A5F" w14:textId="77777777" w:rsidR="00A1675C" w:rsidRDefault="00000000">
      <w:pPr>
        <w:ind w:firstLine="432"/>
      </w:pPr>
      <w:r>
        <w:rPr>
          <w:rFonts w:eastAsia="Georgia"/>
        </w:rPr>
        <w:t>Derek leaned closer.</w:t>
      </w:r>
    </w:p>
    <w:p w14:paraId="71C1BDDC" w14:textId="77777777" w:rsidR="00A1675C" w:rsidRDefault="00000000">
      <w:pPr>
        <w:spacing w:before="40" w:after="120"/>
      </w:pPr>
      <w:r>
        <w:rPr>
          <w:rFonts w:eastAsia="Georgia"/>
        </w:rPr>
        <w:t>"How do you know?"</w:t>
      </w:r>
    </w:p>
    <w:p w14:paraId="309D8879" w14:textId="77777777" w:rsidR="00A1675C" w:rsidRDefault="00000000">
      <w:pPr>
        <w:spacing w:before="40" w:after="120"/>
      </w:pPr>
      <w:r>
        <w:rPr>
          <w:rFonts w:eastAsia="Georgia"/>
        </w:rPr>
        <w:t>"Because the scale is wrong."</w:t>
      </w:r>
    </w:p>
    <w:p w14:paraId="268964FF" w14:textId="77777777" w:rsidR="00A1675C" w:rsidRDefault="00000000">
      <w:pPr>
        <w:ind w:firstLine="432"/>
      </w:pPr>
      <w:r>
        <w:rPr>
          <w:rFonts w:eastAsia="Georgia"/>
        </w:rPr>
        <w:t>Trevor carefully looked at the map.</w:t>
      </w:r>
    </w:p>
    <w:p w14:paraId="7FF458B5" w14:textId="77777777" w:rsidR="00A1675C" w:rsidRDefault="00000000">
      <w:pPr>
        <w:spacing w:before="40" w:after="120"/>
      </w:pPr>
      <w:r>
        <w:rPr>
          <w:rFonts w:eastAsia="Georgia"/>
        </w:rPr>
        <w:t>"Then what are they?"</w:t>
      </w:r>
    </w:p>
    <w:p w14:paraId="5BFC224C" w14:textId="77777777" w:rsidR="00A1675C" w:rsidRDefault="00000000">
      <w:pPr>
        <w:ind w:firstLine="432"/>
      </w:pPr>
      <w:r>
        <w:rPr>
          <w:rFonts w:eastAsia="Georgia"/>
        </w:rPr>
        <w:t>Weinstein took a pencil. He marked three points.</w:t>
      </w:r>
    </w:p>
    <w:p w14:paraId="72BC91E7" w14:textId="77777777" w:rsidR="00A1675C" w:rsidRDefault="00000000">
      <w:pPr>
        <w:spacing w:before="40" w:after="120"/>
      </w:pPr>
      <w:r>
        <w:rPr>
          <w:rFonts w:eastAsia="Georgia"/>
        </w:rPr>
        <w:t>"Not ordinary Cartesian coordinates."</w:t>
      </w:r>
    </w:p>
    <w:p w14:paraId="47363205" w14:textId="77777777" w:rsidR="00A1675C" w:rsidRDefault="00000000">
      <w:pPr>
        <w:spacing w:before="40" w:after="120"/>
      </w:pPr>
      <w:r>
        <w:rPr>
          <w:rFonts w:eastAsia="Georgia"/>
        </w:rPr>
        <w:t>"Then?"</w:t>
      </w:r>
    </w:p>
    <w:p w14:paraId="0529C143" w14:textId="77777777" w:rsidR="00A1675C" w:rsidRDefault="00000000">
      <w:pPr>
        <w:spacing w:before="40" w:after="120"/>
      </w:pPr>
      <w:r>
        <w:rPr>
          <w:rFonts w:eastAsia="Georgia"/>
        </w:rPr>
        <w:t>"Relative coordinates."</w:t>
      </w:r>
    </w:p>
    <w:p w14:paraId="2DE7D9D8" w14:textId="77777777" w:rsidR="00A1675C" w:rsidRDefault="00000000">
      <w:pPr>
        <w:ind w:firstLine="432"/>
      </w:pPr>
      <w:r>
        <w:rPr>
          <w:rFonts w:eastAsia="Georgia"/>
        </w:rPr>
        <w:t>Derek carefully looked at him.</w:t>
      </w:r>
    </w:p>
    <w:p w14:paraId="329CF748" w14:textId="77777777" w:rsidR="00A1675C" w:rsidRDefault="00000000">
      <w:pPr>
        <w:spacing w:before="40" w:after="120"/>
      </w:pPr>
      <w:r>
        <w:rPr>
          <w:rFonts w:eastAsia="Georgia"/>
        </w:rPr>
        <w:t>"Relative to what?"</w:t>
      </w:r>
    </w:p>
    <w:p w14:paraId="4AC74764" w14:textId="77777777" w:rsidR="00A1675C" w:rsidRDefault="00000000">
      <w:pPr>
        <w:ind w:firstLine="432"/>
      </w:pPr>
      <w:r>
        <w:rPr>
          <w:rFonts w:eastAsia="Georgia"/>
        </w:rPr>
        <w:t>Weinstein sharply stared at the map. Then gently smiled.</w:t>
      </w:r>
    </w:p>
    <w:p w14:paraId="5A0AB70C" w14:textId="77777777" w:rsidR="00A1675C" w:rsidRDefault="00000000">
      <w:pPr>
        <w:spacing w:before="40" w:after="120"/>
      </w:pPr>
      <w:r>
        <w:rPr>
          <w:rFonts w:eastAsia="Georgia"/>
        </w:rPr>
        <w:t>"That's the question."</w:t>
      </w:r>
    </w:p>
    <w:p w14:paraId="681D1A87" w14:textId="21A804CC" w:rsidR="00A1675C" w:rsidRDefault="003434B6">
      <w:pPr>
        <w:ind w:firstLine="432"/>
      </w:pPr>
      <w:r>
        <w:rPr>
          <w:rFonts w:eastAsia="Georgia"/>
        </w:rPr>
        <w:t>Penny pointed at the silent clock.</w:t>
      </w:r>
    </w:p>
    <w:p w14:paraId="3F8F9EB6" w14:textId="77777777" w:rsidR="00A1675C" w:rsidRDefault="00000000">
      <w:pPr>
        <w:spacing w:before="40" w:after="120"/>
      </w:pPr>
      <w:r>
        <w:rPr>
          <w:rFonts w:eastAsia="Georgia"/>
        </w:rPr>
        <w:t>"Could the clock be the origin?"</w:t>
      </w:r>
    </w:p>
    <w:p w14:paraId="03C874A7" w14:textId="77777777" w:rsidR="00A1675C" w:rsidRDefault="00000000">
      <w:pPr>
        <w:ind w:firstLine="432"/>
      </w:pPr>
      <w:r>
        <w:rPr>
          <w:rFonts w:eastAsia="Georgia"/>
        </w:rPr>
        <w:t>Weinstein nodded.</w:t>
      </w:r>
    </w:p>
    <w:p w14:paraId="3C2FD78D" w14:textId="77777777" w:rsidR="00A1675C" w:rsidRDefault="00000000">
      <w:pPr>
        <w:spacing w:before="40" w:after="120"/>
      </w:pPr>
      <w:r>
        <w:rPr>
          <w:rFonts w:eastAsia="Georgia"/>
        </w:rPr>
        <w:t>"Possibly."</w:t>
      </w:r>
    </w:p>
    <w:p w14:paraId="126D0E7F" w14:textId="77777777" w:rsidR="00A1675C" w:rsidRDefault="00000000">
      <w:pPr>
        <w:ind w:firstLine="432"/>
      </w:pPr>
      <w:r>
        <w:rPr>
          <w:rFonts w:eastAsia="Georgia"/>
        </w:rPr>
        <w:t>Trevor carefully looked at the numbers.</w:t>
      </w:r>
    </w:p>
    <w:p w14:paraId="7CD1E28B" w14:textId="77777777" w:rsidR="00A1675C" w:rsidRDefault="00000000">
      <w:pPr>
        <w:spacing w:before="40" w:after="120"/>
      </w:pPr>
      <w:r>
        <w:rPr>
          <w:rFonts w:eastAsia="Georgia"/>
        </w:rPr>
        <w:t>"Three, four, twelve."</w:t>
      </w:r>
    </w:p>
    <w:p w14:paraId="1AECE87B" w14:textId="77777777" w:rsidR="00A1675C" w:rsidRDefault="00000000">
      <w:pPr>
        <w:ind w:firstLine="432"/>
      </w:pPr>
      <w:r>
        <w:rPr>
          <w:rFonts w:eastAsia="Georgia"/>
        </w:rPr>
        <w:t>He paused.</w:t>
      </w:r>
    </w:p>
    <w:p w14:paraId="0D9F8570" w14:textId="77777777" w:rsidR="00A1675C" w:rsidRDefault="00000000">
      <w:pPr>
        <w:spacing w:before="40" w:after="120"/>
      </w:pPr>
      <w:r>
        <w:rPr>
          <w:rFonts w:eastAsia="Georgia"/>
        </w:rPr>
        <w:t>"That's a Pythagorean triple."</w:t>
      </w:r>
    </w:p>
    <w:p w14:paraId="3BCEC97E" w14:textId="77777777" w:rsidR="00A1675C" w:rsidRDefault="00000000">
      <w:pPr>
        <w:ind w:firstLine="432"/>
      </w:pPr>
      <w:r>
        <w:rPr>
          <w:rFonts w:eastAsia="Georgia"/>
        </w:rPr>
        <w:t>Derek carefully looked at him.</w:t>
      </w:r>
    </w:p>
    <w:p w14:paraId="0714BC45" w14:textId="77777777" w:rsidR="00A1675C" w:rsidRDefault="00000000">
      <w:pPr>
        <w:spacing w:before="40" w:after="120"/>
      </w:pPr>
      <w:r>
        <w:rPr>
          <w:rFonts w:eastAsia="Georgia"/>
        </w:rPr>
        <w:t>"What?"</w:t>
      </w:r>
    </w:p>
    <w:p w14:paraId="41876035" w14:textId="77777777" w:rsidR="00A1675C" w:rsidRDefault="00000000">
      <w:pPr>
        <w:ind w:firstLine="432"/>
      </w:pPr>
      <w:r>
        <w:rPr>
          <w:rFonts w:eastAsia="Georgia"/>
        </w:rPr>
        <w:t>Trevor pointed.</w:t>
      </w:r>
    </w:p>
    <w:p w14:paraId="0182B37D" w14:textId="77777777" w:rsidR="00A1675C" w:rsidRDefault="00000000">
      <w:pPr>
        <w:spacing w:before="40" w:after="120"/>
      </w:pPr>
      <w:r>
        <w:rPr>
          <w:rFonts w:eastAsia="Georgia"/>
        </w:rPr>
        <w:t>"Three squared plus four squared equals five squared."</w:t>
      </w:r>
    </w:p>
    <w:p w14:paraId="0E2C7AE9" w14:textId="77777777" w:rsidR="00A1675C" w:rsidRDefault="00000000">
      <w:pPr>
        <w:spacing w:before="40" w:after="120"/>
      </w:pPr>
      <w:r>
        <w:rPr>
          <w:rFonts w:eastAsia="Georgia"/>
        </w:rPr>
        <w:t>Then he added:</w:t>
      </w:r>
    </w:p>
    <w:p w14:paraId="5B73EE79" w14:textId="77777777" w:rsidR="00A1675C" w:rsidRDefault="00000000">
      <w:pPr>
        <w:spacing w:before="40" w:after="120"/>
      </w:pPr>
      <w:r>
        <w:rPr>
          <w:rFonts w:eastAsia="Georgia"/>
        </w:rPr>
        <w:t>"Five squared plus twelve squared equals thirteen squared."</w:t>
      </w:r>
    </w:p>
    <w:p w14:paraId="09907549" w14:textId="77777777" w:rsidR="00A1675C" w:rsidRDefault="00000000">
      <w:pPr>
        <w:ind w:firstLine="432"/>
      </w:pPr>
      <w:r>
        <w:rPr>
          <w:rFonts w:eastAsia="Georgia"/>
        </w:rPr>
        <w:t>Weinstein carefully looked at the numbers. Derek smiled.</w:t>
      </w:r>
    </w:p>
    <w:p w14:paraId="05F01ABC" w14:textId="77777777" w:rsidR="00A1675C" w:rsidRDefault="00000000">
      <w:pPr>
        <w:spacing w:before="40" w:after="120"/>
      </w:pPr>
      <w:r>
        <w:rPr>
          <w:rFonts w:eastAsia="Georgia"/>
        </w:rPr>
        <w:t>"So?"</w:t>
      </w:r>
    </w:p>
    <w:p w14:paraId="673E4E06" w14:textId="77777777" w:rsidR="00A1675C" w:rsidRDefault="00000000">
      <w:pPr>
        <w:ind w:firstLine="432"/>
      </w:pPr>
      <w:r>
        <w:rPr>
          <w:rFonts w:eastAsia="Georgia"/>
        </w:rPr>
        <w:t>Trevor shrugged.</w:t>
      </w:r>
    </w:p>
    <w:p w14:paraId="5C443111" w14:textId="77777777" w:rsidR="00A1675C" w:rsidRDefault="00000000">
      <w:pPr>
        <w:spacing w:before="40" w:after="120"/>
      </w:pPr>
      <w:r>
        <w:rPr>
          <w:rFonts w:eastAsia="Georgia"/>
        </w:rPr>
        <w:t>"Nothing necessarily."</w:t>
      </w:r>
    </w:p>
    <w:p w14:paraId="3F1B40CD" w14:textId="5A9979EC" w:rsidR="00A1675C" w:rsidRDefault="003434B6">
      <w:pPr>
        <w:ind w:firstLine="432"/>
      </w:pPr>
      <w:r>
        <w:rPr>
          <w:rFonts w:eastAsia="Georgia"/>
        </w:rPr>
        <w:t>Penny nodded.</w:t>
      </w:r>
    </w:p>
    <w:p w14:paraId="1391DA55" w14:textId="77777777" w:rsidR="00A1675C" w:rsidRDefault="00000000">
      <w:pPr>
        <w:spacing w:before="40" w:after="120"/>
      </w:pPr>
      <w:r>
        <w:rPr>
          <w:rFonts w:eastAsia="Georgia"/>
        </w:rPr>
        <w:t>"Don't force patterns."</w:t>
      </w:r>
    </w:p>
    <w:p w14:paraId="5D71AAE5" w14:textId="77777777" w:rsidR="00A1675C" w:rsidRDefault="00000000">
      <w:pPr>
        <w:ind w:firstLine="432"/>
      </w:pPr>
      <w:r>
        <w:rPr>
          <w:rFonts w:eastAsia="Georgia"/>
        </w:rPr>
        <w:t>Trevor nodded.</w:t>
      </w:r>
    </w:p>
    <w:p w14:paraId="6CB5FFFC" w14:textId="77777777" w:rsidR="00A1675C" w:rsidRDefault="00000000">
      <w:pPr>
        <w:spacing w:before="40" w:after="120"/>
      </w:pPr>
      <w:r>
        <w:rPr>
          <w:rFonts w:eastAsia="Georgia"/>
        </w:rPr>
        <w:t>"I wasn't."</w:t>
      </w:r>
    </w:p>
    <w:p w14:paraId="1D2A5CDC" w14:textId="77777777" w:rsidR="00A1675C" w:rsidRDefault="00000000">
      <w:pPr>
        <w:ind w:firstLine="432"/>
      </w:pPr>
      <w:r>
        <w:rPr>
          <w:rFonts w:eastAsia="Georgia"/>
        </w:rPr>
        <w:t>Derek carefully looked at him.</w:t>
      </w:r>
    </w:p>
    <w:p w14:paraId="7D393690" w14:textId="77777777" w:rsidR="00A1675C" w:rsidRDefault="00000000">
      <w:pPr>
        <w:spacing w:before="40" w:after="120"/>
      </w:pPr>
      <w:r>
        <w:rPr>
          <w:rFonts w:eastAsia="Georgia"/>
        </w:rPr>
        <w:t>"You absolutely were."</w:t>
      </w:r>
    </w:p>
    <w:p w14:paraId="16EF3FEE" w14:textId="77777777" w:rsidR="00A1675C" w:rsidRDefault="00000000">
      <w:pPr>
        <w:spacing w:before="40" w:after="120"/>
      </w:pPr>
      <w:r>
        <w:rPr>
          <w:rFonts w:eastAsia="Georgia"/>
        </w:rPr>
        <w:t>"Perhaps slightly."</w:t>
      </w:r>
    </w:p>
    <w:p w14:paraId="73744C9F" w14:textId="77777777" w:rsidR="00A1675C" w:rsidRDefault="00000000">
      <w:pPr>
        <w:ind w:firstLine="432"/>
      </w:pPr>
      <w:r>
        <w:rPr>
          <w:rFonts w:eastAsia="Georgia"/>
        </w:rPr>
        <w:t>Weinstein looked at the coordinates again.</w:t>
      </w:r>
    </w:p>
    <w:p w14:paraId="4FAC74AF" w14:textId="77777777" w:rsidR="00A1675C" w:rsidRDefault="00000000">
      <w:pPr>
        <w:spacing w:before="40" w:after="120"/>
      </w:pPr>
      <w:r>
        <w:rPr>
          <w:rFonts w:eastAsia="Georgia"/>
        </w:rPr>
        <w:t>"Three, four, twelve."</w:t>
      </w:r>
    </w:p>
    <w:p w14:paraId="26054068" w14:textId="77777777" w:rsidR="00A1675C" w:rsidRDefault="00000000">
      <w:pPr>
        <w:ind w:firstLine="432"/>
      </w:pPr>
      <w:r>
        <w:rPr>
          <w:rFonts w:eastAsia="Georgia"/>
        </w:rPr>
        <w:t>He wrote: 13. Then:</w:t>
      </w:r>
    </w:p>
    <w:p w14:paraId="32849FA9" w14:textId="77777777" w:rsidR="00A1675C" w:rsidRDefault="00000000">
      <w:pPr>
        <w:ind w:firstLine="432"/>
      </w:pPr>
      <w:r>
        <w:rPr>
          <w:rFonts w:eastAsia="Georgia"/>
        </w:rPr>
        <w:t>5. Then: 12.</w:t>
      </w:r>
    </w:p>
    <w:p w14:paraId="24EDF3FB" w14:textId="77777777" w:rsidR="00A1675C" w:rsidRDefault="00000000">
      <w:pPr>
        <w:ind w:firstLine="432"/>
      </w:pPr>
      <w:r>
        <w:rPr>
          <w:rFonts w:eastAsia="Georgia"/>
        </w:rPr>
        <w:t>He stared intently.</w:t>
      </w:r>
    </w:p>
    <w:p w14:paraId="57B5B900" w14:textId="77777777" w:rsidR="00A1675C" w:rsidRDefault="00000000">
      <w:pPr>
        <w:spacing w:before="40" w:after="120"/>
      </w:pPr>
      <w:r>
        <w:rPr>
          <w:rFonts w:eastAsia="Georgia"/>
        </w:rPr>
        <w:t>"Thirteen."</w:t>
      </w:r>
    </w:p>
    <w:p w14:paraId="71872683" w14:textId="77777777" w:rsidR="00A1675C" w:rsidRDefault="00000000">
      <w:pPr>
        <w:ind w:firstLine="432"/>
      </w:pPr>
      <w:r>
        <w:rPr>
          <w:rFonts w:eastAsia="Georgia"/>
        </w:rPr>
        <w:t>Derek waited.</w:t>
      </w:r>
    </w:p>
    <w:p w14:paraId="68DD76E8" w14:textId="77777777" w:rsidR="00A1675C" w:rsidRDefault="00000000">
      <w:pPr>
        <w:spacing w:before="40" w:after="120"/>
      </w:pPr>
      <w:r>
        <w:rPr>
          <w:rFonts w:eastAsia="Georgia"/>
        </w:rPr>
        <w:t>"What about it?"</w:t>
      </w:r>
    </w:p>
    <w:p w14:paraId="1327A449" w14:textId="77777777" w:rsidR="00A1675C" w:rsidRDefault="00000000">
      <w:pPr>
        <w:spacing w:before="40" w:after="120"/>
      </w:pPr>
      <w:r>
        <w:rPr>
          <w:rFonts w:eastAsia="Georgia"/>
        </w:rPr>
        <w:t>"The spatial distance from the origin is thirteen."</w:t>
      </w:r>
    </w:p>
    <w:p w14:paraId="72D63D9D" w14:textId="77777777" w:rsidR="00A1675C" w:rsidRDefault="00000000">
      <w:pPr>
        <w:spacing w:before="40" w:after="120"/>
      </w:pPr>
      <w:r>
        <w:rPr>
          <w:rFonts w:eastAsia="Georgia"/>
        </w:rPr>
        <w:t>"Assuming Euclidean space."</w:t>
      </w:r>
    </w:p>
    <w:p w14:paraId="2006999D" w14:textId="77777777" w:rsidR="00A1675C" w:rsidRDefault="00000000">
      <w:pPr>
        <w:spacing w:before="40" w:after="120"/>
      </w:pPr>
      <w:r>
        <w:rPr>
          <w:rFonts w:eastAsia="Georgia"/>
        </w:rPr>
        <w:t>"Yes."</w:t>
      </w:r>
    </w:p>
    <w:p w14:paraId="383FCCF7" w14:textId="77777777" w:rsidR="00A1675C" w:rsidRDefault="00000000">
      <w:pPr>
        <w:spacing w:before="40" w:after="120"/>
      </w:pPr>
      <w:r>
        <w:rPr>
          <w:rFonts w:eastAsia="Georgia"/>
        </w:rPr>
        <w:t>"And?"</w:t>
      </w:r>
    </w:p>
    <w:p w14:paraId="02A6EAAA" w14:textId="77777777" w:rsidR="00A1675C" w:rsidRDefault="00000000">
      <w:pPr>
        <w:ind w:firstLine="432"/>
      </w:pPr>
      <w:r>
        <w:rPr>
          <w:rFonts w:eastAsia="Georgia"/>
        </w:rPr>
        <w:t>Weinstein looked at the silent clock.</w:t>
      </w:r>
    </w:p>
    <w:p w14:paraId="58852172" w14:textId="77777777" w:rsidR="00A1675C" w:rsidRDefault="00000000">
      <w:pPr>
        <w:spacing w:before="40" w:after="120"/>
      </w:pPr>
      <w:r>
        <w:rPr>
          <w:rFonts w:eastAsia="Georgia"/>
        </w:rPr>
        <w:t>"The missing coordinate may be related to the invariant interval."</w:t>
      </w:r>
    </w:p>
    <w:p w14:paraId="0660FA45" w14:textId="77777777" w:rsidR="00A1675C" w:rsidRDefault="00000000">
      <w:pPr>
        <w:ind w:firstLine="432"/>
      </w:pPr>
      <w:r>
        <w:rPr>
          <w:rFonts w:eastAsia="Georgia"/>
        </w:rPr>
        <w:t>Derek's expression changed.</w:t>
      </w:r>
    </w:p>
    <w:p w14:paraId="516DEA1A" w14:textId="77777777" w:rsidR="00A1675C" w:rsidRDefault="00000000">
      <w:pPr>
        <w:spacing w:before="40" w:after="120"/>
      </w:pPr>
      <w:r>
        <w:rPr>
          <w:rFonts w:eastAsia="Georgia"/>
        </w:rPr>
        <w:t>"Go on."</w:t>
      </w:r>
    </w:p>
    <w:p w14:paraId="00BADAC4" w14:textId="77777777" w:rsidR="00A1675C" w:rsidRDefault="00000000">
      <w:pPr>
        <w:ind w:firstLine="432"/>
      </w:pPr>
      <w:r>
        <w:rPr>
          <w:rFonts w:eastAsia="Georgia"/>
        </w:rPr>
        <w:t>Weinstein took the pencil.</w:t>
      </w:r>
    </w:p>
    <w:p w14:paraId="1B673339" w14:textId="77777777" w:rsidR="00A1675C" w:rsidRDefault="00000000">
      <w:pPr>
        <w:spacing w:before="40" w:after="120"/>
      </w:pPr>
      <w:r>
        <w:rPr>
          <w:rFonts w:eastAsia="Georgia"/>
        </w:rPr>
        <w:t>"In Special Relativity, the spacetime interval is invariant."</w:t>
      </w:r>
    </w:p>
    <w:p w14:paraId="6124D704" w14:textId="77777777" w:rsidR="00A1675C" w:rsidRDefault="00000000">
      <w:pPr>
        <w:ind w:firstLine="432"/>
      </w:pPr>
      <w:r>
        <w:rPr>
          <w:rFonts w:eastAsia="Georgia"/>
        </w:rPr>
        <w:t>He wrote: ds² = -c²dt² + dx² + dy² + dz² Trevor slowly nodded.</w:t>
      </w:r>
    </w:p>
    <w:p w14:paraId="5D599A77" w14:textId="77777777" w:rsidR="00A1675C" w:rsidRDefault="00000000">
      <w:pPr>
        <w:spacing w:before="40" w:after="120"/>
      </w:pPr>
      <w:r>
        <w:rPr>
          <w:rFonts w:eastAsia="Georgia"/>
        </w:rPr>
        <w:t>"Depending on sign convention."</w:t>
      </w:r>
    </w:p>
    <w:p w14:paraId="5187BFDD" w14:textId="77777777" w:rsidR="00A1675C" w:rsidRDefault="00000000">
      <w:pPr>
        <w:spacing w:before="40" w:after="120"/>
      </w:pPr>
      <w:r>
        <w:rPr>
          <w:rFonts w:eastAsia="Georgia"/>
        </w:rPr>
        <w:t>"Yes."</w:t>
      </w:r>
    </w:p>
    <w:p w14:paraId="5FD86C0E" w14:textId="77777777" w:rsidR="00A1675C" w:rsidRDefault="00000000">
      <w:pPr>
        <w:ind w:firstLine="432"/>
      </w:pPr>
      <w:r>
        <w:rPr>
          <w:rFonts w:eastAsia="Georgia"/>
        </w:rPr>
        <w:t>Weinstein continued.</w:t>
      </w:r>
    </w:p>
    <w:p w14:paraId="0CB64F13" w14:textId="77777777" w:rsidR="00A1675C" w:rsidRDefault="00000000">
      <w:pPr>
        <w:spacing w:before="40" w:after="120"/>
      </w:pPr>
      <w:r>
        <w:rPr>
          <w:rFonts w:eastAsia="Georgia"/>
        </w:rPr>
        <w:t>"If we know the spatial separation..."</w:t>
      </w:r>
    </w:p>
    <w:p w14:paraId="4904344A" w14:textId="77777777" w:rsidR="00A1675C" w:rsidRDefault="00000000">
      <w:pPr>
        <w:ind w:firstLine="432"/>
      </w:pPr>
      <w:r>
        <w:rPr>
          <w:rFonts w:eastAsia="Georgia"/>
        </w:rPr>
        <w:t>He pointed at the coordinates.</w:t>
      </w:r>
    </w:p>
    <w:p w14:paraId="4156D10D" w14:textId="77777777" w:rsidR="00A1675C" w:rsidRDefault="00000000">
      <w:pPr>
        <w:spacing w:before="40" w:after="120"/>
      </w:pPr>
      <w:r>
        <w:rPr>
          <w:rFonts w:eastAsia="Georgia"/>
        </w:rPr>
        <w:t>"...and the interval..."</w:t>
      </w:r>
    </w:p>
    <w:p w14:paraId="3A9EB537" w14:textId="77777777" w:rsidR="00A1675C" w:rsidRDefault="00000000">
      <w:pPr>
        <w:ind w:firstLine="432"/>
      </w:pPr>
      <w:r>
        <w:rPr>
          <w:rFonts w:eastAsia="Georgia"/>
        </w:rPr>
        <w:t>He looked at the missing τ.</w:t>
      </w:r>
    </w:p>
    <w:p w14:paraId="759AE27B" w14:textId="77777777" w:rsidR="00A1675C" w:rsidRDefault="00000000">
      <w:pPr>
        <w:spacing w:before="40" w:after="120"/>
      </w:pPr>
      <w:r>
        <w:rPr>
          <w:rFonts w:eastAsia="Georgia"/>
        </w:rPr>
        <w:t>"...we can infer the temporal relationship."</w:t>
      </w:r>
    </w:p>
    <w:p w14:paraId="51EF9147" w14:textId="77777777" w:rsidR="00A1675C" w:rsidRDefault="00000000">
      <w:pPr>
        <w:ind w:firstLine="432"/>
      </w:pPr>
      <w:r>
        <w:rPr>
          <w:rFonts w:eastAsia="Georgia"/>
        </w:rPr>
        <w:t>Derek nodded.</w:t>
      </w:r>
    </w:p>
    <w:p w14:paraId="6EA52FB9" w14:textId="77777777" w:rsidR="00A1675C" w:rsidRDefault="00000000">
      <w:pPr>
        <w:spacing w:before="40" w:after="120"/>
      </w:pPr>
      <w:r>
        <w:rPr>
          <w:rFonts w:eastAsia="Georgia"/>
        </w:rPr>
        <w:t>"But we don't know the interval."</w:t>
      </w:r>
    </w:p>
    <w:p w14:paraId="5224D1BA" w14:textId="77777777" w:rsidR="00A1675C" w:rsidRDefault="00000000">
      <w:pPr>
        <w:spacing w:before="40" w:after="120"/>
      </w:pPr>
      <w:r>
        <w:rPr>
          <w:rFonts w:eastAsia="Georgia"/>
        </w:rPr>
        <w:t>"No."</w:t>
      </w:r>
    </w:p>
    <w:p w14:paraId="698EC0C8" w14:textId="77777777" w:rsidR="00A1675C" w:rsidRDefault="00000000">
      <w:pPr>
        <w:spacing w:before="40" w:after="120"/>
      </w:pPr>
      <w:r>
        <w:rPr>
          <w:rFonts w:eastAsia="Georgia"/>
        </w:rPr>
        <w:t>"Then?"</w:t>
      </w:r>
    </w:p>
    <w:p w14:paraId="2486AE4C" w14:textId="77777777" w:rsidR="00A1675C" w:rsidRDefault="00000000">
      <w:pPr>
        <w:ind w:firstLine="432"/>
      </w:pPr>
      <w:r>
        <w:rPr>
          <w:rFonts w:eastAsia="Georgia"/>
        </w:rPr>
        <w:t>Weinstein gently smiled.</w:t>
      </w:r>
    </w:p>
    <w:p w14:paraId="5DD953D4" w14:textId="77777777" w:rsidR="00A1675C" w:rsidRDefault="00000000">
      <w:pPr>
        <w:spacing w:before="40" w:after="120"/>
      </w:pPr>
      <w:r>
        <w:rPr>
          <w:rFonts w:eastAsia="Georgia"/>
        </w:rPr>
        <w:t>"Perhaps we do."</w:t>
      </w:r>
    </w:p>
    <w:p w14:paraId="7571CB06" w14:textId="77777777" w:rsidR="00A1675C" w:rsidRDefault="00000000">
      <w:pPr>
        <w:ind w:firstLine="432"/>
      </w:pPr>
      <w:r>
        <w:rPr>
          <w:rFonts w:eastAsia="Georgia"/>
        </w:rPr>
        <w:t>He pointed toward the Louvre.</w:t>
      </w:r>
    </w:p>
    <w:p w14:paraId="29868B4F" w14:textId="77777777" w:rsidR="00A1675C" w:rsidRDefault="00000000">
      <w:pPr>
        <w:spacing w:before="40" w:after="120"/>
      </w:pPr>
      <w:r>
        <w:rPr>
          <w:rFonts w:eastAsia="Georgia"/>
        </w:rPr>
        <w:t>"The clock."</w:t>
      </w:r>
    </w:p>
    <w:p w14:paraId="299B1F5B" w14:textId="77777777" w:rsidR="00A1675C" w:rsidRDefault="00000000">
      <w:pPr>
        <w:ind w:firstLine="432"/>
      </w:pPr>
      <w:r>
        <w:rPr>
          <w:rFonts w:eastAsia="Georgia"/>
        </w:rPr>
        <w:t>Derek deeply frowned.</w:t>
      </w:r>
    </w:p>
    <w:p w14:paraId="3F0EAEBD" w14:textId="77777777" w:rsidR="00A1675C" w:rsidRDefault="00000000">
      <w:pPr>
        <w:spacing w:before="40" w:after="120"/>
      </w:pPr>
      <w:r>
        <w:rPr>
          <w:rFonts w:eastAsia="Georgia"/>
        </w:rPr>
        <w:t>"The clock gives us proper time."</w:t>
      </w:r>
    </w:p>
    <w:p w14:paraId="315269D8" w14:textId="77777777" w:rsidR="00A1675C" w:rsidRDefault="00000000">
      <w:pPr>
        <w:spacing w:before="40" w:after="120"/>
      </w:pPr>
      <w:r>
        <w:rPr>
          <w:rFonts w:eastAsia="Georgia"/>
        </w:rPr>
        <w:t>"Yes."</w:t>
      </w:r>
    </w:p>
    <w:p w14:paraId="41B34D80" w14:textId="77777777" w:rsidR="00A1675C" w:rsidRDefault="00000000">
      <w:pPr>
        <w:spacing w:before="40" w:after="120"/>
      </w:pPr>
      <w:r>
        <w:rPr>
          <w:rFonts w:eastAsia="Georgia"/>
        </w:rPr>
        <w:t>"So τ is the proper-time coordinate."</w:t>
      </w:r>
    </w:p>
    <w:p w14:paraId="16B0ECA9" w14:textId="77777777" w:rsidR="00A1675C" w:rsidRDefault="00000000">
      <w:pPr>
        <w:spacing w:before="40" w:after="120"/>
      </w:pPr>
      <w:r>
        <w:rPr>
          <w:rFonts w:eastAsia="Georgia"/>
        </w:rPr>
        <w:t>"Yes."</w:t>
      </w:r>
    </w:p>
    <w:p w14:paraId="1C73DBF9" w14:textId="77777777" w:rsidR="00A1675C" w:rsidRDefault="00000000">
      <w:pPr>
        <w:spacing w:before="40" w:after="120"/>
      </w:pPr>
      <w:r>
        <w:rPr>
          <w:rFonts w:eastAsia="Georgia"/>
        </w:rPr>
        <w:t>"And the spatial distance is thirteen."</w:t>
      </w:r>
    </w:p>
    <w:p w14:paraId="23CAAB5D" w14:textId="77777777" w:rsidR="00A1675C" w:rsidRDefault="00000000">
      <w:pPr>
        <w:spacing w:before="40" w:after="120"/>
      </w:pPr>
      <w:r>
        <w:rPr>
          <w:rFonts w:eastAsia="Georgia"/>
        </w:rPr>
        <w:t>"Yes."</w:t>
      </w:r>
    </w:p>
    <w:p w14:paraId="311CC256" w14:textId="77777777" w:rsidR="00A1675C" w:rsidRDefault="00000000">
      <w:pPr>
        <w:spacing w:before="40" w:after="120"/>
      </w:pPr>
      <w:r>
        <w:rPr>
          <w:rFonts w:eastAsia="Georgia"/>
        </w:rPr>
        <w:t>"So..."</w:t>
      </w:r>
    </w:p>
    <w:p w14:paraId="375835E2" w14:textId="77777777" w:rsidR="00A1675C" w:rsidRDefault="00000000">
      <w:pPr>
        <w:ind w:firstLine="432"/>
      </w:pPr>
      <w:r>
        <w:rPr>
          <w:rFonts w:eastAsia="Georgia"/>
        </w:rPr>
        <w:t>Weinstein stopped.</w:t>
      </w:r>
    </w:p>
    <w:p w14:paraId="4E17F45F" w14:textId="77777777" w:rsidR="00A1675C" w:rsidRDefault="00000000">
      <w:pPr>
        <w:spacing w:before="40" w:after="120"/>
      </w:pPr>
      <w:r>
        <w:rPr>
          <w:rFonts w:eastAsia="Georgia"/>
        </w:rPr>
        <w:t>"Nothing."</w:t>
      </w:r>
    </w:p>
    <w:p w14:paraId="0806AF1E" w14:textId="77777777" w:rsidR="00A1675C" w:rsidRDefault="00000000">
      <w:pPr>
        <w:ind w:firstLine="432"/>
      </w:pPr>
      <w:r>
        <w:rPr>
          <w:rFonts w:eastAsia="Georgia"/>
        </w:rPr>
        <w:t>Derek laughed.</w:t>
      </w:r>
    </w:p>
    <w:p w14:paraId="0378B3C5" w14:textId="77777777" w:rsidR="00A1675C" w:rsidRDefault="00000000">
      <w:pPr>
        <w:spacing w:before="40" w:after="120"/>
      </w:pPr>
      <w:r>
        <w:rPr>
          <w:rFonts w:eastAsia="Georgia"/>
        </w:rPr>
        <w:t>"That's a very dramatic pause for nothing."</w:t>
      </w:r>
    </w:p>
    <w:p w14:paraId="489543F0" w14:textId="77777777" w:rsidR="00A1675C" w:rsidRDefault="00000000">
      <w:pPr>
        <w:spacing w:before="40" w:after="120"/>
      </w:pPr>
      <w:r>
        <w:rPr>
          <w:rFonts w:eastAsia="Georgia"/>
        </w:rPr>
        <w:t>"We're missing one more piece."</w:t>
      </w:r>
    </w:p>
    <w:p w14:paraId="215C30F2" w14:textId="77777777" w:rsidR="00A1675C" w:rsidRDefault="00000000">
      <w:pPr>
        <w:spacing w:before="40" w:after="120"/>
      </w:pPr>
      <w:r>
        <w:rPr>
          <w:rFonts w:eastAsia="Georgia"/>
        </w:rPr>
        <w:t>"What?"</w:t>
      </w:r>
    </w:p>
    <w:p w14:paraId="68CE76D3" w14:textId="77777777" w:rsidR="00A1675C" w:rsidRDefault="00000000">
      <w:pPr>
        <w:spacing w:before="40" w:after="120"/>
      </w:pPr>
      <w:r>
        <w:rPr>
          <w:rFonts w:eastAsia="Georgia"/>
        </w:rPr>
        <w:t>"The nature of the interval."</w:t>
      </w:r>
    </w:p>
    <w:p w14:paraId="53B15E5C" w14:textId="5B7D96E2" w:rsidR="00A1675C" w:rsidRDefault="003434B6">
      <w:pPr>
        <w:ind w:firstLine="432"/>
      </w:pPr>
      <w:r>
        <w:rPr>
          <w:rFonts w:eastAsia="Georgia"/>
        </w:rPr>
        <w:t>Penny quietly nodded.</w:t>
      </w:r>
    </w:p>
    <w:p w14:paraId="567DC3DD" w14:textId="77777777" w:rsidR="00A1675C" w:rsidRDefault="00000000">
      <w:pPr>
        <w:spacing w:before="40" w:after="120"/>
      </w:pPr>
      <w:r>
        <w:rPr>
          <w:rFonts w:eastAsia="Georgia"/>
        </w:rPr>
        <w:t>"Timelike, spacelike or null."</w:t>
      </w:r>
    </w:p>
    <w:p w14:paraId="31CFEA53" w14:textId="77777777" w:rsidR="00A1675C" w:rsidRDefault="00000000">
      <w:pPr>
        <w:ind w:firstLine="432"/>
      </w:pPr>
      <w:r>
        <w:rPr>
          <w:rFonts w:eastAsia="Georgia"/>
        </w:rPr>
        <w:t>Weinstein carefully looked at her.</w:t>
      </w:r>
    </w:p>
    <w:p w14:paraId="105D415B" w14:textId="77777777" w:rsidR="00A1675C" w:rsidRDefault="00000000">
      <w:pPr>
        <w:spacing w:before="40" w:after="120"/>
      </w:pPr>
      <w:r>
        <w:rPr>
          <w:rFonts w:eastAsia="Georgia"/>
        </w:rPr>
        <w:t>"Exactly."</w:t>
      </w:r>
    </w:p>
    <w:p w14:paraId="64A0F34F" w14:textId="77777777" w:rsidR="00A1675C" w:rsidRDefault="00000000">
      <w:pPr>
        <w:ind w:firstLine="432"/>
      </w:pPr>
      <w:r>
        <w:rPr>
          <w:rFonts w:eastAsia="Georgia"/>
        </w:rPr>
        <w:t>Trevor gently smiled.</w:t>
      </w:r>
    </w:p>
    <w:p w14:paraId="0DA300D5" w14:textId="77777777" w:rsidR="00A1675C" w:rsidRDefault="00000000">
      <w:pPr>
        <w:spacing w:before="40" w:after="120"/>
      </w:pPr>
      <w:r>
        <w:rPr>
          <w:rFonts w:eastAsia="Georgia"/>
        </w:rPr>
        <w:t>"If the interval is timelike, the events can be causally connected."</w:t>
      </w:r>
    </w:p>
    <w:p w14:paraId="4163AAC5" w14:textId="77777777" w:rsidR="00A1675C" w:rsidRDefault="00000000">
      <w:pPr>
        <w:spacing w:before="40" w:after="120"/>
      </w:pPr>
      <w:r>
        <w:rPr>
          <w:rFonts w:eastAsia="Georgia"/>
        </w:rPr>
        <w:t>"Yes."</w:t>
      </w:r>
    </w:p>
    <w:p w14:paraId="279B14AB" w14:textId="77777777" w:rsidR="00A1675C" w:rsidRDefault="00000000">
      <w:pPr>
        <w:spacing w:before="40" w:after="120"/>
      </w:pPr>
      <w:r>
        <w:rPr>
          <w:rFonts w:eastAsia="Georgia"/>
        </w:rPr>
        <w:t>"If spacelike, they can't."</w:t>
      </w:r>
    </w:p>
    <w:p w14:paraId="0374BA71" w14:textId="77777777" w:rsidR="00A1675C" w:rsidRDefault="00000000">
      <w:pPr>
        <w:spacing w:before="40" w:after="120"/>
      </w:pPr>
      <w:r>
        <w:rPr>
          <w:rFonts w:eastAsia="Georgia"/>
        </w:rPr>
        <w:t>"Correct."</w:t>
      </w:r>
    </w:p>
    <w:p w14:paraId="30213E1E" w14:textId="77777777" w:rsidR="00A1675C" w:rsidRDefault="00000000">
      <w:pPr>
        <w:spacing w:before="40" w:after="120"/>
      </w:pPr>
      <w:r>
        <w:rPr>
          <w:rFonts w:eastAsia="Georgia"/>
        </w:rPr>
        <w:t>"If null, they're connected by light."</w:t>
      </w:r>
    </w:p>
    <w:p w14:paraId="0658E02A" w14:textId="77777777" w:rsidR="00A1675C" w:rsidRDefault="00000000">
      <w:pPr>
        <w:spacing w:before="40" w:after="120"/>
      </w:pPr>
      <w:r>
        <w:rPr>
          <w:rFonts w:eastAsia="Georgia"/>
        </w:rPr>
        <w:t>"Yes."</w:t>
      </w:r>
    </w:p>
    <w:p w14:paraId="1A9C67E1" w14:textId="77777777" w:rsidR="00A1675C" w:rsidRDefault="00000000">
      <w:pPr>
        <w:ind w:firstLine="432"/>
      </w:pPr>
      <w:r>
        <w:rPr>
          <w:rFonts w:eastAsia="Georgia"/>
        </w:rPr>
        <w:t>Derek carefully looked at the silent clock.</w:t>
      </w:r>
    </w:p>
    <w:p w14:paraId="7D49D430" w14:textId="77777777" w:rsidR="00A1675C" w:rsidRDefault="00000000">
      <w:pPr>
        <w:spacing w:before="40" w:after="120"/>
      </w:pPr>
      <w:r>
        <w:rPr>
          <w:rFonts w:eastAsia="Georgia"/>
        </w:rPr>
        <w:t>"Then we need to determine which one this is."</w:t>
      </w:r>
    </w:p>
    <w:p w14:paraId="145E3126" w14:textId="77777777" w:rsidR="00A1675C" w:rsidRDefault="00000000">
      <w:pPr>
        <w:ind w:firstLine="432"/>
      </w:pPr>
      <w:r>
        <w:rPr>
          <w:rFonts w:eastAsia="Georgia"/>
        </w:rPr>
        <w:t>Weinstein nodded.</w:t>
      </w:r>
    </w:p>
    <w:p w14:paraId="7C902E15" w14:textId="77777777" w:rsidR="00A1675C" w:rsidRDefault="00000000">
      <w:pPr>
        <w:spacing w:before="40" w:after="120"/>
      </w:pPr>
      <w:r>
        <w:rPr>
          <w:rFonts w:eastAsia="Georgia"/>
        </w:rPr>
        <w:t>"And that may tell us what the clock is doing."</w:t>
      </w:r>
    </w:p>
    <w:p w14:paraId="4244CD12" w14:textId="77777777" w:rsidR="00A1675C" w:rsidRDefault="00000000">
      <w:pPr>
        <w:ind w:firstLine="432"/>
      </w:pPr>
      <w:r>
        <w:rPr>
          <w:rFonts w:eastAsia="Georgia"/>
        </w:rPr>
        <w:t>Derek gently smiled.</w:t>
      </w:r>
    </w:p>
    <w:p w14:paraId="647C05AD" w14:textId="77777777" w:rsidR="00A1675C" w:rsidRDefault="00000000">
      <w:pPr>
        <w:spacing w:before="40" w:after="120"/>
      </w:pPr>
      <w:r>
        <w:rPr>
          <w:rFonts w:eastAsia="Georgia"/>
        </w:rPr>
        <w:t>"Well, that's settled."</w:t>
      </w:r>
    </w:p>
    <w:p w14:paraId="04F2AB66" w14:textId="77777777" w:rsidR="00A1675C" w:rsidRDefault="00000000">
      <w:pPr>
        <w:ind w:firstLine="432"/>
      </w:pPr>
      <w:r>
        <w:rPr>
          <w:rFonts w:eastAsia="Georgia"/>
        </w:rPr>
        <w:t>Trevor carefully looked at him.</w:t>
      </w:r>
    </w:p>
    <w:p w14:paraId="6CA60A98" w14:textId="77777777" w:rsidR="00A1675C" w:rsidRDefault="00000000">
      <w:pPr>
        <w:spacing w:before="40" w:after="120"/>
      </w:pPr>
      <w:r>
        <w:rPr>
          <w:rFonts w:eastAsia="Georgia"/>
        </w:rPr>
        <w:t>"What?"</w:t>
      </w:r>
    </w:p>
    <w:p w14:paraId="38F15F4E" w14:textId="77777777" w:rsidR="00A1675C" w:rsidRDefault="00000000">
      <w:pPr>
        <w:spacing w:before="40" w:after="120"/>
      </w:pPr>
      <w:r>
        <w:rPr>
          <w:rFonts w:eastAsia="Georgia"/>
        </w:rPr>
        <w:t>"We have a method."</w:t>
      </w:r>
    </w:p>
    <w:p w14:paraId="1EE2175E" w14:textId="64808FA1" w:rsidR="00A1675C" w:rsidRDefault="003434B6">
      <w:pPr>
        <w:ind w:firstLine="432"/>
      </w:pPr>
      <w:r>
        <w:rPr>
          <w:rFonts w:eastAsia="Georgia"/>
        </w:rPr>
        <w:t>Penny nodded.</w:t>
      </w:r>
    </w:p>
    <w:p w14:paraId="62A7376E" w14:textId="77777777" w:rsidR="00A1675C" w:rsidRDefault="00000000">
      <w:pPr>
        <w:spacing w:before="40" w:after="120"/>
      </w:pPr>
      <w:r>
        <w:rPr>
          <w:rFonts w:eastAsia="Georgia"/>
        </w:rPr>
        <w:t>"And a destination."</w:t>
      </w:r>
    </w:p>
    <w:p w14:paraId="44065F56" w14:textId="77777777" w:rsidR="00A1675C" w:rsidRDefault="00000000">
      <w:pPr>
        <w:ind w:firstLine="432"/>
      </w:pPr>
      <w:r>
        <w:rPr>
          <w:rFonts w:eastAsia="Georgia"/>
        </w:rPr>
        <w:t>Derek frowned.</w:t>
      </w:r>
    </w:p>
    <w:p w14:paraId="4384410E" w14:textId="77777777" w:rsidR="00A1675C" w:rsidRDefault="00000000">
      <w:pPr>
        <w:spacing w:before="40" w:after="120"/>
      </w:pPr>
      <w:r>
        <w:rPr>
          <w:rFonts w:eastAsia="Georgia"/>
        </w:rPr>
        <w:t>"Destination?"</w:t>
      </w:r>
    </w:p>
    <w:p w14:paraId="43C0959F" w14:textId="77777777" w:rsidR="00A1675C" w:rsidRDefault="00000000">
      <w:pPr>
        <w:ind w:firstLine="432"/>
      </w:pPr>
      <w:r>
        <w:rPr>
          <w:rFonts w:eastAsia="Georgia"/>
        </w:rPr>
        <w:t>She pointed toward the map.</w:t>
      </w:r>
    </w:p>
    <w:p w14:paraId="4E38BEF1" w14:textId="77777777" w:rsidR="00A1675C" w:rsidRDefault="00000000">
      <w:pPr>
        <w:spacing w:before="40" w:after="120"/>
      </w:pPr>
      <w:r>
        <w:rPr>
          <w:rFonts w:eastAsia="Georgia"/>
        </w:rPr>
        <w:t>"Those coordinates."</w:t>
      </w:r>
    </w:p>
    <w:p w14:paraId="7201F6A5" w14:textId="77777777" w:rsidR="00A1675C" w:rsidRDefault="00000000">
      <w:pPr>
        <w:ind w:firstLine="432"/>
      </w:pPr>
      <w:r>
        <w:rPr>
          <w:rFonts w:eastAsia="Georgia"/>
        </w:rPr>
        <w:t>Weinstein looked. They corresponded to a location in the museum. A gallery on the upper floor.</w:t>
      </w:r>
    </w:p>
    <w:p w14:paraId="506002A3" w14:textId="77777777" w:rsidR="00A1675C" w:rsidRDefault="00000000">
      <w:pPr>
        <w:ind w:firstLine="432"/>
      </w:pPr>
      <w:r>
        <w:rPr>
          <w:rFonts w:eastAsia="Georgia"/>
        </w:rPr>
        <w:t>Derek softly smiled.</w:t>
      </w:r>
    </w:p>
    <w:p w14:paraId="0E521A3C" w14:textId="77777777" w:rsidR="00A1675C" w:rsidRDefault="00000000">
      <w:pPr>
        <w:spacing w:before="40" w:after="120"/>
      </w:pPr>
      <w:r>
        <w:rPr>
          <w:rFonts w:eastAsia="Georgia"/>
        </w:rPr>
        <w:t>"Right."</w:t>
      </w:r>
    </w:p>
    <w:p w14:paraId="7EC51C4D" w14:textId="77777777" w:rsidR="00A1675C" w:rsidRDefault="00000000">
      <w:pPr>
        <w:ind w:firstLine="432"/>
      </w:pPr>
      <w:r>
        <w:rPr>
          <w:rFonts w:eastAsia="Georgia"/>
        </w:rPr>
        <w:t>They climbed the stairs. The gallery was crowded. Visitors moved between paintings.</w:t>
      </w:r>
    </w:p>
    <w:p w14:paraId="6ADBB220" w14:textId="77777777" w:rsidR="00A1675C" w:rsidRDefault="00000000">
      <w:pPr>
        <w:ind w:firstLine="432"/>
      </w:pPr>
      <w:r>
        <w:rPr>
          <w:rFonts w:eastAsia="Georgia"/>
        </w:rPr>
        <w:t>Tour guides spoke quietly. Cameras suddenly appeared everywhere. Nothing slowly looked unusual.</w:t>
      </w:r>
    </w:p>
    <w:p w14:paraId="094D7515" w14:textId="77777777" w:rsidR="00A1675C" w:rsidRDefault="00000000">
      <w:pPr>
        <w:ind w:firstLine="432"/>
      </w:pPr>
      <w:r>
        <w:rPr>
          <w:rFonts w:eastAsia="Georgia"/>
        </w:rPr>
        <w:t>Derek checked the coordinates.</w:t>
      </w:r>
    </w:p>
    <w:p w14:paraId="7B91590D" w14:textId="77777777" w:rsidR="00A1675C" w:rsidRDefault="00000000">
      <w:pPr>
        <w:spacing w:before="40" w:after="120"/>
      </w:pPr>
      <w:r>
        <w:rPr>
          <w:rFonts w:eastAsia="Georgia"/>
        </w:rPr>
        <w:t>"We're here."</w:t>
      </w:r>
    </w:p>
    <w:p w14:paraId="1212514B" w14:textId="77777777" w:rsidR="00A1675C" w:rsidRDefault="00000000">
      <w:pPr>
        <w:ind w:firstLine="432"/>
      </w:pPr>
      <w:r>
        <w:rPr>
          <w:rFonts w:eastAsia="Georgia"/>
        </w:rPr>
        <w:t>Weinstein looked around.</w:t>
      </w:r>
    </w:p>
    <w:p w14:paraId="63C5709A" w14:textId="77777777" w:rsidR="00A1675C" w:rsidRDefault="00000000">
      <w:pPr>
        <w:spacing w:before="40" w:after="120"/>
      </w:pPr>
      <w:r>
        <w:rPr>
          <w:rFonts w:eastAsia="Georgia"/>
        </w:rPr>
        <w:t>"Where?"</w:t>
      </w:r>
    </w:p>
    <w:p w14:paraId="287DB34A" w14:textId="77777777" w:rsidR="00A1675C" w:rsidRDefault="00000000">
      <w:pPr>
        <w:spacing w:before="40" w:after="120"/>
      </w:pPr>
      <w:r>
        <w:rPr>
          <w:rFonts w:eastAsia="Georgia"/>
        </w:rPr>
        <w:t>"Somewhere in this room."</w:t>
      </w:r>
    </w:p>
    <w:p w14:paraId="7953F492" w14:textId="77777777" w:rsidR="00A1675C" w:rsidRDefault="00000000">
      <w:pPr>
        <w:ind w:firstLine="432"/>
      </w:pPr>
      <w:r>
        <w:rPr>
          <w:rFonts w:eastAsia="Georgia"/>
        </w:rPr>
        <w:t>Trevor checked the numbers again.</w:t>
      </w:r>
    </w:p>
    <w:p w14:paraId="24DA8B50" w14:textId="77777777" w:rsidR="00A1675C" w:rsidRDefault="00000000">
      <w:pPr>
        <w:spacing w:before="40" w:after="120"/>
      </w:pPr>
      <w:r>
        <w:rPr>
          <w:rFonts w:eastAsia="Georgia"/>
        </w:rPr>
        <w:t>"Three metres east."</w:t>
      </w:r>
    </w:p>
    <w:p w14:paraId="6F1F42B8" w14:textId="77777777" w:rsidR="00A1675C" w:rsidRDefault="00000000">
      <w:pPr>
        <w:spacing w:before="40" w:after="120"/>
      </w:pPr>
      <w:r>
        <w:rPr>
          <w:rFonts w:eastAsia="Georgia"/>
        </w:rPr>
        <w:t>"From what?"</w:t>
      </w:r>
    </w:p>
    <w:p w14:paraId="1D4F71B3" w14:textId="77777777" w:rsidR="00A1675C" w:rsidRDefault="00000000">
      <w:pPr>
        <w:ind w:firstLine="432"/>
      </w:pPr>
      <w:r>
        <w:rPr>
          <w:rFonts w:eastAsia="Georgia"/>
        </w:rPr>
        <w:t>Trevor looked embarrassed.</w:t>
      </w:r>
    </w:p>
    <w:p w14:paraId="0BC9A663" w14:textId="77777777" w:rsidR="00A1675C" w:rsidRDefault="00000000">
      <w:pPr>
        <w:spacing w:before="40" w:after="120"/>
      </w:pPr>
      <w:r>
        <w:rPr>
          <w:rFonts w:eastAsia="Georgia"/>
        </w:rPr>
        <w:t>"Right."</w:t>
      </w:r>
    </w:p>
    <w:p w14:paraId="5200ECF2" w14:textId="77777777" w:rsidR="00A1675C" w:rsidRDefault="00000000">
      <w:pPr>
        <w:spacing w:before="40" w:after="120"/>
      </w:pPr>
      <w:r>
        <w:rPr>
          <w:rFonts w:eastAsia="Georgia"/>
        </w:rPr>
        <w:t>Derek wearily sighed.</w:t>
      </w:r>
    </w:p>
    <w:p w14:paraId="088ED69C" w14:textId="77777777" w:rsidR="00A1675C" w:rsidRDefault="00000000">
      <w:pPr>
        <w:spacing w:before="40" w:after="120"/>
      </w:pPr>
      <w:r>
        <w:rPr>
          <w:rFonts w:eastAsia="Georgia"/>
        </w:rPr>
        <w:t>"Origin."</w:t>
      </w:r>
    </w:p>
    <w:p w14:paraId="6ACBD837" w14:textId="77777777" w:rsidR="00A1675C" w:rsidRDefault="00000000">
      <w:pPr>
        <w:spacing w:before="40" w:after="120"/>
      </w:pPr>
      <w:r>
        <w:rPr>
          <w:rFonts w:eastAsia="Georgia"/>
        </w:rPr>
        <w:t>"Yes."</w:t>
      </w:r>
    </w:p>
    <w:p w14:paraId="2932A301" w14:textId="77777777" w:rsidR="00A1675C" w:rsidRDefault="00000000">
      <w:pPr>
        <w:spacing w:before="40" w:after="120"/>
      </w:pPr>
      <w:r>
        <w:rPr>
          <w:rFonts w:eastAsia="Georgia"/>
        </w:rPr>
        <w:t>"Which is?"</w:t>
      </w:r>
    </w:p>
    <w:p w14:paraId="16A41BEE" w14:textId="7D744424" w:rsidR="00A1675C" w:rsidRDefault="00000000">
      <w:pPr>
        <w:ind w:firstLine="432"/>
      </w:pPr>
      <w:r>
        <w:rPr>
          <w:rFonts w:eastAsia="Georgia"/>
        </w:rPr>
        <w:t xml:space="preserve">They carefully looked at the clock. Then at one another. </w:t>
      </w:r>
      <w:r w:rsidR="003434B6">
        <w:rPr>
          <w:rFonts w:eastAsia="Georgia"/>
        </w:rPr>
        <w:t>Penny</w:t>
      </w:r>
      <w:r>
        <w:rPr>
          <w:rFonts w:eastAsia="Georgia"/>
        </w:rPr>
        <w:t xml:space="preserve"> pointed.</w:t>
      </w:r>
    </w:p>
    <w:p w14:paraId="30D046A3" w14:textId="77777777" w:rsidR="00A1675C" w:rsidRDefault="00000000">
      <w:pPr>
        <w:spacing w:before="40" w:after="120"/>
      </w:pPr>
      <w:r>
        <w:rPr>
          <w:rFonts w:eastAsia="Georgia"/>
        </w:rPr>
        <w:t>"The Louvre entrance."</w:t>
      </w:r>
    </w:p>
    <w:p w14:paraId="4132B880" w14:textId="77777777" w:rsidR="00A1675C" w:rsidRDefault="00000000">
      <w:pPr>
        <w:ind w:firstLine="432"/>
      </w:pPr>
      <w:r>
        <w:rPr>
          <w:rFonts w:eastAsia="Georgia"/>
        </w:rPr>
        <w:t>They quietly walked. The three coordinates took them toward a large painting. Derek stopped.</w:t>
      </w:r>
    </w:p>
    <w:p w14:paraId="51DCE5CF" w14:textId="77777777" w:rsidR="00A1675C" w:rsidRDefault="00000000">
      <w:pPr>
        <w:spacing w:before="40" w:after="120"/>
      </w:pPr>
      <w:r>
        <w:rPr>
          <w:rFonts w:eastAsia="Georgia"/>
        </w:rPr>
        <w:t>"This is it."</w:t>
      </w:r>
    </w:p>
    <w:p w14:paraId="226911D7" w14:textId="77777777" w:rsidR="00A1675C" w:rsidRDefault="00000000">
      <w:pPr>
        <w:ind w:firstLine="432"/>
      </w:pPr>
      <w:r>
        <w:rPr>
          <w:rFonts w:eastAsia="Georgia"/>
        </w:rPr>
        <w:t>Weinstein looked sharply at the painting. It showed a landscape. A road.</w:t>
      </w:r>
    </w:p>
    <w:p w14:paraId="33DE1E34" w14:textId="77777777" w:rsidR="00A1675C" w:rsidRDefault="00000000">
      <w:pPr>
        <w:ind w:firstLine="432"/>
      </w:pPr>
      <w:r>
        <w:rPr>
          <w:rFonts w:eastAsia="Georgia"/>
        </w:rPr>
        <w:t>Trees. Mountains. A distant building.</w:t>
      </w:r>
    </w:p>
    <w:p w14:paraId="6B397419" w14:textId="77777777" w:rsidR="00A1675C" w:rsidRDefault="00000000">
      <w:pPr>
        <w:ind w:firstLine="432"/>
      </w:pPr>
      <w:r>
        <w:rPr>
          <w:rFonts w:eastAsia="Georgia"/>
        </w:rPr>
        <w:t>Nothing unusual. Then he noticed the perspective. The vanishing point.</w:t>
      </w:r>
    </w:p>
    <w:p w14:paraId="1627E0AA" w14:textId="77777777" w:rsidR="00A1675C" w:rsidRDefault="00000000">
      <w:pPr>
        <w:ind w:firstLine="432"/>
      </w:pPr>
      <w:r>
        <w:rPr>
          <w:rFonts w:eastAsia="Georgia"/>
        </w:rPr>
        <w:t>The same feature Derek had noticed earlier. Weinstein stepped closer.</w:t>
      </w:r>
    </w:p>
    <w:p w14:paraId="12E29DB9" w14:textId="77777777" w:rsidR="00A1675C" w:rsidRDefault="00000000">
      <w:pPr>
        <w:spacing w:before="40" w:after="120"/>
      </w:pPr>
      <w:r>
        <w:rPr>
          <w:rFonts w:eastAsia="Georgia"/>
        </w:rPr>
        <w:t>"The coordinate system."</w:t>
      </w:r>
    </w:p>
    <w:p w14:paraId="1AC96C05" w14:textId="77777777" w:rsidR="00A1675C" w:rsidRDefault="00000000">
      <w:pPr>
        <w:ind w:firstLine="432"/>
      </w:pPr>
      <w:r>
        <w:rPr>
          <w:rFonts w:eastAsia="Georgia"/>
        </w:rPr>
        <w:t>Derek nodded.</w:t>
      </w:r>
    </w:p>
    <w:p w14:paraId="3C41BCEE" w14:textId="77777777" w:rsidR="00A1675C" w:rsidRDefault="00000000">
      <w:pPr>
        <w:spacing w:before="40" w:after="120"/>
      </w:pPr>
      <w:r>
        <w:rPr>
          <w:rFonts w:eastAsia="Georgia"/>
        </w:rPr>
        <w:t>"Yes."</w:t>
      </w:r>
    </w:p>
    <w:p w14:paraId="40F9CA62" w14:textId="77777777" w:rsidR="00A1675C" w:rsidRDefault="00000000">
      <w:pPr>
        <w:ind w:firstLine="432"/>
      </w:pPr>
      <w:r>
        <w:rPr>
          <w:rFonts w:eastAsia="Georgia"/>
        </w:rPr>
        <w:t>Trevor looked at the painting.</w:t>
      </w:r>
    </w:p>
    <w:p w14:paraId="49D5D5DC" w14:textId="77777777" w:rsidR="00A1675C" w:rsidRDefault="00000000">
      <w:pPr>
        <w:spacing w:before="40" w:after="120"/>
      </w:pPr>
      <w:r>
        <w:rPr>
          <w:rFonts w:eastAsia="Georgia"/>
        </w:rPr>
        <w:t>"The spatial geometry is encoded in the perspective."</w:t>
      </w:r>
    </w:p>
    <w:p w14:paraId="2B7A44F8" w14:textId="77777777" w:rsidR="00A1675C" w:rsidRDefault="00000000">
      <w:pPr>
        <w:spacing w:before="40" w:after="120"/>
      </w:pPr>
      <w:r>
        <w:rPr>
          <w:rFonts w:eastAsia="Georgia"/>
        </w:rPr>
        <w:t>"Exactly."</w:t>
      </w:r>
    </w:p>
    <w:p w14:paraId="0CB4B517" w14:textId="3FE55E06" w:rsidR="00A1675C" w:rsidRDefault="003434B6">
      <w:pPr>
        <w:ind w:firstLine="432"/>
      </w:pPr>
      <w:r>
        <w:rPr>
          <w:rFonts w:eastAsia="Georgia"/>
        </w:rPr>
        <w:t>Penny pointed at the horizon.</w:t>
      </w:r>
    </w:p>
    <w:p w14:paraId="0B93E26A" w14:textId="77777777" w:rsidR="00A1675C" w:rsidRDefault="00000000">
      <w:pPr>
        <w:spacing w:before="40" w:after="120"/>
      </w:pPr>
      <w:r>
        <w:rPr>
          <w:rFonts w:eastAsia="Georgia"/>
        </w:rPr>
        <w:t>"And there."</w:t>
      </w:r>
    </w:p>
    <w:p w14:paraId="4361B2AE" w14:textId="77777777" w:rsidR="00A1675C" w:rsidRDefault="00000000">
      <w:pPr>
        <w:ind w:firstLine="432"/>
      </w:pPr>
      <w:r>
        <w:rPr>
          <w:rFonts w:eastAsia="Georgia"/>
        </w:rPr>
        <w:t>A tiny ancient clock was visible in the distant building. Weinstein stared intently. It showed 12:04.</w:t>
      </w:r>
    </w:p>
    <w:p w14:paraId="1610A391" w14:textId="77777777" w:rsidR="00A1675C" w:rsidRDefault="00000000">
      <w:pPr>
        <w:ind w:firstLine="432"/>
      </w:pPr>
      <w:r>
        <w:rPr>
          <w:rFonts w:eastAsia="Georgia"/>
        </w:rPr>
        <w:t>Derek took the ancient brass clock from his pocket. Its hands had suddenly moved. 12:04.</w:t>
      </w:r>
    </w:p>
    <w:p w14:paraId="175FA9CD" w14:textId="1A180160" w:rsidR="00A1675C" w:rsidRDefault="00000000">
      <w:pPr>
        <w:ind w:firstLine="432"/>
      </w:pPr>
      <w:r>
        <w:rPr>
          <w:rFonts w:eastAsia="Georgia"/>
        </w:rPr>
        <w:t xml:space="preserve">Trevor checked his phone. 12:04. </w:t>
      </w:r>
      <w:r w:rsidR="003434B6">
        <w:rPr>
          <w:rFonts w:eastAsia="Georgia"/>
        </w:rPr>
        <w:t>Penny</w:t>
      </w:r>
      <w:r>
        <w:rPr>
          <w:rFonts w:eastAsia="Georgia"/>
        </w:rPr>
        <w:t xml:space="preserve"> checked hers.</w:t>
      </w:r>
    </w:p>
    <w:p w14:paraId="4C01D2D2" w14:textId="77777777" w:rsidR="00A1675C" w:rsidRDefault="00000000">
      <w:pPr>
        <w:ind w:firstLine="432"/>
      </w:pPr>
      <w:r>
        <w:rPr>
          <w:rFonts w:eastAsia="Georgia"/>
        </w:rPr>
        <w:t>12:04. The gallery strange clock showed 12:04. For several seconds, nobody spoke.</w:t>
      </w:r>
    </w:p>
    <w:p w14:paraId="7D01A8B6" w14:textId="77777777" w:rsidR="00A1675C" w:rsidRDefault="00000000">
      <w:pPr>
        <w:spacing w:before="40" w:after="120"/>
      </w:pPr>
      <w:r>
        <w:rPr>
          <w:rFonts w:eastAsia="Georgia"/>
        </w:rPr>
        <w:t>Then Derek confirmed:</w:t>
      </w:r>
    </w:p>
    <w:p w14:paraId="43B259EF" w14:textId="77777777" w:rsidR="00A1675C" w:rsidRDefault="00000000">
      <w:pPr>
        <w:spacing w:before="40" w:after="120"/>
      </w:pPr>
      <w:r>
        <w:rPr>
          <w:rFonts w:eastAsia="Georgia"/>
        </w:rPr>
        <w:t>"Well, that's settled."</w:t>
      </w:r>
    </w:p>
    <w:p w14:paraId="2C30FD91" w14:textId="77777777" w:rsidR="00A1675C" w:rsidRDefault="00000000">
      <w:pPr>
        <w:ind w:firstLine="432"/>
      </w:pPr>
      <w:r>
        <w:rPr>
          <w:rFonts w:eastAsia="Georgia"/>
        </w:rPr>
        <w:t>Weinstein looked at him.</w:t>
      </w:r>
    </w:p>
    <w:p w14:paraId="6E7C720C" w14:textId="77777777" w:rsidR="00A1675C" w:rsidRDefault="00000000">
      <w:pPr>
        <w:spacing w:before="40" w:after="120"/>
      </w:pPr>
      <w:r>
        <w:rPr>
          <w:rFonts w:eastAsia="Georgia"/>
        </w:rPr>
        <w:t>"What is?"</w:t>
      </w:r>
    </w:p>
    <w:p w14:paraId="3730366A" w14:textId="77777777" w:rsidR="00A1675C" w:rsidRDefault="00000000">
      <w:pPr>
        <w:spacing w:before="40" w:after="120"/>
      </w:pPr>
      <w:r>
        <w:rPr>
          <w:rFonts w:eastAsia="Georgia"/>
        </w:rPr>
        <w:t>"We've found the event."</w:t>
      </w:r>
    </w:p>
    <w:p w14:paraId="4FA44451" w14:textId="77777777" w:rsidR="00A1675C" w:rsidRDefault="00000000">
      <w:pPr>
        <w:ind w:firstLine="432"/>
      </w:pPr>
      <w:r>
        <w:rPr>
          <w:rFonts w:eastAsia="Georgia"/>
        </w:rPr>
        <w:t>Trevor gently smiled.</w:t>
      </w:r>
    </w:p>
    <w:p w14:paraId="6BDDC006" w14:textId="77777777" w:rsidR="00A1675C" w:rsidRDefault="00000000">
      <w:pPr>
        <w:spacing w:before="200" w:after="120"/>
        <w:jc w:val="center"/>
      </w:pPr>
      <w:r>
        <w:rPr>
          <w:rFonts w:eastAsia="Georgia"/>
          <w:b/>
          <w:sz w:val="24"/>
        </w:rPr>
        <w:t>"The fourth coordinate."</w:t>
      </w:r>
    </w:p>
    <w:p w14:paraId="351C95E6" w14:textId="77777777" w:rsidR="00A1675C" w:rsidRDefault="00000000">
      <w:pPr>
        <w:ind w:firstLine="432"/>
      </w:pPr>
      <w:r>
        <w:rPr>
          <w:rFonts w:eastAsia="Georgia"/>
        </w:rPr>
        <w:t>Weinstein shook his head.</w:t>
      </w:r>
    </w:p>
    <w:p w14:paraId="24AF6BCD" w14:textId="77777777" w:rsidR="00A1675C" w:rsidRDefault="00000000">
      <w:pPr>
        <w:spacing w:before="40" w:after="120"/>
      </w:pPr>
      <w:r>
        <w:rPr>
          <w:rFonts w:eastAsia="Georgia"/>
        </w:rPr>
        <w:t>"No."</w:t>
      </w:r>
    </w:p>
    <w:p w14:paraId="78C769BE" w14:textId="77777777" w:rsidR="00A1675C" w:rsidRDefault="00000000">
      <w:pPr>
        <w:ind w:firstLine="432"/>
      </w:pPr>
      <w:r>
        <w:rPr>
          <w:rFonts w:eastAsia="Georgia"/>
        </w:rPr>
        <w:t>They carefully looked at him. He pointed at the painting.</w:t>
      </w:r>
    </w:p>
    <w:p w14:paraId="153088CD" w14:textId="77777777" w:rsidR="00A1675C" w:rsidRDefault="00000000">
      <w:pPr>
        <w:spacing w:before="40" w:after="120"/>
      </w:pPr>
      <w:r>
        <w:rPr>
          <w:rFonts w:eastAsia="Georgia"/>
        </w:rPr>
        <w:t>"We've found the projection of the event."</w:t>
      </w:r>
    </w:p>
    <w:p w14:paraId="01FCCDCF" w14:textId="77777777" w:rsidR="00A1675C" w:rsidRDefault="00000000">
      <w:pPr>
        <w:ind w:firstLine="432"/>
      </w:pPr>
      <w:r>
        <w:rPr>
          <w:rFonts w:eastAsia="Georgia"/>
        </w:rPr>
        <w:t>Derek sharply intensely stared at the painting.</w:t>
      </w:r>
    </w:p>
    <w:p w14:paraId="5A702D8D" w14:textId="77777777" w:rsidR="00A1675C" w:rsidRDefault="00000000">
      <w:pPr>
        <w:spacing w:before="40" w:after="120"/>
      </w:pPr>
      <w:r>
        <w:rPr>
          <w:rFonts w:eastAsia="Georgia"/>
        </w:rPr>
        <w:t>"And the event itself?"</w:t>
      </w:r>
    </w:p>
    <w:p w14:paraId="1C9072A3" w14:textId="77777777" w:rsidR="00A1675C" w:rsidRDefault="00000000">
      <w:pPr>
        <w:ind w:firstLine="432"/>
      </w:pPr>
      <w:r>
        <w:rPr>
          <w:rFonts w:eastAsia="Georgia"/>
        </w:rPr>
        <w:t>Weinstein looked at the silent clock.</w:t>
      </w:r>
    </w:p>
    <w:p w14:paraId="6C8A9DB8" w14:textId="77777777" w:rsidR="00A1675C" w:rsidRDefault="00000000">
      <w:pPr>
        <w:spacing w:before="40" w:after="120"/>
      </w:pPr>
      <w:r>
        <w:rPr>
          <w:rFonts w:eastAsia="Georgia"/>
        </w:rPr>
        <w:t>"That may be somewhere else."</w:t>
      </w:r>
    </w:p>
    <w:p w14:paraId="1CD19920" w14:textId="77777777" w:rsidR="00A1675C" w:rsidRDefault="00000000">
      <w:pPr>
        <w:ind w:firstLine="432"/>
      </w:pPr>
      <w:r>
        <w:rPr>
          <w:rFonts w:eastAsia="Georgia"/>
        </w:rPr>
        <w:t>The painting suddenly changed. Not dramatically. Not with a flash.</w:t>
      </w:r>
    </w:p>
    <w:p w14:paraId="2FEC2F14" w14:textId="77777777" w:rsidR="00A1675C" w:rsidRDefault="00000000">
      <w:pPr>
        <w:ind w:firstLine="432"/>
      </w:pPr>
      <w:r>
        <w:rPr>
          <w:rFonts w:eastAsia="Georgia"/>
        </w:rPr>
        <w:t>Nothing so vulgar. The tiny clock in the distant building simply quietly moved. 12:04.</w:t>
      </w:r>
    </w:p>
    <w:p w14:paraId="12D6CC90" w14:textId="77777777" w:rsidR="00A1675C" w:rsidRDefault="00000000">
      <w:pPr>
        <w:ind w:firstLine="432"/>
      </w:pPr>
      <w:r>
        <w:rPr>
          <w:rFonts w:eastAsia="Georgia"/>
        </w:rPr>
        <w:t>12:05. Then the entire scene shifted. The road was different.</w:t>
      </w:r>
    </w:p>
    <w:p w14:paraId="55726FED" w14:textId="77777777" w:rsidR="00A1675C" w:rsidRDefault="00000000">
      <w:pPr>
        <w:ind w:firstLine="432"/>
      </w:pPr>
      <w:r>
        <w:rPr>
          <w:rFonts w:eastAsia="Georgia"/>
        </w:rPr>
        <w:t>The trees were different. The building was gone. The people in the gallery continued talking.</w:t>
      </w:r>
    </w:p>
    <w:p w14:paraId="223CB91B" w14:textId="77777777" w:rsidR="00A1675C" w:rsidRDefault="00000000">
      <w:pPr>
        <w:ind w:firstLine="432"/>
      </w:pPr>
      <w:r>
        <w:rPr>
          <w:rFonts w:eastAsia="Georgia"/>
        </w:rPr>
        <w:t>Nobody else seemed to notice. Derek stared.</w:t>
      </w:r>
    </w:p>
    <w:p w14:paraId="0E960AC4" w14:textId="77777777" w:rsidR="00A1675C" w:rsidRDefault="00000000">
      <w:pPr>
        <w:spacing w:before="40" w:after="120"/>
      </w:pPr>
      <w:r>
        <w:rPr>
          <w:rFonts w:eastAsia="Georgia"/>
        </w:rPr>
        <w:t>"Did you see that?"</w:t>
      </w:r>
    </w:p>
    <w:p w14:paraId="2D27BF65" w14:textId="6E8E8C92" w:rsidR="00A1675C" w:rsidRDefault="003434B6">
      <w:pPr>
        <w:ind w:firstLine="432"/>
      </w:pPr>
      <w:r>
        <w:rPr>
          <w:rFonts w:eastAsia="Georgia"/>
        </w:rPr>
        <w:t>Penny nodded.</w:t>
      </w:r>
    </w:p>
    <w:p w14:paraId="68E65663" w14:textId="77777777" w:rsidR="00A1675C" w:rsidRDefault="00000000">
      <w:pPr>
        <w:spacing w:before="40" w:after="120"/>
      </w:pPr>
      <w:r>
        <w:rPr>
          <w:rFonts w:eastAsia="Georgia"/>
        </w:rPr>
        <w:t>"Yes."</w:t>
      </w:r>
    </w:p>
    <w:p w14:paraId="678D05DB" w14:textId="77777777" w:rsidR="00A1675C" w:rsidRDefault="00000000">
      <w:pPr>
        <w:ind w:firstLine="432"/>
      </w:pPr>
      <w:r>
        <w:rPr>
          <w:rFonts w:eastAsia="Georgia"/>
        </w:rPr>
        <w:t>Trevor nodded.</w:t>
      </w:r>
    </w:p>
    <w:p w14:paraId="28267FFF" w14:textId="77777777" w:rsidR="00A1675C" w:rsidRDefault="00000000">
      <w:pPr>
        <w:spacing w:before="40" w:after="120"/>
      </w:pPr>
      <w:r>
        <w:rPr>
          <w:rFonts w:eastAsia="Georgia"/>
        </w:rPr>
        <w:t>"Yes."</w:t>
      </w:r>
    </w:p>
    <w:p w14:paraId="68092084" w14:textId="77777777" w:rsidR="00A1675C" w:rsidRDefault="00000000">
      <w:pPr>
        <w:ind w:firstLine="432"/>
      </w:pPr>
      <w:r>
        <w:rPr>
          <w:rFonts w:eastAsia="Georgia"/>
        </w:rPr>
        <w:t>Weinstein quietly smiled.</w:t>
      </w:r>
    </w:p>
    <w:p w14:paraId="413161B6" w14:textId="77777777" w:rsidR="00A1675C" w:rsidRDefault="00000000">
      <w:pPr>
        <w:spacing w:before="40" w:after="120"/>
      </w:pPr>
      <w:r>
        <w:rPr>
          <w:rFonts w:eastAsia="Georgia"/>
        </w:rPr>
        <w:t>"Good."</w:t>
      </w:r>
    </w:p>
    <w:p w14:paraId="1E7E6354" w14:textId="77777777" w:rsidR="00A1675C" w:rsidRDefault="00000000">
      <w:pPr>
        <w:ind w:firstLine="432"/>
      </w:pPr>
      <w:r>
        <w:rPr>
          <w:rFonts w:eastAsia="Georgia"/>
        </w:rPr>
        <w:t>Derek carefully looked at him.</w:t>
      </w:r>
    </w:p>
    <w:p w14:paraId="71B549AE" w14:textId="77777777" w:rsidR="00A1675C" w:rsidRDefault="00000000">
      <w:pPr>
        <w:spacing w:before="40" w:after="120"/>
      </w:pPr>
      <w:r>
        <w:rPr>
          <w:rFonts w:eastAsia="Georgia"/>
        </w:rPr>
        <w:t>"Why are you pleased?"</w:t>
      </w:r>
    </w:p>
    <w:p w14:paraId="52D892F1" w14:textId="77777777" w:rsidR="00A1675C" w:rsidRDefault="00000000">
      <w:pPr>
        <w:spacing w:before="40" w:after="120"/>
      </w:pPr>
      <w:r>
        <w:rPr>
          <w:rFonts w:eastAsia="Georgia"/>
        </w:rPr>
        <w:t>"Because now we know."</w:t>
      </w:r>
    </w:p>
    <w:p w14:paraId="598A15C5" w14:textId="77777777" w:rsidR="00A1675C" w:rsidRDefault="00000000">
      <w:pPr>
        <w:spacing w:before="40" w:after="120"/>
      </w:pPr>
      <w:r>
        <w:rPr>
          <w:rFonts w:eastAsia="Georgia"/>
        </w:rPr>
        <w:t>"Know what?"</w:t>
      </w:r>
    </w:p>
    <w:p w14:paraId="217207D3" w14:textId="77777777" w:rsidR="00A1675C" w:rsidRDefault="00000000">
      <w:pPr>
        <w:ind w:firstLine="432"/>
      </w:pPr>
      <w:r>
        <w:rPr>
          <w:rFonts w:eastAsia="Georgia"/>
        </w:rPr>
        <w:t>Weinstein pointed at the painting.</w:t>
      </w:r>
    </w:p>
    <w:p w14:paraId="2EA2FAA7" w14:textId="77777777" w:rsidR="00A1675C" w:rsidRDefault="00000000">
      <w:pPr>
        <w:spacing w:before="40" w:after="120"/>
      </w:pPr>
      <w:r>
        <w:rPr>
          <w:rFonts w:eastAsia="Georgia"/>
        </w:rPr>
        <w:t>"The event isn't moving through time."</w:t>
      </w:r>
    </w:p>
    <w:p w14:paraId="3D7699B5" w14:textId="77777777" w:rsidR="00A1675C" w:rsidRDefault="00000000">
      <w:pPr>
        <w:ind w:firstLine="432"/>
      </w:pPr>
      <w:r>
        <w:rPr>
          <w:rFonts w:eastAsia="Georgia"/>
        </w:rPr>
        <w:t>Derek waited.</w:t>
      </w:r>
    </w:p>
    <w:p w14:paraId="09F381B5" w14:textId="77777777" w:rsidR="00A1675C" w:rsidRDefault="00000000">
      <w:pPr>
        <w:spacing w:before="40" w:after="120"/>
      </w:pPr>
      <w:r>
        <w:rPr>
          <w:rFonts w:eastAsia="Georgia"/>
        </w:rPr>
        <w:t>"It's changing the geometry."</w:t>
      </w:r>
    </w:p>
    <w:p w14:paraId="5DC3C522" w14:textId="77777777" w:rsidR="00A1675C" w:rsidRDefault="00000000">
      <w:pPr>
        <w:ind w:firstLine="432"/>
      </w:pPr>
      <w:r>
        <w:rPr>
          <w:rFonts w:eastAsia="Georgia"/>
        </w:rPr>
        <w:t>The brass clock in his hand began ticking backwards. And somewhere beneath Paris, another clock began ticking forwards. The two clocks were now measuring different proper times.</w:t>
      </w:r>
    </w:p>
    <w:p w14:paraId="3A6E9506" w14:textId="77777777" w:rsidR="00A1675C" w:rsidRDefault="00000000">
      <w:pPr>
        <w:ind w:firstLine="432"/>
      </w:pPr>
      <w:r>
        <w:rPr>
          <w:rFonts w:eastAsia="Georgia"/>
        </w:rPr>
        <w:t>Neither was wrong. And, for the first time, Weinstein understood why the question on the paper had not been:</w:t>
      </w:r>
    </w:p>
    <w:p w14:paraId="3F57E1B2" w14:textId="77777777" w:rsidR="00A1675C" w:rsidRDefault="00000000">
      <w:pPr>
        <w:spacing w:before="200" w:after="120"/>
        <w:jc w:val="center"/>
      </w:pPr>
      <w:r>
        <w:rPr>
          <w:rFonts w:eastAsia="Georgia"/>
          <w:b/>
          <w:sz w:val="24"/>
        </w:rPr>
        <w:t>WHEN?</w:t>
      </w:r>
    </w:p>
    <w:p w14:paraId="297A2D53" w14:textId="77777777" w:rsidR="00A1675C" w:rsidRDefault="00000000">
      <w:pPr>
        <w:ind w:firstLine="432"/>
      </w:pPr>
      <w:r>
        <w:rPr>
          <w:rFonts w:eastAsia="Georgia"/>
        </w:rPr>
        <w:t>It had been: τ = ? The answer was not a date.</w:t>
      </w:r>
    </w:p>
    <w:p w14:paraId="4F29A3D1" w14:textId="77777777" w:rsidR="00A1675C" w:rsidRDefault="00000000">
      <w:pPr>
        <w:ind w:firstLine="432"/>
      </w:pPr>
      <w:r>
        <w:rPr>
          <w:rFonts w:eastAsia="Georgia"/>
        </w:rPr>
        <w:t>It was a path. A worldline. And somebody had just drawn them one.</w:t>
      </w:r>
    </w:p>
    <w:p w14:paraId="0B7E5A87" w14:textId="77777777" w:rsidR="00A1675C" w:rsidRDefault="00000000">
      <w:pPr>
        <w:ind w:firstLine="432"/>
      </w:pPr>
      <w:r>
        <w:rPr>
          <w:rFonts w:eastAsia="Georgia"/>
        </w:rPr>
        <w:t>Weinstein did not leave the gallery. Everyone else seemed to have quietly moved on. Visitors wandered past the painting.</w:t>
      </w:r>
    </w:p>
    <w:p w14:paraId="0963991B" w14:textId="77777777" w:rsidR="00A1675C" w:rsidRDefault="00000000">
      <w:pPr>
        <w:spacing w:before="40" w:after="120"/>
      </w:pPr>
      <w:r>
        <w:rPr>
          <w:rFonts w:eastAsia="Georgia"/>
        </w:rPr>
        <w:t>A guide explained something about perspective to a group of tourists.</w:t>
      </w:r>
    </w:p>
    <w:p w14:paraId="4CF54CCB" w14:textId="77777777" w:rsidR="00A1675C" w:rsidRDefault="00000000">
      <w:pPr>
        <w:ind w:firstLine="432"/>
      </w:pPr>
      <w:r>
        <w:rPr>
          <w:rFonts w:eastAsia="Georgia"/>
        </w:rPr>
        <w:t>Someone took a vivid photograph. A child complained that he was hungry. The universe continued behaving as though nothing particularly remarkable had happened.</w:t>
      </w:r>
    </w:p>
    <w:p w14:paraId="798FD31F" w14:textId="77777777" w:rsidR="00A1675C" w:rsidRDefault="00000000">
      <w:pPr>
        <w:ind w:firstLine="432"/>
      </w:pPr>
      <w:r>
        <w:rPr>
          <w:rFonts w:eastAsia="Georgia"/>
        </w:rPr>
        <w:t>Weinstein remained in front of the painting. He was thinking. Derek knew better than to interrupt him.</w:t>
      </w:r>
    </w:p>
    <w:p w14:paraId="1DA34220" w14:textId="219E1A39" w:rsidR="00A1675C" w:rsidRDefault="003434B6">
      <w:pPr>
        <w:ind w:firstLine="432"/>
      </w:pPr>
      <w:r>
        <w:rPr>
          <w:rFonts w:eastAsia="Georgia"/>
        </w:rPr>
        <w:t>Penny knew better still. Trevor, after several years of experience, had learned that there were two kinds of silence from Weinstein. There was the ordinary silence.</w:t>
      </w:r>
    </w:p>
    <w:p w14:paraId="1B2C94D4" w14:textId="77777777" w:rsidR="00A1675C" w:rsidRDefault="00000000">
      <w:pPr>
        <w:ind w:firstLine="432"/>
      </w:pPr>
      <w:r>
        <w:rPr>
          <w:rFonts w:eastAsia="Georgia"/>
        </w:rPr>
        <w:t>And there was the dangerous silence. This was the second kind. Weinstein looked at the painting.</w:t>
      </w:r>
    </w:p>
    <w:p w14:paraId="18563C45" w14:textId="77777777" w:rsidR="00A1675C" w:rsidRDefault="00000000">
      <w:pPr>
        <w:ind w:firstLine="432"/>
      </w:pPr>
      <w:r>
        <w:rPr>
          <w:rFonts w:eastAsia="Georgia"/>
        </w:rPr>
        <w:t>Then at the ancient brass clock. Then at the three coordinates. Three spatial dimensions.</w:t>
      </w:r>
    </w:p>
    <w:p w14:paraId="3F52DFD5" w14:textId="77777777" w:rsidR="00A1675C" w:rsidRDefault="00000000">
      <w:pPr>
        <w:ind w:firstLine="432"/>
      </w:pPr>
      <w:r>
        <w:rPr>
          <w:rFonts w:eastAsia="Georgia"/>
        </w:rPr>
        <w:t>One temporal coordinate. A geometry. A worldline.</w:t>
      </w:r>
    </w:p>
    <w:p w14:paraId="6961D421" w14:textId="77777777" w:rsidR="00A1675C" w:rsidRDefault="00000000">
      <w:pPr>
        <w:ind w:firstLine="432"/>
      </w:pPr>
      <w:r>
        <w:rPr>
          <w:rFonts w:eastAsia="Georgia"/>
        </w:rPr>
        <w:t>An invariant interval. And curvature. He suddenly took out his notebook.</w:t>
      </w:r>
    </w:p>
    <w:p w14:paraId="6913E973" w14:textId="77777777" w:rsidR="00A1675C" w:rsidRDefault="00000000">
      <w:pPr>
        <w:ind w:firstLine="432"/>
      </w:pPr>
      <w:r>
        <w:rPr>
          <w:rFonts w:eastAsia="Georgia"/>
        </w:rPr>
        <w:t>Derek watched.</w:t>
      </w:r>
    </w:p>
    <w:p w14:paraId="3BEFDD75" w14:textId="77777777" w:rsidR="00A1675C" w:rsidRDefault="00000000">
      <w:pPr>
        <w:spacing w:before="40" w:after="120"/>
      </w:pPr>
      <w:r>
        <w:rPr>
          <w:rFonts w:eastAsia="Georgia"/>
        </w:rPr>
        <w:t>"What have you got?"</w:t>
      </w:r>
    </w:p>
    <w:p w14:paraId="7C0FB4EE" w14:textId="77777777" w:rsidR="00A1675C" w:rsidRDefault="00000000">
      <w:pPr>
        <w:ind w:firstLine="432"/>
      </w:pPr>
      <w:r>
        <w:rPr>
          <w:rFonts w:eastAsia="Georgia"/>
        </w:rPr>
        <w:t>Weinstein didn't answer. He drew three axes. Then curved them.</w:t>
      </w:r>
    </w:p>
    <w:p w14:paraId="019D1017" w14:textId="77777777" w:rsidR="00A1675C" w:rsidRDefault="00000000">
      <w:pPr>
        <w:ind w:firstLine="432"/>
      </w:pPr>
      <w:r>
        <w:rPr>
          <w:rFonts w:eastAsia="Georgia"/>
        </w:rPr>
        <w:t>Derek leaned closer.</w:t>
      </w:r>
    </w:p>
    <w:p w14:paraId="017EFF20" w14:textId="77777777" w:rsidR="00A1675C" w:rsidRDefault="00000000">
      <w:pPr>
        <w:spacing w:before="40" w:after="120"/>
      </w:pPr>
      <w:r>
        <w:rPr>
          <w:rFonts w:eastAsia="Georgia"/>
        </w:rPr>
        <w:t>"What is that?"</w:t>
      </w:r>
    </w:p>
    <w:p w14:paraId="000E2E05" w14:textId="77777777" w:rsidR="00A1675C" w:rsidRDefault="00000000">
      <w:pPr>
        <w:spacing w:before="40" w:after="120"/>
      </w:pPr>
      <w:r>
        <w:rPr>
          <w:rFonts w:eastAsia="Georgia"/>
        </w:rPr>
        <w:t>"Space."</w:t>
      </w:r>
    </w:p>
    <w:p w14:paraId="3B08280E" w14:textId="77777777" w:rsidR="00A1675C" w:rsidRDefault="00000000">
      <w:pPr>
        <w:spacing w:before="40" w:after="120"/>
      </w:pPr>
      <w:r>
        <w:rPr>
          <w:rFonts w:eastAsia="Georgia"/>
        </w:rPr>
        <w:t>"That's not very flat."</w:t>
      </w:r>
    </w:p>
    <w:p w14:paraId="42F56F0F" w14:textId="77777777" w:rsidR="00A1675C" w:rsidRDefault="00000000">
      <w:pPr>
        <w:spacing w:before="40" w:after="120"/>
      </w:pPr>
      <w:r>
        <w:rPr>
          <w:rFonts w:eastAsia="Georgia"/>
        </w:rPr>
        <w:t>"No."</w:t>
      </w:r>
    </w:p>
    <w:p w14:paraId="5CB25EE0" w14:textId="77777777" w:rsidR="00A1675C" w:rsidRDefault="00000000">
      <w:pPr>
        <w:spacing w:before="40" w:after="120"/>
      </w:pPr>
      <w:r>
        <w:rPr>
          <w:rFonts w:eastAsia="Georgia"/>
        </w:rPr>
        <w:t>"Should it be?"</w:t>
      </w:r>
    </w:p>
    <w:p w14:paraId="41EE9BB4" w14:textId="77777777" w:rsidR="00A1675C" w:rsidRDefault="00000000">
      <w:pPr>
        <w:ind w:firstLine="432"/>
      </w:pPr>
      <w:r>
        <w:rPr>
          <w:rFonts w:eastAsia="Georgia"/>
        </w:rPr>
        <w:t>Weinstein gently smiled.</w:t>
      </w:r>
    </w:p>
    <w:p w14:paraId="79D82A8B" w14:textId="77777777" w:rsidR="00A1675C" w:rsidRDefault="00000000">
      <w:pPr>
        <w:spacing w:before="40" w:after="120"/>
      </w:pPr>
      <w:r>
        <w:rPr>
          <w:rFonts w:eastAsia="Georgia"/>
        </w:rPr>
        <w:t>"That's the question."</w:t>
      </w:r>
    </w:p>
    <w:p w14:paraId="74E514BF" w14:textId="77777777" w:rsidR="00A1675C" w:rsidRDefault="00000000">
      <w:pPr>
        <w:ind w:firstLine="432"/>
      </w:pPr>
      <w:r>
        <w:rPr>
          <w:rFonts w:eastAsia="Georgia"/>
        </w:rPr>
        <w:t>He drew another curve. Then another. He began to imagine spacetime itself.</w:t>
      </w:r>
    </w:p>
    <w:p w14:paraId="1359E624" w14:textId="77777777" w:rsidR="00A1675C" w:rsidRDefault="00000000">
      <w:pPr>
        <w:ind w:firstLine="432"/>
      </w:pPr>
      <w:r>
        <w:rPr>
          <w:rFonts w:eastAsia="Georgia"/>
        </w:rPr>
        <w:t>Not a rubber sheet. Not a picture of a planet sitting in a depression. Something more fundamental.</w:t>
      </w:r>
    </w:p>
    <w:p w14:paraId="7ADEA534" w14:textId="77777777" w:rsidR="00A1675C" w:rsidRDefault="00000000">
      <w:pPr>
        <w:ind w:firstLine="432"/>
      </w:pPr>
      <w:r>
        <w:rPr>
          <w:rFonts w:eastAsia="Georgia"/>
        </w:rPr>
        <w:t>A four-dimensional geometry. The curvature was not necessarily in some larger space. The geometry itself was curved.</w:t>
      </w:r>
    </w:p>
    <w:p w14:paraId="4A74A996" w14:textId="77777777" w:rsidR="00A1675C" w:rsidRDefault="00000000">
      <w:pPr>
        <w:ind w:firstLine="432"/>
      </w:pPr>
      <w:r>
        <w:rPr>
          <w:rFonts w:eastAsia="Georgia"/>
        </w:rPr>
        <w:t>An observer moving through it would experience that geometry as reality. Weinstein wrote:</w:t>
      </w:r>
    </w:p>
    <w:p w14:paraId="789AB655" w14:textId="77777777" w:rsidR="00A1675C" w:rsidRDefault="00000000">
      <w:pPr>
        <w:spacing w:before="200" w:after="120"/>
        <w:jc w:val="center"/>
      </w:pPr>
      <w:r>
        <w:rPr>
          <w:rFonts w:eastAsia="Georgia"/>
          <w:b/>
          <w:sz w:val="24"/>
        </w:rPr>
        <w:t>CURVATURE.</w:t>
      </w:r>
    </w:p>
    <w:p w14:paraId="6251C8B9" w14:textId="77777777" w:rsidR="00A1675C" w:rsidRDefault="00000000">
      <w:pPr>
        <w:ind w:firstLine="432"/>
      </w:pPr>
      <w:r>
        <w:rPr>
          <w:rFonts w:eastAsia="Georgia"/>
        </w:rPr>
        <w:t>Then underneath:</w:t>
      </w:r>
    </w:p>
    <w:p w14:paraId="768E4622" w14:textId="77777777" w:rsidR="00A1675C" w:rsidRDefault="00000000">
      <w:pPr>
        <w:spacing w:before="200" w:after="120"/>
        <w:jc w:val="center"/>
      </w:pPr>
      <w:r>
        <w:rPr>
          <w:rFonts w:eastAsia="Georgia"/>
          <w:b/>
          <w:sz w:val="24"/>
        </w:rPr>
        <w:t>MORE CURVATURE.</w:t>
      </w:r>
    </w:p>
    <w:p w14:paraId="4B2579E4" w14:textId="77777777" w:rsidR="00A1675C" w:rsidRDefault="00000000">
      <w:pPr>
        <w:ind w:firstLine="432"/>
      </w:pPr>
      <w:r>
        <w:rPr>
          <w:rFonts w:eastAsia="Georgia"/>
        </w:rPr>
        <w:t>Then:</w:t>
      </w:r>
    </w:p>
    <w:p w14:paraId="77C1FD43" w14:textId="77777777" w:rsidR="00A1675C" w:rsidRDefault="00000000">
      <w:pPr>
        <w:spacing w:before="200" w:after="120"/>
        <w:jc w:val="center"/>
      </w:pPr>
      <w:r>
        <w:rPr>
          <w:rFonts w:eastAsia="Georgia"/>
          <w:b/>
          <w:sz w:val="24"/>
        </w:rPr>
        <w:t>HOW MUCH IS TOO MUCH?</w:t>
      </w:r>
    </w:p>
    <w:p w14:paraId="681DE095" w14:textId="77777777" w:rsidR="00A1675C" w:rsidRDefault="00000000">
      <w:pPr>
        <w:ind w:firstLine="432"/>
      </w:pPr>
      <w:r>
        <w:rPr>
          <w:rFonts w:eastAsia="Georgia"/>
        </w:rPr>
        <w:t>He stopped. Derek slowly read it.</w:t>
      </w:r>
    </w:p>
    <w:p w14:paraId="5D3DAE09" w14:textId="77777777" w:rsidR="00A1675C" w:rsidRDefault="00000000">
      <w:pPr>
        <w:spacing w:before="40" w:after="120"/>
      </w:pPr>
      <w:r>
        <w:rPr>
          <w:rFonts w:eastAsia="Georgia"/>
        </w:rPr>
        <w:t>"That's rather philosophical."</w:t>
      </w:r>
    </w:p>
    <w:p w14:paraId="224A7D6B" w14:textId="77777777" w:rsidR="00A1675C" w:rsidRDefault="00000000">
      <w:pPr>
        <w:spacing w:before="40" w:after="120"/>
      </w:pPr>
      <w:r>
        <w:rPr>
          <w:rFonts w:eastAsia="Georgia"/>
        </w:rPr>
        <w:t>"No."</w:t>
      </w:r>
    </w:p>
    <w:p w14:paraId="1EBA25CC" w14:textId="77777777" w:rsidR="00A1675C" w:rsidRDefault="00000000">
      <w:pPr>
        <w:ind w:firstLine="432"/>
      </w:pPr>
      <w:r>
        <w:rPr>
          <w:rFonts w:eastAsia="Georgia"/>
        </w:rPr>
        <w:t>Weinstein looked up.</w:t>
      </w:r>
    </w:p>
    <w:p w14:paraId="6648D83A" w14:textId="77777777" w:rsidR="00A1675C" w:rsidRDefault="00000000">
      <w:pPr>
        <w:spacing w:before="40" w:after="120"/>
      </w:pPr>
      <w:r>
        <w:rPr>
          <w:rFonts w:eastAsia="Georgia"/>
        </w:rPr>
        <w:t>"It's physics."</w:t>
      </w:r>
    </w:p>
    <w:p w14:paraId="139C101A" w14:textId="77777777" w:rsidR="00A1675C" w:rsidRDefault="00000000">
      <w:pPr>
        <w:spacing w:before="40" w:after="120"/>
      </w:pPr>
      <w:r>
        <w:rPr>
          <w:rFonts w:eastAsia="Georgia"/>
        </w:rPr>
        <w:t>"Fair enough."</w:t>
      </w:r>
    </w:p>
    <w:p w14:paraId="65225F8E" w14:textId="77777777" w:rsidR="00A1675C" w:rsidRDefault="00000000">
      <w:pPr>
        <w:ind w:firstLine="432"/>
      </w:pPr>
      <w:r>
        <w:rPr>
          <w:rFonts w:eastAsia="Georgia"/>
        </w:rPr>
        <w:t>Weinstein continued.</w:t>
      </w:r>
    </w:p>
    <w:p w14:paraId="72B8A792" w14:textId="77777777" w:rsidR="00A1675C" w:rsidRDefault="00000000">
      <w:pPr>
        <w:spacing w:before="40" w:after="120"/>
      </w:pPr>
      <w:r>
        <w:rPr>
          <w:rFonts w:eastAsia="Georgia"/>
        </w:rPr>
        <w:t>"If spacetime can be curved..."</w:t>
      </w:r>
    </w:p>
    <w:p w14:paraId="310175D7" w14:textId="77777777" w:rsidR="00A1675C" w:rsidRDefault="00000000">
      <w:pPr>
        <w:spacing w:before="40" w:after="120"/>
      </w:pPr>
      <w:r>
        <w:rPr>
          <w:rFonts w:eastAsia="Georgia"/>
        </w:rPr>
        <w:t>"Yes."</w:t>
      </w:r>
    </w:p>
    <w:p w14:paraId="20127EDE" w14:textId="77777777" w:rsidR="00A1675C" w:rsidRDefault="00000000">
      <w:pPr>
        <w:spacing w:before="40" w:after="120"/>
      </w:pPr>
      <w:r>
        <w:rPr>
          <w:rFonts w:eastAsia="Georgia"/>
        </w:rPr>
        <w:t>"And matter and energy determine that curvature..."</w:t>
      </w:r>
    </w:p>
    <w:p w14:paraId="0099C240" w14:textId="77777777" w:rsidR="00A1675C" w:rsidRDefault="00000000">
      <w:pPr>
        <w:spacing w:before="40" w:after="120"/>
      </w:pPr>
      <w:r>
        <w:rPr>
          <w:rFonts w:eastAsia="Georgia"/>
        </w:rPr>
        <w:t>"Yes."</w:t>
      </w:r>
    </w:p>
    <w:p w14:paraId="25BDBC30" w14:textId="77777777" w:rsidR="00A1675C" w:rsidRDefault="00000000">
      <w:pPr>
        <w:spacing w:before="40" w:after="120"/>
      </w:pPr>
      <w:r>
        <w:rPr>
          <w:rFonts w:eastAsia="Georgia"/>
        </w:rPr>
        <w:t>"Then there must be some limit."</w:t>
      </w:r>
    </w:p>
    <w:p w14:paraId="7AE933FC" w14:textId="77777777" w:rsidR="00A1675C" w:rsidRDefault="00000000">
      <w:pPr>
        <w:ind w:firstLine="432"/>
      </w:pPr>
      <w:r>
        <w:rPr>
          <w:rFonts w:eastAsia="Georgia"/>
        </w:rPr>
        <w:t>Trevor frowned.</w:t>
      </w:r>
    </w:p>
    <w:p w14:paraId="5F7C38E1" w14:textId="77777777" w:rsidR="00A1675C" w:rsidRDefault="00000000">
      <w:pPr>
        <w:spacing w:before="40" w:after="120"/>
      </w:pPr>
      <w:r>
        <w:rPr>
          <w:rFonts w:eastAsia="Georgia"/>
        </w:rPr>
        <w:t>"Why?"</w:t>
      </w:r>
    </w:p>
    <w:p w14:paraId="3B9EE861" w14:textId="77777777" w:rsidR="00A1675C" w:rsidRDefault="00000000">
      <w:pPr>
        <w:ind w:firstLine="432"/>
      </w:pPr>
      <w:r>
        <w:rPr>
          <w:rFonts w:eastAsia="Georgia"/>
        </w:rPr>
        <w:t>Weinstein carefully looked at him. Trevor waited. Weinstein considered the question.</w:t>
      </w:r>
    </w:p>
    <w:p w14:paraId="5A45A681" w14:textId="77777777" w:rsidR="00A1675C" w:rsidRDefault="00000000">
      <w:pPr>
        <w:spacing w:before="40" w:after="120"/>
      </w:pPr>
      <w:r>
        <w:rPr>
          <w:rFonts w:eastAsia="Georgia"/>
        </w:rPr>
        <w:t>"Perhaps there isn't."</w:t>
      </w:r>
    </w:p>
    <w:p w14:paraId="3D1197D4" w14:textId="77777777" w:rsidR="00A1675C" w:rsidRDefault="00000000">
      <w:pPr>
        <w:ind w:firstLine="432"/>
      </w:pPr>
      <w:r>
        <w:rPr>
          <w:rFonts w:eastAsia="Georgia"/>
        </w:rPr>
        <w:t>Trevor nodded.</w:t>
      </w:r>
    </w:p>
    <w:p w14:paraId="66FA683F" w14:textId="77777777" w:rsidR="00A1675C" w:rsidRDefault="00000000">
      <w:pPr>
        <w:spacing w:before="40" w:after="120"/>
      </w:pPr>
      <w:r>
        <w:rPr>
          <w:rFonts w:eastAsia="Georgia"/>
        </w:rPr>
        <w:t>"Right."</w:t>
      </w:r>
    </w:p>
    <w:p w14:paraId="2F7E16A0" w14:textId="77777777" w:rsidR="00A1675C" w:rsidRDefault="00000000">
      <w:pPr>
        <w:ind w:firstLine="432"/>
      </w:pPr>
      <w:r>
        <w:rPr>
          <w:rFonts w:eastAsia="Georgia"/>
        </w:rPr>
        <w:t>Weinstein continued.</w:t>
      </w:r>
    </w:p>
    <w:p w14:paraId="1336B485" w14:textId="77777777" w:rsidR="00A1675C" w:rsidRDefault="00000000">
      <w:pPr>
        <w:spacing w:before="40" w:after="120"/>
      </w:pPr>
      <w:r>
        <w:rPr>
          <w:rFonts w:eastAsia="Georgia"/>
        </w:rPr>
        <w:t>"But suppose there is."</w:t>
      </w:r>
    </w:p>
    <w:p w14:paraId="34B8153A" w14:textId="77777777" w:rsidR="00A1675C" w:rsidRDefault="00000000">
      <w:pPr>
        <w:ind w:firstLine="432"/>
      </w:pPr>
      <w:r>
        <w:rPr>
          <w:rFonts w:eastAsia="Georgia"/>
        </w:rPr>
        <w:t>Derek quietly smiled.</w:t>
      </w:r>
    </w:p>
    <w:p w14:paraId="151333C8" w14:textId="77777777" w:rsidR="00A1675C" w:rsidRDefault="00000000">
      <w:pPr>
        <w:spacing w:before="40" w:after="120"/>
      </w:pPr>
      <w:r>
        <w:rPr>
          <w:rFonts w:eastAsia="Georgia"/>
        </w:rPr>
        <w:t>"That's rather different."</w:t>
      </w:r>
    </w:p>
    <w:p w14:paraId="1CB62DBD" w14:textId="77777777" w:rsidR="00A1675C" w:rsidRDefault="00000000">
      <w:pPr>
        <w:spacing w:before="40" w:after="120"/>
      </w:pPr>
      <w:r>
        <w:rPr>
          <w:rFonts w:eastAsia="Georgia"/>
        </w:rPr>
        <w:t>"Yes."</w:t>
      </w:r>
    </w:p>
    <w:p w14:paraId="14057A56" w14:textId="77777777" w:rsidR="00A1675C" w:rsidRDefault="00000000">
      <w:pPr>
        <w:ind w:firstLine="432"/>
      </w:pPr>
      <w:r>
        <w:rPr>
          <w:rFonts w:eastAsia="Georgia"/>
        </w:rPr>
        <w:t>Weinstein drew a curve that became increasingly steep.</w:t>
      </w:r>
    </w:p>
    <w:p w14:paraId="31330471" w14:textId="77777777" w:rsidR="00A1675C" w:rsidRDefault="00000000">
      <w:pPr>
        <w:spacing w:before="40" w:after="120"/>
      </w:pPr>
      <w:r>
        <w:rPr>
          <w:rFonts w:eastAsia="Georgia"/>
        </w:rPr>
        <w:t>"Imagine curvature increasing."</w:t>
      </w:r>
    </w:p>
    <w:p w14:paraId="0D3E3CAB" w14:textId="77777777" w:rsidR="00A1675C" w:rsidRDefault="00000000">
      <w:pPr>
        <w:spacing w:before="40" w:after="120"/>
      </w:pPr>
      <w:r>
        <w:rPr>
          <w:rFonts w:eastAsia="Georgia"/>
        </w:rPr>
        <w:t>"Yes."</w:t>
      </w:r>
    </w:p>
    <w:p w14:paraId="27AA28E4" w14:textId="77777777" w:rsidR="00A1675C" w:rsidRDefault="00000000">
      <w:pPr>
        <w:spacing w:before="40" w:after="120"/>
      </w:pPr>
      <w:r>
        <w:rPr>
          <w:rFonts w:eastAsia="Georgia"/>
        </w:rPr>
        <w:t>"More and more."</w:t>
      </w:r>
    </w:p>
    <w:p w14:paraId="45EF7238" w14:textId="77777777" w:rsidR="00A1675C" w:rsidRDefault="00000000">
      <w:pPr>
        <w:spacing w:before="40" w:after="120"/>
      </w:pPr>
      <w:r>
        <w:rPr>
          <w:rFonts w:eastAsia="Georgia"/>
        </w:rPr>
        <w:t>"Yes."</w:t>
      </w:r>
    </w:p>
    <w:p w14:paraId="0DFD9B73" w14:textId="77777777" w:rsidR="00A1675C" w:rsidRDefault="00000000">
      <w:pPr>
        <w:spacing w:before="40" w:after="120"/>
      </w:pPr>
      <w:r>
        <w:rPr>
          <w:rFonts w:eastAsia="Georgia"/>
        </w:rPr>
        <w:t>"At some point our ordinary description becomes inadequate."</w:t>
      </w:r>
    </w:p>
    <w:p w14:paraId="55413ABB" w14:textId="20A0E6BA" w:rsidR="00A1675C" w:rsidRDefault="003434B6">
      <w:pPr>
        <w:ind w:firstLine="432"/>
      </w:pPr>
      <w:r>
        <w:rPr>
          <w:rFonts w:eastAsia="Georgia"/>
        </w:rPr>
        <w:t>Penny nodded.</w:t>
      </w:r>
    </w:p>
    <w:p w14:paraId="4276FB5D" w14:textId="77777777" w:rsidR="00A1675C" w:rsidRDefault="00000000">
      <w:pPr>
        <w:spacing w:before="40" w:after="120"/>
      </w:pPr>
      <w:r>
        <w:rPr>
          <w:rFonts w:eastAsia="Georgia"/>
        </w:rPr>
        <w:t>"Because the equations stop giving sensible physical answers."</w:t>
      </w:r>
    </w:p>
    <w:p w14:paraId="6995FA0C" w14:textId="77777777" w:rsidR="00A1675C" w:rsidRDefault="00000000">
      <w:pPr>
        <w:spacing w:before="40" w:after="120"/>
      </w:pPr>
      <w:r>
        <w:rPr>
          <w:rFonts w:eastAsia="Georgia"/>
        </w:rPr>
        <w:t>"Perhaps."</w:t>
      </w:r>
    </w:p>
    <w:p w14:paraId="39A68157" w14:textId="77777777" w:rsidR="00A1675C" w:rsidRDefault="00000000">
      <w:pPr>
        <w:spacing w:before="40" w:after="120"/>
      </w:pPr>
      <w:r>
        <w:rPr>
          <w:rFonts w:eastAsia="Georgia"/>
        </w:rPr>
        <w:t>"Or because an invariant diverges."</w:t>
      </w:r>
    </w:p>
    <w:p w14:paraId="43BCBE6C" w14:textId="77777777" w:rsidR="00A1675C" w:rsidRDefault="00000000">
      <w:pPr>
        <w:spacing w:before="40" w:after="120"/>
      </w:pPr>
      <w:r>
        <w:rPr>
          <w:rFonts w:eastAsia="Georgia"/>
        </w:rPr>
        <w:t>"Yes."</w:t>
      </w:r>
    </w:p>
    <w:p w14:paraId="3AE20A94" w14:textId="77777777" w:rsidR="00A1675C" w:rsidRDefault="00000000">
      <w:pPr>
        <w:spacing w:before="40" w:after="120"/>
      </w:pPr>
      <w:r>
        <w:rPr>
          <w:rFonts w:eastAsia="Georgia"/>
        </w:rPr>
        <w:t>"Or because a geodesic can't be continued."</w:t>
      </w:r>
    </w:p>
    <w:p w14:paraId="0CBCA556" w14:textId="77777777" w:rsidR="00A1675C" w:rsidRDefault="00000000">
      <w:pPr>
        <w:spacing w:before="40" w:after="120"/>
      </w:pPr>
      <w:r>
        <w:rPr>
          <w:rFonts w:eastAsia="Georgia"/>
        </w:rPr>
        <w:t>"Yes."</w:t>
      </w:r>
    </w:p>
    <w:p w14:paraId="3C1F985A" w14:textId="77777777" w:rsidR="00A1675C" w:rsidRDefault="00000000">
      <w:pPr>
        <w:ind w:firstLine="432"/>
      </w:pPr>
      <w:r>
        <w:rPr>
          <w:rFonts w:eastAsia="Georgia"/>
        </w:rPr>
        <w:t>Weinstein carefully looked at the drawing.</w:t>
      </w:r>
    </w:p>
    <w:p w14:paraId="232492CF" w14:textId="77777777" w:rsidR="00A1675C" w:rsidRDefault="00000000">
      <w:pPr>
        <w:spacing w:before="40" w:after="120"/>
      </w:pPr>
      <w:r>
        <w:rPr>
          <w:rFonts w:eastAsia="Georgia"/>
        </w:rPr>
        <w:t>"And that..."</w:t>
      </w:r>
    </w:p>
    <w:p w14:paraId="4D20C812" w14:textId="77777777" w:rsidR="00A1675C" w:rsidRDefault="00000000">
      <w:pPr>
        <w:ind w:firstLine="432"/>
      </w:pPr>
      <w:r>
        <w:rPr>
          <w:rFonts w:eastAsia="Georgia"/>
        </w:rPr>
        <w:t>He paused.</w:t>
      </w:r>
    </w:p>
    <w:p w14:paraId="7DA82F34" w14:textId="77777777" w:rsidR="00A1675C" w:rsidRDefault="00000000">
      <w:pPr>
        <w:spacing w:before="40" w:after="120"/>
      </w:pPr>
      <w:r>
        <w:rPr>
          <w:rFonts w:eastAsia="Georgia"/>
        </w:rPr>
        <w:t>"...is where we call it a singularity."</w:t>
      </w:r>
    </w:p>
    <w:p w14:paraId="3827E7D6" w14:textId="77777777" w:rsidR="00A1675C" w:rsidRDefault="00000000">
      <w:pPr>
        <w:ind w:firstLine="432"/>
      </w:pPr>
      <w:r>
        <w:rPr>
          <w:rFonts w:eastAsia="Georgia"/>
        </w:rPr>
        <w:t>Trevor looked at him.</w:t>
      </w:r>
    </w:p>
    <w:p w14:paraId="6DF5BFA7" w14:textId="77777777" w:rsidR="00A1675C" w:rsidRDefault="00000000">
      <w:pPr>
        <w:spacing w:before="40" w:after="120"/>
      </w:pPr>
      <w:r>
        <w:rPr>
          <w:rFonts w:eastAsia="Georgia"/>
        </w:rPr>
        <w:t>"You're defining a singularity as 'too much curvature'?"</w:t>
      </w:r>
    </w:p>
    <w:p w14:paraId="07C64B61" w14:textId="77777777" w:rsidR="00A1675C" w:rsidRDefault="00000000">
      <w:pPr>
        <w:ind w:firstLine="432"/>
      </w:pPr>
      <w:r>
        <w:rPr>
          <w:rFonts w:eastAsia="Georgia"/>
        </w:rPr>
        <w:t>Weinstein shook his head.</w:t>
      </w:r>
    </w:p>
    <w:p w14:paraId="5D467651" w14:textId="77777777" w:rsidR="00A1675C" w:rsidRDefault="00000000">
      <w:pPr>
        <w:spacing w:before="40" w:after="120"/>
      </w:pPr>
      <w:r>
        <w:rPr>
          <w:rFonts w:eastAsia="Georgia"/>
        </w:rPr>
        <w:t>"No."</w:t>
      </w:r>
    </w:p>
    <w:p w14:paraId="7335F676" w14:textId="77777777" w:rsidR="00A1675C" w:rsidRDefault="00000000">
      <w:pPr>
        <w:ind w:firstLine="432"/>
      </w:pPr>
      <w:r>
        <w:rPr>
          <w:rFonts w:eastAsia="Georgia"/>
        </w:rPr>
        <w:t>He crossed out the phrase.</w:t>
      </w:r>
    </w:p>
    <w:p w14:paraId="783D026D" w14:textId="77777777" w:rsidR="00A1675C" w:rsidRDefault="00000000">
      <w:pPr>
        <w:spacing w:before="40" w:after="120"/>
      </w:pPr>
      <w:r>
        <w:rPr>
          <w:rFonts w:eastAsia="Georgia"/>
        </w:rPr>
        <w:t>"A singularity isn't simply a region where spacetime is very curved."</w:t>
      </w:r>
    </w:p>
    <w:p w14:paraId="57930FA6" w14:textId="77777777" w:rsidR="00A1675C" w:rsidRDefault="00000000">
      <w:pPr>
        <w:ind w:firstLine="432"/>
      </w:pPr>
      <w:r>
        <w:rPr>
          <w:rFonts w:eastAsia="Georgia"/>
        </w:rPr>
        <w:t>He wrote:</w:t>
      </w:r>
    </w:p>
    <w:p w14:paraId="3FCC3D7A" w14:textId="77777777" w:rsidR="00A1675C" w:rsidRDefault="00000000">
      <w:pPr>
        <w:spacing w:before="200" w:after="120"/>
        <w:jc w:val="center"/>
      </w:pPr>
      <w:r>
        <w:rPr>
          <w:rFonts w:eastAsia="Georgia"/>
          <w:b/>
          <w:sz w:val="24"/>
        </w:rPr>
        <w:t>BREAKDOWN OF THE CLASSICAL DESCRIPTION.</w:t>
      </w:r>
    </w:p>
    <w:p w14:paraId="195F59EC" w14:textId="77777777" w:rsidR="00A1675C" w:rsidRDefault="00000000">
      <w:pPr>
        <w:spacing w:before="40" w:after="120"/>
      </w:pPr>
      <w:r>
        <w:rPr>
          <w:rFonts w:eastAsia="Georgia"/>
        </w:rPr>
        <w:t>"That's better."</w:t>
      </w:r>
    </w:p>
    <w:p w14:paraId="7A097C16" w14:textId="77777777" w:rsidR="00A1675C" w:rsidRDefault="00000000">
      <w:pPr>
        <w:ind w:firstLine="432"/>
      </w:pPr>
      <w:r>
        <w:rPr>
          <w:rFonts w:eastAsia="Georgia"/>
        </w:rPr>
        <w:t>Derek nodded.</w:t>
      </w:r>
    </w:p>
    <w:p w14:paraId="58EA5186" w14:textId="77777777" w:rsidR="00A1675C" w:rsidRDefault="00000000">
      <w:pPr>
        <w:spacing w:before="40" w:after="120"/>
      </w:pPr>
      <w:r>
        <w:rPr>
          <w:rFonts w:eastAsia="Georgia"/>
        </w:rPr>
        <w:t>"Much."</w:t>
      </w:r>
    </w:p>
    <w:p w14:paraId="3046737F" w14:textId="77777777" w:rsidR="00A1675C" w:rsidRDefault="00000000">
      <w:pPr>
        <w:ind w:firstLine="432"/>
      </w:pPr>
      <w:r>
        <w:rPr>
          <w:rFonts w:eastAsia="Georgia"/>
        </w:rPr>
        <w:t>Weinstein looked again at his drawing.</w:t>
      </w:r>
    </w:p>
    <w:p w14:paraId="19C9A59B" w14:textId="77777777" w:rsidR="00A1675C" w:rsidRDefault="00000000">
      <w:pPr>
        <w:spacing w:before="40" w:after="120"/>
      </w:pPr>
      <w:r>
        <w:rPr>
          <w:rFonts w:eastAsia="Georgia"/>
        </w:rPr>
        <w:t>"But the intuitive idea remains."</w:t>
      </w:r>
    </w:p>
    <w:p w14:paraId="67E2F64F" w14:textId="77777777" w:rsidR="00A1675C" w:rsidRDefault="00000000">
      <w:pPr>
        <w:spacing w:before="40" w:after="120"/>
      </w:pPr>
      <w:r>
        <w:rPr>
          <w:rFonts w:eastAsia="Georgia"/>
        </w:rPr>
        <w:t>"Which is?"</w:t>
      </w:r>
    </w:p>
    <w:p w14:paraId="09102E16" w14:textId="77777777" w:rsidR="00A1675C" w:rsidRDefault="00000000">
      <w:pPr>
        <w:spacing w:before="40" w:after="120"/>
      </w:pPr>
      <w:r>
        <w:rPr>
          <w:rFonts w:eastAsia="Georgia"/>
        </w:rPr>
        <w:t>"If curvature increases without bound, the classical theory can cease to provide a meaningful description."</w:t>
      </w:r>
    </w:p>
    <w:p w14:paraId="4CC4BF5C" w14:textId="77777777" w:rsidR="00A1675C" w:rsidRDefault="00000000">
      <w:pPr>
        <w:spacing w:before="40" w:after="120"/>
      </w:pPr>
      <w:r>
        <w:rPr>
          <w:rFonts w:eastAsia="Georgia"/>
        </w:rPr>
        <w:t>"Yes."</w:t>
      </w:r>
    </w:p>
    <w:p w14:paraId="32EDFD32" w14:textId="77777777" w:rsidR="00A1675C" w:rsidRDefault="00000000">
      <w:pPr>
        <w:spacing w:before="40" w:after="120"/>
      </w:pPr>
      <w:r>
        <w:rPr>
          <w:rFonts w:eastAsia="Georgia"/>
        </w:rPr>
        <w:t>"And that's precisely the sort of thing we're looking for."</w:t>
      </w:r>
    </w:p>
    <w:p w14:paraId="6F1739A8" w14:textId="77777777" w:rsidR="00A1675C" w:rsidRDefault="00000000">
      <w:pPr>
        <w:ind w:firstLine="432"/>
      </w:pPr>
      <w:r>
        <w:rPr>
          <w:rFonts w:eastAsia="Georgia"/>
        </w:rPr>
        <w:t>Derek's expression changed.</w:t>
      </w:r>
    </w:p>
    <w:p w14:paraId="690BE1B5" w14:textId="77777777" w:rsidR="00A1675C" w:rsidRDefault="00000000">
      <w:pPr>
        <w:spacing w:before="40" w:after="120"/>
      </w:pPr>
      <w:r>
        <w:rPr>
          <w:rFonts w:eastAsia="Georgia"/>
        </w:rPr>
        <w:t>"Why?"</w:t>
      </w:r>
    </w:p>
    <w:p w14:paraId="07DECA61" w14:textId="77777777" w:rsidR="00A1675C" w:rsidRDefault="00000000">
      <w:pPr>
        <w:ind w:firstLine="432"/>
      </w:pPr>
      <w:r>
        <w:rPr>
          <w:rFonts w:eastAsia="Georgia"/>
        </w:rPr>
        <w:t>Weinstein pointed at the ancient brass clock.</w:t>
      </w:r>
    </w:p>
    <w:p w14:paraId="090694C1" w14:textId="77777777" w:rsidR="00A1675C" w:rsidRDefault="00000000">
      <w:pPr>
        <w:spacing w:before="40" w:after="120"/>
      </w:pPr>
      <w:r>
        <w:rPr>
          <w:rFonts w:eastAsia="Georgia"/>
        </w:rPr>
        <w:t>"Because we have a clock behaving as though it has crossed from one geometry into another."</w:t>
      </w:r>
    </w:p>
    <w:p w14:paraId="5C85555A" w14:textId="03168023" w:rsidR="00A1675C" w:rsidRDefault="003434B6">
      <w:pPr>
        <w:ind w:firstLine="432"/>
      </w:pPr>
      <w:r>
        <w:rPr>
          <w:rFonts w:eastAsia="Georgia"/>
        </w:rPr>
        <w:t>Penny deeply frowned.</w:t>
      </w:r>
    </w:p>
    <w:p w14:paraId="0228421A" w14:textId="77777777" w:rsidR="00A1675C" w:rsidRDefault="00000000">
      <w:pPr>
        <w:spacing w:before="40" w:after="120"/>
      </w:pPr>
      <w:r>
        <w:rPr>
          <w:rFonts w:eastAsia="Georgia"/>
        </w:rPr>
        <w:t>"Or stopped measuring the same proper time."</w:t>
      </w:r>
    </w:p>
    <w:p w14:paraId="5D7CA234" w14:textId="77777777" w:rsidR="00A1675C" w:rsidRDefault="00000000">
      <w:pPr>
        <w:spacing w:before="40" w:after="120"/>
      </w:pPr>
      <w:r>
        <w:rPr>
          <w:rFonts w:eastAsia="Georgia"/>
        </w:rPr>
        <w:t>"Exactly."</w:t>
      </w:r>
    </w:p>
    <w:p w14:paraId="11679F07" w14:textId="77777777" w:rsidR="00A1675C" w:rsidRDefault="00000000">
      <w:pPr>
        <w:ind w:firstLine="432"/>
      </w:pPr>
      <w:r>
        <w:rPr>
          <w:rFonts w:eastAsia="Georgia"/>
        </w:rPr>
        <w:t>Trevor looked at the painting.</w:t>
      </w:r>
    </w:p>
    <w:p w14:paraId="4F4C9CDE" w14:textId="77777777" w:rsidR="00A1675C" w:rsidRDefault="00000000">
      <w:pPr>
        <w:spacing w:before="40" w:after="120"/>
      </w:pPr>
      <w:r>
        <w:rPr>
          <w:rFonts w:eastAsia="Georgia"/>
        </w:rPr>
        <w:t>"So you're thinking there's an extreme gravitational region somewhere."</w:t>
      </w:r>
    </w:p>
    <w:p w14:paraId="492ADBDF" w14:textId="77777777" w:rsidR="00A1675C" w:rsidRDefault="00000000">
      <w:pPr>
        <w:spacing w:before="40" w:after="120"/>
      </w:pPr>
      <w:r>
        <w:rPr>
          <w:rFonts w:eastAsia="Georgia"/>
        </w:rPr>
        <w:t>"Perhaps."</w:t>
      </w:r>
    </w:p>
    <w:p w14:paraId="0C41D115" w14:textId="77777777" w:rsidR="00A1675C" w:rsidRDefault="00000000">
      <w:pPr>
        <w:spacing w:before="40" w:after="120"/>
      </w:pPr>
      <w:r>
        <w:rPr>
          <w:rFonts w:eastAsia="Georgia"/>
        </w:rPr>
        <w:t>"Near Paris?"</w:t>
      </w:r>
    </w:p>
    <w:p w14:paraId="53FEC8A7" w14:textId="77777777" w:rsidR="00A1675C" w:rsidRDefault="00000000">
      <w:pPr>
        <w:spacing w:before="40" w:after="120"/>
      </w:pPr>
      <w:r>
        <w:rPr>
          <w:rFonts w:eastAsia="Georgia"/>
        </w:rPr>
        <w:t>"No."</w:t>
      </w:r>
    </w:p>
    <w:p w14:paraId="70648715" w14:textId="77777777" w:rsidR="00A1675C" w:rsidRDefault="00000000">
      <w:pPr>
        <w:spacing w:before="40" w:after="120"/>
      </w:pPr>
      <w:r>
        <w:rPr>
          <w:rFonts w:eastAsia="Georgia"/>
        </w:rPr>
        <w:t>"Then where?"</w:t>
      </w:r>
    </w:p>
    <w:p w14:paraId="5B9F175B" w14:textId="77777777" w:rsidR="00A1675C" w:rsidRDefault="00000000">
      <w:pPr>
        <w:ind w:firstLine="432"/>
      </w:pPr>
      <w:r>
        <w:rPr>
          <w:rFonts w:eastAsia="Georgia"/>
        </w:rPr>
        <w:t>Weinstein quietly smiled.</w:t>
      </w:r>
    </w:p>
    <w:p w14:paraId="014FD91A" w14:textId="77777777" w:rsidR="00A1675C" w:rsidRDefault="00000000">
      <w:pPr>
        <w:spacing w:before="40" w:after="120"/>
      </w:pPr>
      <w:r>
        <w:rPr>
          <w:rFonts w:eastAsia="Georgia"/>
        </w:rPr>
        <w:t>"That's what Derek is going to investigate."</w:t>
      </w:r>
    </w:p>
    <w:p w14:paraId="6F486228" w14:textId="77777777" w:rsidR="00A1675C" w:rsidRDefault="00000000">
      <w:pPr>
        <w:spacing w:before="40" w:after="120"/>
      </w:pPr>
      <w:r>
        <w:rPr>
          <w:rFonts w:eastAsia="Georgia"/>
        </w:rPr>
        <w:t>Derek wearily sighed.</w:t>
      </w:r>
    </w:p>
    <w:p w14:paraId="46EA7CB6" w14:textId="77777777" w:rsidR="00A1675C" w:rsidRDefault="00000000">
      <w:pPr>
        <w:spacing w:before="40" w:after="120"/>
      </w:pPr>
      <w:r>
        <w:rPr>
          <w:rFonts w:eastAsia="Georgia"/>
        </w:rPr>
        <w:t>"Of course I am."</w:t>
      </w:r>
    </w:p>
    <w:p w14:paraId="2CBF31F4" w14:textId="77777777" w:rsidR="00A1675C" w:rsidRDefault="00000000">
      <w:pPr>
        <w:ind w:firstLine="432"/>
      </w:pPr>
      <w:r>
        <w:rPr>
          <w:rFonts w:eastAsia="Georgia"/>
        </w:rPr>
        <w:t>Weinstein carefully looked at him.</w:t>
      </w:r>
    </w:p>
    <w:p w14:paraId="3DEC1D55" w14:textId="77777777" w:rsidR="00A1675C" w:rsidRDefault="00000000">
      <w:pPr>
        <w:spacing w:before="40" w:after="120"/>
      </w:pPr>
      <w:r>
        <w:rPr>
          <w:rFonts w:eastAsia="Georgia"/>
        </w:rPr>
        <w:t>"You went to the Louvre."</w:t>
      </w:r>
    </w:p>
    <w:p w14:paraId="262E087E" w14:textId="77777777" w:rsidR="00A1675C" w:rsidRDefault="00000000">
      <w:pPr>
        <w:spacing w:before="40" w:after="120"/>
      </w:pPr>
      <w:r>
        <w:rPr>
          <w:rFonts w:eastAsia="Georgia"/>
        </w:rPr>
        <w:t>"Yes."</w:t>
      </w:r>
    </w:p>
    <w:p w14:paraId="4F088F9B" w14:textId="77777777" w:rsidR="00A1675C" w:rsidRDefault="00000000">
      <w:pPr>
        <w:spacing w:before="40" w:after="120"/>
      </w:pPr>
      <w:r>
        <w:rPr>
          <w:rFonts w:eastAsia="Georgia"/>
        </w:rPr>
        <w:t>"Why?"</w:t>
      </w:r>
    </w:p>
    <w:p w14:paraId="167A123D" w14:textId="77777777" w:rsidR="00A1675C" w:rsidRDefault="00000000">
      <w:pPr>
        <w:spacing w:before="40" w:after="120"/>
      </w:pPr>
      <w:r>
        <w:rPr>
          <w:rFonts w:eastAsia="Georgia"/>
        </w:rPr>
        <w:t>"Because I followed a clue."</w:t>
      </w:r>
    </w:p>
    <w:p w14:paraId="641A7B56" w14:textId="77777777" w:rsidR="00A1675C" w:rsidRDefault="00000000">
      <w:pPr>
        <w:spacing w:before="40" w:after="120"/>
      </w:pPr>
      <w:r>
        <w:rPr>
          <w:rFonts w:eastAsia="Georgia"/>
        </w:rPr>
        <w:t>"Good."</w:t>
      </w:r>
    </w:p>
    <w:p w14:paraId="66FA6F87" w14:textId="77777777" w:rsidR="00A1675C" w:rsidRDefault="00000000">
      <w:pPr>
        <w:spacing w:before="40" w:after="120"/>
      </w:pPr>
      <w:r>
        <w:rPr>
          <w:rFonts w:eastAsia="Georgia"/>
        </w:rPr>
        <w:t>"You knew that."</w:t>
      </w:r>
    </w:p>
    <w:p w14:paraId="30956D5A" w14:textId="77777777" w:rsidR="00A1675C" w:rsidRDefault="00000000">
      <w:pPr>
        <w:spacing w:before="40" w:after="120"/>
      </w:pPr>
      <w:r>
        <w:rPr>
          <w:rFonts w:eastAsia="Georgia"/>
        </w:rPr>
        <w:t>"I suspected."</w:t>
      </w:r>
    </w:p>
    <w:p w14:paraId="6F90F154" w14:textId="77777777" w:rsidR="00A1675C" w:rsidRDefault="00000000">
      <w:pPr>
        <w:spacing w:before="40" w:after="120"/>
      </w:pPr>
      <w:r>
        <w:rPr>
          <w:rFonts w:eastAsia="Georgia"/>
        </w:rPr>
        <w:t>"And now?"</w:t>
      </w:r>
    </w:p>
    <w:p w14:paraId="26872957" w14:textId="77777777" w:rsidR="00A1675C" w:rsidRDefault="00000000">
      <w:pPr>
        <w:spacing w:before="40" w:after="120"/>
      </w:pPr>
      <w:r>
        <w:rPr>
          <w:rFonts w:eastAsia="Georgia"/>
        </w:rPr>
        <w:t>"Now I suspect you found something else."</w:t>
      </w:r>
    </w:p>
    <w:p w14:paraId="2A49B1F8" w14:textId="77777777" w:rsidR="00A1675C" w:rsidRDefault="00000000">
      <w:pPr>
        <w:ind w:firstLine="432"/>
      </w:pPr>
      <w:r>
        <w:rPr>
          <w:rFonts w:eastAsia="Georgia"/>
        </w:rPr>
        <w:t>Derek quietly smiled.</w:t>
      </w:r>
    </w:p>
    <w:p w14:paraId="683D35E2" w14:textId="77777777" w:rsidR="00A1675C" w:rsidRDefault="00000000">
      <w:pPr>
        <w:spacing w:before="40" w:after="120"/>
      </w:pPr>
      <w:r>
        <w:rPr>
          <w:rFonts w:eastAsia="Georgia"/>
        </w:rPr>
        <w:t>"I did."</w:t>
      </w:r>
    </w:p>
    <w:p w14:paraId="0F490130" w14:textId="77777777" w:rsidR="00A1675C" w:rsidRDefault="00000000">
      <w:pPr>
        <w:spacing w:before="40" w:after="120"/>
      </w:pPr>
      <w:r>
        <w:rPr>
          <w:rFonts w:eastAsia="Georgia"/>
        </w:rPr>
        <w:t>"What?"</w:t>
      </w:r>
    </w:p>
    <w:p w14:paraId="7EBF38FE" w14:textId="77777777" w:rsidR="00A1675C" w:rsidRDefault="00000000">
      <w:pPr>
        <w:ind w:firstLine="432"/>
      </w:pPr>
      <w:r>
        <w:rPr>
          <w:rFonts w:eastAsia="Georgia"/>
        </w:rPr>
        <w:t>Derek pointed at the painting.</w:t>
      </w:r>
    </w:p>
    <w:p w14:paraId="08FA6F13" w14:textId="77777777" w:rsidR="00A1675C" w:rsidRDefault="00000000">
      <w:pPr>
        <w:spacing w:before="40" w:after="120"/>
      </w:pPr>
      <w:r>
        <w:rPr>
          <w:rFonts w:eastAsia="Georgia"/>
        </w:rPr>
        <w:t>"Look at the landscape."</w:t>
      </w:r>
    </w:p>
    <w:p w14:paraId="0A83D6B1" w14:textId="77777777" w:rsidR="00A1675C" w:rsidRDefault="00000000">
      <w:pPr>
        <w:ind w:firstLine="432"/>
      </w:pPr>
      <w:r>
        <w:rPr>
          <w:rFonts w:eastAsia="Georgia"/>
        </w:rPr>
        <w:t>Weinstein did.</w:t>
      </w:r>
    </w:p>
    <w:p w14:paraId="7ECFECE9" w14:textId="77777777" w:rsidR="00A1675C" w:rsidRDefault="00000000">
      <w:pPr>
        <w:spacing w:before="40" w:after="120"/>
      </w:pPr>
      <w:r>
        <w:rPr>
          <w:rFonts w:eastAsia="Georgia"/>
        </w:rPr>
        <w:t>"The geometry changes."</w:t>
      </w:r>
    </w:p>
    <w:p w14:paraId="09C091B8" w14:textId="77777777" w:rsidR="00A1675C" w:rsidRDefault="00000000">
      <w:pPr>
        <w:spacing w:before="40" w:after="120"/>
      </w:pPr>
      <w:r>
        <w:rPr>
          <w:rFonts w:eastAsia="Georgia"/>
        </w:rPr>
        <w:t>"Yes."</w:t>
      </w:r>
    </w:p>
    <w:p w14:paraId="3BA3090D" w14:textId="77777777" w:rsidR="00A1675C" w:rsidRDefault="00000000">
      <w:pPr>
        <w:spacing w:before="40" w:after="120"/>
      </w:pPr>
      <w:r>
        <w:rPr>
          <w:rFonts w:eastAsia="Georgia"/>
        </w:rPr>
        <w:t>"Not the painting?"</w:t>
      </w:r>
    </w:p>
    <w:p w14:paraId="789EFCF4" w14:textId="77777777" w:rsidR="00A1675C" w:rsidRDefault="00000000">
      <w:pPr>
        <w:spacing w:before="40" w:after="120"/>
      </w:pPr>
      <w:r>
        <w:rPr>
          <w:rFonts w:eastAsia="Georgia"/>
        </w:rPr>
        <w:t>"No."</w:t>
      </w:r>
    </w:p>
    <w:p w14:paraId="065B168E" w14:textId="77777777" w:rsidR="00A1675C" w:rsidRDefault="00000000">
      <w:pPr>
        <w:spacing w:before="40" w:after="120"/>
      </w:pPr>
      <w:r>
        <w:rPr>
          <w:rFonts w:eastAsia="Georgia"/>
        </w:rPr>
        <w:t>"The projection."</w:t>
      </w:r>
    </w:p>
    <w:p w14:paraId="6F7CE714" w14:textId="77777777" w:rsidR="00A1675C" w:rsidRDefault="00000000">
      <w:pPr>
        <w:spacing w:before="40" w:after="120"/>
      </w:pPr>
      <w:r>
        <w:rPr>
          <w:rFonts w:eastAsia="Georgia"/>
        </w:rPr>
        <w:t>"Exactly."</w:t>
      </w:r>
    </w:p>
    <w:p w14:paraId="25B9CB86" w14:textId="77777777" w:rsidR="00A1675C" w:rsidRDefault="00000000">
      <w:pPr>
        <w:ind w:firstLine="432"/>
      </w:pPr>
      <w:r>
        <w:rPr>
          <w:rFonts w:eastAsia="Georgia"/>
        </w:rPr>
        <w:t>Derek took out a photograph. It showed the same painting. But the perspective was subtly different.</w:t>
      </w:r>
    </w:p>
    <w:p w14:paraId="63C1A4D3" w14:textId="77777777" w:rsidR="00A1675C" w:rsidRDefault="00000000">
      <w:pPr>
        <w:ind w:firstLine="432"/>
      </w:pPr>
      <w:r>
        <w:rPr>
          <w:rFonts w:eastAsia="Georgia"/>
        </w:rPr>
        <w:t>The vanishing point had shifted. Weinstein studied both images.</w:t>
      </w:r>
    </w:p>
    <w:p w14:paraId="16DD27FE" w14:textId="77777777" w:rsidR="00A1675C" w:rsidRDefault="00000000">
      <w:pPr>
        <w:spacing w:before="40" w:after="120"/>
      </w:pPr>
      <w:r>
        <w:rPr>
          <w:rFonts w:eastAsia="Georgia"/>
        </w:rPr>
        <w:t>"The projection has changed."</w:t>
      </w:r>
    </w:p>
    <w:p w14:paraId="3D53FFFC" w14:textId="77777777" w:rsidR="00A1675C" w:rsidRDefault="00000000">
      <w:pPr>
        <w:spacing w:before="40" w:after="120"/>
      </w:pPr>
      <w:r>
        <w:rPr>
          <w:rFonts w:eastAsia="Georgia"/>
        </w:rPr>
        <w:t>"Yes."</w:t>
      </w:r>
    </w:p>
    <w:p w14:paraId="5A902FAD" w14:textId="77777777" w:rsidR="00A1675C" w:rsidRDefault="00000000">
      <w:pPr>
        <w:spacing w:before="40" w:after="120"/>
      </w:pPr>
      <w:r>
        <w:rPr>
          <w:rFonts w:eastAsia="Georgia"/>
        </w:rPr>
        <w:t>"Without the underlying objects changing."</w:t>
      </w:r>
    </w:p>
    <w:p w14:paraId="6881E479" w14:textId="77777777" w:rsidR="00A1675C" w:rsidRDefault="00000000">
      <w:pPr>
        <w:spacing w:before="40" w:after="120"/>
      </w:pPr>
      <w:r>
        <w:rPr>
          <w:rFonts w:eastAsia="Georgia"/>
        </w:rPr>
        <w:t>"Yes."</w:t>
      </w:r>
    </w:p>
    <w:p w14:paraId="5A26F3FC" w14:textId="77777777" w:rsidR="00A1675C" w:rsidRDefault="00000000">
      <w:pPr>
        <w:ind w:firstLine="432"/>
      </w:pPr>
      <w:r>
        <w:rPr>
          <w:rFonts w:eastAsia="Georgia"/>
        </w:rPr>
        <w:t>Weinstein frowned.</w:t>
      </w:r>
    </w:p>
    <w:p w14:paraId="236AF852" w14:textId="77777777" w:rsidR="00A1675C" w:rsidRDefault="00000000">
      <w:pPr>
        <w:spacing w:before="40" w:after="120"/>
      </w:pPr>
      <w:r>
        <w:rPr>
          <w:rFonts w:eastAsia="Georgia"/>
        </w:rPr>
        <w:t>"That's impossible."</w:t>
      </w:r>
    </w:p>
    <w:p w14:paraId="59C5193C" w14:textId="77777777" w:rsidR="00A1675C" w:rsidRDefault="00000000">
      <w:pPr>
        <w:ind w:firstLine="432"/>
      </w:pPr>
      <w:r>
        <w:rPr>
          <w:rFonts w:eastAsia="Georgia"/>
        </w:rPr>
        <w:t>Derek smiled.</w:t>
      </w:r>
    </w:p>
    <w:p w14:paraId="7965FC84" w14:textId="21A46B04" w:rsidR="00A1675C" w:rsidRDefault="003434B6">
      <w:pPr>
        <w:spacing w:before="40" w:after="120"/>
      </w:pPr>
      <w:r>
        <w:rPr>
          <w:rFonts w:eastAsia="Georgia"/>
        </w:rPr>
        <w:t>Penny immediately insisted:</w:t>
      </w:r>
    </w:p>
    <w:p w14:paraId="58955F78" w14:textId="77777777" w:rsidR="00A1675C" w:rsidRDefault="00000000">
      <w:pPr>
        <w:spacing w:before="40" w:after="120"/>
      </w:pPr>
      <w:r>
        <w:rPr>
          <w:rFonts w:eastAsia="Georgia"/>
        </w:rPr>
        <w:t>"Don't."</w:t>
      </w:r>
    </w:p>
    <w:p w14:paraId="757C60D2" w14:textId="77777777" w:rsidR="00A1675C" w:rsidRDefault="00000000">
      <w:pPr>
        <w:ind w:firstLine="432"/>
      </w:pPr>
      <w:r>
        <w:rPr>
          <w:rFonts w:eastAsia="Georgia"/>
        </w:rPr>
        <w:t>Weinstein laughed.</w:t>
      </w:r>
    </w:p>
    <w:p w14:paraId="3F9B5D83" w14:textId="77777777" w:rsidR="00A1675C" w:rsidRDefault="00000000">
      <w:pPr>
        <w:spacing w:before="40" w:after="120"/>
      </w:pPr>
      <w:r>
        <w:rPr>
          <w:rFonts w:eastAsia="Georgia"/>
        </w:rPr>
        <w:t>"Fine."</w:t>
      </w:r>
    </w:p>
    <w:p w14:paraId="465F42EE" w14:textId="77777777" w:rsidR="00A1675C" w:rsidRDefault="00000000">
      <w:pPr>
        <w:ind w:firstLine="432"/>
      </w:pPr>
      <w:r>
        <w:rPr>
          <w:rFonts w:eastAsia="Georgia"/>
        </w:rPr>
        <w:t>He quietly looked again.</w:t>
      </w:r>
    </w:p>
    <w:p w14:paraId="4F978438" w14:textId="77777777" w:rsidR="00A1675C" w:rsidRDefault="00000000">
      <w:pPr>
        <w:spacing w:before="40" w:after="120"/>
      </w:pPr>
      <w:r>
        <w:rPr>
          <w:rFonts w:eastAsia="Georgia"/>
        </w:rPr>
        <w:t>"If the projection changes while the objects remain..."</w:t>
      </w:r>
    </w:p>
    <w:p w14:paraId="02B8376F" w14:textId="77777777" w:rsidR="00A1675C" w:rsidRDefault="00000000">
      <w:pPr>
        <w:ind w:firstLine="432"/>
      </w:pPr>
      <w:r>
        <w:rPr>
          <w:rFonts w:eastAsia="Georgia"/>
        </w:rPr>
        <w:t>He stopped.</w:t>
      </w:r>
    </w:p>
    <w:p w14:paraId="70333DB1" w14:textId="77777777" w:rsidR="00A1675C" w:rsidRDefault="00000000">
      <w:pPr>
        <w:spacing w:before="40" w:after="120"/>
      </w:pPr>
      <w:r>
        <w:rPr>
          <w:rFonts w:eastAsia="Georgia"/>
        </w:rPr>
        <w:t>"The coordinate system has changed."</w:t>
      </w:r>
    </w:p>
    <w:p w14:paraId="78D29B1F" w14:textId="77777777" w:rsidR="00A1675C" w:rsidRDefault="00000000">
      <w:pPr>
        <w:spacing w:before="40" w:after="120"/>
      </w:pPr>
      <w:r>
        <w:rPr>
          <w:rFonts w:eastAsia="Georgia"/>
        </w:rPr>
        <w:t>"Yes."</w:t>
      </w:r>
    </w:p>
    <w:p w14:paraId="4295F3B7" w14:textId="77777777" w:rsidR="00A1675C" w:rsidRDefault="00000000">
      <w:pPr>
        <w:spacing w:before="40" w:after="120"/>
      </w:pPr>
      <w:r>
        <w:rPr>
          <w:rFonts w:eastAsia="Georgia"/>
        </w:rPr>
        <w:t>"And if the coordinate system changes..."</w:t>
      </w:r>
    </w:p>
    <w:p w14:paraId="0DB38C46" w14:textId="77777777" w:rsidR="00A1675C" w:rsidRDefault="00000000">
      <w:pPr>
        <w:spacing w:before="40" w:after="120"/>
      </w:pPr>
      <w:r>
        <w:rPr>
          <w:rFonts w:eastAsia="Georgia"/>
        </w:rPr>
        <w:t>"The metric might."</w:t>
      </w:r>
    </w:p>
    <w:p w14:paraId="3C191646" w14:textId="77777777" w:rsidR="00A1675C" w:rsidRDefault="00000000">
      <w:pPr>
        <w:ind w:firstLine="432"/>
      </w:pPr>
      <w:r>
        <w:rPr>
          <w:rFonts w:eastAsia="Georgia"/>
        </w:rPr>
        <w:t>Weinstein nodded.</w:t>
      </w:r>
    </w:p>
    <w:p w14:paraId="297841CA" w14:textId="77777777" w:rsidR="00A1675C" w:rsidRDefault="00000000">
      <w:pPr>
        <w:spacing w:before="40" w:after="120"/>
      </w:pPr>
      <w:r>
        <w:rPr>
          <w:rFonts w:eastAsia="Georgia"/>
        </w:rPr>
        <w:t>"Exactly."</w:t>
      </w:r>
    </w:p>
    <w:p w14:paraId="0580AB5E" w14:textId="77777777" w:rsidR="00A1675C" w:rsidRDefault="00000000">
      <w:pPr>
        <w:ind w:firstLine="432"/>
      </w:pPr>
      <w:r>
        <w:rPr>
          <w:rFonts w:eastAsia="Georgia"/>
        </w:rPr>
        <w:t>Trevor looked between them.</w:t>
      </w:r>
    </w:p>
    <w:p w14:paraId="343AE57A" w14:textId="77777777" w:rsidR="00A1675C" w:rsidRDefault="00000000">
      <w:pPr>
        <w:spacing w:before="40" w:after="120"/>
      </w:pPr>
      <w:r>
        <w:rPr>
          <w:rFonts w:eastAsia="Georgia"/>
        </w:rPr>
        <w:t>"So we're not looking at a strange painting."</w:t>
      </w:r>
    </w:p>
    <w:p w14:paraId="5282593A" w14:textId="77777777" w:rsidR="00A1675C" w:rsidRDefault="00000000">
      <w:pPr>
        <w:spacing w:before="40" w:after="120"/>
      </w:pPr>
      <w:r>
        <w:rPr>
          <w:rFonts w:eastAsia="Georgia"/>
        </w:rPr>
        <w:t>"No."</w:t>
      </w:r>
    </w:p>
    <w:p w14:paraId="6DA5F317" w14:textId="77777777" w:rsidR="00A1675C" w:rsidRDefault="00000000">
      <w:pPr>
        <w:spacing w:before="40" w:after="120"/>
      </w:pPr>
      <w:r>
        <w:rPr>
          <w:rFonts w:eastAsia="Georgia"/>
        </w:rPr>
        <w:t>"We're looking at a change in the geometry used to describe it."</w:t>
      </w:r>
    </w:p>
    <w:p w14:paraId="126B9E36" w14:textId="77777777" w:rsidR="00A1675C" w:rsidRDefault="00000000">
      <w:pPr>
        <w:spacing w:before="40" w:after="120"/>
      </w:pPr>
      <w:r>
        <w:rPr>
          <w:rFonts w:eastAsia="Georgia"/>
        </w:rPr>
        <w:t>"Yes."</w:t>
      </w:r>
    </w:p>
    <w:p w14:paraId="45A143FA" w14:textId="77777777" w:rsidR="00A1675C" w:rsidRDefault="00000000">
      <w:pPr>
        <w:ind w:firstLine="432"/>
      </w:pPr>
      <w:r>
        <w:rPr>
          <w:rFonts w:eastAsia="Georgia"/>
        </w:rPr>
        <w:t>Trevor thought.</w:t>
      </w:r>
    </w:p>
    <w:p w14:paraId="56B996CD" w14:textId="77777777" w:rsidR="00A1675C" w:rsidRDefault="00000000">
      <w:pPr>
        <w:spacing w:before="40" w:after="120"/>
      </w:pPr>
      <w:r>
        <w:rPr>
          <w:rFonts w:eastAsia="Georgia"/>
        </w:rPr>
        <w:t>"Then perhaps the painting isn't showing us a place."</w:t>
      </w:r>
    </w:p>
    <w:p w14:paraId="28DB0D2B" w14:textId="77777777" w:rsidR="00A1675C" w:rsidRDefault="00000000">
      <w:pPr>
        <w:ind w:firstLine="432"/>
      </w:pPr>
      <w:r>
        <w:rPr>
          <w:rFonts w:eastAsia="Georgia"/>
        </w:rPr>
        <w:t>Weinstein turned.</w:t>
      </w:r>
    </w:p>
    <w:p w14:paraId="7694E42A" w14:textId="77777777" w:rsidR="00A1675C" w:rsidRDefault="00000000">
      <w:pPr>
        <w:spacing w:before="40" w:after="120"/>
      </w:pPr>
      <w:r>
        <w:rPr>
          <w:rFonts w:eastAsia="Georgia"/>
        </w:rPr>
        <w:t>"What is it showing us?"</w:t>
      </w:r>
    </w:p>
    <w:p w14:paraId="49020C47" w14:textId="77777777" w:rsidR="00A1675C" w:rsidRDefault="00000000">
      <w:pPr>
        <w:ind w:firstLine="432"/>
      </w:pPr>
      <w:r>
        <w:rPr>
          <w:rFonts w:eastAsia="Georgia"/>
        </w:rPr>
        <w:t>Trevor pointed.</w:t>
      </w:r>
    </w:p>
    <w:p w14:paraId="6E9DE4B8" w14:textId="77777777" w:rsidR="00A1675C" w:rsidRDefault="00000000">
      <w:pPr>
        <w:spacing w:before="40" w:after="120"/>
      </w:pPr>
      <w:r>
        <w:rPr>
          <w:rFonts w:eastAsia="Georgia"/>
        </w:rPr>
        <w:t>"An event."</w:t>
      </w:r>
    </w:p>
    <w:p w14:paraId="3A5C5A62" w14:textId="77777777" w:rsidR="00A1675C" w:rsidRDefault="00000000">
      <w:pPr>
        <w:ind w:firstLine="432"/>
      </w:pPr>
      <w:r>
        <w:rPr>
          <w:rFonts w:eastAsia="Georgia"/>
        </w:rPr>
        <w:t>There was silence. Derek gently smiled.</w:t>
      </w:r>
    </w:p>
    <w:p w14:paraId="04043F0B" w14:textId="77777777" w:rsidR="00A1675C" w:rsidRDefault="00000000">
      <w:pPr>
        <w:spacing w:before="40" w:after="120"/>
      </w:pPr>
      <w:r>
        <w:rPr>
          <w:rFonts w:eastAsia="Georgia"/>
        </w:rPr>
        <w:t>"Well, that's settled."</w:t>
      </w:r>
    </w:p>
    <w:p w14:paraId="31F32984" w14:textId="0B3031F4" w:rsidR="00A1675C" w:rsidRDefault="003434B6">
      <w:pPr>
        <w:ind w:firstLine="432"/>
      </w:pPr>
      <w:r>
        <w:rPr>
          <w:rFonts w:eastAsia="Georgia"/>
        </w:rPr>
        <w:t>Penny slowly nodded.</w:t>
      </w:r>
    </w:p>
    <w:p w14:paraId="588C8059" w14:textId="77777777" w:rsidR="00A1675C" w:rsidRDefault="00000000">
      <w:pPr>
        <w:spacing w:before="40" w:after="120"/>
      </w:pPr>
      <w:r>
        <w:rPr>
          <w:rFonts w:eastAsia="Georgia"/>
        </w:rPr>
        <w:t>"Good."</w:t>
      </w:r>
    </w:p>
    <w:p w14:paraId="2124B68B" w14:textId="77777777" w:rsidR="00A1675C" w:rsidRDefault="00000000">
      <w:pPr>
        <w:ind w:firstLine="432"/>
      </w:pPr>
      <w:r>
        <w:rPr>
          <w:rFonts w:eastAsia="Georgia"/>
        </w:rPr>
        <w:t>Weinstein carefully looked at Trevor.</w:t>
      </w:r>
    </w:p>
    <w:p w14:paraId="187BAEAB" w14:textId="77777777" w:rsidR="00A1675C" w:rsidRDefault="00000000">
      <w:pPr>
        <w:spacing w:before="40" w:after="120"/>
      </w:pPr>
      <w:r>
        <w:rPr>
          <w:rFonts w:eastAsia="Georgia"/>
        </w:rPr>
        <w:t>"You may keep him."</w:t>
      </w:r>
    </w:p>
    <w:p w14:paraId="5BE88420" w14:textId="77777777" w:rsidR="00A1675C" w:rsidRDefault="00000000">
      <w:pPr>
        <w:ind w:firstLine="432"/>
      </w:pPr>
      <w:r>
        <w:rPr>
          <w:rFonts w:eastAsia="Georgia"/>
        </w:rPr>
        <w:t>Derek laughed. Trevor gently smiled.</w:t>
      </w:r>
    </w:p>
    <w:p w14:paraId="0221ADB3" w14:textId="77777777" w:rsidR="00A1675C" w:rsidRDefault="00000000">
      <w:pPr>
        <w:spacing w:before="40" w:after="120"/>
      </w:pPr>
      <w:r>
        <w:rPr>
          <w:rFonts w:eastAsia="Georgia"/>
        </w:rPr>
        <w:t>"I'll take that as a compliment."</w:t>
      </w:r>
    </w:p>
    <w:p w14:paraId="611158FC" w14:textId="77777777" w:rsidR="00A1675C" w:rsidRDefault="00000000">
      <w:pPr>
        <w:spacing w:before="40" w:after="120"/>
      </w:pPr>
      <w:r>
        <w:rPr>
          <w:rFonts w:eastAsia="Georgia"/>
        </w:rPr>
        <w:t>"You should."</w:t>
      </w:r>
    </w:p>
    <w:p w14:paraId="718F94C9" w14:textId="77777777" w:rsidR="00A1675C" w:rsidRDefault="00000000">
      <w:pPr>
        <w:ind w:firstLine="432"/>
      </w:pPr>
      <w:r>
        <w:rPr>
          <w:rFonts w:eastAsia="Georgia"/>
        </w:rPr>
        <w:t>Weinstein suddenly turned back to the painting. The idea of a curved event returned to him. An event wasn't merely a point.</w:t>
      </w:r>
    </w:p>
    <w:p w14:paraId="2C4BE0AD" w14:textId="77777777" w:rsidR="00A1675C" w:rsidRDefault="00000000">
      <w:pPr>
        <w:ind w:firstLine="432"/>
      </w:pPr>
      <w:r>
        <w:rPr>
          <w:rFonts w:eastAsia="Georgia"/>
        </w:rPr>
        <w:t>It was a point in spacetime. But if spacetime itself was curved, then the relationship between neighbouring events was not Euclidean. The geometry mattered.</w:t>
      </w:r>
    </w:p>
    <w:p w14:paraId="75F717D9" w14:textId="77777777" w:rsidR="00A1675C" w:rsidRDefault="00000000">
      <w:pPr>
        <w:ind w:firstLine="432"/>
      </w:pPr>
      <w:r>
        <w:rPr>
          <w:rFonts w:eastAsia="Georgia"/>
        </w:rPr>
        <w:t>The interval mattered. The worldlines mattered. And if the curvature became extreme enough, the familiar description could break down.</w:t>
      </w:r>
    </w:p>
    <w:p w14:paraId="235AD938" w14:textId="77777777" w:rsidR="00A1675C" w:rsidRDefault="00000000">
      <w:pPr>
        <w:ind w:firstLine="432"/>
      </w:pPr>
      <w:r>
        <w:rPr>
          <w:rFonts w:eastAsia="Georgia"/>
        </w:rPr>
        <w:t>Weinstein wrote one word.</w:t>
      </w:r>
    </w:p>
    <w:p w14:paraId="6F4BF6B5" w14:textId="77777777" w:rsidR="00A1675C" w:rsidRDefault="00000000">
      <w:pPr>
        <w:spacing w:before="200" w:after="120"/>
        <w:jc w:val="center"/>
      </w:pPr>
      <w:r>
        <w:rPr>
          <w:rFonts w:eastAsia="Georgia"/>
          <w:b/>
          <w:sz w:val="24"/>
        </w:rPr>
        <w:t>SINGULARITY.</w:t>
      </w:r>
    </w:p>
    <w:p w14:paraId="504474E4" w14:textId="77777777" w:rsidR="00A1675C" w:rsidRDefault="00000000">
      <w:pPr>
        <w:ind w:firstLine="432"/>
      </w:pPr>
      <w:r>
        <w:rPr>
          <w:rFonts w:eastAsia="Georgia"/>
        </w:rPr>
        <w:t>Derek read it.</w:t>
      </w:r>
    </w:p>
    <w:p w14:paraId="6D452179" w14:textId="77777777" w:rsidR="00A1675C" w:rsidRDefault="00000000">
      <w:pPr>
        <w:spacing w:before="40" w:after="120"/>
      </w:pPr>
      <w:r>
        <w:rPr>
          <w:rFonts w:eastAsia="Georgia"/>
        </w:rPr>
        <w:t>"That's a rather dramatic word."</w:t>
      </w:r>
    </w:p>
    <w:p w14:paraId="10220636" w14:textId="77777777" w:rsidR="00A1675C" w:rsidRDefault="00000000">
      <w:pPr>
        <w:spacing w:before="40" w:after="120"/>
      </w:pPr>
      <w:r>
        <w:rPr>
          <w:rFonts w:eastAsia="Georgia"/>
        </w:rPr>
        <w:t>"It's precise."</w:t>
      </w:r>
    </w:p>
    <w:p w14:paraId="045504C9" w14:textId="77777777" w:rsidR="00A1675C" w:rsidRDefault="00000000">
      <w:pPr>
        <w:spacing w:before="40" w:after="120"/>
      </w:pPr>
      <w:r>
        <w:rPr>
          <w:rFonts w:eastAsia="Georgia"/>
        </w:rPr>
        <w:t>"Is it?"</w:t>
      </w:r>
    </w:p>
    <w:p w14:paraId="4CA54B37" w14:textId="77777777" w:rsidR="00A1675C" w:rsidRDefault="00000000">
      <w:pPr>
        <w:spacing w:before="40" w:after="120"/>
      </w:pPr>
      <w:r>
        <w:rPr>
          <w:rFonts w:eastAsia="Georgia"/>
        </w:rPr>
        <w:t>"In the appropriate mathematical sense."</w:t>
      </w:r>
    </w:p>
    <w:p w14:paraId="7C435FA8" w14:textId="77777777" w:rsidR="00A1675C" w:rsidRDefault="00000000">
      <w:pPr>
        <w:ind w:firstLine="432"/>
      </w:pPr>
      <w:r>
        <w:rPr>
          <w:rFonts w:eastAsia="Georgia"/>
        </w:rPr>
        <w:t>Derek smiled.</w:t>
      </w:r>
    </w:p>
    <w:p w14:paraId="3FB9B8B3" w14:textId="77777777" w:rsidR="00A1675C" w:rsidRDefault="00000000">
      <w:pPr>
        <w:spacing w:before="40" w:after="120"/>
      </w:pPr>
      <w:r>
        <w:rPr>
          <w:rFonts w:eastAsia="Georgia"/>
        </w:rPr>
        <w:t>"Well, that's reassuring."</w:t>
      </w:r>
    </w:p>
    <w:p w14:paraId="52EF90DB" w14:textId="77777777" w:rsidR="00A1675C" w:rsidRDefault="00000000">
      <w:pPr>
        <w:ind w:firstLine="432"/>
      </w:pPr>
      <w:r>
        <w:rPr>
          <w:rFonts w:eastAsia="Georgia"/>
        </w:rPr>
        <w:t>Weinstein continued writing.</w:t>
      </w:r>
    </w:p>
    <w:p w14:paraId="4B94F5A1" w14:textId="77777777" w:rsidR="00A1675C" w:rsidRDefault="00000000">
      <w:pPr>
        <w:spacing w:before="40" w:after="120"/>
      </w:pPr>
      <w:r>
        <w:rPr>
          <w:rFonts w:eastAsia="Georgia"/>
        </w:rPr>
        <w:t>"Black holes."</w:t>
      </w:r>
    </w:p>
    <w:p w14:paraId="2C9FF3B0" w14:textId="77777777" w:rsidR="00A1675C" w:rsidRDefault="00000000">
      <w:pPr>
        <w:spacing w:before="40" w:after="120"/>
      </w:pPr>
      <w:r>
        <w:rPr>
          <w:rFonts w:eastAsia="Georgia"/>
        </w:rPr>
        <w:t>"Yes."</w:t>
      </w:r>
    </w:p>
    <w:p w14:paraId="0F546462" w14:textId="77777777" w:rsidR="00A1675C" w:rsidRDefault="00000000">
      <w:pPr>
        <w:spacing w:before="40" w:after="120"/>
      </w:pPr>
      <w:r>
        <w:rPr>
          <w:rFonts w:eastAsia="Georgia"/>
        </w:rPr>
        <w:t>"Cosmological singularities."</w:t>
      </w:r>
    </w:p>
    <w:p w14:paraId="339BB4FB" w14:textId="77777777" w:rsidR="00A1675C" w:rsidRDefault="00000000">
      <w:pPr>
        <w:spacing w:before="40" w:after="120"/>
      </w:pPr>
      <w:r>
        <w:rPr>
          <w:rFonts w:eastAsia="Georgia"/>
        </w:rPr>
        <w:t>"Yes."</w:t>
      </w:r>
    </w:p>
    <w:p w14:paraId="777ACF8E" w14:textId="77777777" w:rsidR="00A1675C" w:rsidRDefault="00000000">
      <w:pPr>
        <w:spacing w:before="40" w:after="120"/>
      </w:pPr>
      <w:r>
        <w:rPr>
          <w:rFonts w:eastAsia="Georgia"/>
        </w:rPr>
        <w:t>"Geodesic incompleteness."</w:t>
      </w:r>
    </w:p>
    <w:p w14:paraId="3D797AA4" w14:textId="77777777" w:rsidR="00A1675C" w:rsidRDefault="00000000">
      <w:pPr>
        <w:spacing w:before="40" w:after="120"/>
      </w:pPr>
      <w:r>
        <w:rPr>
          <w:rFonts w:eastAsia="Georgia"/>
        </w:rPr>
        <w:t>"Yes."</w:t>
      </w:r>
    </w:p>
    <w:p w14:paraId="7862A963" w14:textId="77777777" w:rsidR="00A1675C" w:rsidRDefault="00000000">
      <w:pPr>
        <w:ind w:firstLine="432"/>
      </w:pPr>
      <w:r>
        <w:rPr>
          <w:rFonts w:eastAsia="Georgia"/>
        </w:rPr>
        <w:t>Derek carefully looked at him.</w:t>
      </w:r>
    </w:p>
    <w:p w14:paraId="7C092390" w14:textId="77777777" w:rsidR="00A1675C" w:rsidRDefault="00000000">
      <w:pPr>
        <w:spacing w:before="40" w:after="120"/>
      </w:pPr>
      <w:r>
        <w:rPr>
          <w:rFonts w:eastAsia="Georgia"/>
        </w:rPr>
        <w:t>"You're thinking about the clock."</w:t>
      </w:r>
    </w:p>
    <w:p w14:paraId="05A63B09" w14:textId="77777777" w:rsidR="00A1675C" w:rsidRDefault="00000000">
      <w:pPr>
        <w:spacing w:before="40" w:after="120"/>
      </w:pPr>
      <w:r>
        <w:rPr>
          <w:rFonts w:eastAsia="Georgia"/>
        </w:rPr>
        <w:t>"Yes."</w:t>
      </w:r>
    </w:p>
    <w:p w14:paraId="55337527" w14:textId="77777777" w:rsidR="00A1675C" w:rsidRDefault="00000000">
      <w:pPr>
        <w:spacing w:before="40" w:after="120"/>
      </w:pPr>
      <w:r>
        <w:rPr>
          <w:rFonts w:eastAsia="Georgia"/>
        </w:rPr>
        <w:t>"Could a clock pass near a singularity?"</w:t>
      </w:r>
    </w:p>
    <w:p w14:paraId="32222B71" w14:textId="77777777" w:rsidR="00A1675C" w:rsidRDefault="00000000">
      <w:pPr>
        <w:ind w:firstLine="432"/>
      </w:pPr>
      <w:r>
        <w:rPr>
          <w:rFonts w:eastAsia="Georgia"/>
        </w:rPr>
        <w:t>Weinstein quietly looked at the brass clock.</w:t>
      </w:r>
    </w:p>
    <w:p w14:paraId="63E95275" w14:textId="77777777" w:rsidR="00A1675C" w:rsidRDefault="00000000">
      <w:pPr>
        <w:spacing w:before="40" w:after="120"/>
      </w:pPr>
      <w:r>
        <w:rPr>
          <w:rFonts w:eastAsia="Georgia"/>
        </w:rPr>
        <w:t>"Not in any ordinary sense."</w:t>
      </w:r>
    </w:p>
    <w:p w14:paraId="090D4C7E" w14:textId="77777777" w:rsidR="00A1675C" w:rsidRDefault="00000000">
      <w:pPr>
        <w:spacing w:before="40" w:after="120"/>
      </w:pPr>
      <w:r>
        <w:rPr>
          <w:rFonts w:eastAsia="Georgia"/>
        </w:rPr>
        <w:t>"Why?"</w:t>
      </w:r>
    </w:p>
    <w:p w14:paraId="5E3C2629" w14:textId="77777777" w:rsidR="00A1675C" w:rsidRDefault="00000000">
      <w:pPr>
        <w:spacing w:before="40" w:after="120"/>
      </w:pPr>
      <w:r>
        <w:rPr>
          <w:rFonts w:eastAsia="Georgia"/>
        </w:rPr>
        <w:t>"Because a singularity isn't simply a very strong gravitational field that you can safely approach."</w:t>
      </w:r>
    </w:p>
    <w:p w14:paraId="4490C910" w14:textId="77777777" w:rsidR="00A1675C" w:rsidRDefault="00000000">
      <w:pPr>
        <w:spacing w:before="40" w:after="120"/>
      </w:pPr>
      <w:r>
        <w:rPr>
          <w:rFonts w:eastAsia="Georgia"/>
        </w:rPr>
        <w:t>"Fair."</w:t>
      </w:r>
    </w:p>
    <w:p w14:paraId="017E404F" w14:textId="77777777" w:rsidR="00A1675C" w:rsidRDefault="00000000">
      <w:pPr>
        <w:spacing w:before="40" w:after="120"/>
      </w:pPr>
      <w:r>
        <w:rPr>
          <w:rFonts w:eastAsia="Georgia"/>
        </w:rPr>
        <w:t>"The classical spacetime description itself becomes pathological."</w:t>
      </w:r>
    </w:p>
    <w:p w14:paraId="6375D3D7" w14:textId="77777777" w:rsidR="00A1675C" w:rsidRDefault="00000000">
      <w:pPr>
        <w:spacing w:before="40" w:after="120"/>
      </w:pPr>
      <w:r>
        <w:rPr>
          <w:rFonts w:eastAsia="Georgia"/>
        </w:rPr>
        <w:t>"Meaning?"</w:t>
      </w:r>
    </w:p>
    <w:p w14:paraId="3A4CC157" w14:textId="77777777" w:rsidR="00A1675C" w:rsidRDefault="00000000">
      <w:pPr>
        <w:spacing w:before="40" w:after="120"/>
      </w:pPr>
      <w:r>
        <w:rPr>
          <w:rFonts w:eastAsia="Georgia"/>
        </w:rPr>
        <w:t>"You can't simply ask what the clock does at the singularity."</w:t>
      </w:r>
    </w:p>
    <w:p w14:paraId="2DA1EA91" w14:textId="77777777" w:rsidR="00A1675C" w:rsidRDefault="00000000">
      <w:pPr>
        <w:ind w:firstLine="432"/>
      </w:pPr>
      <w:r>
        <w:rPr>
          <w:rFonts w:eastAsia="Georgia"/>
        </w:rPr>
        <w:t>Derek nodded.</w:t>
      </w:r>
    </w:p>
    <w:p w14:paraId="37B08CDA" w14:textId="77777777" w:rsidR="00A1675C" w:rsidRDefault="00000000">
      <w:pPr>
        <w:spacing w:before="40" w:after="120"/>
      </w:pPr>
      <w:r>
        <w:rPr>
          <w:rFonts w:eastAsia="Georgia"/>
        </w:rPr>
        <w:t>"Because the theory has stopped telling us."</w:t>
      </w:r>
    </w:p>
    <w:p w14:paraId="0B184850" w14:textId="77777777" w:rsidR="00A1675C" w:rsidRDefault="00000000">
      <w:pPr>
        <w:spacing w:before="40" w:after="120"/>
      </w:pPr>
      <w:r>
        <w:rPr>
          <w:rFonts w:eastAsia="Georgia"/>
        </w:rPr>
        <w:t>"Exactly."</w:t>
      </w:r>
    </w:p>
    <w:p w14:paraId="3D9AD29F" w14:textId="3A2645A5" w:rsidR="00A1675C" w:rsidRDefault="003434B6">
      <w:pPr>
        <w:ind w:firstLine="432"/>
      </w:pPr>
      <w:r>
        <w:rPr>
          <w:rFonts w:eastAsia="Georgia"/>
        </w:rPr>
        <w:t>Penny carefully looked at the clock.</w:t>
      </w:r>
    </w:p>
    <w:p w14:paraId="778EE205" w14:textId="77777777" w:rsidR="00A1675C" w:rsidRDefault="00000000">
      <w:pPr>
        <w:spacing w:before="40" w:after="120"/>
      </w:pPr>
      <w:r>
        <w:rPr>
          <w:rFonts w:eastAsia="Georgia"/>
        </w:rPr>
        <w:t>"Then perhaps the clock isn't near one."</w:t>
      </w:r>
    </w:p>
    <w:p w14:paraId="3F81C5DD" w14:textId="77777777" w:rsidR="00A1675C" w:rsidRDefault="00000000">
      <w:pPr>
        <w:ind w:firstLine="432"/>
      </w:pPr>
      <w:r>
        <w:rPr>
          <w:rFonts w:eastAsia="Georgia"/>
        </w:rPr>
        <w:t>Weinstein nodded.</w:t>
      </w:r>
    </w:p>
    <w:p w14:paraId="7090866D" w14:textId="77777777" w:rsidR="00A1675C" w:rsidRDefault="00000000">
      <w:pPr>
        <w:spacing w:before="40" w:after="120"/>
      </w:pPr>
      <w:r>
        <w:rPr>
          <w:rFonts w:eastAsia="Georgia"/>
        </w:rPr>
        <w:t>"Perhaps."</w:t>
      </w:r>
    </w:p>
    <w:p w14:paraId="7381E6F3" w14:textId="77777777" w:rsidR="00A1675C" w:rsidRDefault="00000000">
      <w:pPr>
        <w:spacing w:before="40" w:after="120"/>
      </w:pPr>
      <w:r>
        <w:rPr>
          <w:rFonts w:eastAsia="Georgia"/>
        </w:rPr>
        <w:t>"Perhaps it's telling us that the geometry between two events has become extreme."</w:t>
      </w:r>
    </w:p>
    <w:p w14:paraId="5985F315" w14:textId="77777777" w:rsidR="00A1675C" w:rsidRDefault="00000000">
      <w:pPr>
        <w:spacing w:before="40" w:after="120"/>
      </w:pPr>
      <w:r>
        <w:rPr>
          <w:rFonts w:eastAsia="Georgia"/>
        </w:rPr>
        <w:t>"Yes."</w:t>
      </w:r>
    </w:p>
    <w:p w14:paraId="02CB61BF" w14:textId="77777777" w:rsidR="00A1675C" w:rsidRDefault="00000000">
      <w:pPr>
        <w:ind w:firstLine="432"/>
      </w:pPr>
      <w:r>
        <w:rPr>
          <w:rFonts w:eastAsia="Georgia"/>
        </w:rPr>
        <w:t>Trevor looked sharply at the three coordinates.</w:t>
      </w:r>
    </w:p>
    <w:p w14:paraId="4F718C31" w14:textId="77777777" w:rsidR="00A1675C" w:rsidRDefault="00000000">
      <w:pPr>
        <w:spacing w:before="40" w:after="120"/>
      </w:pPr>
      <w:r>
        <w:rPr>
          <w:rFonts w:eastAsia="Georgia"/>
        </w:rPr>
        <w:t>"Then the missing τ could be the proper-time difference along a worldline approaching that region."</w:t>
      </w:r>
    </w:p>
    <w:p w14:paraId="521C094C" w14:textId="77777777" w:rsidR="00A1675C" w:rsidRDefault="00000000">
      <w:pPr>
        <w:ind w:firstLine="432"/>
      </w:pPr>
      <w:r>
        <w:rPr>
          <w:rFonts w:eastAsia="Georgia"/>
        </w:rPr>
        <w:t>Weinstein turned sharply.</w:t>
      </w:r>
    </w:p>
    <w:p w14:paraId="189D7CC2" w14:textId="77777777" w:rsidR="00A1675C" w:rsidRDefault="00000000">
      <w:pPr>
        <w:spacing w:before="40" w:after="120"/>
      </w:pPr>
      <w:r>
        <w:rPr>
          <w:rFonts w:eastAsia="Georgia"/>
        </w:rPr>
        <w:t>"Yes."</w:t>
      </w:r>
    </w:p>
    <w:p w14:paraId="6CC7D147" w14:textId="77777777" w:rsidR="00A1675C" w:rsidRDefault="00000000">
      <w:pPr>
        <w:ind w:firstLine="432"/>
      </w:pPr>
      <w:r>
        <w:rPr>
          <w:rFonts w:eastAsia="Georgia"/>
        </w:rPr>
        <w:t>Trevor continued.</w:t>
      </w:r>
    </w:p>
    <w:p w14:paraId="48B4707A" w14:textId="77777777" w:rsidR="00A1675C" w:rsidRDefault="00000000">
      <w:pPr>
        <w:spacing w:before="40" w:after="120"/>
      </w:pPr>
      <w:r>
        <w:rPr>
          <w:rFonts w:eastAsia="Georgia"/>
        </w:rPr>
        <w:t>"And if the proper time remains finite while something else becomes infinite..."</w:t>
      </w:r>
    </w:p>
    <w:p w14:paraId="4D4BD083" w14:textId="77777777" w:rsidR="00A1675C" w:rsidRDefault="00000000">
      <w:pPr>
        <w:spacing w:before="40" w:after="120"/>
      </w:pPr>
      <w:r>
        <w:rPr>
          <w:rFonts w:eastAsia="Georgia"/>
        </w:rPr>
        <w:t>"Then we could have a singular behaviour."</w:t>
      </w:r>
    </w:p>
    <w:p w14:paraId="708B0369" w14:textId="77777777" w:rsidR="00A1675C" w:rsidRDefault="00000000">
      <w:pPr>
        <w:spacing w:before="40" w:after="120"/>
      </w:pPr>
      <w:r>
        <w:rPr>
          <w:rFonts w:eastAsia="Georgia"/>
        </w:rPr>
        <w:t>"Yes."</w:t>
      </w:r>
    </w:p>
    <w:p w14:paraId="200EBA79" w14:textId="77777777" w:rsidR="00A1675C" w:rsidRDefault="00000000">
      <w:pPr>
        <w:ind w:firstLine="432"/>
      </w:pPr>
      <w:r>
        <w:rPr>
          <w:rFonts w:eastAsia="Georgia"/>
        </w:rPr>
        <w:t>Weinstein smiled.</w:t>
      </w:r>
    </w:p>
    <w:p w14:paraId="70147A03" w14:textId="77777777" w:rsidR="00A1675C" w:rsidRDefault="00000000">
      <w:pPr>
        <w:spacing w:before="40" w:after="120"/>
      </w:pPr>
      <w:r>
        <w:rPr>
          <w:rFonts w:eastAsia="Georgia"/>
        </w:rPr>
        <w:t>"Very good."</w:t>
      </w:r>
    </w:p>
    <w:p w14:paraId="5C99BEEC" w14:textId="7049F6B2" w:rsidR="00A1675C" w:rsidRDefault="00000000">
      <w:pPr>
        <w:ind w:firstLine="432"/>
      </w:pPr>
      <w:r>
        <w:rPr>
          <w:rFonts w:eastAsia="Georgia"/>
        </w:rPr>
        <w:t xml:space="preserve">Trevor quietly looked pleased. Derek carefully looked at </w:t>
      </w:r>
      <w:r w:rsidR="003434B6">
        <w:rPr>
          <w:rFonts w:eastAsia="Georgia"/>
        </w:rPr>
        <w:t>Penny</w:t>
      </w:r>
      <w:r>
        <w:rPr>
          <w:rFonts w:eastAsia="Georgia"/>
        </w:rPr>
        <w:t>.</w:t>
      </w:r>
    </w:p>
    <w:p w14:paraId="113E4B10" w14:textId="77777777" w:rsidR="00A1675C" w:rsidRDefault="00000000">
      <w:pPr>
        <w:spacing w:before="40" w:after="120"/>
      </w:pPr>
      <w:r>
        <w:rPr>
          <w:rFonts w:eastAsia="Georgia"/>
        </w:rPr>
        <w:t>"He's becoming dangerous."</w:t>
      </w:r>
    </w:p>
    <w:p w14:paraId="1DD26ACC" w14:textId="77777777" w:rsidR="00A1675C" w:rsidRDefault="00000000">
      <w:pPr>
        <w:spacing w:before="40" w:after="120"/>
      </w:pPr>
      <w:r>
        <w:rPr>
          <w:rFonts w:eastAsia="Georgia"/>
        </w:rPr>
        <w:t>"He was always dangerous."</w:t>
      </w:r>
    </w:p>
    <w:p w14:paraId="2C57E09D" w14:textId="77777777" w:rsidR="00A1675C" w:rsidRDefault="00000000">
      <w:pPr>
        <w:ind w:firstLine="432"/>
      </w:pPr>
      <w:r>
        <w:rPr>
          <w:rFonts w:eastAsia="Georgia"/>
        </w:rPr>
        <w:t>Trevor ignored them.</w:t>
      </w:r>
    </w:p>
    <w:p w14:paraId="4250ABF8" w14:textId="77777777" w:rsidR="00A1675C" w:rsidRDefault="00000000">
      <w:pPr>
        <w:spacing w:before="40" w:after="120"/>
      </w:pPr>
      <w:r>
        <w:rPr>
          <w:rFonts w:eastAsia="Georgia"/>
        </w:rPr>
        <w:t>"So what do we do?"</w:t>
      </w:r>
    </w:p>
    <w:p w14:paraId="2BE22721" w14:textId="77777777" w:rsidR="00A1675C" w:rsidRDefault="00000000">
      <w:pPr>
        <w:ind w:firstLine="432"/>
      </w:pPr>
      <w:r>
        <w:rPr>
          <w:rFonts w:eastAsia="Georgia"/>
        </w:rPr>
        <w:t>Weinstein quietly closed his notebook.</w:t>
      </w:r>
    </w:p>
    <w:p w14:paraId="1E03F542" w14:textId="77777777" w:rsidR="00A1675C" w:rsidRDefault="00000000">
      <w:pPr>
        <w:spacing w:before="40" w:after="120"/>
      </w:pPr>
      <w:r>
        <w:rPr>
          <w:rFonts w:eastAsia="Georgia"/>
        </w:rPr>
        <w:t>"We find out where the curvature becomes extreme."</w:t>
      </w:r>
    </w:p>
    <w:p w14:paraId="18E49768" w14:textId="77777777" w:rsidR="00A1675C" w:rsidRDefault="00000000">
      <w:pPr>
        <w:ind w:firstLine="432"/>
      </w:pPr>
      <w:r>
        <w:rPr>
          <w:rFonts w:eastAsia="Georgia"/>
        </w:rPr>
        <w:t>Derek slowly nodded.</w:t>
      </w:r>
    </w:p>
    <w:p w14:paraId="14912DA0" w14:textId="77777777" w:rsidR="00A1675C" w:rsidRDefault="00000000">
      <w:pPr>
        <w:spacing w:before="40" w:after="120"/>
      </w:pPr>
      <w:r>
        <w:rPr>
          <w:rFonts w:eastAsia="Georgia"/>
        </w:rPr>
        <w:t>"How?"</w:t>
      </w:r>
    </w:p>
    <w:p w14:paraId="2090197C" w14:textId="77777777" w:rsidR="00A1675C" w:rsidRDefault="00000000">
      <w:pPr>
        <w:ind w:firstLine="432"/>
      </w:pPr>
      <w:r>
        <w:rPr>
          <w:rFonts w:eastAsia="Georgia"/>
        </w:rPr>
        <w:t>Weinstein looked at the painting.</w:t>
      </w:r>
    </w:p>
    <w:p w14:paraId="532E7307" w14:textId="77777777" w:rsidR="00A1675C" w:rsidRDefault="00000000">
      <w:pPr>
        <w:spacing w:before="40" w:after="120"/>
      </w:pPr>
      <w:r>
        <w:rPr>
          <w:rFonts w:eastAsia="Georgia"/>
        </w:rPr>
        <w:t>"The same way we found the event."</w:t>
      </w:r>
    </w:p>
    <w:p w14:paraId="37FFAA3C" w14:textId="77777777" w:rsidR="00A1675C" w:rsidRDefault="00000000">
      <w:pPr>
        <w:spacing w:before="40" w:after="120"/>
      </w:pPr>
      <w:r>
        <w:rPr>
          <w:rFonts w:eastAsia="Georgia"/>
        </w:rPr>
        <w:t>"The coordinates?"</w:t>
      </w:r>
    </w:p>
    <w:p w14:paraId="66329FB4" w14:textId="77777777" w:rsidR="00A1675C" w:rsidRDefault="00000000">
      <w:pPr>
        <w:spacing w:before="40" w:after="120"/>
      </w:pPr>
      <w:r>
        <w:rPr>
          <w:rFonts w:eastAsia="Georgia"/>
        </w:rPr>
        <w:t>"Yes."</w:t>
      </w:r>
    </w:p>
    <w:p w14:paraId="3F25A969" w14:textId="77777777" w:rsidR="00A1675C" w:rsidRDefault="00000000">
      <w:pPr>
        <w:spacing w:before="40" w:after="120"/>
      </w:pPr>
      <w:r>
        <w:rPr>
          <w:rFonts w:eastAsia="Georgia"/>
        </w:rPr>
        <w:t>"And the clock?"</w:t>
      </w:r>
    </w:p>
    <w:p w14:paraId="22E10600" w14:textId="77777777" w:rsidR="00A1675C" w:rsidRDefault="00000000">
      <w:pPr>
        <w:spacing w:before="40" w:after="120"/>
      </w:pPr>
      <w:r>
        <w:rPr>
          <w:rFonts w:eastAsia="Georgia"/>
        </w:rPr>
        <w:t>"Yes."</w:t>
      </w:r>
    </w:p>
    <w:p w14:paraId="2DAFF436" w14:textId="77777777" w:rsidR="00A1675C" w:rsidRDefault="00000000">
      <w:pPr>
        <w:spacing w:before="40" w:after="120"/>
      </w:pPr>
      <w:r>
        <w:rPr>
          <w:rFonts w:eastAsia="Georgia"/>
        </w:rPr>
        <w:t>"And the Louvre?"</w:t>
      </w:r>
    </w:p>
    <w:p w14:paraId="523876A9" w14:textId="77777777" w:rsidR="00A1675C" w:rsidRDefault="00000000">
      <w:pPr>
        <w:spacing w:before="40" w:after="120"/>
      </w:pPr>
      <w:r>
        <w:rPr>
          <w:rFonts w:eastAsia="Georgia"/>
        </w:rPr>
        <w:t>"Yes."</w:t>
      </w:r>
    </w:p>
    <w:p w14:paraId="5B2D1054" w14:textId="77777777" w:rsidR="00A1675C" w:rsidRDefault="00000000">
      <w:pPr>
        <w:ind w:firstLine="432"/>
      </w:pPr>
      <w:r>
        <w:rPr>
          <w:rFonts w:eastAsia="Georgia"/>
        </w:rPr>
        <w:t>Derek looked around.</w:t>
      </w:r>
    </w:p>
    <w:p w14:paraId="6AD845AC" w14:textId="77777777" w:rsidR="00A1675C" w:rsidRDefault="00000000">
      <w:pPr>
        <w:spacing w:before="40" w:after="120"/>
      </w:pPr>
      <w:r>
        <w:rPr>
          <w:rFonts w:eastAsia="Georgia"/>
        </w:rPr>
        <w:t>"Then we've got a problem."</w:t>
      </w:r>
    </w:p>
    <w:p w14:paraId="05F5CB8D" w14:textId="77777777" w:rsidR="00A1675C" w:rsidRDefault="00000000">
      <w:pPr>
        <w:spacing w:before="40" w:after="120"/>
      </w:pPr>
      <w:r>
        <w:rPr>
          <w:rFonts w:eastAsia="Georgia"/>
        </w:rPr>
        <w:t>"What?"</w:t>
      </w:r>
    </w:p>
    <w:p w14:paraId="418EA1A3" w14:textId="77777777" w:rsidR="00A1675C" w:rsidRDefault="00000000">
      <w:pPr>
        <w:spacing w:before="40" w:after="120"/>
      </w:pPr>
      <w:r>
        <w:rPr>
          <w:rFonts w:eastAsia="Georgia"/>
        </w:rPr>
        <w:t>"We don't have enough coordinates."</w:t>
      </w:r>
    </w:p>
    <w:p w14:paraId="17DBB3A6" w14:textId="77777777" w:rsidR="00A1675C" w:rsidRDefault="00000000">
      <w:pPr>
        <w:ind w:firstLine="432"/>
      </w:pPr>
      <w:r>
        <w:rPr>
          <w:rFonts w:eastAsia="Georgia"/>
        </w:rPr>
        <w:t>Weinstein gently smiled.</w:t>
      </w:r>
    </w:p>
    <w:p w14:paraId="62879B14" w14:textId="77777777" w:rsidR="00A1675C" w:rsidRDefault="00000000">
      <w:pPr>
        <w:spacing w:before="40" w:after="120"/>
      </w:pPr>
      <w:r>
        <w:rPr>
          <w:rFonts w:eastAsia="Georgia"/>
        </w:rPr>
        <w:t>"No."</w:t>
      </w:r>
    </w:p>
    <w:p w14:paraId="07553BD1" w14:textId="77777777" w:rsidR="00A1675C" w:rsidRDefault="00000000">
      <w:pPr>
        <w:ind w:firstLine="432"/>
      </w:pPr>
      <w:r>
        <w:rPr>
          <w:rFonts w:eastAsia="Georgia"/>
        </w:rPr>
        <w:t>He pointed at the painting.</w:t>
      </w:r>
    </w:p>
    <w:p w14:paraId="6BE46377" w14:textId="77777777" w:rsidR="00A1675C" w:rsidRDefault="00000000">
      <w:pPr>
        <w:spacing w:before="40" w:after="120"/>
      </w:pPr>
      <w:r>
        <w:rPr>
          <w:rFonts w:eastAsia="Georgia"/>
        </w:rPr>
        <w:t>"We have four."</w:t>
      </w:r>
    </w:p>
    <w:p w14:paraId="33C8C252" w14:textId="77777777" w:rsidR="00A1675C" w:rsidRDefault="00000000">
      <w:pPr>
        <w:ind w:firstLine="432"/>
      </w:pPr>
      <w:r>
        <w:rPr>
          <w:rFonts w:eastAsia="Georgia"/>
        </w:rPr>
        <w:t>Derek looked. Three numbers had been written on the paper.</w:t>
      </w:r>
    </w:p>
    <w:p w14:paraId="37D38175" w14:textId="77777777" w:rsidR="00A1675C" w:rsidRDefault="00000000">
      <w:pPr>
        <w:spacing w:before="200" w:after="120"/>
        <w:jc w:val="center"/>
      </w:pPr>
      <w:r>
        <w:rPr>
          <w:rFonts w:eastAsia="Georgia"/>
          <w:b/>
          <w:sz w:val="24"/>
        </w:rPr>
        <w:t>He had assumed the fourth coordinate was missing.</w:t>
      </w:r>
    </w:p>
    <w:p w14:paraId="481A2BC9" w14:textId="77777777" w:rsidR="00A1675C" w:rsidRDefault="00000000">
      <w:pPr>
        <w:ind w:firstLine="432"/>
      </w:pPr>
      <w:r>
        <w:rPr>
          <w:rFonts w:eastAsia="Georgia"/>
        </w:rPr>
        <w:t>It wasn't. A tiny number was visible beneath the ancient brass clock in the painting. It had been almost completely hidden by the frame.</w:t>
      </w:r>
    </w:p>
    <w:p w14:paraId="2F0EA665" w14:textId="77777777" w:rsidR="00A1675C" w:rsidRDefault="00000000">
      <w:pPr>
        <w:ind w:firstLine="432"/>
      </w:pPr>
      <w:r>
        <w:rPr>
          <w:rFonts w:eastAsia="Georgia"/>
        </w:rPr>
        <w:t>Derek leaned closer.</w:t>
      </w:r>
    </w:p>
    <w:p w14:paraId="60124B81" w14:textId="77777777" w:rsidR="00A1675C" w:rsidRDefault="00000000">
      <w:pPr>
        <w:spacing w:before="40" w:after="120"/>
      </w:pPr>
      <w:r>
        <w:rPr>
          <w:rFonts w:eastAsia="Georgia"/>
        </w:rPr>
        <w:t>"What's that?"</w:t>
      </w:r>
    </w:p>
    <w:p w14:paraId="38E77366" w14:textId="77777777" w:rsidR="00A1675C" w:rsidRDefault="00000000">
      <w:pPr>
        <w:ind w:firstLine="432"/>
      </w:pPr>
      <w:r>
        <w:rPr>
          <w:rFonts w:eastAsia="Georgia"/>
        </w:rPr>
        <w:t>Weinstein looked. The number was: Trevor stared intently.</w:t>
      </w:r>
    </w:p>
    <w:p w14:paraId="2242DA3C" w14:textId="77777777" w:rsidR="00A1675C" w:rsidRDefault="00000000">
      <w:pPr>
        <w:spacing w:before="40" w:after="120"/>
      </w:pPr>
      <w:r>
        <w:rPr>
          <w:rFonts w:eastAsia="Georgia"/>
        </w:rPr>
        <w:t>"Thirteen."</w:t>
      </w:r>
    </w:p>
    <w:p w14:paraId="79BB02E4" w14:textId="28CD2F79" w:rsidR="00A1675C" w:rsidRDefault="003434B6">
      <w:pPr>
        <w:ind w:firstLine="432"/>
      </w:pPr>
      <w:r>
        <w:rPr>
          <w:rFonts w:eastAsia="Georgia"/>
        </w:rPr>
        <w:t>Penny nodded.</w:t>
      </w:r>
    </w:p>
    <w:p w14:paraId="166ACF87" w14:textId="77777777" w:rsidR="00A1675C" w:rsidRDefault="00000000">
      <w:pPr>
        <w:spacing w:before="40" w:after="120"/>
      </w:pPr>
      <w:r>
        <w:rPr>
          <w:rFonts w:eastAsia="Georgia"/>
        </w:rPr>
        <w:t>"That's the distance."</w:t>
      </w:r>
    </w:p>
    <w:p w14:paraId="1AA83AB2" w14:textId="77777777" w:rsidR="00A1675C" w:rsidRDefault="00000000">
      <w:pPr>
        <w:ind w:firstLine="432"/>
      </w:pPr>
      <w:r>
        <w:rPr>
          <w:rFonts w:eastAsia="Georgia"/>
        </w:rPr>
        <w:t>Weinstein shook his head.</w:t>
      </w:r>
    </w:p>
    <w:p w14:paraId="42E09189" w14:textId="77777777" w:rsidR="00A1675C" w:rsidRDefault="00000000">
      <w:pPr>
        <w:spacing w:before="40" w:after="120"/>
      </w:pPr>
      <w:r>
        <w:rPr>
          <w:rFonts w:eastAsia="Georgia"/>
        </w:rPr>
        <w:t>"No."</w:t>
      </w:r>
    </w:p>
    <w:p w14:paraId="3C3C0A90" w14:textId="77777777" w:rsidR="00A1675C" w:rsidRDefault="00000000">
      <w:pPr>
        <w:spacing w:before="40" w:after="120"/>
      </w:pPr>
      <w:r>
        <w:rPr>
          <w:rFonts w:eastAsia="Georgia"/>
        </w:rPr>
        <w:t>"Why not?"</w:t>
      </w:r>
    </w:p>
    <w:p w14:paraId="666E0F53" w14:textId="77777777" w:rsidR="00A1675C" w:rsidRDefault="00000000">
      <w:pPr>
        <w:spacing w:before="40" w:after="120"/>
      </w:pPr>
      <w:r>
        <w:rPr>
          <w:rFonts w:eastAsia="Georgia"/>
        </w:rPr>
        <w:t>"Because we're assuming Euclidean space."</w:t>
      </w:r>
    </w:p>
    <w:p w14:paraId="274EDB44" w14:textId="77777777" w:rsidR="00A1675C" w:rsidRDefault="00000000">
      <w:pPr>
        <w:ind w:firstLine="432"/>
      </w:pPr>
      <w:r>
        <w:rPr>
          <w:rFonts w:eastAsia="Georgia"/>
        </w:rPr>
        <w:t>Trevor nodded.</w:t>
      </w:r>
    </w:p>
    <w:p w14:paraId="173E79B3" w14:textId="77777777" w:rsidR="00A1675C" w:rsidRDefault="00000000">
      <w:pPr>
        <w:spacing w:before="40" w:after="120"/>
      </w:pPr>
      <w:r>
        <w:rPr>
          <w:rFonts w:eastAsia="Georgia"/>
        </w:rPr>
        <w:t>"Right."</w:t>
      </w:r>
    </w:p>
    <w:p w14:paraId="52CF9221" w14:textId="77777777" w:rsidR="00A1675C" w:rsidRDefault="00000000">
      <w:pPr>
        <w:ind w:firstLine="432"/>
      </w:pPr>
      <w:r>
        <w:rPr>
          <w:rFonts w:eastAsia="Georgia"/>
        </w:rPr>
        <w:t>Weinstein took out his pencil.</w:t>
      </w:r>
    </w:p>
    <w:p w14:paraId="0025EE7C" w14:textId="77777777" w:rsidR="00A1675C" w:rsidRDefault="00000000">
      <w:pPr>
        <w:spacing w:before="40" w:after="120"/>
      </w:pPr>
      <w:r>
        <w:rPr>
          <w:rFonts w:eastAsia="Georgia"/>
        </w:rPr>
        <w:t>"If this is spacetime, the invariant interval isn't simply the Euclidean distance."</w:t>
      </w:r>
    </w:p>
    <w:p w14:paraId="4A3AAD24" w14:textId="77777777" w:rsidR="00A1675C" w:rsidRDefault="00000000">
      <w:pPr>
        <w:ind w:firstLine="432"/>
      </w:pPr>
      <w:r>
        <w:rPr>
          <w:rFonts w:eastAsia="Georgia"/>
        </w:rPr>
        <w:t>He wrote: ds² = dx² + dy² + dz² − c²dt² Then stopped.</w:t>
      </w:r>
    </w:p>
    <w:p w14:paraId="48110A5B" w14:textId="77777777" w:rsidR="00A1675C" w:rsidRDefault="00000000">
      <w:pPr>
        <w:spacing w:before="40" w:after="120"/>
      </w:pPr>
      <w:r>
        <w:rPr>
          <w:rFonts w:eastAsia="Georgia"/>
        </w:rPr>
        <w:t>"Unless we're using the opposite sign convention."</w:t>
      </w:r>
    </w:p>
    <w:p w14:paraId="50C729D6" w14:textId="77777777" w:rsidR="00A1675C" w:rsidRDefault="00000000">
      <w:pPr>
        <w:ind w:firstLine="432"/>
      </w:pPr>
      <w:r>
        <w:rPr>
          <w:rFonts w:eastAsia="Georgia"/>
        </w:rPr>
        <w:t>Derek smiled.</w:t>
      </w:r>
    </w:p>
    <w:p w14:paraId="039CDC59" w14:textId="77777777" w:rsidR="00A1675C" w:rsidRDefault="00000000">
      <w:pPr>
        <w:spacing w:before="40" w:after="120"/>
      </w:pPr>
      <w:r>
        <w:rPr>
          <w:rFonts w:eastAsia="Georgia"/>
        </w:rPr>
        <w:t>"Does it matter?"</w:t>
      </w:r>
    </w:p>
    <w:p w14:paraId="33BE017F" w14:textId="77777777" w:rsidR="00A1675C" w:rsidRDefault="00000000">
      <w:pPr>
        <w:spacing w:before="40" w:after="120"/>
      </w:pPr>
      <w:r>
        <w:rPr>
          <w:rFonts w:eastAsia="Georgia"/>
        </w:rPr>
        <w:t>"Not for the physical content."</w:t>
      </w:r>
    </w:p>
    <w:p w14:paraId="1B4C43B3" w14:textId="77777777" w:rsidR="00A1675C" w:rsidRDefault="00000000">
      <w:pPr>
        <w:spacing w:before="40" w:after="120"/>
      </w:pPr>
      <w:r>
        <w:rPr>
          <w:rFonts w:eastAsia="Georgia"/>
        </w:rPr>
        <w:t>"Well, that's settled."</w:t>
      </w:r>
    </w:p>
    <w:p w14:paraId="57CDE658" w14:textId="77777777" w:rsidR="00A1675C" w:rsidRDefault="00000000">
      <w:pPr>
        <w:ind w:firstLine="432"/>
      </w:pPr>
      <w:r>
        <w:rPr>
          <w:rFonts w:eastAsia="Georgia"/>
        </w:rPr>
        <w:t>Weinstein laughed. He looked again at the painting. Three.</w:t>
      </w:r>
    </w:p>
    <w:p w14:paraId="110AA047" w14:textId="77777777" w:rsidR="00A1675C" w:rsidRDefault="00000000">
      <w:pPr>
        <w:ind w:firstLine="432"/>
      </w:pPr>
      <w:r>
        <w:rPr>
          <w:rFonts w:eastAsia="Georgia"/>
        </w:rPr>
        <w:t>Four. Twelve. Thirteen.</w:t>
      </w:r>
    </w:p>
    <w:p w14:paraId="5FB38341" w14:textId="77777777" w:rsidR="00A1675C" w:rsidRDefault="00000000">
      <w:pPr>
        <w:ind w:firstLine="432"/>
      </w:pPr>
      <w:r>
        <w:rPr>
          <w:rFonts w:eastAsia="Georgia"/>
        </w:rPr>
        <w:t>And beneath them, almost invisible: ∞ Derek stopped smiling.</w:t>
      </w:r>
    </w:p>
    <w:p w14:paraId="04BF4F0D" w14:textId="1FFACDA5" w:rsidR="00A1675C" w:rsidRDefault="003434B6">
      <w:pPr>
        <w:ind w:firstLine="432"/>
      </w:pPr>
      <w:r>
        <w:rPr>
          <w:rFonts w:eastAsia="Georgia"/>
        </w:rPr>
        <w:t>Penny saw it. Trevor saw it. Weinstein stared intently.</w:t>
      </w:r>
    </w:p>
    <w:p w14:paraId="3A48518E" w14:textId="77777777" w:rsidR="00A1675C" w:rsidRDefault="00000000">
      <w:pPr>
        <w:spacing w:before="40" w:after="120"/>
      </w:pPr>
      <w:r>
        <w:rPr>
          <w:rFonts w:eastAsia="Georgia"/>
        </w:rPr>
        <w:t>"That's not a coordinate."</w:t>
      </w:r>
    </w:p>
    <w:p w14:paraId="036D9865" w14:textId="77777777" w:rsidR="00A1675C" w:rsidRDefault="00000000">
      <w:pPr>
        <w:spacing w:before="40" w:after="120"/>
      </w:pPr>
      <w:r>
        <w:rPr>
          <w:rFonts w:eastAsia="Georgia"/>
        </w:rPr>
        <w:t>"No," Derek emphasized.</w:t>
      </w:r>
    </w:p>
    <w:p w14:paraId="1E7C0C12" w14:textId="77777777" w:rsidR="00A1675C" w:rsidRDefault="00000000">
      <w:pPr>
        <w:spacing w:before="40" w:after="120"/>
      </w:pPr>
      <w:r>
        <w:rPr>
          <w:rFonts w:eastAsia="Georgia"/>
        </w:rPr>
        <w:t>"What is it?"</w:t>
      </w:r>
    </w:p>
    <w:p w14:paraId="17E7DCEB" w14:textId="77777777" w:rsidR="00A1675C" w:rsidRDefault="00000000">
      <w:pPr>
        <w:ind w:firstLine="432"/>
      </w:pPr>
      <w:r>
        <w:rPr>
          <w:rFonts w:eastAsia="Georgia"/>
        </w:rPr>
        <w:t>Weinstein carefully looked at the symbol.</w:t>
      </w:r>
    </w:p>
    <w:p w14:paraId="3512D6B3" w14:textId="77777777" w:rsidR="00A1675C" w:rsidRDefault="00000000">
      <w:pPr>
        <w:spacing w:before="40" w:after="120"/>
      </w:pPr>
      <w:r>
        <w:rPr>
          <w:rFonts w:eastAsia="Georgia"/>
        </w:rPr>
        <w:t>"Infinity."</w:t>
      </w:r>
    </w:p>
    <w:p w14:paraId="2EC354C4" w14:textId="77777777" w:rsidR="00A1675C" w:rsidRDefault="00000000">
      <w:pPr>
        <w:ind w:firstLine="432"/>
      </w:pPr>
      <w:r>
        <w:rPr>
          <w:rFonts w:eastAsia="Georgia"/>
        </w:rPr>
        <w:t>Trevor frowned.</w:t>
      </w:r>
    </w:p>
    <w:p w14:paraId="16979E79" w14:textId="77777777" w:rsidR="00A1675C" w:rsidRDefault="00000000">
      <w:pPr>
        <w:spacing w:before="40" w:after="120"/>
      </w:pPr>
      <w:r>
        <w:rPr>
          <w:rFonts w:eastAsia="Georgia"/>
        </w:rPr>
        <w:t>"That would suggest a divergent quantity."</w:t>
      </w:r>
    </w:p>
    <w:p w14:paraId="51A7556F" w14:textId="77777777" w:rsidR="00A1675C" w:rsidRDefault="00000000">
      <w:pPr>
        <w:spacing w:before="40" w:after="120"/>
      </w:pPr>
      <w:r>
        <w:rPr>
          <w:rFonts w:eastAsia="Georgia"/>
        </w:rPr>
        <w:t>"Yes."</w:t>
      </w:r>
    </w:p>
    <w:p w14:paraId="1B85561F" w14:textId="77777777" w:rsidR="00A1675C" w:rsidRDefault="00000000">
      <w:pPr>
        <w:spacing w:before="40" w:after="120"/>
      </w:pPr>
      <w:r>
        <w:rPr>
          <w:rFonts w:eastAsia="Georgia"/>
        </w:rPr>
        <w:t>"Curvature?"</w:t>
      </w:r>
    </w:p>
    <w:p w14:paraId="6545B216" w14:textId="77777777" w:rsidR="00A1675C" w:rsidRDefault="00000000">
      <w:pPr>
        <w:spacing w:before="40" w:after="120"/>
      </w:pPr>
      <w:r>
        <w:rPr>
          <w:rFonts w:eastAsia="Georgia"/>
        </w:rPr>
        <w:t>"Possibly."</w:t>
      </w:r>
    </w:p>
    <w:p w14:paraId="3DCDD321" w14:textId="77777777" w:rsidR="00A1675C" w:rsidRDefault="00000000">
      <w:pPr>
        <w:spacing w:before="40" w:after="120"/>
      </w:pPr>
      <w:r>
        <w:rPr>
          <w:rFonts w:eastAsia="Georgia"/>
        </w:rPr>
        <w:t>"Proper time?"</w:t>
      </w:r>
    </w:p>
    <w:p w14:paraId="1C296A5D" w14:textId="77777777" w:rsidR="00A1675C" w:rsidRDefault="00000000">
      <w:pPr>
        <w:spacing w:before="40" w:after="120"/>
      </w:pPr>
      <w:r>
        <w:rPr>
          <w:rFonts w:eastAsia="Georgia"/>
        </w:rPr>
        <w:t>"Possibly."</w:t>
      </w:r>
    </w:p>
    <w:p w14:paraId="7BE22F4C" w14:textId="77777777" w:rsidR="00A1675C" w:rsidRDefault="00000000">
      <w:pPr>
        <w:spacing w:before="40" w:after="120"/>
      </w:pPr>
      <w:r>
        <w:rPr>
          <w:rFonts w:eastAsia="Georgia"/>
        </w:rPr>
        <w:t>"Interval?"</w:t>
      </w:r>
    </w:p>
    <w:p w14:paraId="2F3D7BAF" w14:textId="77777777" w:rsidR="00A1675C" w:rsidRDefault="00000000">
      <w:pPr>
        <w:spacing w:before="40" w:after="120"/>
      </w:pPr>
      <w:r>
        <w:rPr>
          <w:rFonts w:eastAsia="Georgia"/>
        </w:rPr>
        <w:t>"Possibly."</w:t>
      </w:r>
    </w:p>
    <w:p w14:paraId="64BEB2D4" w14:textId="77777777" w:rsidR="00A1675C" w:rsidRDefault="00000000">
      <w:pPr>
        <w:ind w:firstLine="432"/>
      </w:pPr>
      <w:r>
        <w:rPr>
          <w:rFonts w:eastAsia="Georgia"/>
        </w:rPr>
        <w:t>Derek looked at him.</w:t>
      </w:r>
    </w:p>
    <w:p w14:paraId="02DF4915" w14:textId="77777777" w:rsidR="00A1675C" w:rsidRDefault="00000000">
      <w:pPr>
        <w:spacing w:before="40" w:after="120"/>
      </w:pPr>
      <w:r>
        <w:rPr>
          <w:rFonts w:eastAsia="Georgia"/>
        </w:rPr>
        <w:t>"Which?"</w:t>
      </w:r>
    </w:p>
    <w:p w14:paraId="4B036AD8" w14:textId="77777777" w:rsidR="00A1675C" w:rsidRDefault="00000000">
      <w:pPr>
        <w:ind w:firstLine="432"/>
      </w:pPr>
      <w:r>
        <w:rPr>
          <w:rFonts w:eastAsia="Georgia"/>
        </w:rPr>
        <w:t>Weinstein didn't answer. He was staring at the painting. Then he gently smiled very slowly.</w:t>
      </w:r>
    </w:p>
    <w:p w14:paraId="5D26AD7F" w14:textId="77777777" w:rsidR="00A1675C" w:rsidRDefault="00000000">
      <w:pPr>
        <w:spacing w:before="40" w:after="120"/>
      </w:pPr>
      <w:r>
        <w:rPr>
          <w:rFonts w:eastAsia="Georgia"/>
        </w:rPr>
        <w:t>"Now we have our singularity."</w:t>
      </w:r>
    </w:p>
    <w:p w14:paraId="2FDAC77D" w14:textId="5FAA8A40" w:rsidR="00A1675C" w:rsidRDefault="00000000">
      <w:pPr>
        <w:ind w:firstLine="432"/>
      </w:pPr>
      <w:r>
        <w:rPr>
          <w:rFonts w:eastAsia="Georgia"/>
        </w:rPr>
        <w:t xml:space="preserve">Derek carefully looked at </w:t>
      </w:r>
      <w:r w:rsidR="003434B6">
        <w:rPr>
          <w:rFonts w:eastAsia="Georgia"/>
        </w:rPr>
        <w:t>Penny</w:t>
      </w:r>
      <w:r>
        <w:rPr>
          <w:rFonts w:eastAsia="Georgia"/>
        </w:rPr>
        <w:t xml:space="preserve">. </w:t>
      </w:r>
      <w:r w:rsidR="003434B6">
        <w:rPr>
          <w:rFonts w:eastAsia="Georgia"/>
        </w:rPr>
        <w:t>Penny</w:t>
      </w:r>
      <w:r>
        <w:rPr>
          <w:rFonts w:eastAsia="Georgia"/>
        </w:rPr>
        <w:t xml:space="preserve"> looked at Trevor. Trevor looked at Weinstein.</w:t>
      </w:r>
    </w:p>
    <w:p w14:paraId="7723E4E4" w14:textId="77777777" w:rsidR="00A1675C" w:rsidRDefault="00000000">
      <w:pPr>
        <w:ind w:firstLine="432"/>
      </w:pPr>
      <w:r>
        <w:rPr>
          <w:rFonts w:eastAsia="Georgia"/>
        </w:rPr>
        <w:t>And somewhere, far beneath the Louvre, a silent clock began ticking. Not forward. Not backward.</w:t>
      </w:r>
    </w:p>
    <w:p w14:paraId="371100E8" w14:textId="77777777" w:rsidR="00A1675C" w:rsidRDefault="00000000">
      <w:pPr>
        <w:ind w:firstLine="432"/>
      </w:pPr>
      <w:r>
        <w:rPr>
          <w:rFonts w:eastAsia="Georgia"/>
        </w:rPr>
        <w:t>But sideways. At least, that was what the silent clock appeared to think it was doing.</w:t>
      </w:r>
    </w:p>
    <w:p w14:paraId="225C8459" w14:textId="77777777" w:rsidR="00A1675C" w:rsidRDefault="00000000">
      <w:pPr>
        <w:spacing w:before="480" w:after="240"/>
        <w:jc w:val="center"/>
      </w:pPr>
      <w:r>
        <w:rPr>
          <w:rFonts w:eastAsia="Georgia"/>
          <w:b/>
          <w:sz w:val="32"/>
        </w:rPr>
        <w:t>Chapter 7</w:t>
      </w:r>
    </w:p>
    <w:p w14:paraId="524E096C" w14:textId="77777777" w:rsidR="00A1675C" w:rsidRDefault="00000000">
      <w:pPr>
        <w:ind w:firstLine="432"/>
      </w:pPr>
      <w:r>
        <w:rPr>
          <w:rFonts w:eastAsia="Georgia"/>
        </w:rPr>
        <w:t>the cold rain, the Underground and the Problem with Poetry Derek Gent had been given a difficult assignment. He was to investigate the London Underground on rainy days.</w:t>
      </w:r>
    </w:p>
    <w:p w14:paraId="16CC4BD4" w14:textId="77777777" w:rsidR="00A1675C" w:rsidRDefault="00000000">
      <w:pPr>
        <w:ind w:firstLine="432"/>
      </w:pPr>
      <w:r>
        <w:rPr>
          <w:rFonts w:eastAsia="Georgia"/>
        </w:rPr>
        <w:t>This was not, in itself, unusual. The London Underground was already difficult on most days. On rainy days it became something else entirely.</w:t>
      </w:r>
    </w:p>
    <w:p w14:paraId="3685C474" w14:textId="77777777" w:rsidR="00A1675C" w:rsidRDefault="00000000">
      <w:pPr>
        <w:ind w:firstLine="432"/>
      </w:pPr>
      <w:r>
        <w:rPr>
          <w:rFonts w:eastAsia="Georgia"/>
        </w:rP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p>
    <w:p w14:paraId="44CE7812" w14:textId="77777777" w:rsidR="00A1675C" w:rsidRDefault="00000000">
      <w:pPr>
        <w:ind w:firstLine="432"/>
      </w:pPr>
      <w:r>
        <w:rPr>
          <w:rFonts w:eastAsia="Georgia"/>
        </w:rPr>
        <w:t>He had carefully read the instruction three times. Then he had called Weinstein.</w:t>
      </w:r>
    </w:p>
    <w:p w14:paraId="3FE133E3" w14:textId="77777777" w:rsidR="00A1675C" w:rsidRDefault="00000000">
      <w:pPr>
        <w:spacing w:before="40" w:after="120"/>
      </w:pPr>
      <w:r>
        <w:rPr>
          <w:rFonts w:eastAsia="Georgia"/>
        </w:rPr>
        <w:t>"Alfred."</w:t>
      </w:r>
    </w:p>
    <w:p w14:paraId="3D907424" w14:textId="77777777" w:rsidR="00A1675C" w:rsidRDefault="00000000">
      <w:pPr>
        <w:spacing w:before="40" w:after="120"/>
      </w:pPr>
      <w:r>
        <w:rPr>
          <w:rFonts w:eastAsia="Georgia"/>
        </w:rPr>
        <w:t>"Yes?"</w:t>
      </w:r>
    </w:p>
    <w:p w14:paraId="69C45966" w14:textId="77777777" w:rsidR="00A1675C" w:rsidRDefault="00000000">
      <w:pPr>
        <w:spacing w:before="40" w:after="120"/>
      </w:pPr>
      <w:r>
        <w:rPr>
          <w:rFonts w:eastAsia="Georgia"/>
        </w:rPr>
        <w:t>"Are you aware that you've sent me to investigate the London Underground?"</w:t>
      </w:r>
    </w:p>
    <w:p w14:paraId="2CA69378" w14:textId="77777777" w:rsidR="00A1675C" w:rsidRDefault="00000000">
      <w:pPr>
        <w:spacing w:before="40" w:after="120"/>
      </w:pPr>
      <w:r>
        <w:rPr>
          <w:rFonts w:eastAsia="Georgia"/>
        </w:rPr>
        <w:t>"Yes."</w:t>
      </w:r>
    </w:p>
    <w:p w14:paraId="0D742E46" w14:textId="77777777" w:rsidR="00A1675C" w:rsidRDefault="00000000">
      <w:pPr>
        <w:spacing w:before="40" w:after="120"/>
      </w:pPr>
      <w:r>
        <w:rPr>
          <w:rFonts w:eastAsia="Georgia"/>
        </w:rPr>
        <w:t>"On rainy days."</w:t>
      </w:r>
    </w:p>
    <w:p w14:paraId="3D1FF870" w14:textId="77777777" w:rsidR="00A1675C" w:rsidRDefault="00000000">
      <w:pPr>
        <w:spacing w:before="40" w:after="120"/>
      </w:pPr>
      <w:r>
        <w:rPr>
          <w:rFonts w:eastAsia="Georgia"/>
        </w:rPr>
        <w:t>"Yes."</w:t>
      </w:r>
    </w:p>
    <w:p w14:paraId="0E8AC5B2" w14:textId="77777777" w:rsidR="00A1675C" w:rsidRDefault="00000000">
      <w:pPr>
        <w:spacing w:before="40" w:after="120"/>
      </w:pPr>
      <w:r>
        <w:rPr>
          <w:rFonts w:eastAsia="Georgia"/>
        </w:rPr>
        <w:t>"To determine whether it contains something that makes Special Relativity and General Relativity mutually incompatible."</w:t>
      </w:r>
    </w:p>
    <w:p w14:paraId="7CCEEB71" w14:textId="77777777" w:rsidR="00A1675C" w:rsidRDefault="00000000">
      <w:pPr>
        <w:spacing w:before="40" w:after="120"/>
      </w:pPr>
      <w:r>
        <w:rPr>
          <w:rFonts w:eastAsia="Georgia"/>
        </w:rPr>
        <w:t>"Yes."</w:t>
      </w:r>
    </w:p>
    <w:p w14:paraId="292B4D95" w14:textId="77777777" w:rsidR="00A1675C" w:rsidRDefault="00000000">
      <w:pPr>
        <w:ind w:firstLine="432"/>
      </w:pPr>
      <w:r>
        <w:rPr>
          <w:rFonts w:eastAsia="Georgia"/>
        </w:rPr>
        <w:t>Derek paused.</w:t>
      </w:r>
    </w:p>
    <w:p w14:paraId="7D4C0698" w14:textId="77777777" w:rsidR="00A1675C" w:rsidRDefault="00000000">
      <w:pPr>
        <w:spacing w:before="40" w:after="120"/>
      </w:pPr>
      <w:r>
        <w:rPr>
          <w:rFonts w:eastAsia="Georgia"/>
        </w:rPr>
        <w:t>"Well, that's settled."</w:t>
      </w:r>
    </w:p>
    <w:p w14:paraId="68A601A2" w14:textId="77777777" w:rsidR="00A1675C" w:rsidRDefault="00000000">
      <w:pPr>
        <w:spacing w:before="40" w:after="120"/>
      </w:pPr>
      <w:r>
        <w:rPr>
          <w:rFonts w:eastAsia="Georgia"/>
        </w:rPr>
        <w:t>"Good."</w:t>
      </w:r>
    </w:p>
    <w:p w14:paraId="43998CFA" w14:textId="77777777" w:rsidR="00A1675C" w:rsidRDefault="00000000">
      <w:pPr>
        <w:spacing w:before="40" w:after="120"/>
      </w:pPr>
      <w:r>
        <w:rPr>
          <w:rFonts w:eastAsia="Georgia"/>
        </w:rPr>
        <w:t>"One question."</w:t>
      </w:r>
    </w:p>
    <w:p w14:paraId="74C22696" w14:textId="77777777" w:rsidR="00A1675C" w:rsidRDefault="00000000">
      <w:pPr>
        <w:spacing w:before="40" w:after="120"/>
      </w:pPr>
      <w:r>
        <w:rPr>
          <w:rFonts w:eastAsia="Georgia"/>
        </w:rPr>
        <w:t>"Yes?"</w:t>
      </w:r>
    </w:p>
    <w:p w14:paraId="574F4B8A" w14:textId="77777777" w:rsidR="00A1675C" w:rsidRDefault="00000000">
      <w:pPr>
        <w:spacing w:before="40" w:after="120"/>
      </w:pPr>
      <w:r>
        <w:rPr>
          <w:rFonts w:eastAsia="Georgia"/>
        </w:rPr>
        <w:t>"Why?"</w:t>
      </w:r>
    </w:p>
    <w:p w14:paraId="1811E180" w14:textId="77777777" w:rsidR="00A1675C" w:rsidRDefault="00000000">
      <w:pPr>
        <w:ind w:firstLine="432"/>
      </w:pPr>
      <w:r>
        <w:rPr>
          <w:rFonts w:eastAsia="Georgia"/>
        </w:rPr>
        <w:t>Weinstein had been silent for several seconds.</w:t>
      </w:r>
    </w:p>
    <w:p w14:paraId="0104A25A" w14:textId="77777777" w:rsidR="00A1675C" w:rsidRDefault="00000000">
      <w:pPr>
        <w:spacing w:before="40" w:after="120"/>
      </w:pPr>
      <w:r>
        <w:rPr>
          <w:rFonts w:eastAsia="Georgia"/>
        </w:rPr>
        <w:t>Then he had queried:</w:t>
      </w:r>
    </w:p>
    <w:p w14:paraId="29D508AD" w14:textId="77777777" w:rsidR="00A1675C" w:rsidRDefault="00000000">
      <w:pPr>
        <w:spacing w:before="40" w:after="120"/>
      </w:pPr>
      <w:r>
        <w:rPr>
          <w:rFonts w:eastAsia="Georgia"/>
        </w:rPr>
        <w:t>"Because time doesn't exist."</w:t>
      </w:r>
    </w:p>
    <w:p w14:paraId="6CBA8E3E" w14:textId="77777777" w:rsidR="00A1675C" w:rsidRDefault="00000000">
      <w:pPr>
        <w:ind w:firstLine="432"/>
      </w:pPr>
      <w:r>
        <w:rPr>
          <w:rFonts w:eastAsia="Georgia"/>
        </w:rPr>
        <w:t>Derek had waited.</w:t>
      </w:r>
    </w:p>
    <w:p w14:paraId="4BEFCB1C" w14:textId="77777777" w:rsidR="00A1675C" w:rsidRDefault="00000000">
      <w:pPr>
        <w:spacing w:before="40" w:after="120"/>
      </w:pPr>
      <w:r>
        <w:rPr>
          <w:rFonts w:eastAsia="Georgia"/>
        </w:rPr>
        <w:t>"That's your explanation?"</w:t>
      </w:r>
    </w:p>
    <w:p w14:paraId="494FC6AA" w14:textId="77777777" w:rsidR="00A1675C" w:rsidRDefault="00000000">
      <w:pPr>
        <w:spacing w:before="40" w:after="120"/>
      </w:pPr>
      <w:r>
        <w:rPr>
          <w:rFonts w:eastAsia="Georgia"/>
        </w:rPr>
        <w:t>"Not quite."</w:t>
      </w:r>
    </w:p>
    <w:p w14:paraId="14854B44" w14:textId="77777777" w:rsidR="00A1675C" w:rsidRDefault="00000000">
      <w:pPr>
        <w:spacing w:before="40" w:after="120"/>
      </w:pPr>
      <w:r>
        <w:rPr>
          <w:rFonts w:eastAsia="Georgia"/>
        </w:rPr>
        <w:t>"What is the rest?"</w:t>
      </w:r>
    </w:p>
    <w:p w14:paraId="58A52B92" w14:textId="77777777" w:rsidR="00A1675C" w:rsidRDefault="00000000">
      <w:pPr>
        <w:spacing w:before="40" w:after="120"/>
      </w:pPr>
      <w:r>
        <w:rPr>
          <w:rFonts w:eastAsia="Georgia"/>
        </w:rPr>
        <w:t>Weinstein had wearily softly sighed.</w:t>
      </w:r>
    </w:p>
    <w:p w14:paraId="53855EE6" w14:textId="77777777" w:rsidR="00A1675C" w:rsidRDefault="00000000">
      <w:pPr>
        <w:spacing w:before="40" w:after="120"/>
      </w:pPr>
      <w:r>
        <w:rPr>
          <w:rFonts w:eastAsia="Georgia"/>
        </w:rPr>
        <w:t>"I'm beginning to suspect that time is a bookkeeping device."</w:t>
      </w:r>
    </w:p>
    <w:p w14:paraId="3E9675BF" w14:textId="77777777" w:rsidR="00A1675C" w:rsidRDefault="00000000">
      <w:pPr>
        <w:spacing w:before="40" w:after="120"/>
      </w:pPr>
      <w:r>
        <w:rPr>
          <w:rFonts w:eastAsia="Georgia"/>
        </w:rPr>
        <w:t>"Like accounting?"</w:t>
      </w:r>
    </w:p>
    <w:p w14:paraId="2D2FF236" w14:textId="77777777" w:rsidR="00A1675C" w:rsidRDefault="00000000">
      <w:pPr>
        <w:spacing w:before="40" w:after="120"/>
      </w:pPr>
      <w:r>
        <w:rPr>
          <w:rFonts w:eastAsia="Georgia"/>
        </w:rPr>
        <w:t>"Exactly."</w:t>
      </w:r>
    </w:p>
    <w:p w14:paraId="236BC295" w14:textId="77777777" w:rsidR="00A1675C" w:rsidRDefault="00000000">
      <w:pPr>
        <w:spacing w:before="40" w:after="120"/>
      </w:pPr>
      <w:r>
        <w:rPr>
          <w:rFonts w:eastAsia="Georgia"/>
        </w:rPr>
        <w:t>"That sounds dangerous."</w:t>
      </w:r>
    </w:p>
    <w:p w14:paraId="7814941C" w14:textId="77777777" w:rsidR="00A1675C" w:rsidRDefault="00000000">
      <w:pPr>
        <w:spacing w:before="40" w:after="120"/>
      </w:pPr>
      <w:r>
        <w:rPr>
          <w:rFonts w:eastAsia="Georgia"/>
        </w:rPr>
        <w:t>"It is."</w:t>
      </w:r>
    </w:p>
    <w:p w14:paraId="4882E909" w14:textId="77777777" w:rsidR="00A1675C" w:rsidRDefault="00000000">
      <w:pPr>
        <w:spacing w:before="40" w:after="120"/>
      </w:pPr>
      <w:r>
        <w:rPr>
          <w:rFonts w:eastAsia="Georgia"/>
        </w:rPr>
        <w:t>"And the Underground?"</w:t>
      </w:r>
    </w:p>
    <w:p w14:paraId="6132E9A4" w14:textId="77777777" w:rsidR="00A1675C" w:rsidRDefault="00000000">
      <w:pPr>
        <w:spacing w:before="40" w:after="120"/>
      </w:pPr>
      <w:r>
        <w:rPr>
          <w:rFonts w:eastAsia="Georgia"/>
        </w:rPr>
        <w:t>"Also dangerous."</w:t>
      </w:r>
    </w:p>
    <w:p w14:paraId="793A1D94" w14:textId="77777777" w:rsidR="00A1675C" w:rsidRDefault="00000000">
      <w:pPr>
        <w:ind w:firstLine="432"/>
      </w:pPr>
      <w:r>
        <w:rPr>
          <w:rFonts w:eastAsia="Georgia"/>
        </w:rPr>
        <w:t>Derek had considered this.</w:t>
      </w:r>
    </w:p>
    <w:p w14:paraId="458DB146" w14:textId="77777777" w:rsidR="00A1675C" w:rsidRDefault="00000000">
      <w:pPr>
        <w:spacing w:before="40" w:after="120"/>
      </w:pPr>
      <w:r>
        <w:rPr>
          <w:rFonts w:eastAsia="Georgia"/>
        </w:rPr>
        <w:t>"Anything else?"</w:t>
      </w:r>
    </w:p>
    <w:p w14:paraId="67D6A3AB" w14:textId="77777777" w:rsidR="00A1675C" w:rsidRDefault="00000000">
      <w:pPr>
        <w:spacing w:before="40" w:after="120"/>
      </w:pPr>
      <w:r>
        <w:rPr>
          <w:rFonts w:eastAsia="Georgia"/>
        </w:rPr>
        <w:t>"Rain."</w:t>
      </w:r>
    </w:p>
    <w:p w14:paraId="3051BDC6" w14:textId="77777777" w:rsidR="00A1675C" w:rsidRDefault="00000000">
      <w:pPr>
        <w:spacing w:before="40" w:after="120"/>
      </w:pPr>
      <w:r>
        <w:rPr>
          <w:rFonts w:eastAsia="Georgia"/>
        </w:rPr>
        <w:t>"Right."</w:t>
      </w:r>
    </w:p>
    <w:p w14:paraId="4AEA28ED" w14:textId="77777777" w:rsidR="00A1675C" w:rsidRDefault="00000000">
      <w:pPr>
        <w:ind w:firstLine="432"/>
      </w:pPr>
      <w:r>
        <w:rPr>
          <w:rFonts w:eastAsia="Georgia"/>
        </w:rPr>
        <w:t>And that was how, at 4:18 on a wet Thursday afternoon, Derek Gent found himself standing on a London Underground platform with a notebook in one pocket, a train ticket in the other, and an increasingly damp left shoe. He looked up at the distant station sign. He carefully looked at the rainwater dripping from the entrance.</w:t>
      </w:r>
    </w:p>
    <w:p w14:paraId="1430D754" w14:textId="77777777" w:rsidR="00A1675C" w:rsidRDefault="00000000">
      <w:pPr>
        <w:ind w:firstLine="432"/>
      </w:pPr>
      <w:r>
        <w:rPr>
          <w:rFonts w:eastAsia="Georgia"/>
        </w:rPr>
        <w:t>He looked at the arriving empty train. Then he looked at his notebook. At the top of the page he had written:</w:t>
      </w:r>
    </w:p>
    <w:p w14:paraId="30C17314" w14:textId="77777777" w:rsidR="00A1675C" w:rsidRDefault="00000000">
      <w:pPr>
        <w:spacing w:before="200" w:after="120"/>
        <w:jc w:val="center"/>
      </w:pPr>
      <w:r>
        <w:rPr>
          <w:rFonts w:eastAsia="Georgia"/>
          <w:b/>
          <w:sz w:val="24"/>
        </w:rPr>
        <w:t>INVESTIGATION 1047-B</w:t>
      </w:r>
    </w:p>
    <w:p w14:paraId="08689DA3" w14:textId="77777777" w:rsidR="00A1675C" w:rsidRDefault="00000000">
      <w:pPr>
        <w:ind w:firstLine="432"/>
      </w:pPr>
      <w:r>
        <w:rPr>
          <w:rFonts w:eastAsia="Georgia"/>
        </w:rPr>
        <w:t>Underneath:</w:t>
      </w:r>
    </w:p>
    <w:p w14:paraId="307421C0" w14:textId="77777777" w:rsidR="00A1675C" w:rsidRDefault="00000000">
      <w:pPr>
        <w:spacing w:before="200" w:after="120"/>
        <w:jc w:val="center"/>
      </w:pPr>
      <w:r>
        <w:rPr>
          <w:rFonts w:eastAsia="Georgia"/>
          <w:b/>
          <w:sz w:val="24"/>
        </w:rPr>
        <w:t>QUESTION:</w:t>
      </w:r>
    </w:p>
    <w:p w14:paraId="723F8AAE" w14:textId="77777777" w:rsidR="00A1675C" w:rsidRDefault="00000000">
      <w:pPr>
        <w:ind w:firstLine="432"/>
      </w:pPr>
      <w:r>
        <w:rPr>
          <w:rFonts w:eastAsia="Georgia"/>
        </w:rPr>
        <w:t>Can London Underground infrastructure, under rainy conditions, prevent SR and GR from simultaneously describing reality? Under that he had written:</w:t>
      </w:r>
    </w:p>
    <w:p w14:paraId="0AB81D71" w14:textId="77777777" w:rsidR="00A1675C" w:rsidRDefault="00000000">
      <w:pPr>
        <w:spacing w:before="200" w:after="120"/>
        <w:jc w:val="center"/>
      </w:pPr>
      <w:r>
        <w:rPr>
          <w:rFonts w:eastAsia="Georgia"/>
          <w:b/>
          <w:sz w:val="24"/>
        </w:rPr>
        <w:t>SECONDARY QUESTION:</w:t>
      </w:r>
    </w:p>
    <w:p w14:paraId="544E1EA3" w14:textId="77777777" w:rsidR="00A1675C" w:rsidRDefault="00000000">
      <w:pPr>
        <w:ind w:firstLine="432"/>
      </w:pPr>
      <w:r>
        <w:rPr>
          <w:rFonts w:eastAsia="Georgia"/>
        </w:rPr>
        <w:t>Why? And underneath that:</w:t>
      </w:r>
    </w:p>
    <w:p w14:paraId="53FA41F5" w14:textId="77777777" w:rsidR="00A1675C" w:rsidRDefault="00000000">
      <w:pPr>
        <w:spacing w:before="200" w:after="120"/>
        <w:jc w:val="center"/>
      </w:pPr>
      <w:r>
        <w:rPr>
          <w:rFonts w:eastAsia="Georgia"/>
          <w:b/>
          <w:sz w:val="24"/>
        </w:rPr>
        <w:t>THIRD QUESTION:</w:t>
      </w:r>
    </w:p>
    <w:p w14:paraId="42C13FAD" w14:textId="77777777" w:rsidR="00A1675C" w:rsidRDefault="00000000">
      <w:pPr>
        <w:ind w:firstLine="432"/>
      </w:pPr>
      <w:r>
        <w:rPr>
          <w:rFonts w:eastAsia="Georgia"/>
        </w:rPr>
        <w:t>What the hell does poetry have to do with it? Derek closed the notebook. A woman standing beside him glanced at the page.</w:t>
      </w:r>
    </w:p>
    <w:p w14:paraId="0AB4AA5D" w14:textId="77777777" w:rsidR="00A1675C" w:rsidRDefault="00000000">
      <w:pPr>
        <w:ind w:firstLine="432"/>
      </w:pPr>
      <w:r>
        <w:rPr>
          <w:rFonts w:eastAsia="Georgia"/>
        </w:rPr>
        <w:t>She carefully looked at him. Then at the page. Then back at him.</w:t>
      </w:r>
    </w:p>
    <w:p w14:paraId="4FF87572" w14:textId="77777777" w:rsidR="00A1675C" w:rsidRDefault="00000000">
      <w:pPr>
        <w:spacing w:before="40" w:after="120"/>
      </w:pPr>
      <w:r>
        <w:rPr>
          <w:rFonts w:eastAsia="Georgia"/>
        </w:rPr>
        <w:t>"Work?"</w:t>
      </w:r>
    </w:p>
    <w:p w14:paraId="09BE7115" w14:textId="77777777" w:rsidR="00A1675C" w:rsidRDefault="00000000">
      <w:pPr>
        <w:ind w:firstLine="432"/>
      </w:pPr>
      <w:r>
        <w:rPr>
          <w:rFonts w:eastAsia="Georgia"/>
        </w:rPr>
        <w:t>Derek nodded.</w:t>
      </w:r>
    </w:p>
    <w:p w14:paraId="6A04DDDC" w14:textId="77777777" w:rsidR="00A1675C" w:rsidRDefault="00000000">
      <w:pPr>
        <w:spacing w:before="40" w:after="120"/>
      </w:pPr>
      <w:r>
        <w:rPr>
          <w:rFonts w:eastAsia="Georgia"/>
        </w:rPr>
        <w:t>"Unfortunately."</w:t>
      </w:r>
    </w:p>
    <w:p w14:paraId="57C039B5" w14:textId="77777777" w:rsidR="00A1675C" w:rsidRDefault="00000000">
      <w:pPr>
        <w:ind w:firstLine="432"/>
      </w:pPr>
      <w:r>
        <w:rPr>
          <w:rFonts w:eastAsia="Georgia"/>
        </w:rPr>
        <w:t>She gently smiled sympathetically.</w:t>
      </w:r>
    </w:p>
    <w:p w14:paraId="0472A71B" w14:textId="77777777" w:rsidR="00A1675C" w:rsidRDefault="00000000">
      <w:pPr>
        <w:spacing w:before="40" w:after="120"/>
      </w:pPr>
      <w:r>
        <w:rPr>
          <w:rFonts w:eastAsia="Georgia"/>
        </w:rPr>
        <w:t>"Important?"</w:t>
      </w:r>
    </w:p>
    <w:p w14:paraId="3D815BD3" w14:textId="77777777" w:rsidR="00A1675C" w:rsidRDefault="00000000">
      <w:pPr>
        <w:spacing w:before="40" w:after="120"/>
      </w:pPr>
      <w:r>
        <w:rPr>
          <w:rFonts w:eastAsia="Georgia"/>
        </w:rPr>
        <w:t>"Apparently."</w:t>
      </w:r>
    </w:p>
    <w:p w14:paraId="26AC7D27" w14:textId="77777777" w:rsidR="00A1675C" w:rsidRDefault="00000000">
      <w:pPr>
        <w:ind w:firstLine="432"/>
      </w:pPr>
      <w:r>
        <w:rPr>
          <w:rFonts w:eastAsia="Georgia"/>
        </w:rPr>
        <w:t>She stepped onto the empty empty train. Derek followed. The train doors quietly closed.</w:t>
      </w:r>
    </w:p>
    <w:p w14:paraId="424A104B" w14:textId="77777777" w:rsidR="00A1675C" w:rsidRDefault="00000000">
      <w:pPr>
        <w:ind w:firstLine="432"/>
      </w:pPr>
      <w:r>
        <w:rPr>
          <w:rFonts w:eastAsia="Georgia"/>
        </w:rPr>
        <w:t>The carriage moved. Derek sat down. Across from him, a man was reading a newspaper.</w:t>
      </w:r>
    </w:p>
    <w:p w14:paraId="2E5FDFE5" w14:textId="77777777" w:rsidR="00A1675C" w:rsidRDefault="00000000">
      <w:pPr>
        <w:ind w:firstLine="432"/>
      </w:pPr>
      <w:r>
        <w:rPr>
          <w:rFonts w:eastAsia="Georgia"/>
        </w:rPr>
        <w:t>The headline concerned the weather. Derek looked at it. Then at the cold rain running down the window.</w:t>
      </w:r>
    </w:p>
    <w:p w14:paraId="2F1D1515" w14:textId="77777777" w:rsidR="00A1675C" w:rsidRDefault="00000000">
      <w:pPr>
        <w:ind w:firstLine="432"/>
      </w:pPr>
      <w:r>
        <w:rPr>
          <w:rFonts w:eastAsia="Georgia"/>
        </w:rPr>
        <w:t>Then at his notebook. He quietly opened it again. He wrote:</w:t>
      </w:r>
    </w:p>
    <w:p w14:paraId="09BE85A6" w14:textId="77777777" w:rsidR="00A1675C" w:rsidRDefault="00000000">
      <w:pPr>
        <w:ind w:firstLine="432"/>
      </w:pPr>
      <w:r>
        <w:rPr>
          <w:rFonts w:eastAsia="Georgia"/>
        </w:rPr>
        <w:t>Start with SR. Special Relativity was not difficult in principle. Two observers in relative inertial motion could assign different coordinates to the same event.</w:t>
      </w:r>
    </w:p>
    <w:p w14:paraId="6D19DB90" w14:textId="77777777" w:rsidR="00A1675C" w:rsidRDefault="00000000">
      <w:pPr>
        <w:ind w:firstLine="432"/>
      </w:pPr>
      <w:r>
        <w:rPr>
          <w:rFonts w:eastAsia="Georgia"/>
        </w:rPr>
        <w:t>Time intervals and spatial intervals could differ between frames. The speed of light remained invariant.</w:t>
      </w:r>
    </w:p>
    <w:p w14:paraId="14090E3D" w14:textId="77777777" w:rsidR="00A1675C" w:rsidRDefault="00000000">
      <w:pPr>
        <w:spacing w:before="200" w:after="120"/>
        <w:jc w:val="center"/>
      </w:pPr>
      <w:r>
        <w:rPr>
          <w:rFonts w:eastAsia="Georgia"/>
          <w:b/>
          <w:sz w:val="24"/>
        </w:rPr>
        <w:t>The Lorentz transformation connected the descriptions.</w:t>
      </w:r>
    </w:p>
    <w:p w14:paraId="3A73F56E" w14:textId="77777777" w:rsidR="00A1675C" w:rsidRDefault="00000000">
      <w:pPr>
        <w:ind w:firstLine="432"/>
      </w:pPr>
      <w:r>
        <w:rPr>
          <w:rFonts w:eastAsia="Georgia"/>
        </w:rPr>
        <w:t>Nothing about that contradicted ordinary experience. It merely contradicted the assumption that everyone was entitled to the same old clock. General Relativity went further.</w:t>
      </w:r>
    </w:p>
    <w:p w14:paraId="0D9B4A71" w14:textId="77777777" w:rsidR="00A1675C" w:rsidRDefault="00000000">
      <w:pPr>
        <w:ind w:firstLine="432"/>
      </w:pPr>
      <w:r>
        <w:rPr>
          <w:rFonts w:eastAsia="Georgia"/>
        </w:rPr>
        <w:t>Gravity was not merely a force acting across space. Spacetime itself had geometry. Matter and energy influenced that geometry.</w:t>
      </w:r>
    </w:p>
    <w:p w14:paraId="19837D7C" w14:textId="77777777" w:rsidR="00A1675C" w:rsidRDefault="00000000">
      <w:pPr>
        <w:ind w:firstLine="432"/>
      </w:pPr>
      <w:r>
        <w:rPr>
          <w:rFonts w:eastAsia="Georgia"/>
        </w:rPr>
        <w:t>Freely falling objects followed geodesics. Clocks followed worldlines and measured proper time along them. Again, nothing inherently contradictory.</w:t>
      </w:r>
    </w:p>
    <w:p w14:paraId="6471CCDF" w14:textId="77777777" w:rsidR="00A1675C" w:rsidRDefault="00000000">
      <w:pPr>
        <w:ind w:firstLine="432"/>
      </w:pPr>
      <w:r>
        <w:rPr>
          <w:rFonts w:eastAsia="Georgia"/>
        </w:rPr>
        <w:t>Indeed, General Relativity contained Special Relativity locally. In sufficiently small regions of spacetime, where curvature could be neglected, freely falling observers recovered the familiar rules of SR. Derek stopped writing.</w:t>
      </w:r>
    </w:p>
    <w:p w14:paraId="7CCD6425" w14:textId="77777777" w:rsidR="00A1675C" w:rsidRDefault="00000000">
      <w:pPr>
        <w:ind w:firstLine="432"/>
      </w:pPr>
      <w:r>
        <w:rPr>
          <w:rFonts w:eastAsia="Georgia"/>
        </w:rPr>
        <w:t>That was the obvious answer. SR and GR weren't enemies. GR contained SR as its local limit.</w:t>
      </w:r>
    </w:p>
    <w:p w14:paraId="6E87D72D" w14:textId="77777777" w:rsidR="00A1675C" w:rsidRDefault="00000000">
      <w:pPr>
        <w:ind w:firstLine="432"/>
      </w:pPr>
      <w:r>
        <w:rPr>
          <w:rFonts w:eastAsia="Georgia"/>
        </w:rPr>
        <w:t>So why had Weinstein sent him into the Underground? Derek carefully looked at the wet floor. A drop of water rolled along the rubber mat.</w:t>
      </w:r>
    </w:p>
    <w:p w14:paraId="6C56BD60" w14:textId="77777777" w:rsidR="00A1675C" w:rsidRDefault="00000000">
      <w:pPr>
        <w:ind w:firstLine="432"/>
      </w:pPr>
      <w:r>
        <w:rPr>
          <w:rFonts w:eastAsia="Georgia"/>
        </w:rPr>
        <w:t>He watched it. It moved. Stopped.</w:t>
      </w:r>
    </w:p>
    <w:p w14:paraId="56ABF898" w14:textId="77777777" w:rsidR="00A1675C" w:rsidRDefault="00000000">
      <w:pPr>
        <w:ind w:firstLine="432"/>
      </w:pPr>
      <w:r>
        <w:rPr>
          <w:rFonts w:eastAsia="Georgia"/>
        </w:rPr>
        <w:t>Moved again. He smiled. Perhaps the question wasn't whether SR and GR could both be true.</w:t>
      </w:r>
    </w:p>
    <w:p w14:paraId="1E6CCEA4" w14:textId="77777777" w:rsidR="00A1675C" w:rsidRDefault="00000000">
      <w:pPr>
        <w:ind w:firstLine="432"/>
      </w:pPr>
      <w:r>
        <w:rPr>
          <w:rFonts w:eastAsia="Georgia"/>
        </w:rPr>
        <w:t>Perhaps the question was whether the way they described time could be reconciled with the strange behaviour they were observing. The train entered a narrow tunnel. The lights flickered.</w:t>
      </w:r>
    </w:p>
    <w:p w14:paraId="4F4020E0" w14:textId="77777777" w:rsidR="00A1675C" w:rsidRDefault="00000000">
      <w:pPr>
        <w:ind w:firstLine="432"/>
      </w:pPr>
      <w:r>
        <w:rPr>
          <w:rFonts w:eastAsia="Georgia"/>
        </w:rPr>
        <w:t>Derek looked at his watch. Normal. He checked the empty empty station strange clock.</w:t>
      </w:r>
    </w:p>
    <w:p w14:paraId="6A3A0D29" w14:textId="77777777" w:rsidR="00A1675C" w:rsidRDefault="00000000">
      <w:pPr>
        <w:ind w:firstLine="432"/>
      </w:pPr>
      <w:r>
        <w:rPr>
          <w:rFonts w:eastAsia="Georgia"/>
        </w:rPr>
        <w:t>Normal. He checked the silent clock on the strange train. Normal.</w:t>
      </w:r>
    </w:p>
    <w:p w14:paraId="5017CB4A" w14:textId="77777777" w:rsidR="00A1675C" w:rsidRDefault="00000000">
      <w:pPr>
        <w:ind w:firstLine="432"/>
      </w:pPr>
      <w:r>
        <w:rPr>
          <w:rFonts w:eastAsia="Georgia"/>
        </w:rPr>
        <w:t>Three clocks. Three agreements. He wrote:</w:t>
      </w:r>
    </w:p>
    <w:p w14:paraId="3BDEB737" w14:textId="77777777" w:rsidR="00A1675C" w:rsidRDefault="00000000">
      <w:pPr>
        <w:ind w:firstLine="432"/>
      </w:pPr>
      <w:r>
        <w:rPr>
          <w:rFonts w:eastAsia="Georgia"/>
        </w:rPr>
        <w:t>Everything disappointingly normal. The train stopped.</w:t>
      </w:r>
    </w:p>
    <w:p w14:paraId="6A2790F2" w14:textId="77777777" w:rsidR="00A1675C" w:rsidRDefault="00000000">
      <w:pPr>
        <w:spacing w:before="40" w:after="120"/>
      </w:pPr>
      <w:r>
        <w:rPr>
          <w:rFonts w:eastAsia="Georgia"/>
        </w:rPr>
        <w:t>A recorded voice announced the empty station.</w:t>
      </w:r>
    </w:p>
    <w:p w14:paraId="0AF07733" w14:textId="77777777" w:rsidR="00A1675C" w:rsidRDefault="00000000">
      <w:pPr>
        <w:ind w:firstLine="432"/>
      </w:pPr>
      <w:r>
        <w:rPr>
          <w:rFonts w:eastAsia="Georgia"/>
        </w:rPr>
        <w:t>Derek looked up. He had been expecting something. He wasn't sure what.</w:t>
      </w:r>
    </w:p>
    <w:p w14:paraId="4619867D" w14:textId="77777777" w:rsidR="00A1675C" w:rsidRDefault="00000000">
      <w:pPr>
        <w:ind w:firstLine="432"/>
      </w:pPr>
      <w:r>
        <w:rPr>
          <w:rFonts w:eastAsia="Georgia"/>
        </w:rPr>
        <w:t>Perhaps the carriage would suddenly become six-dimensional. Perhaps the passengers would all age at different rates. Perhaps a small black hole would appear near the emergency familiar door.</w:t>
      </w:r>
    </w:p>
    <w:p w14:paraId="5C4954A2" w14:textId="77777777" w:rsidR="00A1675C" w:rsidRDefault="00000000">
      <w:pPr>
        <w:ind w:firstLine="432"/>
      </w:pPr>
      <w:r>
        <w:rPr>
          <w:rFonts w:eastAsia="Georgia"/>
        </w:rPr>
        <w:t>Nothing happened. A man sneezed.</w:t>
      </w:r>
    </w:p>
    <w:p w14:paraId="0440A1EC" w14:textId="77777777" w:rsidR="00A1675C" w:rsidRDefault="00000000">
      <w:pPr>
        <w:spacing w:before="40" w:after="120"/>
      </w:pPr>
      <w:r>
        <w:rPr>
          <w:rFonts w:eastAsia="Georgia"/>
        </w:rPr>
        <w:t>Derek softly sighed.</w:t>
      </w:r>
    </w:p>
    <w:p w14:paraId="3E9090C2" w14:textId="77777777" w:rsidR="00A1675C" w:rsidRDefault="00000000">
      <w:pPr>
        <w:ind w:firstLine="432"/>
      </w:pPr>
      <w:r>
        <w:rPr>
          <w:rFonts w:eastAsia="Georgia"/>
        </w:rPr>
        <w:t>He got off. Rainwater dripped from his umbrella as he climbed the stairs. At street level he stopped.</w:t>
      </w:r>
    </w:p>
    <w:p w14:paraId="4B0E3AE4" w14:textId="77777777" w:rsidR="00A1675C" w:rsidRDefault="00000000">
      <w:pPr>
        <w:ind w:firstLine="432"/>
      </w:pPr>
      <w:r>
        <w:rPr>
          <w:rFonts w:eastAsia="Georgia"/>
        </w:rPr>
        <w:t>The cold rain was heavier now. He carefully looked at the sky. Then at the pavement.</w:t>
      </w:r>
    </w:p>
    <w:p w14:paraId="7BF6238D" w14:textId="77777777" w:rsidR="00A1675C" w:rsidRDefault="00000000">
      <w:pPr>
        <w:ind w:firstLine="432"/>
      </w:pPr>
      <w:r>
        <w:rPr>
          <w:rFonts w:eastAsia="Georgia"/>
        </w:rPr>
        <w:t>Then at the Underground entrance. The cold rain was falling. The trains were moving.</w:t>
      </w:r>
    </w:p>
    <w:p w14:paraId="2CBED98D" w14:textId="77777777" w:rsidR="00A1675C" w:rsidRDefault="00000000">
      <w:pPr>
        <w:ind w:firstLine="432"/>
      </w:pPr>
      <w:r>
        <w:rPr>
          <w:rFonts w:eastAsia="Georgia"/>
        </w:rPr>
        <w:t>The clocks were ticking. Everything seemed perfectly ordinary. Which, Derek had learned, was often when things became interesting.</w:t>
      </w:r>
    </w:p>
    <w:p w14:paraId="30ACBD7B" w14:textId="77777777" w:rsidR="00A1675C" w:rsidRDefault="00000000">
      <w:pPr>
        <w:ind w:firstLine="432"/>
      </w:pPr>
      <w:r>
        <w:rPr>
          <w:rFonts w:eastAsia="Georgia"/>
        </w:rPr>
        <w:t>He went back underground. This time he chose a empty empty station with a long escalator. He quietly stood still while it carried him downward.</w:t>
      </w:r>
    </w:p>
    <w:p w14:paraId="6DEDE78E" w14:textId="77777777" w:rsidR="00A1675C" w:rsidRDefault="00000000">
      <w:pPr>
        <w:ind w:firstLine="432"/>
      </w:pPr>
      <w:r>
        <w:rPr>
          <w:rFonts w:eastAsia="Georgia"/>
        </w:rPr>
        <w:t>He quietly watched the steps. They moved beneath him. He watched the handrail.</w:t>
      </w:r>
    </w:p>
    <w:p w14:paraId="5AD9248D" w14:textId="77777777" w:rsidR="00A1675C" w:rsidRDefault="00000000">
      <w:pPr>
        <w:ind w:firstLine="432"/>
      </w:pPr>
      <w:r>
        <w:rPr>
          <w:rFonts w:eastAsia="Georgia"/>
        </w:rPr>
        <w:t>It moved at a different speed relative to the walls. He carefully looked at the people. They were moving relative to him.</w:t>
      </w:r>
    </w:p>
    <w:p w14:paraId="575C19B3" w14:textId="77777777" w:rsidR="00A1675C" w:rsidRDefault="00000000">
      <w:pPr>
        <w:ind w:firstLine="432"/>
      </w:pPr>
      <w:r>
        <w:rPr>
          <w:rFonts w:eastAsia="Georgia"/>
        </w:rPr>
        <w:t>The entire station was a small laboratory of relative motion. He gently smiled.</w:t>
      </w:r>
    </w:p>
    <w:p w14:paraId="0352D820" w14:textId="77777777" w:rsidR="00A1675C" w:rsidRDefault="00000000">
      <w:pPr>
        <w:spacing w:before="40" w:after="120"/>
      </w:pPr>
      <w:r>
        <w:rPr>
          <w:rFonts w:eastAsia="Georgia"/>
        </w:rPr>
        <w:t>"Special Relativity."</w:t>
      </w:r>
    </w:p>
    <w:p w14:paraId="1C39ECEA" w14:textId="77777777" w:rsidR="00A1675C" w:rsidRDefault="00000000">
      <w:pPr>
        <w:ind w:firstLine="432"/>
      </w:pPr>
      <w:r>
        <w:rPr>
          <w:rFonts w:eastAsia="Georgia"/>
        </w:rPr>
        <w:t>A man beside him looked over.</w:t>
      </w:r>
    </w:p>
    <w:p w14:paraId="754283B4" w14:textId="77777777" w:rsidR="00A1675C" w:rsidRDefault="00000000">
      <w:pPr>
        <w:spacing w:before="40" w:after="120"/>
      </w:pPr>
      <w:r>
        <w:rPr>
          <w:rFonts w:eastAsia="Georgia"/>
        </w:rPr>
        <w:t>Derek pretended he had said something else.</w:t>
      </w:r>
    </w:p>
    <w:p w14:paraId="13C3982A" w14:textId="77777777" w:rsidR="00A1675C" w:rsidRDefault="00000000">
      <w:pPr>
        <w:ind w:firstLine="432"/>
      </w:pPr>
      <w:r>
        <w:rPr>
          <w:rFonts w:eastAsia="Georgia"/>
        </w:rPr>
        <w:t>At the bottom, he walked toward the platform. Then he stopped. There was a puddle.</w:t>
      </w:r>
    </w:p>
    <w:p w14:paraId="51B13BD4" w14:textId="77777777" w:rsidR="00A1675C" w:rsidRDefault="00000000">
      <w:pPr>
        <w:ind w:firstLine="432"/>
      </w:pPr>
      <w:r>
        <w:rPr>
          <w:rFonts w:eastAsia="Georgia"/>
        </w:rPr>
        <w:t>A large one. It had formed where rainwater had been carried down by passengers. Derek carefully looked at it.</w:t>
      </w:r>
    </w:p>
    <w:p w14:paraId="1751132D" w14:textId="77777777" w:rsidR="00A1675C" w:rsidRDefault="00000000">
      <w:pPr>
        <w:ind w:firstLine="432"/>
      </w:pPr>
      <w:r>
        <w:rPr>
          <w:rFonts w:eastAsia="Georgia"/>
        </w:rPr>
        <w:t>Then at the moving escalator. Then at the rails. Then at the tunnel.</w:t>
      </w:r>
    </w:p>
    <w:p w14:paraId="1C59730D" w14:textId="77777777" w:rsidR="00A1675C" w:rsidRDefault="00000000">
      <w:pPr>
        <w:ind w:firstLine="432"/>
      </w:pPr>
      <w:r>
        <w:rPr>
          <w:rFonts w:eastAsia="Georgia"/>
        </w:rPr>
        <w:t>An idea occurred to him. The Underground was full of reference frames. Passengers.</w:t>
      </w:r>
    </w:p>
    <w:p w14:paraId="2E9F7B10" w14:textId="77777777" w:rsidR="00A1675C" w:rsidRDefault="00000000">
      <w:pPr>
        <w:ind w:firstLine="432"/>
      </w:pPr>
      <w:r>
        <w:rPr>
          <w:rFonts w:eastAsia="Georgia"/>
        </w:rPr>
        <w:t>Trains. Platforms. Escalators.</w:t>
      </w:r>
    </w:p>
    <w:p w14:paraId="3740D746" w14:textId="77777777" w:rsidR="00A1675C" w:rsidRDefault="00000000">
      <w:pPr>
        <w:ind w:firstLine="432"/>
      </w:pPr>
      <w:r>
        <w:rPr>
          <w:rFonts w:eastAsia="Georgia"/>
        </w:rPr>
        <w:t>Ventilation systems. Water droplets. Everything moved relative to everything else.</w:t>
      </w:r>
    </w:p>
    <w:p w14:paraId="4D8F76B0" w14:textId="77777777" w:rsidR="00A1675C" w:rsidRDefault="00000000">
      <w:pPr>
        <w:ind w:firstLine="432"/>
      </w:pPr>
      <w:r>
        <w:rPr>
          <w:rFonts w:eastAsia="Georgia"/>
        </w:rPr>
        <w:t>And yet the laws of physics were supposed to work for all of them. SR did not say that only one frame was correct. GR did not say that either.</w:t>
      </w:r>
    </w:p>
    <w:p w14:paraId="13C92B1C" w14:textId="77777777" w:rsidR="00A1675C" w:rsidRDefault="00000000">
      <w:pPr>
        <w:ind w:firstLine="432"/>
      </w:pPr>
      <w:r>
        <w:rPr>
          <w:rFonts w:eastAsia="Georgia"/>
        </w:rPr>
        <w:t>So what could possibly go wrong? Derek took out his notebook. He wrote:</w:t>
      </w:r>
    </w:p>
    <w:p w14:paraId="27879D9A" w14:textId="77777777" w:rsidR="00A1675C" w:rsidRDefault="00000000">
      <w:pPr>
        <w:ind w:firstLine="432"/>
      </w:pPr>
      <w:r>
        <w:rPr>
          <w:rFonts w:eastAsia="Georgia"/>
        </w:rPr>
        <w:t>SR: local inertial frames. Then: GR: curved spacetime.</w:t>
      </w:r>
    </w:p>
    <w:p w14:paraId="18B5DAEA" w14:textId="77777777" w:rsidR="00A1675C" w:rsidRDefault="00000000">
      <w:pPr>
        <w:ind w:firstLine="432"/>
      </w:pPr>
      <w:r>
        <w:rPr>
          <w:rFonts w:eastAsia="Georgia"/>
        </w:rPr>
        <w:t>Then: Question: what happens where the Underground is not locally inertial? He stopped.</w:t>
      </w:r>
    </w:p>
    <w:p w14:paraId="139BFECE" w14:textId="77777777" w:rsidR="00A1675C" w:rsidRDefault="00000000">
      <w:pPr>
        <w:ind w:firstLine="432"/>
      </w:pPr>
      <w:r>
        <w:rPr>
          <w:rFonts w:eastAsia="Georgia"/>
        </w:rPr>
        <w:t>That was better. A distant train accelerating away from a station was not an inertial frame. A train braking into one wasn't either.</w:t>
      </w:r>
    </w:p>
    <w:p w14:paraId="628AD65D" w14:textId="77777777" w:rsidR="00A1675C" w:rsidRDefault="00000000">
      <w:pPr>
        <w:ind w:firstLine="432"/>
      </w:pPr>
      <w:r>
        <w:rPr>
          <w:rFonts w:eastAsia="Georgia"/>
        </w:rPr>
        <w:t>A passenger standing on the platform was supported by the Earth. The platform was therefore not a freely falling frame. The Earth itself was rotating.</w:t>
      </w:r>
    </w:p>
    <w:p w14:paraId="034E8A1A" w14:textId="77777777" w:rsidR="00A1675C" w:rsidRDefault="00000000">
      <w:pPr>
        <w:ind w:firstLine="432"/>
      </w:pPr>
      <w:r>
        <w:rPr>
          <w:rFonts w:eastAsia="Georgia"/>
        </w:rPr>
        <w:t>The entire planet was orbiting the Sun. The Sun was moving through the galaxy. The galaxy was moving relative to other galaxies.</w:t>
      </w:r>
    </w:p>
    <w:p w14:paraId="7714B287" w14:textId="77777777" w:rsidR="00A1675C" w:rsidRDefault="00000000">
      <w:pPr>
        <w:ind w:firstLine="432"/>
      </w:pPr>
      <w:r>
        <w:rPr>
          <w:rFonts w:eastAsia="Georgia"/>
        </w:rPr>
        <w:t>There was no shortage of motion. Derek quietly smiled. The universe had an extraordinary sense of humour.</w:t>
      </w:r>
    </w:p>
    <w:p w14:paraId="7011CFE4" w14:textId="77777777" w:rsidR="00A1675C" w:rsidRDefault="00000000">
      <w:pPr>
        <w:ind w:firstLine="432"/>
      </w:pPr>
      <w:r>
        <w:rPr>
          <w:rFonts w:eastAsia="Georgia"/>
        </w:rPr>
        <w:t>He put the notebook away. Then he heard a quiet voice behind him.</w:t>
      </w:r>
    </w:p>
    <w:p w14:paraId="76614F7E" w14:textId="77777777" w:rsidR="00A1675C" w:rsidRDefault="00000000">
      <w:pPr>
        <w:spacing w:before="40" w:after="120"/>
      </w:pPr>
      <w:r>
        <w:rPr>
          <w:rFonts w:eastAsia="Georgia"/>
        </w:rPr>
        <w:t>"You're thinking too hard."</w:t>
      </w:r>
    </w:p>
    <w:p w14:paraId="0E3383BF" w14:textId="77777777" w:rsidR="00A1675C" w:rsidRDefault="00000000">
      <w:pPr>
        <w:ind w:firstLine="432"/>
      </w:pPr>
      <w:r>
        <w:rPr>
          <w:rFonts w:eastAsia="Georgia"/>
        </w:rPr>
        <w:t>He turned. A woman was standing there. She was perhaps forty, dressed in a dark coat, holding an umbrella.</w:t>
      </w:r>
    </w:p>
    <w:p w14:paraId="6951EA4F" w14:textId="77777777" w:rsidR="00A1675C" w:rsidRDefault="00000000">
      <w:pPr>
        <w:ind w:firstLine="432"/>
      </w:pPr>
      <w:r>
        <w:rPr>
          <w:rFonts w:eastAsia="Georgia"/>
        </w:rPr>
        <w:t>Derek slowly looked at her.</w:t>
      </w:r>
    </w:p>
    <w:p w14:paraId="0696D42F" w14:textId="77777777" w:rsidR="00A1675C" w:rsidRDefault="00000000">
      <w:pPr>
        <w:spacing w:before="40" w:after="120"/>
      </w:pPr>
      <w:r>
        <w:rPr>
          <w:rFonts w:eastAsia="Georgia"/>
        </w:rPr>
        <w:t>"Excuse me?"</w:t>
      </w:r>
    </w:p>
    <w:p w14:paraId="6356CFBC" w14:textId="77777777" w:rsidR="00A1675C" w:rsidRDefault="00000000">
      <w:pPr>
        <w:spacing w:before="40" w:after="120"/>
      </w:pPr>
      <w:r>
        <w:rPr>
          <w:rFonts w:eastAsia="Georgia"/>
        </w:rPr>
        <w:t>"You've been staring at that puddle for five minutes."</w:t>
      </w:r>
    </w:p>
    <w:p w14:paraId="146C5623" w14:textId="77777777" w:rsidR="00A1675C" w:rsidRDefault="00000000">
      <w:pPr>
        <w:spacing w:before="40" w:after="120"/>
      </w:pPr>
      <w:r>
        <w:rPr>
          <w:rFonts w:eastAsia="Georgia"/>
        </w:rPr>
        <w:t>"Have I?"</w:t>
      </w:r>
    </w:p>
    <w:p w14:paraId="1B313357" w14:textId="77777777" w:rsidR="00A1675C" w:rsidRDefault="00000000">
      <w:pPr>
        <w:spacing w:before="40" w:after="120"/>
      </w:pPr>
      <w:r>
        <w:rPr>
          <w:rFonts w:eastAsia="Georgia"/>
        </w:rPr>
        <w:t>"Yes."</w:t>
      </w:r>
    </w:p>
    <w:p w14:paraId="498B540A" w14:textId="77777777" w:rsidR="00A1675C" w:rsidRDefault="00000000">
      <w:pPr>
        <w:spacing w:before="40" w:after="120"/>
      </w:pPr>
      <w:r>
        <w:rPr>
          <w:rFonts w:eastAsia="Georgia"/>
        </w:rPr>
        <w:t>"Did you time me?"</w:t>
      </w:r>
    </w:p>
    <w:p w14:paraId="0123EFC2" w14:textId="77777777" w:rsidR="00A1675C" w:rsidRDefault="00000000">
      <w:pPr>
        <w:spacing w:before="40" w:after="120"/>
      </w:pPr>
      <w:r>
        <w:rPr>
          <w:rFonts w:eastAsia="Georgia"/>
        </w:rPr>
        <w:t>"No."</w:t>
      </w:r>
    </w:p>
    <w:p w14:paraId="5AB19D12" w14:textId="77777777" w:rsidR="00A1675C" w:rsidRDefault="00000000">
      <w:pPr>
        <w:spacing w:before="40" w:after="120"/>
      </w:pPr>
      <w:r>
        <w:rPr>
          <w:rFonts w:eastAsia="Georgia"/>
        </w:rPr>
        <w:t>"Then how do you know?"</w:t>
      </w:r>
    </w:p>
    <w:p w14:paraId="6AE3B333" w14:textId="77777777" w:rsidR="00A1675C" w:rsidRDefault="00000000">
      <w:pPr>
        <w:ind w:firstLine="432"/>
      </w:pPr>
      <w:r>
        <w:rPr>
          <w:rFonts w:eastAsia="Georgia"/>
        </w:rPr>
        <w:t>She gently smiled.</w:t>
      </w:r>
    </w:p>
    <w:p w14:paraId="3C5E93E7" w14:textId="77777777" w:rsidR="00A1675C" w:rsidRDefault="00000000">
      <w:pPr>
        <w:spacing w:before="40" w:after="120"/>
      </w:pPr>
      <w:r>
        <w:rPr>
          <w:rFonts w:eastAsia="Georgia"/>
        </w:rPr>
        <w:t>"Because I was staring at you."</w:t>
      </w:r>
    </w:p>
    <w:p w14:paraId="135CDFCF" w14:textId="77777777" w:rsidR="00A1675C" w:rsidRDefault="00000000">
      <w:pPr>
        <w:ind w:firstLine="432"/>
      </w:pPr>
      <w:r>
        <w:rPr>
          <w:rFonts w:eastAsia="Georgia"/>
        </w:rPr>
        <w:t>Derek considered this.</w:t>
      </w:r>
    </w:p>
    <w:p w14:paraId="6D02C856" w14:textId="77777777" w:rsidR="00A1675C" w:rsidRDefault="00000000">
      <w:pPr>
        <w:spacing w:before="40" w:after="120"/>
      </w:pPr>
      <w:r>
        <w:rPr>
          <w:rFonts w:eastAsia="Georgia"/>
        </w:rPr>
        <w:t>"That's fair."</w:t>
      </w:r>
    </w:p>
    <w:p w14:paraId="1ECC77AA" w14:textId="77777777" w:rsidR="00A1675C" w:rsidRDefault="00000000">
      <w:pPr>
        <w:ind w:firstLine="432"/>
      </w:pPr>
      <w:r>
        <w:rPr>
          <w:rFonts w:eastAsia="Georgia"/>
        </w:rPr>
        <w:t>She pointed at his notebook.</w:t>
      </w:r>
    </w:p>
    <w:p w14:paraId="2517884E" w14:textId="77777777" w:rsidR="00A1675C" w:rsidRDefault="00000000">
      <w:pPr>
        <w:spacing w:before="40" w:after="120"/>
      </w:pPr>
      <w:r>
        <w:rPr>
          <w:rFonts w:eastAsia="Georgia"/>
        </w:rPr>
        <w:t>"Physics?"</w:t>
      </w:r>
    </w:p>
    <w:p w14:paraId="12D4E01F" w14:textId="77777777" w:rsidR="00A1675C" w:rsidRDefault="00000000">
      <w:pPr>
        <w:spacing w:before="40" w:after="120"/>
      </w:pPr>
      <w:r>
        <w:rPr>
          <w:rFonts w:eastAsia="Georgia"/>
        </w:rPr>
        <w:t>"Yes."</w:t>
      </w:r>
    </w:p>
    <w:p w14:paraId="0BA6B931" w14:textId="77777777" w:rsidR="00A1675C" w:rsidRDefault="00000000">
      <w:pPr>
        <w:spacing w:before="40" w:after="120"/>
      </w:pPr>
      <w:r>
        <w:rPr>
          <w:rFonts w:eastAsia="Georgia"/>
        </w:rPr>
        <w:t>"What sort?"</w:t>
      </w:r>
    </w:p>
    <w:p w14:paraId="161B3B8F" w14:textId="77777777" w:rsidR="00A1675C" w:rsidRDefault="00000000">
      <w:pPr>
        <w:spacing w:before="40" w:after="120"/>
      </w:pPr>
      <w:r>
        <w:rPr>
          <w:rFonts w:eastAsia="Georgia"/>
        </w:rPr>
        <w:t>"Relativity."</w:t>
      </w:r>
    </w:p>
    <w:p w14:paraId="2DC89D9D" w14:textId="77777777" w:rsidR="00A1675C" w:rsidRDefault="00000000">
      <w:pPr>
        <w:ind w:firstLine="432"/>
      </w:pPr>
      <w:r>
        <w:rPr>
          <w:rFonts w:eastAsia="Georgia"/>
        </w:rPr>
        <w:t>She calmly nodded.</w:t>
      </w:r>
    </w:p>
    <w:p w14:paraId="04536083" w14:textId="77777777" w:rsidR="00A1675C" w:rsidRDefault="00000000">
      <w:pPr>
        <w:spacing w:before="40" w:after="120"/>
      </w:pPr>
      <w:r>
        <w:rPr>
          <w:rFonts w:eastAsia="Georgia"/>
        </w:rPr>
        <w:t>"Special or General?"</w:t>
      </w:r>
    </w:p>
    <w:p w14:paraId="0DAA3837" w14:textId="77777777" w:rsidR="00A1675C" w:rsidRDefault="00000000">
      <w:pPr>
        <w:ind w:firstLine="432"/>
      </w:pPr>
      <w:r>
        <w:rPr>
          <w:rFonts w:eastAsia="Georgia"/>
        </w:rPr>
        <w:t>Derek sharply stared at her.</w:t>
      </w:r>
    </w:p>
    <w:p w14:paraId="563B596A" w14:textId="77777777" w:rsidR="00A1675C" w:rsidRDefault="00000000">
      <w:pPr>
        <w:spacing w:before="40" w:after="120"/>
      </w:pPr>
      <w:r>
        <w:rPr>
          <w:rFonts w:eastAsia="Georgia"/>
        </w:rPr>
        <w:t>"Both."</w:t>
      </w:r>
    </w:p>
    <w:p w14:paraId="3DE223A1" w14:textId="77777777" w:rsidR="00A1675C" w:rsidRDefault="00000000">
      <w:pPr>
        <w:spacing w:before="40" w:after="120"/>
      </w:pPr>
      <w:r>
        <w:rPr>
          <w:rFonts w:eastAsia="Georgia"/>
        </w:rPr>
        <w:t>"Good."</w:t>
      </w:r>
    </w:p>
    <w:p w14:paraId="277DB573" w14:textId="77777777" w:rsidR="00A1675C" w:rsidRDefault="00000000">
      <w:pPr>
        <w:ind w:firstLine="432"/>
      </w:pPr>
      <w:r>
        <w:rPr>
          <w:rFonts w:eastAsia="Georgia"/>
        </w:rPr>
        <w:t>She smiled.</w:t>
      </w:r>
    </w:p>
    <w:p w14:paraId="1CA6CE14" w14:textId="77777777" w:rsidR="00A1675C" w:rsidRDefault="00000000">
      <w:pPr>
        <w:spacing w:before="40" w:after="120"/>
      </w:pPr>
      <w:r>
        <w:rPr>
          <w:rFonts w:eastAsia="Georgia"/>
        </w:rPr>
        <w:t>"Then you have a problem."</w:t>
      </w:r>
    </w:p>
    <w:p w14:paraId="463C8BD0" w14:textId="77777777" w:rsidR="00A1675C" w:rsidRDefault="00000000">
      <w:pPr>
        <w:ind w:firstLine="432"/>
      </w:pPr>
      <w:r>
        <w:rPr>
          <w:rFonts w:eastAsia="Georgia"/>
        </w:rPr>
        <w:t>Derek laughed.</w:t>
      </w:r>
    </w:p>
    <w:p w14:paraId="1BCC8D65" w14:textId="77777777" w:rsidR="00A1675C" w:rsidRDefault="00000000">
      <w:pPr>
        <w:spacing w:before="40" w:after="120"/>
      </w:pPr>
      <w:r>
        <w:rPr>
          <w:rFonts w:eastAsia="Georgia"/>
        </w:rPr>
        <w:t>"Apparently."</w:t>
      </w:r>
    </w:p>
    <w:p w14:paraId="11592593" w14:textId="77777777" w:rsidR="00A1675C" w:rsidRDefault="00000000">
      <w:pPr>
        <w:ind w:firstLine="432"/>
      </w:pPr>
      <w:r>
        <w:rPr>
          <w:rFonts w:eastAsia="Georgia"/>
        </w:rPr>
        <w:t>She quietly walked away. Derek watched her disappear into the crowd. He stood still.</w:t>
      </w:r>
    </w:p>
    <w:p w14:paraId="24032FA0" w14:textId="77777777" w:rsidR="00A1675C" w:rsidRDefault="00000000">
      <w:pPr>
        <w:ind w:firstLine="432"/>
      </w:pPr>
      <w:r>
        <w:rPr>
          <w:rFonts w:eastAsia="Georgia"/>
        </w:rPr>
        <w:t>Then he opened his notebook. He wrote: Find woman.</w:t>
      </w:r>
    </w:p>
    <w:p w14:paraId="2946E1F2" w14:textId="77777777" w:rsidR="00A1675C" w:rsidRDefault="00000000">
      <w:pPr>
        <w:ind w:firstLine="432"/>
      </w:pPr>
      <w:r>
        <w:rPr>
          <w:rFonts w:eastAsia="Georgia"/>
        </w:rPr>
        <w:t>Then crossed it out. He wrote: Find out why she knew.</w:t>
      </w:r>
    </w:p>
    <w:p w14:paraId="1F56CC12" w14:textId="77777777" w:rsidR="00A1675C" w:rsidRDefault="00000000">
      <w:pPr>
        <w:ind w:firstLine="432"/>
      </w:pPr>
      <w:r>
        <w:rPr>
          <w:rFonts w:eastAsia="Georgia"/>
        </w:rPr>
        <w:t>Then crossed that out too. Finally: Probably irrelevant.</w:t>
      </w:r>
    </w:p>
    <w:p w14:paraId="5FDF8922" w14:textId="77777777" w:rsidR="00A1675C" w:rsidRDefault="00000000">
      <w:pPr>
        <w:ind w:firstLine="432"/>
      </w:pPr>
      <w:r>
        <w:rPr>
          <w:rFonts w:eastAsia="Georgia"/>
        </w:rPr>
        <w:t>He put the notebook away. He was learning. Not everything was a clue.</w:t>
      </w:r>
    </w:p>
    <w:p w14:paraId="1D9CB8D7" w14:textId="77777777" w:rsidR="00A1675C" w:rsidRDefault="00000000">
      <w:pPr>
        <w:ind w:firstLine="432"/>
      </w:pPr>
      <w:r>
        <w:rPr>
          <w:rFonts w:eastAsia="Georgia"/>
        </w:rPr>
        <w:t>Sometimes a woman on the Underground simply knew what relativity was. It was London. Anything was possible.</w:t>
      </w:r>
    </w:p>
    <w:p w14:paraId="206BE1A1" w14:textId="77777777" w:rsidR="00A1675C" w:rsidRDefault="00000000">
      <w:pPr>
        <w:ind w:firstLine="432"/>
      </w:pPr>
      <w:r>
        <w:rPr>
          <w:rFonts w:eastAsia="Georgia"/>
        </w:rPr>
        <w:t>The empty empty train arrived. Derek boarded. He quietly sat down.</w:t>
      </w:r>
    </w:p>
    <w:p w14:paraId="65BBA8F0" w14:textId="77777777" w:rsidR="00A1675C" w:rsidRDefault="00000000">
      <w:pPr>
        <w:ind w:firstLine="432"/>
      </w:pPr>
      <w:r>
        <w:rPr>
          <w:rFonts w:eastAsia="Georgia"/>
        </w:rPr>
        <w:t>And then, for no particular reason, he began thinking about poetry. The thought had been there since Weinstein's phone call. Time didn't exist.</w:t>
      </w:r>
    </w:p>
    <w:p w14:paraId="6B4CFC04" w14:textId="77777777" w:rsidR="00A1675C" w:rsidRDefault="00000000">
      <w:pPr>
        <w:ind w:firstLine="432"/>
      </w:pPr>
      <w:r>
        <w:rPr>
          <w:rFonts w:eastAsia="Georgia"/>
        </w:rPr>
        <w:t>It was merely a way of preventing everything from happening at once. The phrase had been absurd. But the more Derek thought about it, the less absurd it became.</w:t>
      </w:r>
    </w:p>
    <w:p w14:paraId="036D16D3" w14:textId="77777777" w:rsidR="00A1675C" w:rsidRDefault="00000000">
      <w:pPr>
        <w:ind w:firstLine="432"/>
      </w:pPr>
      <w:r>
        <w:rPr>
          <w:rFonts w:eastAsia="Georgia"/>
        </w:rPr>
        <w:t>Consider a poem. The words had an order. A line followed another line.</w:t>
      </w:r>
    </w:p>
    <w:p w14:paraId="0B114963" w14:textId="77777777" w:rsidR="00A1675C" w:rsidRDefault="00000000">
      <w:pPr>
        <w:ind w:firstLine="432"/>
      </w:pPr>
      <w:r>
        <w:rPr>
          <w:rFonts w:eastAsia="Georgia"/>
        </w:rPr>
        <w:t>A word followed another word. Change the order and the poem changed. Not merely its meaning.</w:t>
      </w:r>
    </w:p>
    <w:p w14:paraId="31391F4D" w14:textId="77777777" w:rsidR="00A1675C" w:rsidRDefault="00000000">
      <w:pPr>
        <w:ind w:firstLine="432"/>
      </w:pPr>
      <w:r>
        <w:rPr>
          <w:rFonts w:eastAsia="Georgia"/>
        </w:rPr>
        <w:t>Its rhythm. Its structure. Its sound.</w:t>
      </w:r>
    </w:p>
    <w:p w14:paraId="7772999F" w14:textId="77777777" w:rsidR="00A1675C" w:rsidRDefault="00000000">
      <w:pPr>
        <w:ind w:firstLine="432"/>
      </w:pPr>
      <w:r>
        <w:rPr>
          <w:rFonts w:eastAsia="Georgia"/>
        </w:rPr>
        <w:t>Derek imagined reading a poem in which every word was spoken simultaneously. He immediately understood the problem. It would sound like a fart.</w:t>
      </w:r>
    </w:p>
    <w:p w14:paraId="027C6200" w14:textId="77777777" w:rsidR="00A1675C" w:rsidRDefault="00000000">
      <w:pPr>
        <w:ind w:firstLine="432"/>
      </w:pPr>
      <w:r>
        <w:rPr>
          <w:rFonts w:eastAsia="Georgia"/>
        </w:rPr>
        <w:t>A very literary fart, perhaps. But a fart nonetheless. He gently smiled.</w:t>
      </w:r>
    </w:p>
    <w:p w14:paraId="78C84994" w14:textId="77777777" w:rsidR="00A1675C" w:rsidRDefault="00000000">
      <w:pPr>
        <w:ind w:firstLine="432"/>
      </w:pPr>
      <w:r>
        <w:rPr>
          <w:rFonts w:eastAsia="Georgia"/>
        </w:rPr>
        <w:t>He wrote:</w:t>
      </w:r>
    </w:p>
    <w:p w14:paraId="36BB99B8" w14:textId="77777777" w:rsidR="00A1675C" w:rsidRDefault="00000000">
      <w:pPr>
        <w:spacing w:before="200" w:after="120"/>
        <w:jc w:val="center"/>
      </w:pPr>
      <w:r>
        <w:rPr>
          <w:rFonts w:eastAsia="Georgia"/>
          <w:b/>
          <w:sz w:val="24"/>
        </w:rPr>
        <w:t>TIME PREVENTS POETRY FROM SOUNDING LIKE A FART.</w:t>
      </w:r>
    </w:p>
    <w:p w14:paraId="5605086D" w14:textId="77777777" w:rsidR="00A1675C" w:rsidRDefault="00000000">
      <w:pPr>
        <w:ind w:firstLine="432"/>
      </w:pPr>
      <w:r>
        <w:rPr>
          <w:rFonts w:eastAsia="Georgia"/>
        </w:rPr>
        <w:t>He stared at it.</w:t>
      </w:r>
    </w:p>
    <w:p w14:paraId="1A211C9C" w14:textId="77777777" w:rsidR="00A1675C" w:rsidRDefault="00000000">
      <w:pPr>
        <w:spacing w:before="40" w:after="120"/>
      </w:pPr>
      <w:r>
        <w:rPr>
          <w:rFonts w:eastAsia="Georgia"/>
        </w:rPr>
        <w:t>Then added:</w:t>
      </w:r>
    </w:p>
    <w:p w14:paraId="03534C71" w14:textId="77777777" w:rsidR="00A1675C" w:rsidRDefault="00000000">
      <w:pPr>
        <w:ind w:firstLine="432"/>
      </w:pPr>
      <w:r>
        <w:rPr>
          <w:rFonts w:eastAsia="Georgia"/>
        </w:rPr>
        <w:t>Possibly its greatest achievement. A man sitting beside him quietly looked over. Derek closed the notebook.</w:t>
      </w:r>
    </w:p>
    <w:p w14:paraId="2DA82E45" w14:textId="77777777" w:rsidR="00A1675C" w:rsidRDefault="00000000">
      <w:pPr>
        <w:ind w:firstLine="432"/>
      </w:pPr>
      <w:r>
        <w:rPr>
          <w:rFonts w:eastAsia="Georgia"/>
        </w:rPr>
        <w:t>The train entered another deep tunnel. The lights flickered again. And this time something happened.</w:t>
      </w:r>
    </w:p>
    <w:p w14:paraId="2803CEC8" w14:textId="77777777" w:rsidR="00A1675C" w:rsidRDefault="00000000">
      <w:pPr>
        <w:ind w:firstLine="432"/>
      </w:pPr>
      <w:r>
        <w:rPr>
          <w:rFonts w:eastAsia="Georgia"/>
        </w:rPr>
        <w:t>Derek's watch stopped. He looked at it. 11:17.</w:t>
      </w:r>
    </w:p>
    <w:p w14:paraId="3520A49A" w14:textId="77777777" w:rsidR="00A1675C" w:rsidRDefault="00000000">
      <w:pPr>
        <w:ind w:firstLine="432"/>
      </w:pPr>
      <w:r>
        <w:rPr>
          <w:rFonts w:eastAsia="Georgia"/>
        </w:rPr>
        <w:t>He carefully looked at the mysterious train mysterious clock. 11:17. The carriage display.</w:t>
      </w:r>
    </w:p>
    <w:p w14:paraId="40576889" w14:textId="77777777" w:rsidR="00A1675C" w:rsidRDefault="00000000">
      <w:pPr>
        <w:ind w:firstLine="432"/>
      </w:pPr>
      <w:r>
        <w:rPr>
          <w:rFonts w:eastAsia="Georgia"/>
        </w:rPr>
        <w:t>11:17. Everyone else's phones. Several passengers checked them.</w:t>
      </w:r>
    </w:p>
    <w:p w14:paraId="74521945" w14:textId="77777777" w:rsidR="00A1675C" w:rsidRDefault="00000000">
      <w:pPr>
        <w:ind w:firstLine="432"/>
      </w:pPr>
      <w:r>
        <w:rPr>
          <w:rFonts w:eastAsia="Georgia"/>
        </w:rPr>
        <w:t>11:17. Derek sat up. The mysterious train continued moving.</w:t>
      </w:r>
    </w:p>
    <w:p w14:paraId="0CA0738A" w14:textId="77777777" w:rsidR="00A1675C" w:rsidRDefault="00000000">
      <w:pPr>
        <w:ind w:firstLine="432"/>
      </w:pPr>
      <w:r>
        <w:rPr>
          <w:rFonts w:eastAsia="Georgia"/>
        </w:rPr>
        <w:t>A woman coughed. Someone turned a page. The mysterious train rocked.</w:t>
      </w:r>
    </w:p>
    <w:p w14:paraId="027D3833" w14:textId="77777777" w:rsidR="00A1675C" w:rsidRDefault="00000000">
      <w:pPr>
        <w:ind w:firstLine="432"/>
      </w:pPr>
      <w:r>
        <w:rPr>
          <w:rFonts w:eastAsia="Georgia"/>
        </w:rPr>
        <w:t>Everything was happening. But the clocks had stopped. Derek gently smiled.</w:t>
      </w:r>
    </w:p>
    <w:p w14:paraId="18E19F72" w14:textId="77777777" w:rsidR="00A1675C" w:rsidRDefault="00000000">
      <w:pPr>
        <w:spacing w:before="40" w:after="120"/>
      </w:pPr>
      <w:r>
        <w:rPr>
          <w:rFonts w:eastAsia="Georgia"/>
        </w:rPr>
        <w:t>"Right."</w:t>
      </w:r>
    </w:p>
    <w:p w14:paraId="22AEA49F" w14:textId="77777777" w:rsidR="00A1675C" w:rsidRDefault="00000000">
      <w:pPr>
        <w:ind w:firstLine="432"/>
      </w:pPr>
      <w:r>
        <w:rPr>
          <w:rFonts w:eastAsia="Georgia"/>
        </w:rPr>
        <w:t>He looked around. Nobody else seemed particularly alarmed. A man checked his phone again.</w:t>
      </w:r>
    </w:p>
    <w:p w14:paraId="20EE27D4" w14:textId="77777777" w:rsidR="00A1675C" w:rsidRDefault="00000000">
      <w:pPr>
        <w:ind w:firstLine="432"/>
      </w:pPr>
      <w:r>
        <w:rPr>
          <w:rFonts w:eastAsia="Georgia"/>
        </w:rPr>
        <w:t>Still 11:17. Derek looked through the window. The tunnel walls moved past.</w:t>
      </w:r>
    </w:p>
    <w:p w14:paraId="6B7AAF1A" w14:textId="77777777" w:rsidR="00A1675C" w:rsidRDefault="00000000">
      <w:pPr>
        <w:ind w:firstLine="432"/>
      </w:pPr>
      <w:r>
        <w:rPr>
          <w:rFonts w:eastAsia="Georgia"/>
        </w:rPr>
        <w:t>He stood. He quietly walked toward the end of the carriage. The train continued.</w:t>
      </w:r>
    </w:p>
    <w:p w14:paraId="5C9C7666" w14:textId="77777777" w:rsidR="00A1675C" w:rsidRDefault="00000000">
      <w:pPr>
        <w:ind w:firstLine="432"/>
      </w:pPr>
      <w:r>
        <w:rPr>
          <w:rFonts w:eastAsia="Georgia"/>
        </w:rPr>
        <w:t>Then he noticed something else. The cold rain. He could see it through a small window near the door.</w:t>
      </w:r>
    </w:p>
    <w:p w14:paraId="79770DEE" w14:textId="77777777" w:rsidR="00A1675C" w:rsidRDefault="00000000">
      <w:pPr>
        <w:ind w:firstLine="432"/>
      </w:pPr>
      <w:r>
        <w:rPr>
          <w:rFonts w:eastAsia="Georgia"/>
        </w:rPr>
        <w:t>Rainwater was running down the outside of the mysterious train. But the drops suddenly appeared to be moving differently. Not backwards.</w:t>
      </w:r>
    </w:p>
    <w:p w14:paraId="675E4C5C" w14:textId="77777777" w:rsidR="00A1675C" w:rsidRDefault="00000000">
      <w:pPr>
        <w:ind w:firstLine="432"/>
      </w:pPr>
      <w:r>
        <w:rPr>
          <w:rFonts w:eastAsia="Georgia"/>
        </w:rPr>
        <w:t>Not forwards. Simply differently. Derek stared.</w:t>
      </w:r>
    </w:p>
    <w:p w14:paraId="27A44AA7" w14:textId="77777777" w:rsidR="00A1675C" w:rsidRDefault="00000000">
      <w:pPr>
        <w:ind w:firstLine="432"/>
      </w:pPr>
      <w:r>
        <w:rPr>
          <w:rFonts w:eastAsia="Georgia"/>
        </w:rPr>
        <w:t>the mysterious distant train emerged from the deep deep tunnel. Daylight flooded the carriage. The clocks jumped.</w:t>
      </w:r>
    </w:p>
    <w:p w14:paraId="64D0AB5A" w14:textId="77777777" w:rsidR="00A1675C" w:rsidRDefault="00000000">
      <w:pPr>
        <w:ind w:firstLine="432"/>
      </w:pPr>
      <w:r>
        <w:rPr>
          <w:rFonts w:eastAsia="Georgia"/>
        </w:rPr>
        <w:t>11:18. Everyone continued reading. Nobody noticed.</w:t>
      </w:r>
    </w:p>
    <w:p w14:paraId="344A8EDC" w14:textId="77777777" w:rsidR="00A1675C" w:rsidRDefault="00000000">
      <w:pPr>
        <w:ind w:firstLine="432"/>
      </w:pPr>
      <w:r>
        <w:rPr>
          <w:rFonts w:eastAsia="Georgia"/>
        </w:rPr>
        <w:t>Derek quietly sat down. He opened his notebook. He wrote:</w:t>
      </w:r>
    </w:p>
    <w:p w14:paraId="2B576EBB" w14:textId="77777777" w:rsidR="00A1675C" w:rsidRDefault="00000000">
      <w:pPr>
        <w:ind w:firstLine="432"/>
      </w:pPr>
      <w:r>
        <w:rPr>
          <w:rFonts w:eastAsia="Georgia"/>
        </w:rPr>
        <w:t>11:17 → 11:18 Then: ancient Clock stopped for approximately ?</w:t>
      </w:r>
    </w:p>
    <w:p w14:paraId="543FC97C" w14:textId="77777777" w:rsidR="00A1675C" w:rsidRDefault="00000000">
      <w:pPr>
        <w:ind w:firstLine="432"/>
      </w:pPr>
      <w:r>
        <w:rPr>
          <w:rFonts w:eastAsia="Georgia"/>
        </w:rPr>
        <w:t>He carefully looked at the second hand. It had not advanced. But the train had travelled several kilometres.</w:t>
      </w:r>
    </w:p>
    <w:p w14:paraId="2E2173D0" w14:textId="77777777" w:rsidR="00A1675C" w:rsidRDefault="00000000">
      <w:pPr>
        <w:ind w:firstLine="432"/>
      </w:pPr>
      <w:r>
        <w:rPr>
          <w:rFonts w:eastAsia="Georgia"/>
        </w:rPr>
        <w:t>Derek thought. The clock had measured proper time. The mysterious train had followed its worldline.</w:t>
      </w:r>
    </w:p>
    <w:p w14:paraId="5464BD44" w14:textId="77777777" w:rsidR="00A1675C" w:rsidRDefault="00000000">
      <w:pPr>
        <w:ind w:firstLine="432"/>
      </w:pPr>
      <w:r>
        <w:rPr>
          <w:rFonts w:eastAsia="Georgia"/>
        </w:rPr>
        <w:t>The passengers had followed theirs. The Earth had followed its own. All of them had continued through physical processes.</w:t>
      </w:r>
    </w:p>
    <w:p w14:paraId="37BDB737" w14:textId="77777777" w:rsidR="00A1675C" w:rsidRDefault="00000000">
      <w:pPr>
        <w:ind w:firstLine="432"/>
      </w:pPr>
      <w:r>
        <w:rPr>
          <w:rFonts w:eastAsia="Georgia"/>
        </w:rPr>
        <w:t>Yet the displayed time had stopped. That was not necessarily a failure of time. It was a failure—or transformation—of the relationship between a physical clock and the events around it.</w:t>
      </w:r>
    </w:p>
    <w:p w14:paraId="042A86D6" w14:textId="77777777" w:rsidR="00A1675C" w:rsidRDefault="00000000">
      <w:pPr>
        <w:ind w:firstLine="432"/>
      </w:pPr>
      <w:r>
        <w:rPr>
          <w:rFonts w:eastAsia="Georgia"/>
        </w:rPr>
        <w:t>Derek gently smiled.</w:t>
      </w:r>
    </w:p>
    <w:p w14:paraId="6E8368A7" w14:textId="77777777" w:rsidR="00A1675C" w:rsidRDefault="00000000">
      <w:pPr>
        <w:spacing w:before="40" w:after="120"/>
      </w:pPr>
      <w:r>
        <w:rPr>
          <w:rFonts w:eastAsia="Georgia"/>
        </w:rPr>
        <w:t>"Weinstein."</w:t>
      </w:r>
    </w:p>
    <w:p w14:paraId="4252AF40" w14:textId="77777777" w:rsidR="00A1675C" w:rsidRDefault="00000000">
      <w:pPr>
        <w:ind w:firstLine="432"/>
      </w:pPr>
      <w:r>
        <w:rPr>
          <w:rFonts w:eastAsia="Georgia"/>
        </w:rPr>
        <w:t>He called. No answer. He called again.</w:t>
      </w:r>
    </w:p>
    <w:p w14:paraId="791A0955" w14:textId="77777777" w:rsidR="00A1675C" w:rsidRDefault="00000000">
      <w:pPr>
        <w:ind w:firstLine="432"/>
      </w:pPr>
      <w:r>
        <w:rPr>
          <w:rFonts w:eastAsia="Georgia"/>
        </w:rPr>
        <w:t>Still nothing. Then a message appeared.</w:t>
      </w:r>
    </w:p>
    <w:p w14:paraId="76E4EEF9" w14:textId="77777777" w:rsidR="00A1675C" w:rsidRDefault="00000000">
      <w:pPr>
        <w:spacing w:before="200" w:after="120"/>
        <w:jc w:val="center"/>
      </w:pPr>
      <w:r>
        <w:rPr>
          <w:rFonts w:eastAsia="Georgia"/>
          <w:b/>
          <w:sz w:val="24"/>
        </w:rPr>
        <w:t>WEINSTEIN: WHAT?</w:t>
      </w:r>
    </w:p>
    <w:p w14:paraId="47B0B247" w14:textId="77777777" w:rsidR="00A1675C" w:rsidRDefault="00000000">
      <w:pPr>
        <w:ind w:firstLine="432"/>
      </w:pPr>
      <w:r>
        <w:rPr>
          <w:rFonts w:eastAsia="Georgia"/>
        </w:rPr>
        <w:t>Derek typed: Clock stopped at 11:17. The reply came immediately.</w:t>
      </w:r>
    </w:p>
    <w:p w14:paraId="60B43651" w14:textId="77777777" w:rsidR="00A1675C" w:rsidRDefault="00000000">
      <w:pPr>
        <w:spacing w:before="200" w:after="120"/>
        <w:jc w:val="center"/>
      </w:pPr>
      <w:r>
        <w:rPr>
          <w:rFonts w:eastAsia="Georgia"/>
          <w:b/>
          <w:sz w:val="24"/>
        </w:rPr>
        <w:t>WEINSTEIN: WHERE?</w:t>
      </w:r>
    </w:p>
    <w:p w14:paraId="7C94AA2C" w14:textId="77777777" w:rsidR="00A1675C" w:rsidRDefault="00000000">
      <w:pPr>
        <w:spacing w:before="200" w:after="120"/>
        <w:jc w:val="center"/>
      </w:pPr>
      <w:r>
        <w:rPr>
          <w:rFonts w:eastAsia="Georgia"/>
          <w:b/>
          <w:sz w:val="24"/>
        </w:rPr>
        <w:t>LONDON UNDERGROUND.</w:t>
      </w:r>
    </w:p>
    <w:p w14:paraId="6E5157A3" w14:textId="77777777" w:rsidR="00A1675C" w:rsidRDefault="00000000">
      <w:pPr>
        <w:ind w:firstLine="432"/>
      </w:pPr>
      <w:r>
        <w:rPr>
          <w:rFonts w:eastAsia="Georgia"/>
        </w:rPr>
        <w:t>A pause.</w:t>
      </w:r>
    </w:p>
    <w:p w14:paraId="419BF995" w14:textId="77777777" w:rsidR="00A1675C" w:rsidRDefault="00000000">
      <w:pPr>
        <w:spacing w:before="200" w:after="120"/>
        <w:jc w:val="center"/>
      </w:pPr>
      <w:r>
        <w:rPr>
          <w:rFonts w:eastAsia="Georgia"/>
          <w:b/>
          <w:sz w:val="24"/>
        </w:rPr>
        <w:t>WEINSTEIN: RAIN?</w:t>
      </w:r>
    </w:p>
    <w:p w14:paraId="17C29C3A" w14:textId="77777777" w:rsidR="00A1675C" w:rsidRDefault="00000000">
      <w:pPr>
        <w:ind w:firstLine="432"/>
      </w:pPr>
      <w:r>
        <w:rPr>
          <w:rFonts w:eastAsia="Georgia"/>
        </w:rPr>
        <w:t>Derek looked out the window. Cold rain was still falling.</w:t>
      </w:r>
    </w:p>
    <w:p w14:paraId="1FF02168" w14:textId="77777777" w:rsidR="00A1675C" w:rsidRDefault="00000000">
      <w:pPr>
        <w:spacing w:before="200" w:after="120"/>
        <w:jc w:val="center"/>
      </w:pPr>
      <w:r>
        <w:rPr>
          <w:rFonts w:eastAsia="Georgia"/>
          <w:b/>
          <w:sz w:val="24"/>
        </w:rPr>
        <w:t>YES.</w:t>
      </w:r>
    </w:p>
    <w:p w14:paraId="5A3E5F6E" w14:textId="77777777" w:rsidR="00A1675C" w:rsidRDefault="00000000">
      <w:pPr>
        <w:ind w:firstLine="432"/>
      </w:pPr>
      <w:r>
        <w:rPr>
          <w:rFonts w:eastAsia="Georgia"/>
        </w:rPr>
        <w:t>The reply:</w:t>
      </w:r>
    </w:p>
    <w:p w14:paraId="25DFF832" w14:textId="77777777" w:rsidR="00A1675C" w:rsidRDefault="00000000">
      <w:pPr>
        <w:spacing w:before="200" w:after="120"/>
        <w:jc w:val="center"/>
      </w:pPr>
      <w:r>
        <w:rPr>
          <w:rFonts w:eastAsia="Georgia"/>
          <w:b/>
          <w:sz w:val="24"/>
        </w:rPr>
        <w:t>WEINSTEIN: GOOD.</w:t>
      </w:r>
    </w:p>
    <w:p w14:paraId="1C416BF6" w14:textId="77777777" w:rsidR="00A1675C" w:rsidRDefault="00000000">
      <w:pPr>
        <w:ind w:firstLine="432"/>
      </w:pPr>
      <w:r>
        <w:rPr>
          <w:rFonts w:eastAsia="Georgia"/>
        </w:rPr>
        <w:t>Derek intensely stared. He typed:</w:t>
      </w:r>
    </w:p>
    <w:p w14:paraId="14D76F06" w14:textId="77777777" w:rsidR="00A1675C" w:rsidRDefault="00000000">
      <w:pPr>
        <w:spacing w:before="200" w:after="120"/>
        <w:jc w:val="center"/>
      </w:pPr>
      <w:r>
        <w:rPr>
          <w:rFonts w:eastAsia="Georgia"/>
          <w:b/>
          <w:sz w:val="24"/>
        </w:rPr>
        <w:t>GOOD?</w:t>
      </w:r>
    </w:p>
    <w:p w14:paraId="27CAE491" w14:textId="77777777" w:rsidR="00A1675C" w:rsidRDefault="00000000">
      <w:pPr>
        <w:ind w:firstLine="432"/>
      </w:pPr>
      <w:r>
        <w:rPr>
          <w:rFonts w:eastAsia="Georgia"/>
        </w:rPr>
        <w:t>The response:</w:t>
      </w:r>
    </w:p>
    <w:p w14:paraId="2DAF48AC" w14:textId="77777777" w:rsidR="00A1675C" w:rsidRDefault="00000000">
      <w:pPr>
        <w:spacing w:before="200" w:after="120"/>
        <w:jc w:val="center"/>
      </w:pPr>
      <w:r>
        <w:rPr>
          <w:rFonts w:eastAsia="Georgia"/>
          <w:b/>
          <w:sz w:val="24"/>
        </w:rPr>
        <w:t>YES. NOW FIND OUT WHAT THE WATER IS DOING.</w:t>
      </w:r>
    </w:p>
    <w:p w14:paraId="3883B897" w14:textId="77777777" w:rsidR="00A1675C" w:rsidRDefault="00000000">
      <w:pPr>
        <w:ind w:firstLine="432"/>
      </w:pPr>
      <w:r>
        <w:rPr>
          <w:rFonts w:eastAsia="Georgia"/>
        </w:rPr>
        <w:t>Derek carefully looked at the cold rain. Then at the window. Then at the track.</w:t>
      </w:r>
    </w:p>
    <w:p w14:paraId="304D44FC" w14:textId="77777777" w:rsidR="00A1675C" w:rsidRDefault="00000000">
      <w:pPr>
        <w:ind w:firstLine="432"/>
      </w:pPr>
      <w:r>
        <w:rPr>
          <w:rFonts w:eastAsia="Georgia"/>
        </w:rPr>
        <w:t>Then at the puddles on the lonely lonely platform as the train approached the next station. He understood. Water was not merely water.</w:t>
      </w:r>
    </w:p>
    <w:p w14:paraId="1F5C4001" w14:textId="77777777" w:rsidR="00A1675C" w:rsidRDefault="00000000">
      <w:pPr>
        <w:ind w:firstLine="432"/>
      </w:pPr>
      <w:r>
        <w:rPr>
          <w:rFonts w:eastAsia="Georgia"/>
        </w:rPr>
        <w:t>It was matter moving through spacetime. Each droplet followed a trajectory. Each trajectory depended on its initial conditions and the geometry.</w:t>
      </w:r>
    </w:p>
    <w:p w14:paraId="311032A4" w14:textId="77777777" w:rsidR="00A1675C" w:rsidRDefault="00000000">
      <w:pPr>
        <w:ind w:firstLine="432"/>
      </w:pPr>
      <w:r>
        <w:rPr>
          <w:rFonts w:eastAsia="Georgia"/>
        </w:rPr>
        <w:t>If there was something strange about the geometry, the water would reveal it. The Underground had thousands of natural test particles. Rain provided millions.</w:t>
      </w:r>
    </w:p>
    <w:p w14:paraId="557393F8" w14:textId="77777777" w:rsidR="00A1675C" w:rsidRDefault="00000000">
      <w:pPr>
        <w:ind w:firstLine="432"/>
      </w:pPr>
      <w:r>
        <w:rPr>
          <w:rFonts w:eastAsia="Georgia"/>
        </w:rPr>
        <w:t>Derek got off the train. He stood beneath the gloomy station canopy. Rain poured beyond it.</w:t>
      </w:r>
    </w:p>
    <w:p w14:paraId="4E007B7E" w14:textId="77777777" w:rsidR="00A1675C" w:rsidRDefault="00000000">
      <w:pPr>
        <w:ind w:firstLine="432"/>
      </w:pPr>
      <w:r>
        <w:rPr>
          <w:rFonts w:eastAsia="Georgia"/>
        </w:rPr>
        <w:t>He quietly watched. Droplets fell. Most followed ordinary paths.</w:t>
      </w:r>
    </w:p>
    <w:p w14:paraId="038E67EB" w14:textId="77777777" w:rsidR="00A1675C" w:rsidRDefault="00000000">
      <w:pPr>
        <w:ind w:firstLine="432"/>
      </w:pPr>
      <w:r>
        <w:rPr>
          <w:rFonts w:eastAsia="Georgia"/>
        </w:rPr>
        <w:t>But some struck the pavement. Some hit umbrellas. Some bounced.</w:t>
      </w:r>
    </w:p>
    <w:p w14:paraId="09355F5E" w14:textId="77777777" w:rsidR="00A1675C" w:rsidRDefault="00000000">
      <w:pPr>
        <w:ind w:firstLine="432"/>
      </w:pPr>
      <w:r>
        <w:rPr>
          <w:rFonts w:eastAsia="Georgia"/>
        </w:rPr>
        <w:t>Some ran along walls. Some disappeared into drains. Every one of them had a history.</w:t>
      </w:r>
    </w:p>
    <w:p w14:paraId="5F984714" w14:textId="77777777" w:rsidR="00A1675C" w:rsidRDefault="00000000">
      <w:pPr>
        <w:ind w:firstLine="432"/>
      </w:pPr>
      <w:r>
        <w:rPr>
          <w:rFonts w:eastAsia="Georgia"/>
        </w:rPr>
        <w:t>A worldline. Derek suddenly understood what Weinstein had been getting at. The apple.</w:t>
      </w:r>
    </w:p>
    <w:p w14:paraId="6FEBB15D" w14:textId="77777777" w:rsidR="00A1675C" w:rsidRDefault="00000000">
      <w:pPr>
        <w:ind w:firstLine="432"/>
      </w:pPr>
      <w:r>
        <w:rPr>
          <w:rFonts w:eastAsia="Georgia"/>
        </w:rPr>
        <w:t>The clock. The train. The cold rain.</w:t>
      </w:r>
    </w:p>
    <w:p w14:paraId="40003A97" w14:textId="77777777" w:rsidR="00A1675C" w:rsidRDefault="00000000">
      <w:pPr>
        <w:ind w:firstLine="432"/>
      </w:pPr>
      <w:r>
        <w:rPr>
          <w:rFonts w:eastAsia="Georgia"/>
        </w:rPr>
        <w:t>They were all the same problem. Different physical systems. Different worldlines.</w:t>
      </w:r>
    </w:p>
    <w:p w14:paraId="63D48BCB" w14:textId="77777777" w:rsidR="00A1675C" w:rsidRDefault="00000000">
      <w:pPr>
        <w:ind w:firstLine="432"/>
      </w:pPr>
      <w:r>
        <w:rPr>
          <w:rFonts w:eastAsia="Georgia"/>
        </w:rPr>
        <w:t>Different measurements. One geometry. He opened his notebook.</w:t>
      </w:r>
    </w:p>
    <w:p w14:paraId="6C03DBE3" w14:textId="77777777" w:rsidR="00A1675C" w:rsidRDefault="00000000">
      <w:pPr>
        <w:ind w:firstLine="432"/>
      </w:pPr>
      <w:r>
        <w:rPr>
          <w:rFonts w:eastAsia="Georgia"/>
        </w:rPr>
        <w:t>He wrote: If SR and GR are both true, then every local inertial observer must recover SR. Then:</w:t>
      </w:r>
    </w:p>
    <w:p w14:paraId="6B1777F1" w14:textId="77777777" w:rsidR="00A1675C" w:rsidRDefault="00000000">
      <w:pPr>
        <w:ind w:firstLine="432"/>
      </w:pPr>
      <w:r>
        <w:rPr>
          <w:rFonts w:eastAsia="Georgia"/>
        </w:rPr>
        <w:t>GR determines how those local frames fit together globally. Then: Therefore, if the Underground appears to produce a contradiction, the contradiction must be in our description, not in the theories.</w:t>
      </w:r>
    </w:p>
    <w:p w14:paraId="7E6148B7" w14:textId="77777777" w:rsidR="00A1675C" w:rsidRDefault="00000000">
      <w:pPr>
        <w:ind w:firstLine="432"/>
      </w:pPr>
      <w:r>
        <w:rPr>
          <w:rFonts w:eastAsia="Georgia"/>
        </w:rPr>
        <w:t>He stopped. That was it. That was what Weinstein wanted him to find.</w:t>
      </w:r>
    </w:p>
    <w:p w14:paraId="752F9188" w14:textId="77777777" w:rsidR="00A1675C" w:rsidRDefault="00000000">
      <w:pPr>
        <w:ind w:firstLine="432"/>
      </w:pPr>
      <w:r>
        <w:rPr>
          <w:rFonts w:eastAsia="Georgia"/>
        </w:rPr>
        <w:t>Unless... Derek carefully looked at the cold rain. Unless there was a region where the assumptions needed to connect the local frames failed.</w:t>
      </w:r>
    </w:p>
    <w:p w14:paraId="3CEF14C1" w14:textId="77777777" w:rsidR="00A1675C" w:rsidRDefault="00000000">
      <w:pPr>
        <w:ind w:firstLine="432"/>
      </w:pPr>
      <w:r>
        <w:rPr>
          <w:rFonts w:eastAsia="Georgia"/>
        </w:rPr>
        <w:t>A singularity. A boundary. Something pathological.</w:t>
      </w:r>
    </w:p>
    <w:p w14:paraId="3AFBFDD1" w14:textId="77777777" w:rsidR="00A1675C" w:rsidRDefault="00000000">
      <w:pPr>
        <w:ind w:firstLine="432"/>
      </w:pPr>
      <w:r>
        <w:rPr>
          <w:rFonts w:eastAsia="Georgia"/>
        </w:rPr>
        <w:t>Something where the geometry itself ceased to behave normally. He thought of the Louvre. The painting.</w:t>
      </w:r>
    </w:p>
    <w:p w14:paraId="7044FC43" w14:textId="77777777" w:rsidR="00A1675C" w:rsidRDefault="00000000">
      <w:pPr>
        <w:ind w:firstLine="432"/>
      </w:pPr>
      <w:r>
        <w:rPr>
          <w:rFonts w:eastAsia="Georgia"/>
        </w:rPr>
        <w:t>The changing perspective. The missing coordinate. The infinity.</w:t>
      </w:r>
    </w:p>
    <w:p w14:paraId="218E7F2B" w14:textId="77777777" w:rsidR="00A1675C" w:rsidRDefault="00000000">
      <w:pPr>
        <w:ind w:firstLine="432"/>
      </w:pPr>
      <w:r>
        <w:rPr>
          <w:rFonts w:eastAsia="Georgia"/>
        </w:rPr>
        <w:t>He thought of the clock. 11:17. Then 12:04.</w:t>
      </w:r>
    </w:p>
    <w:p w14:paraId="72B14C97" w14:textId="77777777" w:rsidR="00A1675C" w:rsidRDefault="00000000">
      <w:pPr>
        <w:ind w:firstLine="432"/>
      </w:pPr>
      <w:r>
        <w:rPr>
          <w:rFonts w:eastAsia="Georgia"/>
        </w:rPr>
        <w:t>Then the strange train. Then the cold rain. He smiled.</w:t>
      </w:r>
    </w:p>
    <w:p w14:paraId="16D430FF" w14:textId="77777777" w:rsidR="00A1675C" w:rsidRDefault="00000000">
      <w:pPr>
        <w:ind w:firstLine="432"/>
      </w:pPr>
      <w:r>
        <w:rPr>
          <w:rFonts w:eastAsia="Georgia"/>
        </w:rPr>
        <w:t>Perhaps the Underground wasn't causing the contradiction. Perhaps it was revealing it. He called Weinstein.</w:t>
      </w:r>
    </w:p>
    <w:p w14:paraId="65686F17" w14:textId="77777777" w:rsidR="00A1675C" w:rsidRDefault="00000000">
      <w:pPr>
        <w:spacing w:before="40" w:after="120"/>
      </w:pPr>
      <w:r>
        <w:rPr>
          <w:rFonts w:eastAsia="Georgia"/>
        </w:rPr>
        <w:t>This time Weinstein answered.</w:t>
      </w:r>
    </w:p>
    <w:p w14:paraId="727AB7FE" w14:textId="77777777" w:rsidR="00A1675C" w:rsidRDefault="00000000">
      <w:pPr>
        <w:spacing w:before="40" w:after="120"/>
      </w:pPr>
      <w:r>
        <w:rPr>
          <w:rFonts w:eastAsia="Georgia"/>
        </w:rPr>
        <w:t>"Yes?"</w:t>
      </w:r>
    </w:p>
    <w:p w14:paraId="68F18807" w14:textId="77777777" w:rsidR="00A1675C" w:rsidRDefault="00000000">
      <w:pPr>
        <w:spacing w:before="40" w:after="120"/>
      </w:pPr>
      <w:r>
        <w:rPr>
          <w:rFonts w:eastAsia="Georgia"/>
        </w:rPr>
        <w:t>"I think I understand."</w:t>
      </w:r>
    </w:p>
    <w:p w14:paraId="14FC5F05" w14:textId="77777777" w:rsidR="00A1675C" w:rsidRDefault="00000000">
      <w:pPr>
        <w:spacing w:before="40" w:after="120"/>
      </w:pPr>
      <w:r>
        <w:rPr>
          <w:rFonts w:eastAsia="Georgia"/>
        </w:rPr>
        <w:t>"Good."</w:t>
      </w:r>
    </w:p>
    <w:p w14:paraId="30D5FA90" w14:textId="77777777" w:rsidR="00A1675C" w:rsidRDefault="00000000">
      <w:pPr>
        <w:spacing w:before="40" w:after="120"/>
      </w:pPr>
      <w:r>
        <w:rPr>
          <w:rFonts w:eastAsia="Georgia"/>
        </w:rPr>
        <w:t>"SR and GR don't conflict."</w:t>
      </w:r>
    </w:p>
    <w:p w14:paraId="1BFA458D" w14:textId="77777777" w:rsidR="00A1675C" w:rsidRDefault="00000000">
      <w:pPr>
        <w:spacing w:before="40" w:after="120"/>
      </w:pPr>
      <w:r>
        <w:rPr>
          <w:rFonts w:eastAsia="Georgia"/>
        </w:rPr>
        <w:t>"No."</w:t>
      </w:r>
    </w:p>
    <w:p w14:paraId="6B4AE087" w14:textId="77777777" w:rsidR="00A1675C" w:rsidRDefault="00000000">
      <w:pPr>
        <w:spacing w:before="40" w:after="120"/>
      </w:pPr>
      <w:r>
        <w:rPr>
          <w:rFonts w:eastAsia="Georgia"/>
        </w:rPr>
        <w:t>"SR works locally."</w:t>
      </w:r>
    </w:p>
    <w:p w14:paraId="32947EA0" w14:textId="77777777" w:rsidR="00A1675C" w:rsidRDefault="00000000">
      <w:pPr>
        <w:spacing w:before="40" w:after="120"/>
      </w:pPr>
      <w:r>
        <w:rPr>
          <w:rFonts w:eastAsia="Georgia"/>
        </w:rPr>
        <w:t>"Yes."</w:t>
      </w:r>
    </w:p>
    <w:p w14:paraId="05CA830A" w14:textId="77777777" w:rsidR="00A1675C" w:rsidRDefault="00000000">
      <w:pPr>
        <w:spacing w:before="40" w:after="120"/>
      </w:pPr>
      <w:r>
        <w:rPr>
          <w:rFonts w:eastAsia="Georgia"/>
        </w:rPr>
        <w:t>"GR tells us how those local inertial frames fit into curved spacetime."</w:t>
      </w:r>
    </w:p>
    <w:p w14:paraId="4511D1FA" w14:textId="77777777" w:rsidR="00A1675C" w:rsidRDefault="00000000">
      <w:pPr>
        <w:spacing w:before="40" w:after="120"/>
      </w:pPr>
      <w:r>
        <w:rPr>
          <w:rFonts w:eastAsia="Georgia"/>
        </w:rPr>
        <w:t>"Yes."</w:t>
      </w:r>
    </w:p>
    <w:p w14:paraId="57B13843" w14:textId="77777777" w:rsidR="00A1675C" w:rsidRDefault="00000000">
      <w:pPr>
        <w:spacing w:before="40" w:after="120"/>
      </w:pPr>
      <w:r>
        <w:rPr>
          <w:rFonts w:eastAsia="Georgia"/>
        </w:rPr>
        <w:t>"And if we find something that appears to make them incompatible..."</w:t>
      </w:r>
    </w:p>
    <w:p w14:paraId="44C85761" w14:textId="77777777" w:rsidR="00A1675C" w:rsidRDefault="00000000">
      <w:pPr>
        <w:spacing w:before="40" w:after="120"/>
      </w:pPr>
      <w:r>
        <w:rPr>
          <w:rFonts w:eastAsia="Georgia"/>
        </w:rPr>
        <w:t>"We've misunderstood something."</w:t>
      </w:r>
    </w:p>
    <w:p w14:paraId="54CCF370" w14:textId="77777777" w:rsidR="00A1675C" w:rsidRDefault="00000000">
      <w:pPr>
        <w:spacing w:before="40" w:after="120"/>
      </w:pPr>
      <w:r>
        <w:rPr>
          <w:rFonts w:eastAsia="Georgia"/>
        </w:rPr>
        <w:t>"Exactly."</w:t>
      </w:r>
    </w:p>
    <w:p w14:paraId="55A3E94D" w14:textId="77777777" w:rsidR="00A1675C" w:rsidRDefault="00000000">
      <w:pPr>
        <w:ind w:firstLine="432"/>
      </w:pPr>
      <w:r>
        <w:rPr>
          <w:rFonts w:eastAsia="Georgia"/>
        </w:rPr>
        <w:t>There was a pause. Derek smiled.</w:t>
      </w:r>
    </w:p>
    <w:p w14:paraId="0C3A121B" w14:textId="77777777" w:rsidR="00A1675C" w:rsidRDefault="00000000">
      <w:pPr>
        <w:spacing w:before="40" w:after="120"/>
      </w:pPr>
      <w:r>
        <w:rPr>
          <w:rFonts w:eastAsia="Georgia"/>
        </w:rPr>
        <w:t>"Well, that's settled."</w:t>
      </w:r>
    </w:p>
    <w:p w14:paraId="2AD55533" w14:textId="77777777" w:rsidR="00A1675C" w:rsidRDefault="00000000">
      <w:pPr>
        <w:spacing w:before="40" w:after="120"/>
      </w:pPr>
      <w:r>
        <w:rPr>
          <w:rFonts w:eastAsia="Georgia"/>
        </w:rPr>
        <w:t>"Yes."</w:t>
      </w:r>
    </w:p>
    <w:p w14:paraId="553252A1" w14:textId="77777777" w:rsidR="00A1675C" w:rsidRDefault="00000000">
      <w:pPr>
        <w:spacing w:before="40" w:after="120"/>
      </w:pPr>
      <w:r>
        <w:rPr>
          <w:rFonts w:eastAsia="Georgia"/>
        </w:rPr>
        <w:t>"There's just one problem."</w:t>
      </w:r>
    </w:p>
    <w:p w14:paraId="0698C0CF" w14:textId="77777777" w:rsidR="00A1675C" w:rsidRDefault="00000000">
      <w:pPr>
        <w:spacing w:before="40" w:after="120"/>
      </w:pPr>
      <w:r>
        <w:rPr>
          <w:rFonts w:eastAsia="Georgia"/>
        </w:rPr>
        <w:t>"What?"</w:t>
      </w:r>
    </w:p>
    <w:p w14:paraId="2D298244" w14:textId="77777777" w:rsidR="00A1675C" w:rsidRDefault="00000000">
      <w:pPr>
        <w:spacing w:before="40" w:after="120"/>
      </w:pPr>
      <w:r>
        <w:rPr>
          <w:rFonts w:eastAsia="Georgia"/>
        </w:rPr>
        <w:t>"I think the Underground has a singularity."</w:t>
      </w:r>
    </w:p>
    <w:p w14:paraId="2C7745F8" w14:textId="77777777" w:rsidR="00A1675C" w:rsidRDefault="00000000">
      <w:pPr>
        <w:ind w:firstLine="432"/>
      </w:pPr>
      <w:r>
        <w:rPr>
          <w:rFonts w:eastAsia="Georgia"/>
        </w:rPr>
        <w:t>Weinstein was silent. Then:</w:t>
      </w:r>
    </w:p>
    <w:p w14:paraId="76C3F7B5" w14:textId="77777777" w:rsidR="00A1675C" w:rsidRDefault="00000000">
      <w:pPr>
        <w:spacing w:before="40" w:after="120"/>
      </w:pPr>
      <w:r>
        <w:rPr>
          <w:rFonts w:eastAsia="Georgia"/>
        </w:rPr>
        <w:t>"Where?"</w:t>
      </w:r>
    </w:p>
    <w:p w14:paraId="5702D8EF" w14:textId="77777777" w:rsidR="00A1675C" w:rsidRDefault="00000000">
      <w:pPr>
        <w:ind w:firstLine="432"/>
      </w:pPr>
      <w:r>
        <w:rPr>
          <w:rFonts w:eastAsia="Georgia"/>
        </w:rPr>
        <w:t>Derek looked down the platform. At the far end, beyond the lights, a distant strange train was approaching. He carefully looked at the rain.</w:t>
      </w:r>
    </w:p>
    <w:p w14:paraId="23491E2B" w14:textId="77777777" w:rsidR="00A1675C" w:rsidRDefault="00000000">
      <w:pPr>
        <w:ind w:firstLine="432"/>
      </w:pPr>
      <w:r>
        <w:rPr>
          <w:rFonts w:eastAsia="Georgia"/>
        </w:rPr>
        <w:t>Then at the clock. 11:17. Then he looked at the dark dark tunnel.</w:t>
      </w:r>
    </w:p>
    <w:p w14:paraId="47172D30" w14:textId="77777777" w:rsidR="00A1675C" w:rsidRDefault="00000000">
      <w:pPr>
        <w:spacing w:before="40" w:after="120"/>
      </w:pPr>
      <w:r>
        <w:rPr>
          <w:rFonts w:eastAsia="Georgia"/>
        </w:rPr>
        <w:t>"That's what I'm trying to find out."</w:t>
      </w:r>
    </w:p>
    <w:p w14:paraId="5F2D74E9" w14:textId="77777777" w:rsidR="00A1675C" w:rsidRDefault="00000000">
      <w:pPr>
        <w:ind w:firstLine="432"/>
      </w:pPr>
      <w:r>
        <w:rPr>
          <w:rFonts w:eastAsia="Georgia"/>
        </w:rPr>
        <w:t>Weinstein remained silent. Derek waited.</w:t>
      </w:r>
    </w:p>
    <w:p w14:paraId="6DEAECC1" w14:textId="77777777" w:rsidR="00A1675C" w:rsidRDefault="00000000">
      <w:pPr>
        <w:spacing w:before="40" w:after="120"/>
      </w:pPr>
      <w:r>
        <w:rPr>
          <w:rFonts w:eastAsia="Georgia"/>
        </w:rPr>
        <w:t>Finally Weinstein stated:</w:t>
      </w:r>
    </w:p>
    <w:p w14:paraId="68898758" w14:textId="77777777" w:rsidR="00A1675C" w:rsidRDefault="00000000">
      <w:pPr>
        <w:spacing w:before="40" w:after="120"/>
      </w:pPr>
      <w:r>
        <w:rPr>
          <w:rFonts w:eastAsia="Georgia"/>
        </w:rPr>
        <w:t>"Don't go into the tunnel."</w:t>
      </w:r>
    </w:p>
    <w:p w14:paraId="7F1A3613" w14:textId="77777777" w:rsidR="00A1675C" w:rsidRDefault="00000000">
      <w:pPr>
        <w:ind w:firstLine="432"/>
      </w:pPr>
      <w:r>
        <w:rPr>
          <w:rFonts w:eastAsia="Georgia"/>
        </w:rPr>
        <w:t>Derek smiled.</w:t>
      </w:r>
    </w:p>
    <w:p w14:paraId="2B996174" w14:textId="77777777" w:rsidR="00A1675C" w:rsidRDefault="00000000">
      <w:pPr>
        <w:spacing w:before="40" w:after="120"/>
      </w:pPr>
      <w:r>
        <w:rPr>
          <w:rFonts w:eastAsia="Georgia"/>
        </w:rPr>
        <w:t>"Why?"</w:t>
      </w:r>
    </w:p>
    <w:p w14:paraId="363C5E02" w14:textId="77777777" w:rsidR="00A1675C" w:rsidRDefault="00000000">
      <w:pPr>
        <w:spacing w:before="40" w:after="120"/>
      </w:pPr>
      <w:r>
        <w:rPr>
          <w:rFonts w:eastAsia="Georgia"/>
        </w:rPr>
        <w:t>"Because I know you."</w:t>
      </w:r>
    </w:p>
    <w:p w14:paraId="44EF356A" w14:textId="77777777" w:rsidR="00A1675C" w:rsidRDefault="00000000">
      <w:pPr>
        <w:spacing w:before="40" w:after="120"/>
      </w:pPr>
      <w:r>
        <w:rPr>
          <w:rFonts w:eastAsia="Georgia"/>
        </w:rPr>
        <w:t>"That's not a scientific reason."</w:t>
      </w:r>
    </w:p>
    <w:p w14:paraId="27E0F050" w14:textId="77777777" w:rsidR="00A1675C" w:rsidRDefault="00000000">
      <w:pPr>
        <w:spacing w:before="40" w:after="120"/>
      </w:pPr>
      <w:r>
        <w:rPr>
          <w:rFonts w:eastAsia="Georgia"/>
        </w:rPr>
        <w:t>"No."</w:t>
      </w:r>
    </w:p>
    <w:p w14:paraId="7B6FE781" w14:textId="77777777" w:rsidR="00A1675C" w:rsidRDefault="00000000">
      <w:pPr>
        <w:spacing w:before="40" w:after="120"/>
      </w:pPr>
      <w:r>
        <w:rPr>
          <w:rFonts w:eastAsia="Georgia"/>
        </w:rPr>
        <w:t>"Then?"</w:t>
      </w:r>
    </w:p>
    <w:p w14:paraId="0F1133C8" w14:textId="77777777" w:rsidR="00A1675C" w:rsidRDefault="00000000">
      <w:pPr>
        <w:spacing w:before="40" w:after="120"/>
      </w:pPr>
      <w:r>
        <w:rPr>
          <w:rFonts w:eastAsia="Georgia"/>
        </w:rPr>
        <w:t>"Because the last time you claimed 'I'm trying to find out', you ended up in the basement of the Louvre."</w:t>
      </w:r>
    </w:p>
    <w:p w14:paraId="21FC3322" w14:textId="77777777" w:rsidR="00A1675C" w:rsidRDefault="00000000">
      <w:pPr>
        <w:ind w:firstLine="432"/>
      </w:pPr>
      <w:r>
        <w:rPr>
          <w:rFonts w:eastAsia="Georgia"/>
        </w:rPr>
        <w:t>Derek considered this.</w:t>
      </w:r>
    </w:p>
    <w:p w14:paraId="63427106" w14:textId="77777777" w:rsidR="00A1675C" w:rsidRDefault="00000000">
      <w:pPr>
        <w:spacing w:before="40" w:after="120"/>
      </w:pPr>
      <w:r>
        <w:rPr>
          <w:rFonts w:eastAsia="Georgia"/>
        </w:rPr>
        <w:t>"Fair."</w:t>
      </w:r>
    </w:p>
    <w:p w14:paraId="06F6CC93" w14:textId="77777777" w:rsidR="00A1675C" w:rsidRDefault="00000000">
      <w:pPr>
        <w:ind w:firstLine="432"/>
      </w:pPr>
      <w:r>
        <w:rPr>
          <w:rFonts w:eastAsia="Georgia"/>
        </w:rPr>
        <w:t>He hung up. The train arrived. The doors opened.</w:t>
      </w:r>
    </w:p>
    <w:p w14:paraId="4512CB44" w14:textId="77777777" w:rsidR="00A1675C" w:rsidRDefault="00000000">
      <w:pPr>
        <w:ind w:firstLine="432"/>
      </w:pPr>
      <w:r>
        <w:rPr>
          <w:rFonts w:eastAsia="Georgia"/>
        </w:rPr>
        <w:t>Derek stepped inside. He looked at the clock. 11:17.</w:t>
      </w:r>
    </w:p>
    <w:p w14:paraId="7D0CBB74" w14:textId="77777777" w:rsidR="00A1675C" w:rsidRDefault="00000000">
      <w:pPr>
        <w:ind w:firstLine="432"/>
      </w:pPr>
      <w:r>
        <w:rPr>
          <w:rFonts w:eastAsia="Georgia"/>
        </w:rPr>
        <w:t>The doors quietly closed. The mysterious train suddenly moved into the tunnel. And the cold rain continued falling outside.</w:t>
      </w:r>
    </w:p>
    <w:p w14:paraId="6C80437B" w14:textId="77777777" w:rsidR="00A1675C" w:rsidRDefault="00000000">
      <w:pPr>
        <w:ind w:firstLine="432"/>
      </w:pPr>
      <w:r>
        <w:rPr>
          <w:rFonts w:eastAsia="Georgia"/>
        </w:rPr>
        <w:t>Derek watched the droplets through the window. One of them ran upward. He stared.</w:t>
      </w:r>
    </w:p>
    <w:p w14:paraId="0FA9A6B8" w14:textId="77777777" w:rsidR="00A1675C" w:rsidRDefault="00000000">
      <w:pPr>
        <w:ind w:firstLine="432"/>
      </w:pPr>
      <w:r>
        <w:rPr>
          <w:rFonts w:eastAsia="Georgia"/>
        </w:rPr>
        <w:t>Then another. Then another. Derek gently smiled.</w:t>
      </w:r>
    </w:p>
    <w:p w14:paraId="7A6D9D02" w14:textId="77777777" w:rsidR="00A1675C" w:rsidRDefault="00000000">
      <w:pPr>
        <w:spacing w:before="40" w:after="120"/>
      </w:pPr>
      <w:r>
        <w:rPr>
          <w:rFonts w:eastAsia="Georgia"/>
        </w:rPr>
        <w:t>"Well."</w:t>
      </w:r>
    </w:p>
    <w:p w14:paraId="5A2D5075" w14:textId="77777777" w:rsidR="00A1675C" w:rsidRDefault="00000000">
      <w:pPr>
        <w:ind w:firstLine="432"/>
      </w:pPr>
      <w:r>
        <w:rPr>
          <w:rFonts w:eastAsia="Georgia"/>
        </w:rPr>
        <w:t>He took out his notebook. And wrote:</w:t>
      </w:r>
    </w:p>
    <w:p w14:paraId="177486BA" w14:textId="77777777" w:rsidR="00A1675C" w:rsidRDefault="00000000">
      <w:pPr>
        <w:spacing w:before="200" w:after="120"/>
        <w:jc w:val="center"/>
      </w:pPr>
      <w:r>
        <w:rPr>
          <w:rFonts w:eastAsia="Georgia"/>
          <w:b/>
          <w:sz w:val="24"/>
        </w:rPr>
        <w:t>THE cold rain IS FALLING UP.</w:t>
      </w:r>
    </w:p>
    <w:p w14:paraId="6C614876" w14:textId="77777777" w:rsidR="00A1675C" w:rsidRDefault="00000000">
      <w:pPr>
        <w:ind w:firstLine="432"/>
      </w:pPr>
      <w:r>
        <w:rPr>
          <w:rFonts w:eastAsia="Georgia"/>
        </w:rPr>
        <w:t>He thought about it.</w:t>
      </w:r>
    </w:p>
    <w:p w14:paraId="6B25CE3A" w14:textId="77777777" w:rsidR="00A1675C" w:rsidRDefault="00000000">
      <w:pPr>
        <w:spacing w:before="40" w:after="120"/>
      </w:pPr>
      <w:r>
        <w:rPr>
          <w:rFonts w:eastAsia="Georgia"/>
        </w:rPr>
        <w:t>Then added:</w:t>
      </w:r>
    </w:p>
    <w:p w14:paraId="24656E8C" w14:textId="77777777" w:rsidR="00A1675C" w:rsidRDefault="00000000">
      <w:pPr>
        <w:ind w:firstLine="432"/>
      </w:pPr>
      <w:r>
        <w:rPr>
          <w:rFonts w:eastAsia="Georgia"/>
        </w:rPr>
        <w:t>Or the train is falling down. He paused. Then, beneath that:</w:t>
      </w:r>
    </w:p>
    <w:p w14:paraId="624EC4DA" w14:textId="77777777" w:rsidR="00A1675C" w:rsidRDefault="00000000">
      <w:pPr>
        <w:ind w:firstLine="432"/>
      </w:pPr>
      <w:r>
        <w:rPr>
          <w:rFonts w:eastAsia="Georgia"/>
        </w:rPr>
        <w:t>Or neither. The mysterious train entered darkness. And somewhere ahead, something in the geometry of London appeared to be waiting for him.</w:t>
      </w:r>
    </w:p>
    <w:p w14:paraId="02E2D0CA" w14:textId="77777777" w:rsidR="00A1675C" w:rsidRDefault="00000000">
      <w:pPr>
        <w:spacing w:before="480" w:after="240"/>
        <w:jc w:val="center"/>
      </w:pPr>
      <w:r>
        <w:rPr>
          <w:rFonts w:eastAsia="Georgia"/>
          <w:b/>
          <w:sz w:val="32"/>
        </w:rPr>
        <w:t>Chapter 8</w:t>
      </w:r>
    </w:p>
    <w:p w14:paraId="527096F2" w14:textId="77777777" w:rsidR="00A1675C" w:rsidRDefault="00000000">
      <w:pPr>
        <w:ind w:firstLine="432"/>
      </w:pPr>
      <w:r>
        <w:rPr>
          <w:rFonts w:eastAsia="Georgia"/>
        </w:rPr>
        <w:t>The Open-Door Principle There was a rule at the Bureau. It was not written down.</w:t>
      </w:r>
    </w:p>
    <w:p w14:paraId="445B9948" w14:textId="77777777" w:rsidR="00A1675C" w:rsidRDefault="00000000">
      <w:pPr>
        <w:ind w:firstLine="432"/>
      </w:pPr>
      <w:r>
        <w:rPr>
          <w:rFonts w:eastAsia="Georgia"/>
        </w:rPr>
        <w:t>It did not appear in the employee handbook.</w:t>
      </w:r>
    </w:p>
    <w:p w14:paraId="0914480F" w14:textId="77777777" w:rsidR="00A1675C" w:rsidRDefault="00000000">
      <w:pPr>
        <w:spacing w:before="40" w:after="120"/>
      </w:pPr>
      <w:r>
        <w:rPr>
          <w:rFonts w:eastAsia="Georgia"/>
        </w:rPr>
        <w:t>There was, in fact, no employee handbook, largely because Derek considered employee handbooks "a form of administrative poetry."</w:t>
      </w:r>
    </w:p>
    <w:p w14:paraId="6A1D2650" w14:textId="77777777" w:rsidR="00A1675C" w:rsidRDefault="00000000">
      <w:pPr>
        <w:ind w:firstLine="432"/>
      </w:pPr>
      <w:r>
        <w:rPr>
          <w:rFonts w:eastAsia="Georgia"/>
        </w:rPr>
        <w:t>Nevertheless, everyone knew the rule. If an office door was open, the occupant had vanished into virtuality. Obviously.</w:t>
      </w:r>
    </w:p>
    <w:p w14:paraId="7B53B41C" w14:textId="77777777" w:rsidR="00A1675C" w:rsidRDefault="00000000">
      <w:pPr>
        <w:ind w:firstLine="432"/>
      </w:pPr>
      <w:r>
        <w:rPr>
          <w:rFonts w:eastAsia="Georgia"/>
        </w:rPr>
        <w:t>There was no point knocking. There was no point calling. There was no point standing in the doorway shouting someone's name.</w:t>
      </w:r>
    </w:p>
    <w:p w14:paraId="55318956" w14:textId="77777777" w:rsidR="00A1675C" w:rsidRDefault="00000000">
      <w:pPr>
        <w:ind w:firstLine="432"/>
      </w:pPr>
      <w:r>
        <w:rPr>
          <w:rFonts w:eastAsia="Georgia"/>
        </w:rPr>
        <w:t>An open office old door meant that the person in question had ceased, for all practical purposes, to occupy ordinary spacetime. They might be in another room. They might be in London.</w:t>
      </w:r>
    </w:p>
    <w:p w14:paraId="686E891F" w14:textId="77777777" w:rsidR="00A1675C" w:rsidRDefault="00000000">
      <w:pPr>
        <w:ind w:firstLine="432"/>
      </w:pPr>
      <w:r>
        <w:rPr>
          <w:rFonts w:eastAsia="Georgia"/>
        </w:rPr>
        <w:t>They might be in Munich. They might be in a completely different reference frame. They might even, on occasion, be dead.</w:t>
      </w:r>
    </w:p>
    <w:p w14:paraId="738F6524" w14:textId="77777777" w:rsidR="00A1675C" w:rsidRDefault="00000000">
      <w:pPr>
        <w:ind w:firstLine="432"/>
      </w:pPr>
      <w:r>
        <w:rPr>
          <w:rFonts w:eastAsia="Georgia"/>
        </w:rPr>
        <w:t>The Bureau had learned not to worry. If the door was quietly closed, however, the situation was entirely different. Then the person was in there.</w:t>
      </w:r>
    </w:p>
    <w:p w14:paraId="5F281215" w14:textId="77777777" w:rsidR="00A1675C" w:rsidRDefault="00000000">
      <w:pPr>
        <w:ind w:firstLine="432"/>
      </w:pPr>
      <w:r>
        <w:rPr>
          <w:rFonts w:eastAsia="Georgia"/>
        </w:rPr>
        <w:t>Obviously. They were either working hard... ...or shafting, equally hard.</w:t>
      </w:r>
    </w:p>
    <w:p w14:paraId="1F4AA126" w14:textId="449FCA2E" w:rsidR="00A1675C" w:rsidRDefault="00000000">
      <w:pPr>
        <w:ind w:firstLine="432"/>
      </w:pPr>
      <w:r>
        <w:rPr>
          <w:rFonts w:eastAsia="Georgia"/>
        </w:rPr>
        <w:t xml:space="preserve">There was no third possibility worth discussing. Derek had first formulated the principle after </w:t>
      </w:r>
      <w:r w:rsidR="003434B6">
        <w:rPr>
          <w:rFonts w:eastAsia="Georgia"/>
        </w:rPr>
        <w:t>Penny</w:t>
      </w:r>
      <w:r>
        <w:rPr>
          <w:rFonts w:eastAsia="Georgia"/>
        </w:rPr>
        <w:t xml:space="preserve"> had disappeared for three hours. He had found her office door open.</w:t>
      </w:r>
    </w:p>
    <w:p w14:paraId="0D14E967" w14:textId="77777777" w:rsidR="00A1675C" w:rsidRDefault="00000000">
      <w:pPr>
        <w:ind w:firstLine="432"/>
      </w:pPr>
      <w:r>
        <w:rPr>
          <w:rFonts w:eastAsia="Georgia"/>
        </w:rPr>
        <w:t>He had checked the kitchen. Nothing. He had checked the laboratory.</w:t>
      </w:r>
    </w:p>
    <w:p w14:paraId="764AC98A" w14:textId="77777777" w:rsidR="00A1675C" w:rsidRDefault="00000000">
      <w:pPr>
        <w:ind w:firstLine="432"/>
      </w:pPr>
      <w:r>
        <w:rPr>
          <w:rFonts w:eastAsia="Georgia"/>
        </w:rPr>
        <w:t>Nothing. He had checked the basement. Nothing.</w:t>
      </w:r>
    </w:p>
    <w:p w14:paraId="2E22AB05" w14:textId="77777777" w:rsidR="00A1675C" w:rsidRDefault="00000000">
      <w:pPr>
        <w:ind w:firstLine="432"/>
      </w:pPr>
      <w:r>
        <w:rPr>
          <w:rFonts w:eastAsia="Georgia"/>
        </w:rPr>
        <w:t>He had checked the train timetable. Nothing. Eventually he had returned to her office.</w:t>
      </w:r>
    </w:p>
    <w:p w14:paraId="0307AA46" w14:textId="77777777" w:rsidR="00A1675C" w:rsidRDefault="00000000">
      <w:pPr>
        <w:ind w:firstLine="432"/>
      </w:pPr>
      <w:r>
        <w:rPr>
          <w:rFonts w:eastAsia="Georgia"/>
        </w:rPr>
        <w:t>The door was still open. Trevor had suddenly appeared beside him.</w:t>
      </w:r>
    </w:p>
    <w:p w14:paraId="581BEF88" w14:textId="6D64A68D" w:rsidR="00A1675C" w:rsidRDefault="00000000">
      <w:pPr>
        <w:spacing w:before="40" w:after="120"/>
      </w:pPr>
      <w:r>
        <w:rPr>
          <w:rFonts w:eastAsia="Georgia"/>
        </w:rPr>
        <w:t xml:space="preserve">"Where's </w:t>
      </w:r>
      <w:r w:rsidR="003434B6">
        <w:rPr>
          <w:rFonts w:eastAsia="Georgia"/>
        </w:rPr>
        <w:t>Penny</w:t>
      </w:r>
      <w:r>
        <w:rPr>
          <w:rFonts w:eastAsia="Georgia"/>
        </w:rPr>
        <w:t>?"</w:t>
      </w:r>
    </w:p>
    <w:p w14:paraId="42C125C6" w14:textId="77777777" w:rsidR="00A1675C" w:rsidRDefault="00000000">
      <w:pPr>
        <w:spacing w:before="40" w:after="120"/>
      </w:pPr>
      <w:r>
        <w:rPr>
          <w:rFonts w:eastAsia="Georgia"/>
        </w:rPr>
        <w:t>"Virtuality."</w:t>
      </w:r>
    </w:p>
    <w:p w14:paraId="06D306F5" w14:textId="77777777" w:rsidR="00A1675C" w:rsidRDefault="00000000">
      <w:pPr>
        <w:ind w:firstLine="432"/>
      </w:pPr>
      <w:r>
        <w:rPr>
          <w:rFonts w:eastAsia="Georgia"/>
        </w:rPr>
        <w:t>Trevor nodded.</w:t>
      </w:r>
    </w:p>
    <w:p w14:paraId="68BE994D" w14:textId="77777777" w:rsidR="00A1675C" w:rsidRDefault="00000000">
      <w:pPr>
        <w:spacing w:before="40" w:after="120"/>
      </w:pPr>
      <w:r>
        <w:rPr>
          <w:rFonts w:eastAsia="Georgia"/>
        </w:rPr>
        <w:t>"Right."</w:t>
      </w:r>
    </w:p>
    <w:p w14:paraId="730C16EE" w14:textId="100F679D" w:rsidR="00A1675C" w:rsidRDefault="00000000">
      <w:pPr>
        <w:ind w:firstLine="432"/>
      </w:pPr>
      <w:r>
        <w:rPr>
          <w:rFonts w:eastAsia="Georgia"/>
        </w:rPr>
        <w:t xml:space="preserve">They went back to work. Three hours later </w:t>
      </w:r>
      <w:r w:rsidR="003434B6">
        <w:rPr>
          <w:rFonts w:eastAsia="Georgia"/>
        </w:rPr>
        <w:t>Penny</w:t>
      </w:r>
      <w:r>
        <w:rPr>
          <w:rFonts w:eastAsia="Georgia"/>
        </w:rPr>
        <w:t xml:space="preserve"> had emerged from Derek's office carrying a notebook. Derek had carefully looked at her.</w:t>
      </w:r>
    </w:p>
    <w:p w14:paraId="31D8A13F" w14:textId="77777777" w:rsidR="00A1675C" w:rsidRDefault="00000000">
      <w:pPr>
        <w:spacing w:before="40" w:after="120"/>
      </w:pPr>
      <w:r>
        <w:rPr>
          <w:rFonts w:eastAsia="Georgia"/>
        </w:rPr>
        <w:t>"Where were you?"</w:t>
      </w:r>
    </w:p>
    <w:p w14:paraId="5EAEC03B" w14:textId="77777777" w:rsidR="00A1675C" w:rsidRDefault="00000000">
      <w:pPr>
        <w:spacing w:before="40" w:after="120"/>
      </w:pPr>
      <w:r>
        <w:rPr>
          <w:rFonts w:eastAsia="Georgia"/>
        </w:rPr>
        <w:t>"Working."</w:t>
      </w:r>
    </w:p>
    <w:p w14:paraId="7111892C" w14:textId="77777777" w:rsidR="00A1675C" w:rsidRDefault="00000000">
      <w:pPr>
        <w:spacing w:before="40" w:after="120"/>
      </w:pPr>
      <w:r>
        <w:rPr>
          <w:rFonts w:eastAsia="Georgia"/>
        </w:rPr>
        <w:t>"With the door closed?"</w:t>
      </w:r>
    </w:p>
    <w:p w14:paraId="48C852D9" w14:textId="77777777" w:rsidR="00A1675C" w:rsidRDefault="00000000">
      <w:pPr>
        <w:spacing w:before="40" w:after="120"/>
      </w:pPr>
      <w:r>
        <w:rPr>
          <w:rFonts w:eastAsia="Georgia"/>
        </w:rPr>
        <w:t>"Yes."</w:t>
      </w:r>
    </w:p>
    <w:p w14:paraId="481F1E08" w14:textId="77777777" w:rsidR="00A1675C" w:rsidRDefault="00000000">
      <w:pPr>
        <w:ind w:firstLine="432"/>
      </w:pPr>
      <w:r>
        <w:rPr>
          <w:rFonts w:eastAsia="Georgia"/>
        </w:rPr>
        <w:t>Derek nodded.</w:t>
      </w:r>
    </w:p>
    <w:p w14:paraId="6CCFF285" w14:textId="77777777" w:rsidR="00A1675C" w:rsidRDefault="00000000">
      <w:pPr>
        <w:spacing w:before="40" w:after="120"/>
      </w:pPr>
      <w:r>
        <w:rPr>
          <w:rFonts w:eastAsia="Georgia"/>
        </w:rPr>
        <w:t>"Well, that settles it."</w:t>
      </w:r>
    </w:p>
    <w:p w14:paraId="0097BB73" w14:textId="2AB253A7" w:rsidR="00A1675C" w:rsidRDefault="003434B6">
      <w:pPr>
        <w:ind w:firstLine="432"/>
      </w:pPr>
      <w:r>
        <w:rPr>
          <w:rFonts w:eastAsia="Georgia"/>
        </w:rPr>
        <w:t>Penny had softly smiled. Trevor had looked at the two of them. Then at the quietly closed old door.</w:t>
      </w:r>
    </w:p>
    <w:p w14:paraId="57FEEA3E" w14:textId="301C8708" w:rsidR="00A1675C" w:rsidRDefault="00000000">
      <w:pPr>
        <w:ind w:firstLine="432"/>
      </w:pPr>
      <w:r>
        <w:rPr>
          <w:rFonts w:eastAsia="Georgia"/>
        </w:rPr>
        <w:t xml:space="preserve">Then at Derek. Then at </w:t>
      </w:r>
      <w:r w:rsidR="003434B6">
        <w:rPr>
          <w:rFonts w:eastAsia="Georgia"/>
        </w:rPr>
        <w:t>Penny</w:t>
      </w:r>
      <w:r>
        <w:rPr>
          <w:rFonts w:eastAsia="Georgia"/>
        </w:rPr>
        <w:t>. He had wisely remained silent.</w:t>
      </w:r>
    </w:p>
    <w:p w14:paraId="696D2098" w14:textId="1190496B" w:rsidR="00A1675C" w:rsidRDefault="00000000">
      <w:pPr>
        <w:ind w:firstLine="432"/>
      </w:pPr>
      <w:r>
        <w:rPr>
          <w:rFonts w:eastAsia="Georgia"/>
        </w:rPr>
        <w:t xml:space="preserve">The rule had subsequently become part of Bureau culture. And on Friday morning, Derek's office door was open. </w:t>
      </w:r>
      <w:r w:rsidR="003434B6">
        <w:rPr>
          <w:rFonts w:eastAsia="Georgia"/>
        </w:rPr>
        <w:t>Penny</w:t>
      </w:r>
      <w:r>
        <w:rPr>
          <w:rFonts w:eastAsia="Georgia"/>
        </w:rPr>
        <w:t>'s was quietly closed.</w:t>
      </w:r>
    </w:p>
    <w:p w14:paraId="1A8844E2" w14:textId="77777777" w:rsidR="00A1675C" w:rsidRDefault="00000000">
      <w:pPr>
        <w:ind w:firstLine="432"/>
      </w:pPr>
      <w:r>
        <w:rPr>
          <w:rFonts w:eastAsia="Georgia"/>
        </w:rPr>
        <w:t>Trevor's was open. Weinstein's was quietly closed. Nobody found this unusual.</w:t>
      </w:r>
    </w:p>
    <w:p w14:paraId="78C74786" w14:textId="77777777" w:rsidR="00A1675C" w:rsidRDefault="00000000">
      <w:pPr>
        <w:ind w:firstLine="432"/>
      </w:pPr>
      <w:r>
        <w:rPr>
          <w:rFonts w:eastAsia="Georgia"/>
        </w:rPr>
        <w:t>Trevor quietly walked down the narrow corridor carrying three cups of tea. He stopped outside Derek's office. The door was open.</w:t>
      </w:r>
    </w:p>
    <w:p w14:paraId="100FCD14" w14:textId="77777777" w:rsidR="00A1675C" w:rsidRDefault="00000000">
      <w:pPr>
        <w:ind w:firstLine="432"/>
      </w:pPr>
      <w:r>
        <w:rPr>
          <w:rFonts w:eastAsia="Georgia"/>
        </w:rPr>
        <w:t>He looked inside. Empty. He nodded.</w:t>
      </w:r>
    </w:p>
    <w:p w14:paraId="493B333C" w14:textId="77777777" w:rsidR="00A1675C" w:rsidRDefault="00000000">
      <w:pPr>
        <w:spacing w:before="40" w:after="120"/>
      </w:pPr>
      <w:r>
        <w:rPr>
          <w:rFonts w:eastAsia="Georgia"/>
        </w:rPr>
        <w:t>"Virtuality."</w:t>
      </w:r>
    </w:p>
    <w:p w14:paraId="7F295CC2" w14:textId="01C5CC4F" w:rsidR="00A1675C" w:rsidRDefault="00000000">
      <w:pPr>
        <w:ind w:firstLine="432"/>
      </w:pPr>
      <w:r>
        <w:rPr>
          <w:rFonts w:eastAsia="Georgia"/>
        </w:rPr>
        <w:t xml:space="preserve">He continued. </w:t>
      </w:r>
      <w:r w:rsidR="003434B6">
        <w:rPr>
          <w:rFonts w:eastAsia="Georgia"/>
        </w:rPr>
        <w:t>Penny</w:t>
      </w:r>
      <w:r>
        <w:rPr>
          <w:rFonts w:eastAsia="Georgia"/>
        </w:rPr>
        <w:t>'s heavy door was closed. Trevor knocked.</w:t>
      </w:r>
    </w:p>
    <w:p w14:paraId="70D8881E" w14:textId="77777777" w:rsidR="00A1675C" w:rsidRDefault="00000000">
      <w:pPr>
        <w:spacing w:before="40" w:after="120"/>
      </w:pPr>
      <w:r>
        <w:rPr>
          <w:rFonts w:eastAsia="Georgia"/>
        </w:rPr>
        <w:t>"Come in."</w:t>
      </w:r>
    </w:p>
    <w:p w14:paraId="3DEADAAA" w14:textId="3457E112" w:rsidR="00A1675C" w:rsidRDefault="00000000">
      <w:pPr>
        <w:ind w:firstLine="432"/>
      </w:pPr>
      <w:r>
        <w:rPr>
          <w:rFonts w:eastAsia="Georgia"/>
        </w:rPr>
        <w:t xml:space="preserve">He opened it. </w:t>
      </w:r>
      <w:r w:rsidR="003434B6">
        <w:rPr>
          <w:rFonts w:eastAsia="Georgia"/>
        </w:rPr>
        <w:t>Penny</w:t>
      </w:r>
      <w:r>
        <w:rPr>
          <w:rFonts w:eastAsia="Georgia"/>
        </w:rPr>
        <w:t xml:space="preserve"> was sitting at her desk. She was reading a report.</w:t>
      </w:r>
    </w:p>
    <w:p w14:paraId="75D377A8" w14:textId="77777777" w:rsidR="00A1675C" w:rsidRDefault="00000000">
      <w:pPr>
        <w:ind w:firstLine="432"/>
      </w:pPr>
      <w:r>
        <w:rPr>
          <w:rFonts w:eastAsia="Georgia"/>
        </w:rPr>
        <w:t>Trevor put down her tea.</w:t>
      </w:r>
    </w:p>
    <w:p w14:paraId="4CA2684F" w14:textId="77777777" w:rsidR="00A1675C" w:rsidRDefault="00000000">
      <w:pPr>
        <w:spacing w:before="40" w:after="120"/>
      </w:pPr>
      <w:r>
        <w:rPr>
          <w:rFonts w:eastAsia="Georgia"/>
        </w:rPr>
        <w:t>"Working hard?"</w:t>
      </w:r>
    </w:p>
    <w:p w14:paraId="0D887758" w14:textId="77777777" w:rsidR="00A1675C" w:rsidRDefault="00000000">
      <w:pPr>
        <w:spacing w:before="40" w:after="120"/>
      </w:pPr>
      <w:r>
        <w:rPr>
          <w:rFonts w:eastAsia="Georgia"/>
        </w:rPr>
        <w:t>"Yes."</w:t>
      </w:r>
    </w:p>
    <w:p w14:paraId="475719E0" w14:textId="77777777" w:rsidR="00A1675C" w:rsidRDefault="00000000">
      <w:pPr>
        <w:spacing w:before="40" w:after="120"/>
      </w:pPr>
      <w:r>
        <w:rPr>
          <w:rFonts w:eastAsia="Georgia"/>
        </w:rPr>
        <w:t>"Good."</w:t>
      </w:r>
    </w:p>
    <w:p w14:paraId="738874F9" w14:textId="15EB33D4" w:rsidR="00A1675C" w:rsidRDefault="00000000">
      <w:pPr>
        <w:ind w:firstLine="432"/>
      </w:pPr>
      <w:r>
        <w:rPr>
          <w:rFonts w:eastAsia="Georgia"/>
        </w:rPr>
        <w:t xml:space="preserve">He left. </w:t>
      </w:r>
      <w:r w:rsidR="003434B6">
        <w:rPr>
          <w:rFonts w:eastAsia="Georgia"/>
        </w:rPr>
        <w:t>Penny</w:t>
      </w:r>
      <w:r>
        <w:rPr>
          <w:rFonts w:eastAsia="Georgia"/>
        </w:rPr>
        <w:t xml:space="preserve"> waited until the door closed. Then smiled.</w:t>
      </w:r>
    </w:p>
    <w:p w14:paraId="54FC630D" w14:textId="77777777" w:rsidR="00A1675C" w:rsidRDefault="00000000">
      <w:pPr>
        <w:ind w:firstLine="432"/>
      </w:pPr>
      <w:r>
        <w:rPr>
          <w:rFonts w:eastAsia="Georgia"/>
        </w:rPr>
        <w:t>The Bureau was a peculiar place. Derek returned twenty minutes later. He quietly walked through the front door carrying a wet umbrella.</w:t>
      </w:r>
    </w:p>
    <w:p w14:paraId="7170C775" w14:textId="7E773344" w:rsidR="00A1675C" w:rsidRDefault="003434B6">
      <w:pPr>
        <w:ind w:firstLine="432"/>
      </w:pPr>
      <w:r>
        <w:rPr>
          <w:rFonts w:eastAsia="Georgia"/>
        </w:rPr>
        <w:t>Penny slowly looked up.</w:t>
      </w:r>
    </w:p>
    <w:p w14:paraId="0EA0B643" w14:textId="77777777" w:rsidR="00A1675C" w:rsidRDefault="00000000">
      <w:pPr>
        <w:spacing w:before="40" w:after="120"/>
      </w:pPr>
      <w:r>
        <w:rPr>
          <w:rFonts w:eastAsia="Georgia"/>
        </w:rPr>
        <w:t>"Where have you been?"</w:t>
      </w:r>
    </w:p>
    <w:p w14:paraId="467CEB67" w14:textId="77777777" w:rsidR="00A1675C" w:rsidRDefault="00000000">
      <w:pPr>
        <w:spacing w:before="40" w:after="120"/>
      </w:pPr>
      <w:r>
        <w:rPr>
          <w:rFonts w:eastAsia="Georgia"/>
        </w:rPr>
        <w:t>"Underground."</w:t>
      </w:r>
    </w:p>
    <w:p w14:paraId="415F97B3" w14:textId="77777777" w:rsidR="00A1675C" w:rsidRDefault="00000000">
      <w:pPr>
        <w:spacing w:before="40" w:after="120"/>
      </w:pPr>
      <w:r>
        <w:rPr>
          <w:rFonts w:eastAsia="Georgia"/>
        </w:rPr>
        <w:t>"Did you find anything?"</w:t>
      </w:r>
    </w:p>
    <w:p w14:paraId="0B4B7A3C" w14:textId="77777777" w:rsidR="00A1675C" w:rsidRDefault="00000000">
      <w:pPr>
        <w:spacing w:before="40" w:after="120"/>
      </w:pPr>
      <w:r>
        <w:rPr>
          <w:rFonts w:eastAsia="Georgia"/>
        </w:rPr>
        <w:t>"Yes."</w:t>
      </w:r>
    </w:p>
    <w:p w14:paraId="699CF8DB" w14:textId="77777777" w:rsidR="00A1675C" w:rsidRDefault="00000000">
      <w:pPr>
        <w:spacing w:before="40" w:after="120"/>
      </w:pPr>
      <w:r>
        <w:rPr>
          <w:rFonts w:eastAsia="Georgia"/>
        </w:rPr>
        <w:t>"What?"</w:t>
      </w:r>
    </w:p>
    <w:p w14:paraId="4603D814" w14:textId="77777777" w:rsidR="00A1675C" w:rsidRDefault="00000000">
      <w:pPr>
        <w:spacing w:before="40" w:after="120"/>
      </w:pPr>
      <w:r>
        <w:rPr>
          <w:rFonts w:eastAsia="Georgia"/>
        </w:rPr>
        <w:t>"Rain."</w:t>
      </w:r>
    </w:p>
    <w:p w14:paraId="1C854E09" w14:textId="3BACA008" w:rsidR="00A1675C" w:rsidRDefault="003434B6">
      <w:pPr>
        <w:ind w:firstLine="432"/>
      </w:pPr>
      <w:r>
        <w:rPr>
          <w:rFonts w:eastAsia="Georgia"/>
        </w:rPr>
        <w:t>Penny waited.</w:t>
      </w:r>
    </w:p>
    <w:p w14:paraId="410F6FC8" w14:textId="77777777" w:rsidR="00A1675C" w:rsidRDefault="00000000">
      <w:pPr>
        <w:spacing w:before="40" w:after="120"/>
      </w:pPr>
      <w:r>
        <w:rPr>
          <w:rFonts w:eastAsia="Georgia"/>
        </w:rPr>
        <w:t>"Anything else?"</w:t>
      </w:r>
    </w:p>
    <w:p w14:paraId="0840348F" w14:textId="77777777" w:rsidR="00A1675C" w:rsidRDefault="00000000">
      <w:pPr>
        <w:spacing w:before="40" w:after="120"/>
      </w:pPr>
      <w:r>
        <w:rPr>
          <w:rFonts w:eastAsia="Georgia"/>
        </w:rPr>
        <w:t>"Yes."</w:t>
      </w:r>
    </w:p>
    <w:p w14:paraId="222D10D1" w14:textId="77777777" w:rsidR="00A1675C" w:rsidRDefault="00000000">
      <w:pPr>
        <w:spacing w:before="40" w:after="120"/>
      </w:pPr>
      <w:r>
        <w:rPr>
          <w:rFonts w:eastAsia="Georgia"/>
        </w:rPr>
        <w:t>"What?"</w:t>
      </w:r>
    </w:p>
    <w:p w14:paraId="35EAE49D" w14:textId="77777777" w:rsidR="00A1675C" w:rsidRDefault="00000000">
      <w:pPr>
        <w:spacing w:before="40" w:after="120"/>
      </w:pPr>
      <w:r>
        <w:rPr>
          <w:rFonts w:eastAsia="Georgia"/>
        </w:rPr>
        <w:t>"It was falling upward."</w:t>
      </w:r>
    </w:p>
    <w:p w14:paraId="0F5127D7" w14:textId="2F962581" w:rsidR="00A1675C" w:rsidRDefault="003434B6">
      <w:pPr>
        <w:ind w:firstLine="432"/>
      </w:pPr>
      <w:r>
        <w:rPr>
          <w:rFonts w:eastAsia="Georgia"/>
        </w:rPr>
        <w:t>Penny nodded.</w:t>
      </w:r>
    </w:p>
    <w:p w14:paraId="37721D8D" w14:textId="77777777" w:rsidR="00A1675C" w:rsidRDefault="00000000">
      <w:pPr>
        <w:spacing w:before="40" w:after="120"/>
      </w:pPr>
      <w:r>
        <w:rPr>
          <w:rFonts w:eastAsia="Georgia"/>
        </w:rPr>
        <w:t>"Well, that's settled."</w:t>
      </w:r>
    </w:p>
    <w:p w14:paraId="2FE477C6" w14:textId="77777777" w:rsidR="00A1675C" w:rsidRDefault="00000000">
      <w:pPr>
        <w:ind w:firstLine="432"/>
      </w:pPr>
      <w:r>
        <w:rPr>
          <w:rFonts w:eastAsia="Georgia"/>
        </w:rPr>
        <w:t>Derek took off his coat.</w:t>
      </w:r>
    </w:p>
    <w:p w14:paraId="6AD3C0B1" w14:textId="77777777" w:rsidR="00A1675C" w:rsidRDefault="00000000">
      <w:pPr>
        <w:spacing w:before="40" w:after="120"/>
      </w:pPr>
      <w:r>
        <w:rPr>
          <w:rFonts w:eastAsia="Georgia"/>
        </w:rPr>
        <w:t>"Exactly."</w:t>
      </w:r>
    </w:p>
    <w:p w14:paraId="5894375E" w14:textId="77777777" w:rsidR="00A1675C" w:rsidRDefault="00000000">
      <w:pPr>
        <w:ind w:firstLine="432"/>
      </w:pPr>
      <w:r>
        <w:rPr>
          <w:rFonts w:eastAsia="Georgia"/>
        </w:rPr>
        <w:t>He put the umbrella in the stand.</w:t>
      </w:r>
    </w:p>
    <w:p w14:paraId="491CEEBC" w14:textId="77777777" w:rsidR="00A1675C" w:rsidRDefault="00000000">
      <w:pPr>
        <w:spacing w:before="40" w:after="120"/>
      </w:pPr>
      <w:r>
        <w:rPr>
          <w:rFonts w:eastAsia="Georgia"/>
        </w:rPr>
        <w:t>"Except I don't know whether the rain was falling upward."</w:t>
      </w:r>
    </w:p>
    <w:p w14:paraId="75FF771D" w14:textId="77777777" w:rsidR="00A1675C" w:rsidRDefault="00000000">
      <w:pPr>
        <w:spacing w:before="40" w:after="120"/>
      </w:pPr>
      <w:r>
        <w:rPr>
          <w:rFonts w:eastAsia="Georgia"/>
        </w:rPr>
        <w:t>"Or?"</w:t>
      </w:r>
    </w:p>
    <w:p w14:paraId="6489850D" w14:textId="77777777" w:rsidR="00A1675C" w:rsidRDefault="00000000">
      <w:pPr>
        <w:spacing w:before="40" w:after="120"/>
      </w:pPr>
      <w:r>
        <w:rPr>
          <w:rFonts w:eastAsia="Georgia"/>
        </w:rPr>
        <w:t>"The train was falling downward."</w:t>
      </w:r>
    </w:p>
    <w:p w14:paraId="0AC224C2" w14:textId="09CD1D03" w:rsidR="00A1675C" w:rsidRDefault="003434B6">
      <w:pPr>
        <w:ind w:firstLine="432"/>
      </w:pPr>
      <w:r>
        <w:rPr>
          <w:rFonts w:eastAsia="Georgia"/>
        </w:rPr>
        <w:t>Penny calmly nodded.</w:t>
      </w:r>
    </w:p>
    <w:p w14:paraId="5508E291" w14:textId="77777777" w:rsidR="00A1675C" w:rsidRDefault="00000000">
      <w:pPr>
        <w:spacing w:before="40" w:after="120"/>
      </w:pPr>
      <w:r>
        <w:rPr>
          <w:rFonts w:eastAsia="Georgia"/>
        </w:rPr>
        <w:t>"Or?"</w:t>
      </w:r>
    </w:p>
    <w:p w14:paraId="50E8C870" w14:textId="77777777" w:rsidR="00A1675C" w:rsidRDefault="00000000">
      <w:pPr>
        <w:spacing w:before="40" w:after="120"/>
      </w:pPr>
      <w:r>
        <w:rPr>
          <w:rFonts w:eastAsia="Georgia"/>
        </w:rPr>
        <w:t>"Neither."</w:t>
      </w:r>
    </w:p>
    <w:p w14:paraId="0D5E62E2" w14:textId="77777777" w:rsidR="00A1675C" w:rsidRDefault="00000000">
      <w:pPr>
        <w:spacing w:before="40" w:after="120"/>
      </w:pPr>
      <w:r>
        <w:rPr>
          <w:rFonts w:eastAsia="Georgia"/>
        </w:rPr>
        <w:t>"Good."</w:t>
      </w:r>
    </w:p>
    <w:p w14:paraId="790424AE" w14:textId="77777777" w:rsidR="00A1675C" w:rsidRDefault="00000000">
      <w:pPr>
        <w:ind w:firstLine="432"/>
      </w:pPr>
      <w:r>
        <w:rPr>
          <w:rFonts w:eastAsia="Georgia"/>
        </w:rPr>
        <w:t>Derek carefully looked at her.</w:t>
      </w:r>
    </w:p>
    <w:p w14:paraId="2F002A56" w14:textId="77777777" w:rsidR="00A1675C" w:rsidRDefault="00000000">
      <w:pPr>
        <w:spacing w:before="40" w:after="120"/>
      </w:pPr>
      <w:r>
        <w:rPr>
          <w:rFonts w:eastAsia="Georgia"/>
        </w:rPr>
        <w:t>"You're getting rather good at this."</w:t>
      </w:r>
    </w:p>
    <w:p w14:paraId="3464FA49" w14:textId="77777777" w:rsidR="00A1675C" w:rsidRDefault="00000000">
      <w:pPr>
        <w:spacing w:before="40" w:after="120"/>
      </w:pPr>
      <w:r>
        <w:rPr>
          <w:rFonts w:eastAsia="Georgia"/>
        </w:rPr>
        <w:t>"I've had excellent training."</w:t>
      </w:r>
    </w:p>
    <w:p w14:paraId="20E2A294" w14:textId="77777777" w:rsidR="00A1675C" w:rsidRDefault="00000000">
      <w:pPr>
        <w:ind w:firstLine="432"/>
      </w:pPr>
      <w:r>
        <w:rPr>
          <w:rFonts w:eastAsia="Georgia"/>
        </w:rPr>
        <w:t>He smiled. Then he noticed her familiar door. It was open.</w:t>
      </w:r>
    </w:p>
    <w:p w14:paraId="3183DC5C" w14:textId="77777777" w:rsidR="00A1675C" w:rsidRDefault="00000000">
      <w:pPr>
        <w:ind w:firstLine="432"/>
      </w:pPr>
      <w:r>
        <w:rPr>
          <w:rFonts w:eastAsia="Georgia"/>
        </w:rPr>
        <w:t>Derek deeply frowned.</w:t>
      </w:r>
    </w:p>
    <w:p w14:paraId="2AA99209" w14:textId="77777777" w:rsidR="00A1675C" w:rsidRDefault="00000000">
      <w:pPr>
        <w:spacing w:before="40" w:after="120"/>
      </w:pPr>
      <w:r>
        <w:rPr>
          <w:rFonts w:eastAsia="Georgia"/>
        </w:rPr>
        <w:t>"Where's Trevor?"</w:t>
      </w:r>
    </w:p>
    <w:p w14:paraId="46542A3A" w14:textId="77777777" w:rsidR="00A1675C" w:rsidRDefault="00000000">
      <w:pPr>
        <w:spacing w:before="40" w:after="120"/>
      </w:pPr>
      <w:r>
        <w:rPr>
          <w:rFonts w:eastAsia="Georgia"/>
        </w:rPr>
        <w:t>"Virtuality."</w:t>
      </w:r>
    </w:p>
    <w:p w14:paraId="25E4CD70" w14:textId="77777777" w:rsidR="00A1675C" w:rsidRDefault="00000000">
      <w:pPr>
        <w:spacing w:before="40" w:after="120"/>
      </w:pPr>
      <w:r>
        <w:rPr>
          <w:rFonts w:eastAsia="Georgia"/>
        </w:rPr>
        <w:t>"Of course."</w:t>
      </w:r>
    </w:p>
    <w:p w14:paraId="55A9F769" w14:textId="77777777" w:rsidR="00A1675C" w:rsidRDefault="00000000">
      <w:pPr>
        <w:ind w:firstLine="432"/>
      </w:pPr>
      <w:r>
        <w:rPr>
          <w:rFonts w:eastAsia="Georgia"/>
        </w:rPr>
        <w:t>He slowly looked toward Trevor's office. His familiar door was open too. Derek nodded.</w:t>
      </w:r>
    </w:p>
    <w:p w14:paraId="74855A0C" w14:textId="77777777" w:rsidR="00A1675C" w:rsidRDefault="00000000">
      <w:pPr>
        <w:spacing w:before="40" w:after="120"/>
      </w:pPr>
      <w:r>
        <w:rPr>
          <w:rFonts w:eastAsia="Georgia"/>
        </w:rPr>
        <w:t>"Both at once?"</w:t>
      </w:r>
    </w:p>
    <w:p w14:paraId="3ADC7592" w14:textId="77777777" w:rsidR="00A1675C" w:rsidRDefault="00000000">
      <w:pPr>
        <w:spacing w:before="40" w:after="120"/>
      </w:pPr>
      <w:r>
        <w:rPr>
          <w:rFonts w:eastAsia="Georgia"/>
        </w:rPr>
        <w:t>"Apparently."</w:t>
      </w:r>
    </w:p>
    <w:p w14:paraId="36973B94" w14:textId="77777777" w:rsidR="00A1675C" w:rsidRDefault="00000000">
      <w:pPr>
        <w:spacing w:before="40" w:after="120"/>
      </w:pPr>
      <w:r>
        <w:rPr>
          <w:rFonts w:eastAsia="Georgia"/>
        </w:rPr>
        <w:t>"That's unusual."</w:t>
      </w:r>
    </w:p>
    <w:p w14:paraId="62D578ED" w14:textId="77777777" w:rsidR="00A1675C" w:rsidRDefault="00000000">
      <w:pPr>
        <w:spacing w:before="40" w:after="120"/>
      </w:pPr>
      <w:r>
        <w:rPr>
          <w:rFonts w:eastAsia="Georgia"/>
        </w:rPr>
        <w:t>"Not really."</w:t>
      </w:r>
    </w:p>
    <w:p w14:paraId="328D05F9" w14:textId="77777777" w:rsidR="00A1675C" w:rsidRDefault="00000000">
      <w:pPr>
        <w:ind w:firstLine="432"/>
      </w:pPr>
      <w:r>
        <w:rPr>
          <w:rFonts w:eastAsia="Georgia"/>
        </w:rPr>
        <w:t>Derek considered this.</w:t>
      </w:r>
    </w:p>
    <w:p w14:paraId="672AEE2E" w14:textId="77777777" w:rsidR="00A1675C" w:rsidRDefault="00000000">
      <w:pPr>
        <w:spacing w:before="40" w:after="120"/>
      </w:pPr>
      <w:r>
        <w:rPr>
          <w:rFonts w:eastAsia="Georgia"/>
        </w:rPr>
        <w:t>"Fair enough."</w:t>
      </w:r>
    </w:p>
    <w:p w14:paraId="75005AE9" w14:textId="77777777" w:rsidR="00A1675C" w:rsidRDefault="00000000">
      <w:pPr>
        <w:ind w:firstLine="432"/>
      </w:pPr>
      <w:r>
        <w:rPr>
          <w:rFonts w:eastAsia="Georgia"/>
        </w:rPr>
        <w:t>He walked to the whiteboard. There were equations everywhere.</w:t>
      </w:r>
    </w:p>
    <w:p w14:paraId="29AC94AE" w14:textId="77777777" w:rsidR="00A1675C" w:rsidRDefault="00000000">
      <w:pPr>
        <w:spacing w:before="200" w:after="120"/>
        <w:jc w:val="center"/>
      </w:pPr>
      <w:r>
        <w:rPr>
          <w:rFonts w:eastAsia="Georgia"/>
          <w:b/>
          <w:sz w:val="24"/>
        </w:rPr>
        <w:t>Lorentz transformations.</w:t>
      </w:r>
    </w:p>
    <w:p w14:paraId="5CD0B0C0" w14:textId="77777777" w:rsidR="00A1675C" w:rsidRDefault="00000000">
      <w:pPr>
        <w:ind w:firstLine="432"/>
      </w:pPr>
      <w:r>
        <w:rPr>
          <w:rFonts w:eastAsia="Georgia"/>
        </w:rPr>
        <w:t>Metric tensors. A sketch of a geodesic. A badly drawn simple apple.</w:t>
      </w:r>
    </w:p>
    <w:p w14:paraId="4D1991E9" w14:textId="77777777" w:rsidR="00A1675C" w:rsidRDefault="00000000">
      <w:pPr>
        <w:ind w:firstLine="432"/>
      </w:pPr>
      <w:r>
        <w:rPr>
          <w:rFonts w:eastAsia="Georgia"/>
        </w:rPr>
        <w:t>A empty empty train. A cloud. And, in large letters:</w:t>
      </w:r>
    </w:p>
    <w:p w14:paraId="68FF8184" w14:textId="77777777" w:rsidR="00A1675C" w:rsidRDefault="00000000">
      <w:pPr>
        <w:spacing w:before="200" w:after="120"/>
        <w:jc w:val="center"/>
      </w:pPr>
      <w:r>
        <w:rPr>
          <w:rFonts w:eastAsia="Georgia"/>
          <w:b/>
          <w:sz w:val="24"/>
        </w:rPr>
        <w:t>THE RAIN IS NOT OBLIGED TO FALL DOWN.</w:t>
      </w:r>
    </w:p>
    <w:p w14:paraId="2D18980B" w14:textId="77777777" w:rsidR="00A1675C" w:rsidRDefault="00000000">
      <w:pPr>
        <w:ind w:firstLine="432"/>
      </w:pPr>
      <w:r>
        <w:rPr>
          <w:rFonts w:eastAsia="Georgia"/>
        </w:rPr>
        <w:t>Derek sharply intensely stared at it.</w:t>
      </w:r>
    </w:p>
    <w:p w14:paraId="238DB7D6" w14:textId="77777777" w:rsidR="00A1675C" w:rsidRDefault="00000000">
      <w:pPr>
        <w:spacing w:before="40" w:after="120"/>
      </w:pPr>
      <w:r>
        <w:rPr>
          <w:rFonts w:eastAsia="Georgia"/>
        </w:rPr>
        <w:t>"Did you write this?"</w:t>
      </w:r>
    </w:p>
    <w:p w14:paraId="0ED25E6B" w14:textId="77777777" w:rsidR="00A1675C" w:rsidRDefault="00000000">
      <w:pPr>
        <w:spacing w:before="40" w:after="120"/>
      </w:pPr>
      <w:r>
        <w:rPr>
          <w:rFonts w:eastAsia="Georgia"/>
        </w:rPr>
        <w:t>"No."</w:t>
      </w:r>
    </w:p>
    <w:p w14:paraId="377CE1E6" w14:textId="77777777" w:rsidR="00A1675C" w:rsidRDefault="00000000">
      <w:pPr>
        <w:spacing w:before="40" w:after="120"/>
      </w:pPr>
      <w:r>
        <w:rPr>
          <w:rFonts w:eastAsia="Georgia"/>
        </w:rPr>
        <w:t>"Trevor?"</w:t>
      </w:r>
    </w:p>
    <w:p w14:paraId="4CF302C8" w14:textId="77777777" w:rsidR="00A1675C" w:rsidRDefault="00000000">
      <w:pPr>
        <w:spacing w:before="40" w:after="120"/>
      </w:pPr>
      <w:r>
        <w:rPr>
          <w:rFonts w:eastAsia="Georgia"/>
        </w:rPr>
        <w:t>"Probably."</w:t>
      </w:r>
    </w:p>
    <w:p w14:paraId="21BE7E69" w14:textId="77777777" w:rsidR="00A1675C" w:rsidRDefault="00000000">
      <w:pPr>
        <w:ind w:firstLine="432"/>
      </w:pPr>
      <w:r>
        <w:rPr>
          <w:rFonts w:eastAsia="Georgia"/>
        </w:rPr>
        <w:t>Derek looked at the open office door.</w:t>
      </w:r>
    </w:p>
    <w:p w14:paraId="24044E20" w14:textId="77777777" w:rsidR="00A1675C" w:rsidRDefault="00000000">
      <w:pPr>
        <w:spacing w:before="40" w:after="120"/>
      </w:pPr>
      <w:r>
        <w:rPr>
          <w:rFonts w:eastAsia="Georgia"/>
        </w:rPr>
        <w:t>"Virtuality."</w:t>
      </w:r>
    </w:p>
    <w:p w14:paraId="5435DC25" w14:textId="25E84083" w:rsidR="00A1675C" w:rsidRDefault="003434B6">
      <w:pPr>
        <w:ind w:firstLine="432"/>
      </w:pPr>
      <w:r>
        <w:rPr>
          <w:rFonts w:eastAsia="Georgia"/>
        </w:rPr>
        <w:t>Penny nodded. Derek picked up a marker. Underneath the sentence he wrote:</w:t>
      </w:r>
    </w:p>
    <w:p w14:paraId="314B4BF6" w14:textId="77777777" w:rsidR="00A1675C" w:rsidRDefault="00000000">
      <w:pPr>
        <w:ind w:firstLine="432"/>
      </w:pPr>
      <w:r>
        <w:rPr>
          <w:rFonts w:eastAsia="Georgia"/>
        </w:rPr>
        <w:t>NOR IS THE TRAIN OBLIGED TO KNOW WHERE IT IS GOING. He put down the marker. Then the telephone rang.</w:t>
      </w:r>
    </w:p>
    <w:p w14:paraId="30ADF203" w14:textId="42841F9C" w:rsidR="00A1675C" w:rsidRDefault="003434B6">
      <w:pPr>
        <w:spacing w:before="40" w:after="120"/>
      </w:pPr>
      <w:r>
        <w:rPr>
          <w:rFonts w:eastAsia="Georgia"/>
        </w:rPr>
        <w:t>Penny answered.</w:t>
      </w:r>
    </w:p>
    <w:p w14:paraId="1C2A282C" w14:textId="77777777" w:rsidR="00A1675C" w:rsidRDefault="00000000">
      <w:pPr>
        <w:spacing w:before="40" w:after="120"/>
      </w:pPr>
      <w:r>
        <w:rPr>
          <w:rFonts w:eastAsia="Georgia"/>
        </w:rPr>
        <w:t>"Relativistic Investigation Bureau."</w:t>
      </w:r>
    </w:p>
    <w:p w14:paraId="1853D39D" w14:textId="77777777" w:rsidR="00A1675C" w:rsidRDefault="00000000">
      <w:pPr>
        <w:ind w:firstLine="432"/>
      </w:pPr>
      <w:r>
        <w:rPr>
          <w:rFonts w:eastAsia="Georgia"/>
        </w:rPr>
        <w:t>A pause. She carefully looked at Derek.</w:t>
      </w:r>
    </w:p>
    <w:p w14:paraId="62E9E747" w14:textId="77777777" w:rsidR="00A1675C" w:rsidRDefault="00000000">
      <w:pPr>
        <w:spacing w:before="40" w:after="120"/>
      </w:pPr>
      <w:r>
        <w:rPr>
          <w:rFonts w:eastAsia="Georgia"/>
        </w:rPr>
        <w:t>"It's for you."</w:t>
      </w:r>
    </w:p>
    <w:p w14:paraId="425A864E" w14:textId="77777777" w:rsidR="00A1675C" w:rsidRDefault="00000000">
      <w:pPr>
        <w:spacing w:before="40" w:after="120"/>
      </w:pPr>
      <w:r>
        <w:rPr>
          <w:rFonts w:eastAsia="Georgia"/>
        </w:rPr>
        <w:t>"Who?"</w:t>
      </w:r>
    </w:p>
    <w:p w14:paraId="25DF2D50" w14:textId="77777777" w:rsidR="00A1675C" w:rsidRDefault="00000000">
      <w:pPr>
        <w:spacing w:before="40" w:after="120"/>
      </w:pPr>
      <w:r>
        <w:rPr>
          <w:rFonts w:eastAsia="Georgia"/>
        </w:rPr>
        <w:t>"Hermann."</w:t>
      </w:r>
    </w:p>
    <w:p w14:paraId="7DDA1AC5" w14:textId="77777777" w:rsidR="00A1675C" w:rsidRDefault="00000000">
      <w:pPr>
        <w:ind w:firstLine="432"/>
      </w:pPr>
      <w:r>
        <w:rPr>
          <w:rFonts w:eastAsia="Georgia"/>
        </w:rPr>
        <w:t>Derek took the phone.</w:t>
      </w:r>
    </w:p>
    <w:p w14:paraId="3341E710" w14:textId="77777777" w:rsidR="00A1675C" w:rsidRDefault="00000000">
      <w:pPr>
        <w:spacing w:before="40" w:after="120"/>
      </w:pPr>
      <w:r>
        <w:rPr>
          <w:rFonts w:eastAsia="Georgia"/>
        </w:rPr>
        <w:t>"Minkowski."</w:t>
      </w:r>
    </w:p>
    <w:p w14:paraId="024A0F15" w14:textId="77777777" w:rsidR="00A1675C" w:rsidRDefault="00000000">
      <w:pPr>
        <w:spacing w:before="40" w:after="120"/>
      </w:pPr>
      <w:r>
        <w:rPr>
          <w:rFonts w:eastAsia="Georgia"/>
        </w:rPr>
        <w:t>"Derek."</w:t>
      </w:r>
    </w:p>
    <w:p w14:paraId="6E3149EE" w14:textId="77777777" w:rsidR="00A1675C" w:rsidRDefault="00000000">
      <w:pPr>
        <w:spacing w:before="40" w:after="120"/>
      </w:pPr>
      <w:r>
        <w:rPr>
          <w:rFonts w:eastAsia="Georgia"/>
        </w:rPr>
        <w:t>"Yes?"</w:t>
      </w:r>
    </w:p>
    <w:p w14:paraId="73EE1D3B" w14:textId="77777777" w:rsidR="00A1675C" w:rsidRDefault="00000000">
      <w:pPr>
        <w:spacing w:before="40" w:after="120"/>
      </w:pPr>
      <w:r>
        <w:rPr>
          <w:rFonts w:eastAsia="Georgia"/>
        </w:rPr>
        <w:t>"We've found something."</w:t>
      </w:r>
    </w:p>
    <w:p w14:paraId="10E45540" w14:textId="77777777" w:rsidR="00A1675C" w:rsidRDefault="00000000">
      <w:pPr>
        <w:ind w:firstLine="432"/>
      </w:pPr>
      <w:r>
        <w:rPr>
          <w:rFonts w:eastAsia="Georgia"/>
        </w:rPr>
        <w:t>Derek gently smiled.</w:t>
      </w:r>
    </w:p>
    <w:p w14:paraId="22A7329F" w14:textId="77777777" w:rsidR="00A1675C" w:rsidRDefault="00000000">
      <w:pPr>
        <w:spacing w:before="40" w:after="120"/>
      </w:pPr>
      <w:r>
        <w:rPr>
          <w:rFonts w:eastAsia="Georgia"/>
        </w:rPr>
        <w:t>"Where?"</w:t>
      </w:r>
    </w:p>
    <w:p w14:paraId="034DC459" w14:textId="77777777" w:rsidR="00A1675C" w:rsidRDefault="00000000">
      <w:pPr>
        <w:spacing w:before="40" w:after="120"/>
      </w:pPr>
      <w:r>
        <w:rPr>
          <w:rFonts w:eastAsia="Georgia"/>
        </w:rPr>
        <w:t>"London."</w:t>
      </w:r>
    </w:p>
    <w:p w14:paraId="597241DA" w14:textId="77777777" w:rsidR="00A1675C" w:rsidRDefault="00000000">
      <w:pPr>
        <w:spacing w:before="40" w:after="120"/>
      </w:pPr>
      <w:r>
        <w:rPr>
          <w:rFonts w:eastAsia="Georgia"/>
        </w:rPr>
        <w:t>"Good."</w:t>
      </w:r>
    </w:p>
    <w:p w14:paraId="0F5538E5" w14:textId="77777777" w:rsidR="00A1675C" w:rsidRDefault="00000000">
      <w:pPr>
        <w:spacing w:before="40" w:after="120"/>
      </w:pPr>
      <w:r>
        <w:rPr>
          <w:rFonts w:eastAsia="Georgia"/>
        </w:rPr>
        <w:t>"What do you mean, good?"</w:t>
      </w:r>
    </w:p>
    <w:p w14:paraId="53745480" w14:textId="77777777" w:rsidR="00A1675C" w:rsidRDefault="00000000">
      <w:pPr>
        <w:spacing w:before="40" w:after="120"/>
      </w:pPr>
      <w:r>
        <w:rPr>
          <w:rFonts w:eastAsia="Georgia"/>
        </w:rPr>
        <w:t>"That's where we are."</w:t>
      </w:r>
    </w:p>
    <w:p w14:paraId="30DA8BE4" w14:textId="77777777" w:rsidR="00A1675C" w:rsidRDefault="00000000">
      <w:pPr>
        <w:spacing w:before="40" w:after="120"/>
      </w:pPr>
      <w:r>
        <w:rPr>
          <w:rFonts w:eastAsia="Georgia"/>
        </w:rPr>
        <w:t>"Yes."</w:t>
      </w:r>
    </w:p>
    <w:p w14:paraId="4B35780E" w14:textId="77777777" w:rsidR="00A1675C" w:rsidRDefault="00000000">
      <w:pPr>
        <w:spacing w:before="40" w:after="120"/>
      </w:pPr>
      <w:r>
        <w:rPr>
          <w:rFonts w:eastAsia="Georgia"/>
        </w:rPr>
        <w:t>"Then you've saved us a journey."</w:t>
      </w:r>
    </w:p>
    <w:p w14:paraId="5D4B7CD6" w14:textId="77777777" w:rsidR="00A1675C" w:rsidRDefault="00000000">
      <w:pPr>
        <w:ind w:firstLine="432"/>
      </w:pPr>
      <w:r>
        <w:rPr>
          <w:rFonts w:eastAsia="Georgia"/>
        </w:rPr>
        <w:t>There was silence.</w:t>
      </w:r>
    </w:p>
    <w:p w14:paraId="34011015" w14:textId="77777777" w:rsidR="00A1675C" w:rsidRDefault="00000000">
      <w:pPr>
        <w:spacing w:before="40" w:after="120"/>
      </w:pPr>
      <w:r>
        <w:rPr>
          <w:rFonts w:eastAsia="Georgia"/>
        </w:rPr>
        <w:t>"We're in Munich."</w:t>
      </w:r>
    </w:p>
    <w:p w14:paraId="27D2D683" w14:textId="77777777" w:rsidR="00A1675C" w:rsidRDefault="00000000">
      <w:pPr>
        <w:ind w:firstLine="432"/>
      </w:pPr>
      <w:r>
        <w:rPr>
          <w:rFonts w:eastAsia="Georgia"/>
        </w:rPr>
        <w:t>Derek paused.</w:t>
      </w:r>
    </w:p>
    <w:p w14:paraId="5E7C341C" w14:textId="77777777" w:rsidR="00A1675C" w:rsidRDefault="00000000">
      <w:pPr>
        <w:spacing w:before="40" w:after="120"/>
      </w:pPr>
      <w:r>
        <w:rPr>
          <w:rFonts w:eastAsia="Georgia"/>
        </w:rPr>
        <w:t>"Ah."</w:t>
      </w:r>
    </w:p>
    <w:p w14:paraId="5DE7EBD0" w14:textId="3A68A016" w:rsidR="00A1675C" w:rsidRDefault="003434B6">
      <w:pPr>
        <w:ind w:firstLine="432"/>
      </w:pPr>
      <w:r>
        <w:rPr>
          <w:rFonts w:eastAsia="Georgia"/>
        </w:rPr>
        <w:t>Penny looked at him.</w:t>
      </w:r>
    </w:p>
    <w:p w14:paraId="254E7C02" w14:textId="77777777" w:rsidR="00A1675C" w:rsidRDefault="00000000">
      <w:pPr>
        <w:spacing w:before="40" w:after="120"/>
      </w:pPr>
      <w:r>
        <w:rPr>
          <w:rFonts w:eastAsia="Georgia"/>
        </w:rPr>
        <w:t>"Virtuality?"</w:t>
      </w:r>
    </w:p>
    <w:p w14:paraId="4EF80C5A" w14:textId="77777777" w:rsidR="00A1675C" w:rsidRDefault="00000000">
      <w:pPr>
        <w:ind w:firstLine="432"/>
      </w:pPr>
      <w:r>
        <w:rPr>
          <w:rFonts w:eastAsia="Georgia"/>
        </w:rPr>
        <w:t>Derek nodded.</w:t>
      </w:r>
    </w:p>
    <w:p w14:paraId="1CFEB84E" w14:textId="77777777" w:rsidR="00A1675C" w:rsidRDefault="00000000">
      <w:pPr>
        <w:spacing w:before="40" w:after="120"/>
      </w:pPr>
      <w:r>
        <w:rPr>
          <w:rFonts w:eastAsia="Georgia"/>
        </w:rPr>
        <w:t>"Apparently."</w:t>
      </w:r>
    </w:p>
    <w:p w14:paraId="72F1597B" w14:textId="77777777" w:rsidR="00A1675C" w:rsidRDefault="00000000">
      <w:pPr>
        <w:ind w:firstLine="432"/>
      </w:pPr>
      <w:r>
        <w:rPr>
          <w:rFonts w:eastAsia="Georgia"/>
        </w:rPr>
        <w:t>Minkowski continued.</w:t>
      </w:r>
    </w:p>
    <w:p w14:paraId="3002B906" w14:textId="77777777" w:rsidR="00A1675C" w:rsidRDefault="00000000">
      <w:pPr>
        <w:spacing w:before="40" w:after="120"/>
      </w:pPr>
      <w:r>
        <w:rPr>
          <w:rFonts w:eastAsia="Georgia"/>
        </w:rPr>
        <w:t>"The problem concerns your clocks."</w:t>
      </w:r>
    </w:p>
    <w:p w14:paraId="7380E009" w14:textId="77777777" w:rsidR="00A1675C" w:rsidRDefault="00000000">
      <w:pPr>
        <w:ind w:firstLine="432"/>
      </w:pPr>
      <w:r>
        <w:rPr>
          <w:rFonts w:eastAsia="Georgia"/>
        </w:rPr>
        <w:t>Derek became serious.</w:t>
      </w:r>
    </w:p>
    <w:p w14:paraId="321FB6B3" w14:textId="77777777" w:rsidR="00A1675C" w:rsidRDefault="00000000">
      <w:pPr>
        <w:spacing w:before="40" w:after="120"/>
      </w:pPr>
      <w:r>
        <w:rPr>
          <w:rFonts w:eastAsia="Georgia"/>
        </w:rPr>
        <w:t>"What about them?"</w:t>
      </w:r>
    </w:p>
    <w:p w14:paraId="05B0CD91" w14:textId="77777777" w:rsidR="00A1675C" w:rsidRDefault="00000000">
      <w:pPr>
        <w:spacing w:before="40" w:after="120"/>
      </w:pPr>
      <w:r>
        <w:rPr>
          <w:rFonts w:eastAsia="Georgia"/>
        </w:rPr>
        <w:t>"We've compared the London readings with the Munich readings."</w:t>
      </w:r>
    </w:p>
    <w:p w14:paraId="6ACAF3AA" w14:textId="77777777" w:rsidR="00A1675C" w:rsidRDefault="00000000">
      <w:pPr>
        <w:spacing w:before="40" w:after="120"/>
      </w:pPr>
      <w:r>
        <w:rPr>
          <w:rFonts w:eastAsia="Georgia"/>
        </w:rPr>
        <w:t>"And?"</w:t>
      </w:r>
    </w:p>
    <w:p w14:paraId="06F29F3F" w14:textId="77777777" w:rsidR="00A1675C" w:rsidRDefault="00000000">
      <w:pPr>
        <w:spacing w:before="40" w:after="120"/>
      </w:pPr>
      <w:r>
        <w:rPr>
          <w:rFonts w:eastAsia="Georgia"/>
        </w:rPr>
        <w:t>"They don't disagree."</w:t>
      </w:r>
    </w:p>
    <w:p w14:paraId="24D3E950" w14:textId="77777777" w:rsidR="00A1675C" w:rsidRDefault="00000000">
      <w:pPr>
        <w:ind w:firstLine="432"/>
      </w:pPr>
      <w:r>
        <w:rPr>
          <w:rFonts w:eastAsia="Georgia"/>
        </w:rPr>
        <w:t>Derek deeply frowned.</w:t>
      </w:r>
    </w:p>
    <w:p w14:paraId="70AA6918" w14:textId="77777777" w:rsidR="00A1675C" w:rsidRDefault="00000000">
      <w:pPr>
        <w:spacing w:before="40" w:after="120"/>
      </w:pPr>
      <w:r>
        <w:rPr>
          <w:rFonts w:eastAsia="Georgia"/>
        </w:rPr>
        <w:t>"That's good."</w:t>
      </w:r>
    </w:p>
    <w:p w14:paraId="548E9F0D" w14:textId="77777777" w:rsidR="00A1675C" w:rsidRDefault="00000000">
      <w:pPr>
        <w:spacing w:before="40" w:after="120"/>
      </w:pPr>
      <w:r>
        <w:rPr>
          <w:rFonts w:eastAsia="Georgia"/>
        </w:rPr>
        <w:t>"No."</w:t>
      </w:r>
    </w:p>
    <w:p w14:paraId="7E788DC3" w14:textId="77777777" w:rsidR="00A1675C" w:rsidRDefault="00000000">
      <w:pPr>
        <w:spacing w:before="40" w:after="120"/>
      </w:pPr>
      <w:r>
        <w:rPr>
          <w:rFonts w:eastAsia="Georgia"/>
        </w:rPr>
        <w:t>"Why not?"</w:t>
      </w:r>
    </w:p>
    <w:p w14:paraId="71E35C16" w14:textId="77777777" w:rsidR="00A1675C" w:rsidRDefault="00000000">
      <w:pPr>
        <w:spacing w:before="40" w:after="120"/>
      </w:pPr>
      <w:r>
        <w:rPr>
          <w:rFonts w:eastAsia="Georgia"/>
        </w:rPr>
        <w:t>"Because they should."</w:t>
      </w:r>
    </w:p>
    <w:p w14:paraId="3A50A7B6" w14:textId="77777777" w:rsidR="00A1675C" w:rsidRDefault="00000000">
      <w:pPr>
        <w:ind w:firstLine="432"/>
      </w:pPr>
      <w:r>
        <w:rPr>
          <w:rFonts w:eastAsia="Georgia"/>
        </w:rPr>
        <w:t>Derek sat down.</w:t>
      </w:r>
    </w:p>
    <w:p w14:paraId="433EC45D" w14:textId="77777777" w:rsidR="00A1675C" w:rsidRDefault="00000000">
      <w:pPr>
        <w:spacing w:before="40" w:after="120"/>
      </w:pPr>
      <w:r>
        <w:rPr>
          <w:rFonts w:eastAsia="Georgia"/>
        </w:rPr>
        <w:t>"Explain."</w:t>
      </w:r>
    </w:p>
    <w:p w14:paraId="59FFF60E" w14:textId="77777777" w:rsidR="00A1675C" w:rsidRDefault="00000000">
      <w:pPr>
        <w:spacing w:before="40" w:after="120"/>
      </w:pPr>
      <w:r>
        <w:rPr>
          <w:rFonts w:eastAsia="Georgia"/>
        </w:rPr>
        <w:t>"The clocks are following different worldlines."</w:t>
      </w:r>
    </w:p>
    <w:p w14:paraId="4B8F61DC" w14:textId="77777777" w:rsidR="00A1675C" w:rsidRDefault="00000000">
      <w:pPr>
        <w:spacing w:before="40" w:after="120"/>
      </w:pPr>
      <w:r>
        <w:rPr>
          <w:rFonts w:eastAsia="Georgia"/>
        </w:rPr>
        <w:t>"Yes."</w:t>
      </w:r>
    </w:p>
    <w:p w14:paraId="56AA088A" w14:textId="77777777" w:rsidR="00A1675C" w:rsidRDefault="00000000">
      <w:pPr>
        <w:spacing w:before="40" w:after="120"/>
      </w:pPr>
      <w:r>
        <w:rPr>
          <w:rFonts w:eastAsia="Georgia"/>
        </w:rPr>
        <w:t>"Different gravitational potentials."</w:t>
      </w:r>
    </w:p>
    <w:p w14:paraId="54168B3F" w14:textId="77777777" w:rsidR="00A1675C" w:rsidRDefault="00000000">
      <w:pPr>
        <w:spacing w:before="40" w:after="120"/>
      </w:pPr>
      <w:r>
        <w:rPr>
          <w:rFonts w:eastAsia="Georgia"/>
        </w:rPr>
        <w:t>"Yes."</w:t>
      </w:r>
    </w:p>
    <w:p w14:paraId="7FE8C60D" w14:textId="77777777" w:rsidR="00A1675C" w:rsidRDefault="00000000">
      <w:pPr>
        <w:spacing w:before="40" w:after="120"/>
      </w:pPr>
      <w:r>
        <w:rPr>
          <w:rFonts w:eastAsia="Georgia"/>
        </w:rPr>
        <w:t>"Different motions."</w:t>
      </w:r>
    </w:p>
    <w:p w14:paraId="2002DC95" w14:textId="77777777" w:rsidR="00A1675C" w:rsidRDefault="00000000">
      <w:pPr>
        <w:spacing w:before="40" w:after="120"/>
      </w:pPr>
      <w:r>
        <w:rPr>
          <w:rFonts w:eastAsia="Georgia"/>
        </w:rPr>
        <w:t>"Yes."</w:t>
      </w:r>
    </w:p>
    <w:p w14:paraId="28D4FD59" w14:textId="77777777" w:rsidR="00A1675C" w:rsidRDefault="00000000">
      <w:pPr>
        <w:spacing w:before="40" w:after="120"/>
      </w:pPr>
      <w:r>
        <w:rPr>
          <w:rFonts w:eastAsia="Georgia"/>
        </w:rPr>
        <w:t>"So their proper times should differ."</w:t>
      </w:r>
    </w:p>
    <w:p w14:paraId="0E08022C" w14:textId="77777777" w:rsidR="00A1675C" w:rsidRDefault="00000000">
      <w:pPr>
        <w:spacing w:before="40" w:after="120"/>
      </w:pPr>
      <w:r>
        <w:rPr>
          <w:rFonts w:eastAsia="Georgia"/>
        </w:rPr>
        <w:t>"Yes."</w:t>
      </w:r>
    </w:p>
    <w:p w14:paraId="6448065B" w14:textId="77777777" w:rsidR="00A1675C" w:rsidRDefault="00000000">
      <w:pPr>
        <w:spacing w:before="40" w:after="120"/>
      </w:pPr>
      <w:r>
        <w:rPr>
          <w:rFonts w:eastAsia="Georgia"/>
        </w:rPr>
        <w:t>"But they don't."</w:t>
      </w:r>
    </w:p>
    <w:p w14:paraId="3A28CFFD" w14:textId="77777777" w:rsidR="00A1675C" w:rsidRDefault="00000000">
      <w:pPr>
        <w:ind w:firstLine="432"/>
      </w:pPr>
      <w:r>
        <w:rPr>
          <w:rFonts w:eastAsia="Georgia"/>
        </w:rPr>
        <w:t>Derek deeply frowned.</w:t>
      </w:r>
    </w:p>
    <w:p w14:paraId="4ABFEB36" w14:textId="77777777" w:rsidR="00A1675C" w:rsidRDefault="00000000">
      <w:pPr>
        <w:spacing w:before="40" w:after="120"/>
      </w:pPr>
      <w:r>
        <w:rPr>
          <w:rFonts w:eastAsia="Georgia"/>
        </w:rPr>
        <w:t>"Then they're synchronized."</w:t>
      </w:r>
    </w:p>
    <w:p w14:paraId="3FAF4957" w14:textId="77777777" w:rsidR="00A1675C" w:rsidRDefault="00000000">
      <w:pPr>
        <w:spacing w:before="40" w:after="120"/>
      </w:pPr>
      <w:r>
        <w:rPr>
          <w:rFonts w:eastAsia="Georgia"/>
        </w:rPr>
        <w:t>"Exactly."</w:t>
      </w:r>
    </w:p>
    <w:p w14:paraId="429D5676" w14:textId="77777777" w:rsidR="00A1675C" w:rsidRDefault="00000000">
      <w:pPr>
        <w:spacing w:before="40" w:after="120"/>
      </w:pPr>
      <w:r>
        <w:rPr>
          <w:rFonts w:eastAsia="Georgia"/>
        </w:rPr>
        <w:t>"That's not a problem."</w:t>
      </w:r>
    </w:p>
    <w:p w14:paraId="290ACE20" w14:textId="77777777" w:rsidR="00A1675C" w:rsidRDefault="00000000">
      <w:pPr>
        <w:spacing w:before="40" w:after="120"/>
      </w:pPr>
      <w:r>
        <w:rPr>
          <w:rFonts w:eastAsia="Georgia"/>
        </w:rPr>
        <w:t>"It is if they have never been synchronized."</w:t>
      </w:r>
    </w:p>
    <w:p w14:paraId="1E9272A0" w14:textId="4E553EFE" w:rsidR="00A1675C" w:rsidRDefault="00000000">
      <w:pPr>
        <w:ind w:firstLine="432"/>
      </w:pPr>
      <w:r>
        <w:rPr>
          <w:rFonts w:eastAsia="Georgia"/>
        </w:rPr>
        <w:t xml:space="preserve">Derek stopped. </w:t>
      </w:r>
      <w:r w:rsidR="003434B6">
        <w:rPr>
          <w:rFonts w:eastAsia="Georgia"/>
        </w:rPr>
        <w:t>Penny</w:t>
      </w:r>
      <w:r>
        <w:rPr>
          <w:rFonts w:eastAsia="Georgia"/>
        </w:rPr>
        <w:t xml:space="preserve"> carefully looked at him.</w:t>
      </w:r>
    </w:p>
    <w:p w14:paraId="73442529" w14:textId="77777777" w:rsidR="00A1675C" w:rsidRDefault="00000000">
      <w:pPr>
        <w:spacing w:before="40" w:after="120"/>
      </w:pPr>
      <w:r>
        <w:rPr>
          <w:rFonts w:eastAsia="Georgia"/>
        </w:rPr>
        <w:t>"Go on."</w:t>
      </w:r>
    </w:p>
    <w:p w14:paraId="18528936" w14:textId="77777777" w:rsidR="00A1675C" w:rsidRDefault="00000000">
      <w:pPr>
        <w:spacing w:before="40" w:after="120"/>
      </w:pPr>
      <w:r>
        <w:rPr>
          <w:rFonts w:eastAsia="Georgia"/>
        </w:rPr>
        <w:t>Minkowski commented:</w:t>
      </w:r>
    </w:p>
    <w:p w14:paraId="3166A513" w14:textId="77777777" w:rsidR="00A1675C" w:rsidRDefault="00000000">
      <w:pPr>
        <w:spacing w:before="40" w:after="120"/>
      </w:pPr>
      <w:r>
        <w:rPr>
          <w:rFonts w:eastAsia="Georgia"/>
        </w:rPr>
        <w:t>"Someone has synchronized the clocks."</w:t>
      </w:r>
    </w:p>
    <w:p w14:paraId="49D7962E" w14:textId="77777777" w:rsidR="00A1675C" w:rsidRDefault="00000000">
      <w:pPr>
        <w:spacing w:before="40" w:after="120"/>
      </w:pPr>
      <w:r>
        <w:rPr>
          <w:rFonts w:eastAsia="Georgia"/>
        </w:rPr>
        <w:t>"When?"</w:t>
      </w:r>
    </w:p>
    <w:p w14:paraId="6EA9391A" w14:textId="77777777" w:rsidR="00A1675C" w:rsidRDefault="00000000">
      <w:pPr>
        <w:spacing w:before="40" w:after="120"/>
      </w:pPr>
      <w:r>
        <w:rPr>
          <w:rFonts w:eastAsia="Georgia"/>
        </w:rPr>
        <w:t>"We don't know."</w:t>
      </w:r>
    </w:p>
    <w:p w14:paraId="6D0084D7" w14:textId="77777777" w:rsidR="00A1675C" w:rsidRDefault="00000000">
      <w:pPr>
        <w:spacing w:before="40" w:after="120"/>
      </w:pPr>
      <w:r>
        <w:rPr>
          <w:rFonts w:eastAsia="Georgia"/>
        </w:rPr>
        <w:t>"How?"</w:t>
      </w:r>
    </w:p>
    <w:p w14:paraId="47F5299C" w14:textId="77777777" w:rsidR="00A1675C" w:rsidRDefault="00000000">
      <w:pPr>
        <w:spacing w:before="40" w:after="120"/>
      </w:pPr>
      <w:r>
        <w:rPr>
          <w:rFonts w:eastAsia="Georgia"/>
        </w:rPr>
        <w:t>"We don't know."</w:t>
      </w:r>
    </w:p>
    <w:p w14:paraId="234A291B" w14:textId="77777777" w:rsidR="00A1675C" w:rsidRDefault="00000000">
      <w:pPr>
        <w:spacing w:before="40" w:after="120"/>
      </w:pPr>
      <w:r>
        <w:rPr>
          <w:rFonts w:eastAsia="Georgia"/>
        </w:rPr>
        <w:t>"Why?"</w:t>
      </w:r>
    </w:p>
    <w:p w14:paraId="6F17A5B5" w14:textId="77777777" w:rsidR="00A1675C" w:rsidRDefault="00000000">
      <w:pPr>
        <w:spacing w:before="40" w:after="120"/>
      </w:pPr>
      <w:r>
        <w:rPr>
          <w:rFonts w:eastAsia="Georgia"/>
        </w:rPr>
        <w:t>"We don't know."</w:t>
      </w:r>
    </w:p>
    <w:p w14:paraId="793CF3BB" w14:textId="77777777" w:rsidR="00A1675C" w:rsidRDefault="00000000">
      <w:pPr>
        <w:ind w:firstLine="432"/>
      </w:pPr>
      <w:r>
        <w:rPr>
          <w:rFonts w:eastAsia="Georgia"/>
        </w:rPr>
        <w:t>Derek smiled.</w:t>
      </w:r>
    </w:p>
    <w:p w14:paraId="325F4B30" w14:textId="77777777" w:rsidR="00A1675C" w:rsidRDefault="00000000">
      <w:pPr>
        <w:spacing w:before="40" w:after="120"/>
      </w:pPr>
      <w:r>
        <w:rPr>
          <w:rFonts w:eastAsia="Georgia"/>
        </w:rPr>
        <w:t>"Well, that's settled."</w:t>
      </w:r>
    </w:p>
    <w:p w14:paraId="0CD44CD4" w14:textId="77777777" w:rsidR="00A1675C" w:rsidRDefault="00000000">
      <w:pPr>
        <w:spacing w:before="40" w:after="120"/>
      </w:pPr>
      <w:r>
        <w:rPr>
          <w:rFonts w:eastAsia="Georgia"/>
        </w:rPr>
        <w:t>"What's settled?"</w:t>
      </w:r>
    </w:p>
    <w:p w14:paraId="47941311" w14:textId="77777777" w:rsidR="00A1675C" w:rsidRDefault="00000000">
      <w:pPr>
        <w:spacing w:before="40" w:after="120"/>
      </w:pPr>
      <w:r>
        <w:rPr>
          <w:rFonts w:eastAsia="Georgia"/>
        </w:rPr>
        <w:t>"We know almost nothing."</w:t>
      </w:r>
    </w:p>
    <w:p w14:paraId="16AC59E8" w14:textId="77777777" w:rsidR="00A1675C" w:rsidRDefault="00000000">
      <w:pPr>
        <w:spacing w:before="40" w:after="120"/>
      </w:pPr>
      <w:r>
        <w:rPr>
          <w:rFonts w:eastAsia="Georgia"/>
        </w:rPr>
        <w:t>Minkowski sighed.</w:t>
      </w:r>
    </w:p>
    <w:p w14:paraId="6D01CDE1" w14:textId="77777777" w:rsidR="00A1675C" w:rsidRDefault="00000000">
      <w:pPr>
        <w:spacing w:before="40" w:after="120"/>
      </w:pPr>
      <w:r>
        <w:rPr>
          <w:rFonts w:eastAsia="Georgia"/>
        </w:rPr>
        <w:t>"That's not what I meant."</w:t>
      </w:r>
    </w:p>
    <w:p w14:paraId="79441E35" w14:textId="3D58F633" w:rsidR="00A1675C" w:rsidRDefault="00000000">
      <w:pPr>
        <w:ind w:firstLine="432"/>
      </w:pPr>
      <w:r>
        <w:rPr>
          <w:rFonts w:eastAsia="Georgia"/>
        </w:rPr>
        <w:t xml:space="preserve">Derek carefully looked at </w:t>
      </w:r>
      <w:r w:rsidR="003434B6">
        <w:rPr>
          <w:rFonts w:eastAsia="Georgia"/>
        </w:rPr>
        <w:t>Penny</w:t>
      </w:r>
      <w:r>
        <w:rPr>
          <w:rFonts w:eastAsia="Georgia"/>
        </w:rPr>
        <w:t>. She smiled.</w:t>
      </w:r>
    </w:p>
    <w:p w14:paraId="4547BFA1" w14:textId="77777777" w:rsidR="00A1675C" w:rsidRDefault="00000000">
      <w:pPr>
        <w:spacing w:before="40" w:after="120"/>
      </w:pPr>
      <w:r>
        <w:rPr>
          <w:rFonts w:eastAsia="Georgia"/>
        </w:rPr>
        <w:t>"Fair enough."</w:t>
      </w:r>
    </w:p>
    <w:p w14:paraId="6C8F5E60" w14:textId="77777777" w:rsidR="00A1675C" w:rsidRDefault="00000000">
      <w:pPr>
        <w:ind w:firstLine="432"/>
      </w:pPr>
      <w:r>
        <w:rPr>
          <w:rFonts w:eastAsia="Georgia"/>
        </w:rPr>
        <w:t>Minkowski continued.</w:t>
      </w:r>
    </w:p>
    <w:p w14:paraId="53246F60" w14:textId="77777777" w:rsidR="00A1675C" w:rsidRDefault="00000000">
      <w:pPr>
        <w:spacing w:before="40" w:after="120"/>
      </w:pPr>
      <w:r>
        <w:rPr>
          <w:rFonts w:eastAsia="Georgia"/>
        </w:rPr>
        <w:t>"There is something else."</w:t>
      </w:r>
    </w:p>
    <w:p w14:paraId="37D1A24C" w14:textId="77777777" w:rsidR="00A1675C" w:rsidRDefault="00000000">
      <w:pPr>
        <w:spacing w:before="40" w:after="120"/>
      </w:pPr>
      <w:r>
        <w:rPr>
          <w:rFonts w:eastAsia="Georgia"/>
        </w:rPr>
        <w:t>"Of course."</w:t>
      </w:r>
    </w:p>
    <w:p w14:paraId="004C1115" w14:textId="77777777" w:rsidR="00A1675C" w:rsidRDefault="00000000">
      <w:pPr>
        <w:spacing w:before="40" w:after="120"/>
      </w:pPr>
      <w:r>
        <w:rPr>
          <w:rFonts w:eastAsia="Georgia"/>
        </w:rPr>
        <w:t>"We found a reference to the Louvre."</w:t>
      </w:r>
    </w:p>
    <w:p w14:paraId="01381372" w14:textId="77777777" w:rsidR="00A1675C" w:rsidRDefault="00000000">
      <w:pPr>
        <w:ind w:firstLine="432"/>
      </w:pPr>
      <w:r>
        <w:rPr>
          <w:rFonts w:eastAsia="Georgia"/>
        </w:rPr>
        <w:t>Derek's expression changed.</w:t>
      </w:r>
    </w:p>
    <w:p w14:paraId="5F4EB476" w14:textId="77777777" w:rsidR="00A1675C" w:rsidRDefault="00000000">
      <w:pPr>
        <w:spacing w:before="40" w:after="120"/>
      </w:pPr>
      <w:r>
        <w:rPr>
          <w:rFonts w:eastAsia="Georgia"/>
        </w:rPr>
        <w:t>"Where?"</w:t>
      </w:r>
    </w:p>
    <w:p w14:paraId="696DF5FB" w14:textId="77777777" w:rsidR="00A1675C" w:rsidRDefault="00000000">
      <w:pPr>
        <w:spacing w:before="40" w:after="120"/>
      </w:pPr>
      <w:r>
        <w:rPr>
          <w:rFonts w:eastAsia="Georgia"/>
        </w:rPr>
        <w:t>"In a file that should not exist."</w:t>
      </w:r>
    </w:p>
    <w:p w14:paraId="3A829EE9" w14:textId="77777777" w:rsidR="00A1675C" w:rsidRDefault="00000000">
      <w:pPr>
        <w:spacing w:before="40" w:after="120"/>
      </w:pPr>
      <w:r>
        <w:rPr>
          <w:rFonts w:eastAsia="Georgia"/>
        </w:rPr>
        <w:t>"What's in it?"</w:t>
      </w:r>
    </w:p>
    <w:p w14:paraId="40172CBB" w14:textId="77777777" w:rsidR="00A1675C" w:rsidRDefault="00000000">
      <w:pPr>
        <w:spacing w:before="40" w:after="120"/>
      </w:pPr>
      <w:r>
        <w:rPr>
          <w:rFonts w:eastAsia="Georgia"/>
        </w:rPr>
        <w:t>"Your name."</w:t>
      </w:r>
    </w:p>
    <w:p w14:paraId="541BE4D7" w14:textId="77777777" w:rsidR="00A1675C" w:rsidRDefault="00000000">
      <w:pPr>
        <w:spacing w:before="40" w:after="120"/>
      </w:pPr>
      <w:r>
        <w:rPr>
          <w:rFonts w:eastAsia="Georgia"/>
        </w:rPr>
        <w:t>"Anything else?"</w:t>
      </w:r>
    </w:p>
    <w:p w14:paraId="4D26DCF4" w14:textId="77777777" w:rsidR="00A1675C" w:rsidRDefault="00000000">
      <w:pPr>
        <w:spacing w:before="40" w:after="120"/>
      </w:pPr>
      <w:r>
        <w:rPr>
          <w:rFonts w:eastAsia="Georgia"/>
        </w:rPr>
        <w:t>"Alfred's."</w:t>
      </w:r>
    </w:p>
    <w:p w14:paraId="66F7561A" w14:textId="5CC0CA73" w:rsidR="00A1675C" w:rsidRDefault="00000000">
      <w:pPr>
        <w:spacing w:before="40" w:after="120"/>
      </w:pPr>
      <w:r>
        <w:rPr>
          <w:rFonts w:eastAsia="Georgia"/>
        </w:rPr>
        <w:t>"</w:t>
      </w:r>
      <w:r w:rsidR="003434B6">
        <w:rPr>
          <w:rFonts w:eastAsia="Georgia"/>
        </w:rPr>
        <w:t>Penny</w:t>
      </w:r>
      <w:r>
        <w:rPr>
          <w:rFonts w:eastAsia="Georgia"/>
        </w:rPr>
        <w:t>?"</w:t>
      </w:r>
    </w:p>
    <w:p w14:paraId="39AF1F01" w14:textId="77777777" w:rsidR="00A1675C" w:rsidRDefault="00000000">
      <w:pPr>
        <w:spacing w:before="40" w:after="120"/>
      </w:pPr>
      <w:r>
        <w:rPr>
          <w:rFonts w:eastAsia="Georgia"/>
        </w:rPr>
        <w:t>"Yes."</w:t>
      </w:r>
    </w:p>
    <w:p w14:paraId="0E453100" w14:textId="77777777" w:rsidR="00A1675C" w:rsidRDefault="00000000">
      <w:pPr>
        <w:spacing w:before="40" w:after="120"/>
      </w:pPr>
      <w:r>
        <w:rPr>
          <w:rFonts w:eastAsia="Georgia"/>
        </w:rPr>
        <w:t>"Trevor?"</w:t>
      </w:r>
    </w:p>
    <w:p w14:paraId="0F7572FE" w14:textId="77777777" w:rsidR="00A1675C" w:rsidRDefault="00000000">
      <w:pPr>
        <w:spacing w:before="40" w:after="120"/>
      </w:pPr>
      <w:r>
        <w:rPr>
          <w:rFonts w:eastAsia="Georgia"/>
        </w:rPr>
        <w:t>"Yes."</w:t>
      </w:r>
    </w:p>
    <w:p w14:paraId="27C93146" w14:textId="77777777" w:rsidR="00A1675C" w:rsidRDefault="00000000">
      <w:pPr>
        <w:ind w:firstLine="432"/>
      </w:pPr>
      <w:r>
        <w:rPr>
          <w:rFonts w:eastAsia="Georgia"/>
        </w:rPr>
        <w:t>Derek paused.</w:t>
      </w:r>
    </w:p>
    <w:p w14:paraId="6C740A57" w14:textId="77777777" w:rsidR="00A1675C" w:rsidRDefault="00000000">
      <w:pPr>
        <w:spacing w:before="40" w:after="120"/>
      </w:pPr>
      <w:r>
        <w:rPr>
          <w:rFonts w:eastAsia="Georgia"/>
        </w:rPr>
        <w:t>"And Julius Barbarian?"</w:t>
      </w:r>
    </w:p>
    <w:p w14:paraId="3ABDA97C" w14:textId="77777777" w:rsidR="00A1675C" w:rsidRDefault="00000000">
      <w:pPr>
        <w:ind w:firstLine="432"/>
      </w:pPr>
      <w:r>
        <w:rPr>
          <w:rFonts w:eastAsia="Georgia"/>
        </w:rPr>
        <w:t>There was silence.</w:t>
      </w:r>
    </w:p>
    <w:p w14:paraId="191BD9E2" w14:textId="77777777" w:rsidR="00A1675C" w:rsidRDefault="00000000">
      <w:pPr>
        <w:spacing w:before="40" w:after="120"/>
      </w:pPr>
      <w:r>
        <w:rPr>
          <w:rFonts w:eastAsia="Georgia"/>
        </w:rPr>
        <w:t>"Yes."</w:t>
      </w:r>
    </w:p>
    <w:p w14:paraId="5C8272CA" w14:textId="4F3725F4" w:rsidR="00A1675C" w:rsidRDefault="00000000">
      <w:pPr>
        <w:ind w:firstLine="432"/>
      </w:pPr>
      <w:r>
        <w:rPr>
          <w:rFonts w:eastAsia="Georgia"/>
        </w:rPr>
        <w:t xml:space="preserve">Derek looked at </w:t>
      </w:r>
      <w:r w:rsidR="003434B6">
        <w:rPr>
          <w:rFonts w:eastAsia="Georgia"/>
        </w:rPr>
        <w:t>Penny</w:t>
      </w:r>
      <w:r>
        <w:rPr>
          <w:rFonts w:eastAsia="Georgia"/>
        </w:rPr>
        <w:t>.</w:t>
      </w:r>
    </w:p>
    <w:p w14:paraId="137A985C" w14:textId="77777777" w:rsidR="00A1675C" w:rsidRDefault="00000000">
      <w:pPr>
        <w:spacing w:before="40" w:after="120"/>
      </w:pPr>
      <w:r>
        <w:rPr>
          <w:rFonts w:eastAsia="Georgia"/>
        </w:rPr>
        <w:t>"That's interesting."</w:t>
      </w:r>
    </w:p>
    <w:p w14:paraId="6133C741" w14:textId="77777777" w:rsidR="00A1675C" w:rsidRDefault="00000000">
      <w:pPr>
        <w:spacing w:before="40" w:after="120"/>
      </w:pPr>
      <w:r>
        <w:rPr>
          <w:rFonts w:eastAsia="Georgia"/>
        </w:rPr>
        <w:t>"Very."</w:t>
      </w:r>
    </w:p>
    <w:p w14:paraId="1A6FED8B" w14:textId="77777777" w:rsidR="00A1675C" w:rsidRDefault="00000000">
      <w:pPr>
        <w:spacing w:before="40" w:after="120"/>
      </w:pPr>
      <w:r>
        <w:rPr>
          <w:rFonts w:eastAsia="Georgia"/>
        </w:rPr>
        <w:t>Minkowski noted:</w:t>
      </w:r>
    </w:p>
    <w:p w14:paraId="52F8BAAC" w14:textId="77777777" w:rsidR="00A1675C" w:rsidRDefault="00000000">
      <w:pPr>
        <w:spacing w:before="40" w:after="120"/>
      </w:pPr>
      <w:r>
        <w:rPr>
          <w:rFonts w:eastAsia="Georgia"/>
        </w:rPr>
        <w:t>"The file is dated tomorrow."</w:t>
      </w:r>
    </w:p>
    <w:p w14:paraId="2B1E35C6" w14:textId="77777777" w:rsidR="00A1675C" w:rsidRDefault="00000000">
      <w:pPr>
        <w:ind w:firstLine="432"/>
      </w:pPr>
      <w:r>
        <w:rPr>
          <w:rFonts w:eastAsia="Georgia"/>
        </w:rPr>
        <w:t>Derek leaned back.</w:t>
      </w:r>
    </w:p>
    <w:p w14:paraId="4101A5E0" w14:textId="77777777" w:rsidR="00A1675C" w:rsidRDefault="00000000">
      <w:pPr>
        <w:spacing w:before="40" w:after="120"/>
      </w:pPr>
      <w:r>
        <w:rPr>
          <w:rFonts w:eastAsia="Georgia"/>
        </w:rPr>
        <w:t>"Well, that's settled."</w:t>
      </w:r>
    </w:p>
    <w:p w14:paraId="77455E02" w14:textId="77777777" w:rsidR="00A1675C" w:rsidRDefault="00000000">
      <w:pPr>
        <w:ind w:firstLine="432"/>
      </w:pPr>
      <w:r>
        <w:rPr>
          <w:rFonts w:eastAsia="Georgia"/>
        </w:rPr>
        <w:t>Minkowski sounded irritated.</w:t>
      </w:r>
    </w:p>
    <w:p w14:paraId="3B34788D" w14:textId="77777777" w:rsidR="00A1675C" w:rsidRDefault="00000000">
      <w:pPr>
        <w:spacing w:before="40" w:after="120"/>
      </w:pPr>
      <w:r>
        <w:rPr>
          <w:rFonts w:eastAsia="Georgia"/>
        </w:rPr>
        <w:t>"Would you stop saying that?"</w:t>
      </w:r>
    </w:p>
    <w:p w14:paraId="67017C95" w14:textId="77777777" w:rsidR="00A1675C" w:rsidRDefault="00000000">
      <w:pPr>
        <w:spacing w:before="40" w:after="120"/>
      </w:pPr>
      <w:r>
        <w:rPr>
          <w:rFonts w:eastAsia="Georgia"/>
        </w:rPr>
        <w:t>"Sorry."</w:t>
      </w:r>
    </w:p>
    <w:p w14:paraId="3F154548" w14:textId="77777777" w:rsidR="00A1675C" w:rsidRDefault="00000000">
      <w:pPr>
        <w:spacing w:before="40" w:after="120"/>
      </w:pPr>
      <w:r>
        <w:rPr>
          <w:rFonts w:eastAsia="Georgia"/>
        </w:rPr>
        <w:t>"No, you're not."</w:t>
      </w:r>
    </w:p>
    <w:p w14:paraId="2E0FBD3D" w14:textId="77777777" w:rsidR="00A1675C" w:rsidRDefault="00000000">
      <w:pPr>
        <w:spacing w:before="40" w:after="120"/>
      </w:pPr>
      <w:r>
        <w:rPr>
          <w:rFonts w:eastAsia="Georgia"/>
        </w:rPr>
        <w:t>"Not particularly."</w:t>
      </w:r>
    </w:p>
    <w:p w14:paraId="2CDB9E16" w14:textId="77777777" w:rsidR="00A1675C" w:rsidRDefault="00000000">
      <w:pPr>
        <w:ind w:firstLine="432"/>
      </w:pPr>
      <w:r>
        <w:rPr>
          <w:rFonts w:eastAsia="Georgia"/>
        </w:rPr>
        <w:t>There was another pause.</w:t>
      </w:r>
    </w:p>
    <w:p w14:paraId="004C6C11" w14:textId="77777777" w:rsidR="00A1675C" w:rsidRDefault="00000000">
      <w:pPr>
        <w:spacing w:before="40" w:after="120"/>
      </w:pPr>
      <w:r>
        <w:rPr>
          <w:rFonts w:eastAsia="Georgia"/>
        </w:rPr>
        <w:t>Then Minkowski observed:</w:t>
      </w:r>
    </w:p>
    <w:p w14:paraId="0EDA72E3" w14:textId="77777777" w:rsidR="00A1675C" w:rsidRDefault="00000000">
      <w:pPr>
        <w:spacing w:before="40" w:after="120"/>
      </w:pPr>
      <w:r>
        <w:rPr>
          <w:rFonts w:eastAsia="Georgia"/>
        </w:rPr>
        <w:t>"You should examine your own office."</w:t>
      </w:r>
    </w:p>
    <w:p w14:paraId="6D763678" w14:textId="77777777" w:rsidR="00A1675C" w:rsidRDefault="00000000">
      <w:pPr>
        <w:ind w:firstLine="432"/>
      </w:pPr>
      <w:r>
        <w:rPr>
          <w:rFonts w:eastAsia="Georgia"/>
        </w:rPr>
        <w:t>Derek looked toward the narrow corridor.</w:t>
      </w:r>
    </w:p>
    <w:p w14:paraId="6B149727" w14:textId="77777777" w:rsidR="00A1675C" w:rsidRDefault="00000000">
      <w:pPr>
        <w:spacing w:before="40" w:after="120"/>
      </w:pPr>
      <w:r>
        <w:rPr>
          <w:rFonts w:eastAsia="Georgia"/>
        </w:rPr>
        <w:t>"My office?"</w:t>
      </w:r>
    </w:p>
    <w:p w14:paraId="0FF7A570" w14:textId="77777777" w:rsidR="00A1675C" w:rsidRDefault="00000000">
      <w:pPr>
        <w:spacing w:before="40" w:after="120"/>
      </w:pPr>
      <w:r>
        <w:rPr>
          <w:rFonts w:eastAsia="Georgia"/>
        </w:rPr>
        <w:t>"Yes."</w:t>
      </w:r>
    </w:p>
    <w:p w14:paraId="2A926D51" w14:textId="77777777" w:rsidR="00A1675C" w:rsidRDefault="00000000">
      <w:pPr>
        <w:spacing w:before="40" w:after="120"/>
      </w:pPr>
      <w:r>
        <w:rPr>
          <w:rFonts w:eastAsia="Georgia"/>
        </w:rPr>
        <w:t>"Why?"</w:t>
      </w:r>
    </w:p>
    <w:p w14:paraId="4E7875AC" w14:textId="77777777" w:rsidR="00A1675C" w:rsidRDefault="00000000">
      <w:pPr>
        <w:spacing w:before="40" w:after="120"/>
      </w:pPr>
      <w:r>
        <w:rPr>
          <w:rFonts w:eastAsia="Georgia"/>
        </w:rPr>
        <w:t>"Because the file indicates something is there."</w:t>
      </w:r>
    </w:p>
    <w:p w14:paraId="7E4718A1" w14:textId="77777777" w:rsidR="00A1675C" w:rsidRDefault="00000000">
      <w:pPr>
        <w:spacing w:before="40" w:after="120"/>
      </w:pPr>
      <w:r>
        <w:rPr>
          <w:rFonts w:eastAsia="Georgia"/>
        </w:rPr>
        <w:t>"What?"</w:t>
      </w:r>
    </w:p>
    <w:p w14:paraId="0888CDD4" w14:textId="77777777" w:rsidR="00A1675C" w:rsidRDefault="00000000">
      <w:pPr>
        <w:spacing w:before="40" w:after="120"/>
      </w:pPr>
      <w:r>
        <w:rPr>
          <w:rFonts w:eastAsia="Georgia"/>
        </w:rPr>
        <w:t>"We don't know."</w:t>
      </w:r>
    </w:p>
    <w:p w14:paraId="034D02E1" w14:textId="77777777" w:rsidR="00A1675C" w:rsidRDefault="00000000">
      <w:pPr>
        <w:ind w:firstLine="432"/>
      </w:pPr>
      <w:r>
        <w:rPr>
          <w:rFonts w:eastAsia="Georgia"/>
        </w:rPr>
        <w:t>Derek stood. He quietly walked toward his familiar office. The door was open.</w:t>
      </w:r>
    </w:p>
    <w:p w14:paraId="3C742271" w14:textId="53B12345" w:rsidR="00A1675C" w:rsidRDefault="00000000">
      <w:pPr>
        <w:ind w:firstLine="432"/>
      </w:pPr>
      <w:r>
        <w:rPr>
          <w:rFonts w:eastAsia="Georgia"/>
        </w:rPr>
        <w:t xml:space="preserve">He stopped. </w:t>
      </w:r>
      <w:r w:rsidR="003434B6">
        <w:rPr>
          <w:rFonts w:eastAsia="Georgia"/>
        </w:rPr>
        <w:t>Penny</w:t>
      </w:r>
      <w:r>
        <w:rPr>
          <w:rFonts w:eastAsia="Georgia"/>
        </w:rPr>
        <w:t xml:space="preserve"> followed him.</w:t>
      </w:r>
    </w:p>
    <w:p w14:paraId="4E5A2570" w14:textId="77777777" w:rsidR="00A1675C" w:rsidRDefault="00000000">
      <w:pPr>
        <w:spacing w:before="40" w:after="120"/>
      </w:pPr>
      <w:r>
        <w:rPr>
          <w:rFonts w:eastAsia="Georgia"/>
        </w:rPr>
        <w:t>"What?"</w:t>
      </w:r>
    </w:p>
    <w:p w14:paraId="735B291A" w14:textId="77777777" w:rsidR="00A1675C" w:rsidRDefault="00000000">
      <w:pPr>
        <w:spacing w:before="40" w:after="120"/>
      </w:pPr>
      <w:r>
        <w:rPr>
          <w:rFonts w:eastAsia="Georgia"/>
        </w:rPr>
        <w:t>"Nothing."</w:t>
      </w:r>
    </w:p>
    <w:p w14:paraId="0B44CE79" w14:textId="77777777" w:rsidR="00A1675C" w:rsidRDefault="00000000">
      <w:pPr>
        <w:ind w:firstLine="432"/>
      </w:pPr>
      <w:r>
        <w:rPr>
          <w:rFonts w:eastAsia="Georgia"/>
        </w:rPr>
        <w:t>He looked inside. The office was empty. The old battered desk was empty.</w:t>
      </w:r>
    </w:p>
    <w:p w14:paraId="69B1AD87" w14:textId="77777777" w:rsidR="00A1675C" w:rsidRDefault="00000000">
      <w:pPr>
        <w:ind w:firstLine="432"/>
      </w:pPr>
      <w:r>
        <w:rPr>
          <w:rFonts w:eastAsia="Georgia"/>
        </w:rPr>
        <w:t>The chair was empty. The computer was off. Derek gently smiled.</w:t>
      </w:r>
    </w:p>
    <w:p w14:paraId="605B0F60" w14:textId="77777777" w:rsidR="00A1675C" w:rsidRDefault="00000000">
      <w:pPr>
        <w:spacing w:before="40" w:after="120"/>
      </w:pPr>
      <w:r>
        <w:rPr>
          <w:rFonts w:eastAsia="Georgia"/>
        </w:rPr>
        <w:t>"Virtuality."</w:t>
      </w:r>
    </w:p>
    <w:p w14:paraId="2069AEF8" w14:textId="00B55DC8" w:rsidR="00A1675C" w:rsidRDefault="003434B6">
      <w:pPr>
        <w:ind w:firstLine="432"/>
      </w:pPr>
      <w:r>
        <w:rPr>
          <w:rFonts w:eastAsia="Georgia"/>
        </w:rPr>
        <w:t>Penny nodded.</w:t>
      </w:r>
    </w:p>
    <w:p w14:paraId="116A1273" w14:textId="77777777" w:rsidR="00A1675C" w:rsidRDefault="00000000">
      <w:pPr>
        <w:spacing w:before="40" w:after="120"/>
      </w:pPr>
      <w:r>
        <w:rPr>
          <w:rFonts w:eastAsia="Georgia"/>
        </w:rPr>
        <w:t>"Obviously."</w:t>
      </w:r>
    </w:p>
    <w:p w14:paraId="2D527BA7" w14:textId="77777777" w:rsidR="00A1675C" w:rsidRDefault="00000000">
      <w:pPr>
        <w:ind w:firstLine="432"/>
      </w:pPr>
      <w:r>
        <w:rPr>
          <w:rFonts w:eastAsia="Georgia"/>
        </w:rPr>
        <w:t>Derek stepped inside. On the desk was a single sheet of paper. He picked it up.</w:t>
      </w:r>
    </w:p>
    <w:p w14:paraId="505E8025" w14:textId="77777777" w:rsidR="00A1675C" w:rsidRDefault="00000000">
      <w:pPr>
        <w:ind w:firstLine="432"/>
      </w:pPr>
      <w:r>
        <w:rPr>
          <w:rFonts w:eastAsia="Georgia"/>
        </w:rPr>
        <w:t>It contained one sentence.</w:t>
      </w:r>
    </w:p>
    <w:p w14:paraId="5466FA69" w14:textId="77777777" w:rsidR="00A1675C" w:rsidRDefault="00000000">
      <w:pPr>
        <w:spacing w:before="200" w:after="120"/>
        <w:jc w:val="center"/>
      </w:pPr>
      <w:r>
        <w:rPr>
          <w:rFonts w:eastAsia="Georgia"/>
          <w:b/>
          <w:sz w:val="24"/>
        </w:rPr>
        <w:t>IF THE familiar DOOR IS OPEN, DON'T GO IN.</w:t>
      </w:r>
    </w:p>
    <w:p w14:paraId="0DA1685D" w14:textId="24D63A49" w:rsidR="00A1675C" w:rsidRDefault="00000000">
      <w:pPr>
        <w:ind w:firstLine="432"/>
      </w:pPr>
      <w:r>
        <w:rPr>
          <w:rFonts w:eastAsia="Georgia"/>
        </w:rPr>
        <w:t xml:space="preserve">Derek stared. </w:t>
      </w:r>
      <w:r w:rsidR="003434B6">
        <w:rPr>
          <w:rFonts w:eastAsia="Georgia"/>
        </w:rPr>
        <w:t>Penny</w:t>
      </w:r>
      <w:r>
        <w:rPr>
          <w:rFonts w:eastAsia="Georgia"/>
        </w:rPr>
        <w:t xml:space="preserve"> stared. Trevor suddenly appeared behind them.</w:t>
      </w:r>
    </w:p>
    <w:p w14:paraId="042D5F93" w14:textId="77777777" w:rsidR="00A1675C" w:rsidRDefault="00000000">
      <w:pPr>
        <w:spacing w:before="40" w:after="120"/>
      </w:pPr>
      <w:r>
        <w:rPr>
          <w:rFonts w:eastAsia="Georgia"/>
        </w:rPr>
        <w:t>"What's that?"</w:t>
      </w:r>
    </w:p>
    <w:p w14:paraId="5BB84F2F" w14:textId="77777777" w:rsidR="00A1675C" w:rsidRDefault="00000000">
      <w:pPr>
        <w:ind w:firstLine="432"/>
      </w:pPr>
      <w:r>
        <w:rPr>
          <w:rFonts w:eastAsia="Georgia"/>
        </w:rPr>
        <w:t>Derek looked around.</w:t>
      </w:r>
    </w:p>
    <w:p w14:paraId="48C2B489" w14:textId="77777777" w:rsidR="00A1675C" w:rsidRDefault="00000000">
      <w:pPr>
        <w:spacing w:before="40" w:after="120"/>
      </w:pPr>
      <w:r>
        <w:rPr>
          <w:rFonts w:eastAsia="Georgia"/>
        </w:rPr>
        <w:t>"Where did you come from?"</w:t>
      </w:r>
    </w:p>
    <w:p w14:paraId="7094CC46" w14:textId="77777777" w:rsidR="00A1675C" w:rsidRDefault="00000000">
      <w:pPr>
        <w:ind w:firstLine="432"/>
      </w:pPr>
      <w:r>
        <w:rPr>
          <w:rFonts w:eastAsia="Georgia"/>
        </w:rPr>
        <w:t>Trevor pointed at his own office.</w:t>
      </w:r>
    </w:p>
    <w:p w14:paraId="176D97D6" w14:textId="77777777" w:rsidR="00A1675C" w:rsidRDefault="00000000">
      <w:pPr>
        <w:spacing w:before="40" w:after="120"/>
      </w:pPr>
      <w:r>
        <w:rPr>
          <w:rFonts w:eastAsia="Georgia"/>
        </w:rPr>
        <w:t>"The door was closed."</w:t>
      </w:r>
    </w:p>
    <w:p w14:paraId="6266B0B3" w14:textId="77777777" w:rsidR="00A1675C" w:rsidRDefault="00000000">
      <w:pPr>
        <w:ind w:firstLine="432"/>
      </w:pPr>
      <w:r>
        <w:rPr>
          <w:rFonts w:eastAsia="Georgia"/>
        </w:rPr>
        <w:t>Derek nodded.</w:t>
      </w:r>
    </w:p>
    <w:p w14:paraId="1895B991" w14:textId="77777777" w:rsidR="00A1675C" w:rsidRDefault="00000000">
      <w:pPr>
        <w:spacing w:before="40" w:after="120"/>
      </w:pPr>
      <w:r>
        <w:rPr>
          <w:rFonts w:eastAsia="Georgia"/>
        </w:rPr>
        <w:t>"Ah."</w:t>
      </w:r>
    </w:p>
    <w:p w14:paraId="42FCB0CA" w14:textId="77777777" w:rsidR="00A1675C" w:rsidRDefault="00000000">
      <w:pPr>
        <w:ind w:firstLine="432"/>
      </w:pPr>
      <w:r>
        <w:rPr>
          <w:rFonts w:eastAsia="Georgia"/>
        </w:rPr>
        <w:t>Trevor looked at the paper.</w:t>
      </w:r>
    </w:p>
    <w:p w14:paraId="7317094D" w14:textId="77777777" w:rsidR="00A1675C" w:rsidRDefault="00000000">
      <w:pPr>
        <w:spacing w:before="40" w:after="120"/>
      </w:pPr>
      <w:r>
        <w:rPr>
          <w:rFonts w:eastAsia="Georgia"/>
        </w:rPr>
        <w:t>"What does it say?"</w:t>
      </w:r>
    </w:p>
    <w:p w14:paraId="55CCB998" w14:textId="77777777" w:rsidR="00A1675C" w:rsidRDefault="00000000">
      <w:pPr>
        <w:ind w:firstLine="432"/>
      </w:pPr>
      <w:r>
        <w:rPr>
          <w:rFonts w:eastAsia="Georgia"/>
        </w:rPr>
        <w:t>Derek handed it to him. Trevor read it. Then looked at the open door.</w:t>
      </w:r>
    </w:p>
    <w:p w14:paraId="29F8E858" w14:textId="77777777" w:rsidR="00A1675C" w:rsidRDefault="00000000">
      <w:pPr>
        <w:spacing w:before="40" w:after="120"/>
      </w:pPr>
      <w:r>
        <w:rPr>
          <w:rFonts w:eastAsia="Georgia"/>
        </w:rPr>
        <w:t>"That's confusing."</w:t>
      </w:r>
    </w:p>
    <w:p w14:paraId="4CF62F91" w14:textId="5589E98D" w:rsidR="00A1675C" w:rsidRDefault="003434B6">
      <w:pPr>
        <w:ind w:firstLine="432"/>
      </w:pPr>
      <w:r>
        <w:rPr>
          <w:rFonts w:eastAsia="Georgia"/>
        </w:rPr>
        <w:t>Penny calmly nodded.</w:t>
      </w:r>
    </w:p>
    <w:p w14:paraId="1B8B9EFA" w14:textId="77777777" w:rsidR="00A1675C" w:rsidRDefault="00000000">
      <w:pPr>
        <w:spacing w:before="40" w:after="120"/>
      </w:pPr>
      <w:r>
        <w:rPr>
          <w:rFonts w:eastAsia="Georgia"/>
        </w:rPr>
        <w:t>"Yes."</w:t>
      </w:r>
    </w:p>
    <w:p w14:paraId="565E935E" w14:textId="77777777" w:rsidR="00A1675C" w:rsidRDefault="00000000">
      <w:pPr>
        <w:ind w:firstLine="432"/>
      </w:pPr>
      <w:r>
        <w:rPr>
          <w:rFonts w:eastAsia="Georgia"/>
        </w:rPr>
        <w:t>Trevor thought.</w:t>
      </w:r>
    </w:p>
    <w:p w14:paraId="05485FFC" w14:textId="77777777" w:rsidR="00A1675C" w:rsidRDefault="00000000">
      <w:pPr>
        <w:spacing w:before="40" w:after="120"/>
      </w:pPr>
      <w:r>
        <w:rPr>
          <w:rFonts w:eastAsia="Georgia"/>
        </w:rPr>
        <w:t>"Perhaps we're not supposed to be here."</w:t>
      </w:r>
    </w:p>
    <w:p w14:paraId="4496EA10" w14:textId="77777777" w:rsidR="00A1675C" w:rsidRDefault="00000000">
      <w:pPr>
        <w:ind w:firstLine="432"/>
      </w:pPr>
      <w:r>
        <w:rPr>
          <w:rFonts w:eastAsia="Georgia"/>
        </w:rPr>
        <w:t>Derek smiled.</w:t>
      </w:r>
    </w:p>
    <w:p w14:paraId="6C9E4565" w14:textId="77777777" w:rsidR="00A1675C" w:rsidRDefault="00000000">
      <w:pPr>
        <w:spacing w:before="40" w:after="120"/>
      </w:pPr>
      <w:r>
        <w:rPr>
          <w:rFonts w:eastAsia="Georgia"/>
        </w:rPr>
        <w:t>"Good."</w:t>
      </w:r>
    </w:p>
    <w:p w14:paraId="0ED92EE0" w14:textId="77777777" w:rsidR="00A1675C" w:rsidRDefault="00000000">
      <w:pPr>
        <w:ind w:firstLine="432"/>
      </w:pPr>
      <w:r>
        <w:rPr>
          <w:rFonts w:eastAsia="Georgia"/>
        </w:rPr>
        <w:t>Trevor looked pleased.</w:t>
      </w:r>
    </w:p>
    <w:p w14:paraId="3CE81287" w14:textId="77777777" w:rsidR="00A1675C" w:rsidRDefault="00000000">
      <w:pPr>
        <w:spacing w:before="40" w:after="120"/>
      </w:pPr>
      <w:r>
        <w:rPr>
          <w:rFonts w:eastAsia="Georgia"/>
        </w:rPr>
        <w:t>"I've solved it."</w:t>
      </w:r>
    </w:p>
    <w:p w14:paraId="2E1BA600" w14:textId="77777777" w:rsidR="00A1675C" w:rsidRDefault="00000000">
      <w:pPr>
        <w:spacing w:before="40" w:after="120"/>
      </w:pPr>
      <w:r>
        <w:rPr>
          <w:rFonts w:eastAsia="Georgia"/>
        </w:rPr>
        <w:t>"Not quite."</w:t>
      </w:r>
    </w:p>
    <w:p w14:paraId="75BC297C" w14:textId="77777777" w:rsidR="00A1675C" w:rsidRDefault="00000000">
      <w:pPr>
        <w:spacing w:before="40" w:after="120"/>
      </w:pPr>
      <w:r>
        <w:rPr>
          <w:rFonts w:eastAsia="Georgia"/>
        </w:rPr>
        <w:t>"Oh."</w:t>
      </w:r>
    </w:p>
    <w:p w14:paraId="4E9071EE" w14:textId="77777777" w:rsidR="00A1675C" w:rsidRDefault="00000000">
      <w:pPr>
        <w:ind w:firstLine="432"/>
      </w:pPr>
      <w:r>
        <w:rPr>
          <w:rFonts w:eastAsia="Georgia"/>
        </w:rPr>
        <w:t>Derek looked at the paper again. Then at the door. Then at the clock.</w:t>
      </w:r>
    </w:p>
    <w:p w14:paraId="166FA948" w14:textId="77777777" w:rsidR="00A1675C" w:rsidRDefault="00000000">
      <w:pPr>
        <w:ind w:firstLine="432"/>
      </w:pPr>
      <w:r>
        <w:rPr>
          <w:rFonts w:eastAsia="Georgia"/>
        </w:rPr>
        <w:t>11:17. The ancient clock stopped. All three watched.</w:t>
      </w:r>
    </w:p>
    <w:p w14:paraId="54BDDF42" w14:textId="77777777" w:rsidR="00A1675C" w:rsidRDefault="00000000">
      <w:pPr>
        <w:ind w:firstLine="432"/>
      </w:pPr>
      <w:r>
        <w:rPr>
          <w:rFonts w:eastAsia="Georgia"/>
        </w:rPr>
        <w:t>The second hand froze. The computer switched on. A message quietly appeared:</w:t>
      </w:r>
    </w:p>
    <w:p w14:paraId="132AD859" w14:textId="77777777" w:rsidR="00A1675C" w:rsidRDefault="00000000">
      <w:pPr>
        <w:spacing w:before="200" w:after="120"/>
        <w:jc w:val="center"/>
      </w:pPr>
      <w:r>
        <w:rPr>
          <w:rFonts w:eastAsia="Georgia"/>
          <w:b/>
          <w:sz w:val="24"/>
        </w:rPr>
        <w:t>DOOR STATUS: OPEN</w:t>
      </w:r>
    </w:p>
    <w:p w14:paraId="6DBA7AFD" w14:textId="77777777" w:rsidR="00A1675C" w:rsidRDefault="00000000">
      <w:pPr>
        <w:ind w:firstLine="432"/>
      </w:pPr>
      <w:r>
        <w:rPr>
          <w:rFonts w:eastAsia="Georgia"/>
        </w:rPr>
        <w:t>Then:</w:t>
      </w:r>
    </w:p>
    <w:p w14:paraId="260D1FA4" w14:textId="77777777" w:rsidR="00A1675C" w:rsidRDefault="00000000">
      <w:pPr>
        <w:spacing w:before="200" w:after="120"/>
        <w:jc w:val="center"/>
      </w:pPr>
      <w:r>
        <w:rPr>
          <w:rFonts w:eastAsia="Georgia"/>
          <w:b/>
          <w:sz w:val="24"/>
        </w:rPr>
        <w:t>OCCUPANT STATUS: VIRTUAL</w:t>
      </w:r>
    </w:p>
    <w:p w14:paraId="6083A76D" w14:textId="77777777" w:rsidR="00A1675C" w:rsidRDefault="00000000">
      <w:pPr>
        <w:ind w:firstLine="432"/>
      </w:pPr>
      <w:r>
        <w:rPr>
          <w:rFonts w:eastAsia="Georgia"/>
        </w:rPr>
        <w:t>Derek deeply frowned.</w:t>
      </w:r>
    </w:p>
    <w:p w14:paraId="35BADA10" w14:textId="77777777" w:rsidR="00A1675C" w:rsidRDefault="00000000">
      <w:pPr>
        <w:spacing w:before="40" w:after="120"/>
      </w:pPr>
      <w:r>
        <w:rPr>
          <w:rFonts w:eastAsia="Georgia"/>
        </w:rPr>
        <w:t>"Who's the occupant?"</w:t>
      </w:r>
    </w:p>
    <w:p w14:paraId="5C4C6D01" w14:textId="77777777" w:rsidR="00A1675C" w:rsidRDefault="00000000">
      <w:pPr>
        <w:spacing w:before="40" w:after="120"/>
      </w:pPr>
      <w:r>
        <w:rPr>
          <w:rFonts w:eastAsia="Georgia"/>
        </w:rPr>
        <w:t>The computer answered.</w:t>
      </w:r>
    </w:p>
    <w:p w14:paraId="7AFEAD5B" w14:textId="77777777" w:rsidR="00A1675C" w:rsidRDefault="00000000">
      <w:pPr>
        <w:spacing w:before="200" w:after="120"/>
        <w:jc w:val="center"/>
      </w:pPr>
      <w:r>
        <w:rPr>
          <w:rFonts w:eastAsia="Georgia"/>
          <w:b/>
          <w:sz w:val="24"/>
        </w:rPr>
        <w:t>DEREK GENT</w:t>
      </w:r>
    </w:p>
    <w:p w14:paraId="174D6EC7" w14:textId="5321758B" w:rsidR="00A1675C" w:rsidRDefault="00000000">
      <w:pPr>
        <w:ind w:firstLine="432"/>
      </w:pPr>
      <w:r>
        <w:rPr>
          <w:rFonts w:eastAsia="Georgia"/>
        </w:rPr>
        <w:t xml:space="preserve">Derek stared intently. Trevor stared. </w:t>
      </w:r>
      <w:r w:rsidR="003434B6">
        <w:rPr>
          <w:rFonts w:eastAsia="Georgia"/>
        </w:rPr>
        <w:t>Penny</w:t>
      </w:r>
      <w:r>
        <w:rPr>
          <w:rFonts w:eastAsia="Georgia"/>
        </w:rPr>
        <w:t xml:space="preserve"> stared.</w:t>
      </w:r>
    </w:p>
    <w:p w14:paraId="109F7F5E" w14:textId="77777777" w:rsidR="00A1675C" w:rsidRDefault="00000000">
      <w:pPr>
        <w:ind w:firstLine="432"/>
      </w:pPr>
      <w:r>
        <w:rPr>
          <w:rFonts w:eastAsia="Georgia"/>
        </w:rPr>
        <w:t>Derek looked down at himself.</w:t>
      </w:r>
    </w:p>
    <w:p w14:paraId="51E60008" w14:textId="77777777" w:rsidR="00A1675C" w:rsidRDefault="00000000">
      <w:pPr>
        <w:spacing w:before="40" w:after="120"/>
      </w:pPr>
      <w:r>
        <w:rPr>
          <w:rFonts w:eastAsia="Georgia"/>
        </w:rPr>
        <w:t>"I'm here."</w:t>
      </w:r>
    </w:p>
    <w:p w14:paraId="7F9C064C" w14:textId="3BFA8EF4" w:rsidR="00A1675C" w:rsidRDefault="003434B6">
      <w:pPr>
        <w:ind w:firstLine="432"/>
      </w:pPr>
      <w:r>
        <w:rPr>
          <w:rFonts w:eastAsia="Georgia"/>
        </w:rPr>
        <w:t>Penny nodded.</w:t>
      </w:r>
    </w:p>
    <w:p w14:paraId="1FAA982F" w14:textId="77777777" w:rsidR="00A1675C" w:rsidRDefault="00000000">
      <w:pPr>
        <w:spacing w:before="40" w:after="120"/>
      </w:pPr>
      <w:r>
        <w:rPr>
          <w:rFonts w:eastAsia="Georgia"/>
        </w:rPr>
        <w:t>"Yes."</w:t>
      </w:r>
    </w:p>
    <w:p w14:paraId="6E9CFF3D" w14:textId="77777777" w:rsidR="00A1675C" w:rsidRDefault="00000000">
      <w:pPr>
        <w:ind w:firstLine="432"/>
      </w:pPr>
      <w:r>
        <w:rPr>
          <w:rFonts w:eastAsia="Georgia"/>
        </w:rPr>
        <w:t>Trevor considered this.</w:t>
      </w:r>
    </w:p>
    <w:p w14:paraId="17F8C1E5" w14:textId="77777777" w:rsidR="00A1675C" w:rsidRDefault="00000000">
      <w:pPr>
        <w:spacing w:before="40" w:after="120"/>
      </w:pPr>
      <w:r>
        <w:rPr>
          <w:rFonts w:eastAsia="Georgia"/>
        </w:rPr>
        <w:t>"Apparently you're both here."</w:t>
      </w:r>
    </w:p>
    <w:p w14:paraId="3D33360C" w14:textId="77777777" w:rsidR="00A1675C" w:rsidRDefault="00000000">
      <w:pPr>
        <w:ind w:firstLine="432"/>
      </w:pPr>
      <w:r>
        <w:rPr>
          <w:rFonts w:eastAsia="Georgia"/>
        </w:rPr>
        <w:t>Derek looked at him.</w:t>
      </w:r>
    </w:p>
    <w:p w14:paraId="70AD4B9D" w14:textId="77777777" w:rsidR="00A1675C" w:rsidRDefault="00000000">
      <w:pPr>
        <w:spacing w:before="40" w:after="120"/>
      </w:pPr>
      <w:r>
        <w:rPr>
          <w:rFonts w:eastAsia="Georgia"/>
        </w:rPr>
        <w:t>"Both?"</w:t>
      </w:r>
    </w:p>
    <w:p w14:paraId="433ABD65" w14:textId="77777777" w:rsidR="00A1675C" w:rsidRDefault="00000000">
      <w:pPr>
        <w:ind w:firstLine="432"/>
      </w:pPr>
      <w:r>
        <w:rPr>
          <w:rFonts w:eastAsia="Georgia"/>
        </w:rPr>
        <w:t>Trevor pointed at the screen.</w:t>
      </w:r>
    </w:p>
    <w:p w14:paraId="3F80B32B" w14:textId="77777777" w:rsidR="00A1675C" w:rsidRDefault="00000000">
      <w:pPr>
        <w:spacing w:before="40" w:after="120"/>
      </w:pPr>
      <w:r>
        <w:rPr>
          <w:rFonts w:eastAsia="Georgia"/>
        </w:rPr>
        <w:t>"Virtual Derek."</w:t>
      </w:r>
    </w:p>
    <w:p w14:paraId="47664C8A" w14:textId="77777777" w:rsidR="00A1675C" w:rsidRDefault="00000000">
      <w:pPr>
        <w:ind w:firstLine="432"/>
      </w:pPr>
      <w:r>
        <w:rPr>
          <w:rFonts w:eastAsia="Georgia"/>
        </w:rPr>
        <w:t>Then at Derek.</w:t>
      </w:r>
    </w:p>
    <w:p w14:paraId="3A9334C2" w14:textId="77777777" w:rsidR="00A1675C" w:rsidRDefault="00000000">
      <w:pPr>
        <w:spacing w:before="40" w:after="120"/>
      </w:pPr>
      <w:r>
        <w:rPr>
          <w:rFonts w:eastAsia="Georgia"/>
        </w:rPr>
        <w:t>"Actual Derek."</w:t>
      </w:r>
    </w:p>
    <w:p w14:paraId="3C5BBC29" w14:textId="77777777" w:rsidR="00A1675C" w:rsidRDefault="00000000">
      <w:pPr>
        <w:ind w:firstLine="432"/>
      </w:pPr>
      <w:r>
        <w:rPr>
          <w:rFonts w:eastAsia="Georgia"/>
        </w:rPr>
        <w:t>Derek gently smiled.</w:t>
      </w:r>
    </w:p>
    <w:p w14:paraId="264E47E3" w14:textId="77777777" w:rsidR="00A1675C" w:rsidRDefault="00000000">
      <w:pPr>
        <w:spacing w:before="40" w:after="120"/>
      </w:pPr>
      <w:r>
        <w:rPr>
          <w:rFonts w:eastAsia="Georgia"/>
        </w:rPr>
        <w:t>"Well, that's inconvenient."</w:t>
      </w:r>
    </w:p>
    <w:p w14:paraId="2428A4E3" w14:textId="77777777" w:rsidR="00A1675C" w:rsidRDefault="00000000">
      <w:pPr>
        <w:ind w:firstLine="432"/>
      </w:pPr>
      <w:r>
        <w:rPr>
          <w:rFonts w:eastAsia="Georgia"/>
        </w:rPr>
        <w:t>The screen changed.</w:t>
      </w:r>
    </w:p>
    <w:p w14:paraId="464A4EA3" w14:textId="77777777" w:rsidR="00A1675C" w:rsidRDefault="00000000">
      <w:pPr>
        <w:spacing w:before="200" w:after="120"/>
        <w:jc w:val="center"/>
      </w:pPr>
      <w:r>
        <w:rPr>
          <w:rFonts w:eastAsia="Georgia"/>
          <w:b/>
          <w:sz w:val="24"/>
        </w:rPr>
        <w:t>DOOR CLOSING IN 10 SECONDS</w:t>
      </w:r>
    </w:p>
    <w:p w14:paraId="2BB7A992" w14:textId="77777777" w:rsidR="00A1675C" w:rsidRDefault="00000000">
      <w:pPr>
        <w:ind w:firstLine="432"/>
      </w:pPr>
      <w:r>
        <w:rPr>
          <w:rFonts w:eastAsia="Georgia"/>
        </w:rPr>
        <w:t>Derek carefully looked at the door.</w:t>
      </w:r>
    </w:p>
    <w:p w14:paraId="3FF0FE29" w14:textId="77777777" w:rsidR="00A1675C" w:rsidRDefault="00000000">
      <w:pPr>
        <w:spacing w:before="40" w:after="120"/>
      </w:pPr>
      <w:r>
        <w:rPr>
          <w:rFonts w:eastAsia="Georgia"/>
        </w:rPr>
        <w:t>"Why?"</w:t>
      </w:r>
    </w:p>
    <w:p w14:paraId="1B53469C" w14:textId="77777777" w:rsidR="00A1675C" w:rsidRDefault="00000000">
      <w:pPr>
        <w:ind w:firstLine="432"/>
      </w:pPr>
      <w:r>
        <w:rPr>
          <w:rFonts w:eastAsia="Georgia"/>
        </w:rPr>
        <w:t>The countdown began.</w:t>
      </w:r>
    </w:p>
    <w:p w14:paraId="64C88EBC" w14:textId="57D6CF6A" w:rsidR="00A1675C" w:rsidRDefault="003434B6">
      <w:pPr>
        <w:spacing w:before="40" w:after="120"/>
      </w:pPr>
      <w:r>
        <w:rPr>
          <w:rFonts w:eastAsia="Georgia"/>
        </w:rPr>
        <w:t>Penny replied:</w:t>
      </w:r>
    </w:p>
    <w:p w14:paraId="7D18A7BF" w14:textId="77777777" w:rsidR="00A1675C" w:rsidRDefault="00000000">
      <w:pPr>
        <w:spacing w:before="40" w:after="120"/>
      </w:pPr>
      <w:r>
        <w:rPr>
          <w:rFonts w:eastAsia="Georgia"/>
        </w:rPr>
        <w:t>"Perhaps you should leave."</w:t>
      </w:r>
    </w:p>
    <w:p w14:paraId="35E84858" w14:textId="77777777" w:rsidR="00A1675C" w:rsidRDefault="00000000">
      <w:pPr>
        <w:ind w:firstLine="432"/>
      </w:pPr>
      <w:r>
        <w:rPr>
          <w:rFonts w:eastAsia="Georgia"/>
        </w:rPr>
        <w:t>Derek nodded.</w:t>
      </w:r>
    </w:p>
    <w:p w14:paraId="2B2C187C" w14:textId="77777777" w:rsidR="00A1675C" w:rsidRDefault="00000000">
      <w:pPr>
        <w:spacing w:before="40" w:after="120"/>
      </w:pPr>
      <w:r>
        <w:rPr>
          <w:rFonts w:eastAsia="Georgia"/>
        </w:rPr>
        <w:t>"Good idea."</w:t>
      </w:r>
    </w:p>
    <w:p w14:paraId="55B40F95" w14:textId="77777777" w:rsidR="00A1675C" w:rsidRDefault="00000000">
      <w:pPr>
        <w:ind w:firstLine="432"/>
      </w:pPr>
      <w:r>
        <w:rPr>
          <w:rFonts w:eastAsia="Georgia"/>
        </w:rPr>
        <w:t>They stepped backward. The heavy heavy door slammed shut. The clocks restarted.</w:t>
      </w:r>
    </w:p>
    <w:p w14:paraId="77C6AC5B" w14:textId="77777777" w:rsidR="00A1675C" w:rsidRDefault="00000000">
      <w:pPr>
        <w:ind w:firstLine="432"/>
      </w:pPr>
      <w:r>
        <w:rPr>
          <w:rFonts w:eastAsia="Georgia"/>
        </w:rPr>
        <w:t>11:18. The computer went dark. For several seconds nobody moved.</w:t>
      </w:r>
    </w:p>
    <w:p w14:paraId="1BCF081C" w14:textId="37726091" w:rsidR="00A1675C" w:rsidRDefault="00000000">
      <w:pPr>
        <w:ind w:firstLine="432"/>
      </w:pPr>
      <w:r>
        <w:rPr>
          <w:rFonts w:eastAsia="Georgia"/>
        </w:rPr>
        <w:t xml:space="preserve">Then Derek carefully looked at </w:t>
      </w:r>
      <w:r w:rsidR="003434B6">
        <w:rPr>
          <w:rFonts w:eastAsia="Georgia"/>
        </w:rPr>
        <w:t>Penny</w:t>
      </w:r>
      <w:r>
        <w:rPr>
          <w:rFonts w:eastAsia="Georgia"/>
        </w:rPr>
        <w:t>.</w:t>
      </w:r>
    </w:p>
    <w:p w14:paraId="7076E71F" w14:textId="77777777" w:rsidR="00A1675C" w:rsidRDefault="00000000">
      <w:pPr>
        <w:spacing w:before="40" w:after="120"/>
      </w:pPr>
      <w:r>
        <w:rPr>
          <w:rFonts w:eastAsia="Georgia"/>
        </w:rPr>
        <w:t>"What does a closed door mean?"</w:t>
      </w:r>
    </w:p>
    <w:p w14:paraId="1C8D7F02" w14:textId="3013F79F" w:rsidR="00A1675C" w:rsidRDefault="003434B6">
      <w:pPr>
        <w:ind w:firstLine="432"/>
      </w:pPr>
      <w:r>
        <w:rPr>
          <w:rFonts w:eastAsia="Georgia"/>
        </w:rPr>
        <w:t>Penny smiled.</w:t>
      </w:r>
    </w:p>
    <w:p w14:paraId="7B4E352F" w14:textId="77777777" w:rsidR="00A1675C" w:rsidRDefault="00000000">
      <w:pPr>
        <w:spacing w:before="40" w:after="120"/>
      </w:pPr>
      <w:r>
        <w:rPr>
          <w:rFonts w:eastAsia="Georgia"/>
        </w:rPr>
        <w:t>"Someone's in there."</w:t>
      </w:r>
    </w:p>
    <w:p w14:paraId="025B3487" w14:textId="77777777" w:rsidR="00A1675C" w:rsidRDefault="00000000">
      <w:pPr>
        <w:ind w:firstLine="432"/>
      </w:pPr>
      <w:r>
        <w:rPr>
          <w:rFonts w:eastAsia="Georgia"/>
        </w:rPr>
        <w:t>Derek nodded.</w:t>
      </w:r>
    </w:p>
    <w:p w14:paraId="7FFADA9B" w14:textId="77777777" w:rsidR="00A1675C" w:rsidRDefault="00000000">
      <w:pPr>
        <w:spacing w:before="40" w:after="120"/>
      </w:pPr>
      <w:r>
        <w:rPr>
          <w:rFonts w:eastAsia="Georgia"/>
        </w:rPr>
        <w:t>"Obviously."</w:t>
      </w:r>
    </w:p>
    <w:p w14:paraId="55A17C06" w14:textId="77777777" w:rsidR="00A1675C" w:rsidRDefault="00000000">
      <w:pPr>
        <w:ind w:firstLine="432"/>
      </w:pPr>
      <w:r>
        <w:rPr>
          <w:rFonts w:eastAsia="Georgia"/>
        </w:rPr>
        <w:t>Trevor looked at the door.</w:t>
      </w:r>
    </w:p>
    <w:p w14:paraId="2F1FCB92" w14:textId="77777777" w:rsidR="00A1675C" w:rsidRDefault="00000000">
      <w:pPr>
        <w:spacing w:before="40" w:after="120"/>
      </w:pPr>
      <w:r>
        <w:rPr>
          <w:rFonts w:eastAsia="Georgia"/>
        </w:rPr>
        <w:t>"Who?"</w:t>
      </w:r>
    </w:p>
    <w:p w14:paraId="71D16E43" w14:textId="77777777" w:rsidR="00A1675C" w:rsidRDefault="00000000">
      <w:pPr>
        <w:ind w:firstLine="432"/>
      </w:pPr>
      <w:r>
        <w:rPr>
          <w:rFonts w:eastAsia="Georgia"/>
        </w:rPr>
        <w:t>Derek opened it. The quiet office was empty. He stared.</w:t>
      </w:r>
    </w:p>
    <w:p w14:paraId="0A7FF276" w14:textId="77777777" w:rsidR="00A1675C" w:rsidRDefault="00000000">
      <w:pPr>
        <w:ind w:firstLine="432"/>
      </w:pPr>
      <w:r>
        <w:rPr>
          <w:rFonts w:eastAsia="Georgia"/>
        </w:rPr>
        <w:t>Then quietly closed it again.</w:t>
      </w:r>
    </w:p>
    <w:p w14:paraId="69853E8E" w14:textId="77777777" w:rsidR="00A1675C" w:rsidRDefault="00000000">
      <w:pPr>
        <w:spacing w:before="40" w:after="120"/>
      </w:pPr>
      <w:r>
        <w:rPr>
          <w:rFonts w:eastAsia="Georgia"/>
        </w:rPr>
        <w:t>"Me, apparently."</w:t>
      </w:r>
    </w:p>
    <w:p w14:paraId="37BDB570" w14:textId="2CC2A96C" w:rsidR="00A1675C" w:rsidRDefault="003434B6">
      <w:pPr>
        <w:ind w:firstLine="432"/>
      </w:pPr>
      <w:r>
        <w:rPr>
          <w:rFonts w:eastAsia="Georgia"/>
        </w:rPr>
        <w:t>Penny laughed. Derek carefully looked at the closed door.</w:t>
      </w:r>
    </w:p>
    <w:p w14:paraId="03E65A17" w14:textId="77777777" w:rsidR="00A1675C" w:rsidRDefault="00000000">
      <w:pPr>
        <w:spacing w:before="40" w:after="120"/>
      </w:pPr>
      <w:r>
        <w:rPr>
          <w:rFonts w:eastAsia="Georgia"/>
        </w:rPr>
        <w:t>"Right."</w:t>
      </w:r>
    </w:p>
    <w:p w14:paraId="371AD403" w14:textId="77777777" w:rsidR="00A1675C" w:rsidRDefault="00000000">
      <w:pPr>
        <w:ind w:firstLine="432"/>
      </w:pPr>
      <w:r>
        <w:rPr>
          <w:rFonts w:eastAsia="Georgia"/>
        </w:rPr>
        <w:t>He knocked. From inside came Derek's own quiet voice.</w:t>
      </w:r>
    </w:p>
    <w:p w14:paraId="1B443EA6" w14:textId="77777777" w:rsidR="00A1675C" w:rsidRDefault="00000000">
      <w:pPr>
        <w:spacing w:before="40" w:after="120"/>
      </w:pPr>
      <w:r>
        <w:rPr>
          <w:rFonts w:eastAsia="Georgia"/>
        </w:rPr>
        <w:t>"Come in."</w:t>
      </w:r>
    </w:p>
    <w:p w14:paraId="24242BB1" w14:textId="37093B04" w:rsidR="00A1675C" w:rsidRDefault="00000000">
      <w:pPr>
        <w:ind w:firstLine="432"/>
      </w:pPr>
      <w:r>
        <w:rPr>
          <w:rFonts w:eastAsia="Georgia"/>
        </w:rPr>
        <w:t xml:space="preserve">Trevor's mouth fell open. </w:t>
      </w:r>
      <w:r w:rsidR="003434B6">
        <w:rPr>
          <w:rFonts w:eastAsia="Georgia"/>
        </w:rPr>
        <w:t>Penny</w:t>
      </w:r>
      <w:r>
        <w:rPr>
          <w:rFonts w:eastAsia="Georgia"/>
        </w:rPr>
        <w:t xml:space="preserve"> looked delighted. Derek carefully opened the door.</w:t>
      </w:r>
    </w:p>
    <w:p w14:paraId="1AACE06C" w14:textId="77777777" w:rsidR="00A1675C" w:rsidRDefault="00000000">
      <w:pPr>
        <w:ind w:firstLine="432"/>
      </w:pPr>
      <w:r>
        <w:rPr>
          <w:rFonts w:eastAsia="Georgia"/>
        </w:rPr>
        <w:t>His office was still empty. Except for himself. He stood in the doorway.</w:t>
      </w:r>
    </w:p>
    <w:p w14:paraId="752A4EC5" w14:textId="77777777" w:rsidR="00A1675C" w:rsidRDefault="00000000">
      <w:pPr>
        <w:ind w:firstLine="432"/>
      </w:pPr>
      <w:r>
        <w:rPr>
          <w:rFonts w:eastAsia="Georgia"/>
        </w:rPr>
        <w:t>His own voice came from somewhere inside.</w:t>
      </w:r>
    </w:p>
    <w:p w14:paraId="731CDCF7" w14:textId="77777777" w:rsidR="00A1675C" w:rsidRDefault="00000000">
      <w:pPr>
        <w:spacing w:before="40" w:after="120"/>
      </w:pPr>
      <w:r>
        <w:rPr>
          <w:rFonts w:eastAsia="Georgia"/>
        </w:rPr>
        <w:t>"You're late."</w:t>
      </w:r>
    </w:p>
    <w:p w14:paraId="3555E43F" w14:textId="77777777" w:rsidR="00A1675C" w:rsidRDefault="00000000">
      <w:pPr>
        <w:ind w:firstLine="432"/>
      </w:pPr>
      <w:r>
        <w:rPr>
          <w:rFonts w:eastAsia="Georgia"/>
        </w:rPr>
        <w:t>Derek stared into the empty room.</w:t>
      </w:r>
    </w:p>
    <w:p w14:paraId="3B2209BF" w14:textId="77777777" w:rsidR="00A1675C" w:rsidRDefault="00000000">
      <w:pPr>
        <w:spacing w:before="40" w:after="120"/>
      </w:pPr>
      <w:r>
        <w:rPr>
          <w:rFonts w:eastAsia="Georgia"/>
        </w:rPr>
        <w:t>Then answered:</w:t>
      </w:r>
    </w:p>
    <w:p w14:paraId="23DCBB75" w14:textId="77777777" w:rsidR="00A1675C" w:rsidRDefault="00000000">
      <w:pPr>
        <w:spacing w:before="40" w:after="120"/>
      </w:pPr>
      <w:r>
        <w:rPr>
          <w:rFonts w:eastAsia="Georgia"/>
        </w:rPr>
        <w:t>"Well, that's settled."</w:t>
      </w:r>
    </w:p>
    <w:p w14:paraId="66102D86" w14:textId="77777777" w:rsidR="00A1675C" w:rsidRDefault="00000000">
      <w:pPr>
        <w:spacing w:before="40" w:after="120"/>
      </w:pPr>
      <w:r>
        <w:rPr>
          <w:rFonts w:eastAsia="Georgia"/>
        </w:rPr>
        <w:t>The distant voice answered:</w:t>
      </w:r>
    </w:p>
    <w:p w14:paraId="15AF6C76" w14:textId="77777777" w:rsidR="00A1675C" w:rsidRDefault="00000000">
      <w:pPr>
        <w:spacing w:before="40" w:after="120"/>
      </w:pPr>
      <w:r>
        <w:rPr>
          <w:rFonts w:eastAsia="Georgia"/>
        </w:rPr>
        <w:t>"Not remotely."</w:t>
      </w:r>
    </w:p>
    <w:p w14:paraId="05E0AB3C" w14:textId="77777777" w:rsidR="00A1675C" w:rsidRDefault="00000000">
      <w:pPr>
        <w:spacing w:before="480" w:after="240"/>
        <w:jc w:val="center"/>
      </w:pPr>
      <w:r>
        <w:rPr>
          <w:rFonts w:eastAsia="Georgia"/>
          <w:b/>
          <w:sz w:val="32"/>
        </w:rPr>
        <w:t>Chapter 9</w:t>
      </w:r>
    </w:p>
    <w:p w14:paraId="1715D166" w14:textId="77777777" w:rsidR="00A1675C" w:rsidRDefault="00000000">
      <w:pPr>
        <w:ind w:firstLine="432"/>
      </w:pPr>
      <w:r>
        <w:rPr>
          <w:rFonts w:eastAsia="Georgia"/>
        </w:rPr>
        <w:t>The Relativistic Ride The first important observation was that Derek Gent had apparently not quite murdered himself yet. This was reassuring.</w:t>
      </w:r>
    </w:p>
    <w:p w14:paraId="3B0EFD2A" w14:textId="77777777" w:rsidR="00A1675C" w:rsidRDefault="00000000">
      <w:pPr>
        <w:ind w:firstLine="432"/>
      </w:pPr>
      <w:r>
        <w:rPr>
          <w:rFonts w:eastAsia="Georgia"/>
        </w:rPr>
        <w:t>It was also becoming slightly embarrassing. The Bureau had announced his death with considerable confidence. There had been a mysterious photograph, a timestamp, a location, and enough circumstantial evidence to make most people reasonably uncomfortable about their own mortality. Yet Derek remained alive.</w:t>
      </w:r>
    </w:p>
    <w:p w14:paraId="4912F632" w14:textId="77777777" w:rsidR="00A1675C" w:rsidRDefault="00000000">
      <w:pPr>
        <w:ind w:firstLine="432"/>
      </w:pPr>
      <w:r>
        <w:rPr>
          <w:rFonts w:eastAsia="Georgia"/>
        </w:rPr>
        <w:t>He found this increasingly difficult to reconcile with the paperwork. He was standing in his office, staring at the quietly closed door. From inside came his own voice.</w:t>
      </w:r>
    </w:p>
    <w:p w14:paraId="777BB001" w14:textId="77777777" w:rsidR="00A1675C" w:rsidRDefault="00000000">
      <w:pPr>
        <w:spacing w:before="40" w:after="120"/>
      </w:pPr>
      <w:r>
        <w:rPr>
          <w:rFonts w:eastAsia="Georgia"/>
        </w:rPr>
        <w:t>"You're late."</w:t>
      </w:r>
    </w:p>
    <w:p w14:paraId="5F1C2061" w14:textId="763AB2B0" w:rsidR="00A1675C" w:rsidRDefault="00000000">
      <w:pPr>
        <w:ind w:firstLine="432"/>
      </w:pPr>
      <w:r>
        <w:rPr>
          <w:rFonts w:eastAsia="Georgia"/>
        </w:rPr>
        <w:t xml:space="preserve">Derek stared at the empty room. </w:t>
      </w:r>
      <w:r w:rsidR="003434B6">
        <w:rPr>
          <w:rFonts w:eastAsia="Georgia"/>
        </w:rPr>
        <w:t>Penny</w:t>
      </w:r>
      <w:r>
        <w:rPr>
          <w:rFonts w:eastAsia="Georgia"/>
        </w:rPr>
        <w:t xml:space="preserve"> stood behind him. Trevor stood beside her.</w:t>
      </w:r>
    </w:p>
    <w:p w14:paraId="5513198E" w14:textId="77777777" w:rsidR="00A1675C" w:rsidRDefault="00000000">
      <w:pPr>
        <w:ind w:firstLine="432"/>
      </w:pPr>
      <w:r>
        <w:rPr>
          <w:rFonts w:eastAsia="Georgia"/>
        </w:rPr>
        <w:t>Nobody spoke.</w:t>
      </w:r>
    </w:p>
    <w:p w14:paraId="58C84123" w14:textId="77777777" w:rsidR="00A1675C" w:rsidRDefault="00000000">
      <w:pPr>
        <w:spacing w:before="40" w:after="120"/>
      </w:pPr>
      <w:r>
        <w:rPr>
          <w:rFonts w:eastAsia="Georgia"/>
        </w:rPr>
        <w:t>Finally Derek added:</w:t>
      </w:r>
    </w:p>
    <w:p w14:paraId="1577D2C7" w14:textId="77777777" w:rsidR="00A1675C" w:rsidRDefault="00000000">
      <w:pPr>
        <w:spacing w:before="40" w:after="120"/>
      </w:pPr>
      <w:r>
        <w:rPr>
          <w:rFonts w:eastAsia="Georgia"/>
        </w:rPr>
        <w:t>"I don't think I've murdered myself yet."</w:t>
      </w:r>
    </w:p>
    <w:p w14:paraId="30DDE7D2" w14:textId="4653ED84" w:rsidR="00A1675C" w:rsidRDefault="003434B6">
      <w:pPr>
        <w:ind w:firstLine="432"/>
      </w:pPr>
      <w:r>
        <w:rPr>
          <w:rFonts w:eastAsia="Georgia"/>
        </w:rPr>
        <w:t>Penny slowly nodded.</w:t>
      </w:r>
    </w:p>
    <w:p w14:paraId="4C1340B9" w14:textId="77777777" w:rsidR="00A1675C" w:rsidRDefault="00000000">
      <w:pPr>
        <w:spacing w:before="40" w:after="120"/>
      </w:pPr>
      <w:r>
        <w:rPr>
          <w:rFonts w:eastAsia="Georgia"/>
        </w:rPr>
        <w:t>"Apparently not."</w:t>
      </w:r>
    </w:p>
    <w:p w14:paraId="19A6E675" w14:textId="77777777" w:rsidR="00A1675C" w:rsidRDefault="00000000">
      <w:pPr>
        <w:ind w:firstLine="432"/>
      </w:pPr>
      <w:r>
        <w:rPr>
          <w:rFonts w:eastAsia="Georgia"/>
        </w:rPr>
        <w:t>Trevor looked at the strange photograph.</w:t>
      </w:r>
    </w:p>
    <w:p w14:paraId="32E3C389" w14:textId="77777777" w:rsidR="00A1675C" w:rsidRDefault="00000000">
      <w:pPr>
        <w:spacing w:before="40" w:after="120"/>
      </w:pPr>
      <w:r>
        <w:rPr>
          <w:rFonts w:eastAsia="Georgia"/>
        </w:rPr>
        <w:t>"That's encouraging."</w:t>
      </w:r>
    </w:p>
    <w:p w14:paraId="66D13EFA" w14:textId="77777777" w:rsidR="00A1675C" w:rsidRDefault="00000000">
      <w:pPr>
        <w:ind w:firstLine="432"/>
      </w:pPr>
      <w:r>
        <w:rPr>
          <w:rFonts w:eastAsia="Georgia"/>
        </w:rPr>
        <w:t>Derek glanced at him.</w:t>
      </w:r>
    </w:p>
    <w:p w14:paraId="0469DF5B" w14:textId="77777777" w:rsidR="00A1675C" w:rsidRDefault="00000000">
      <w:pPr>
        <w:spacing w:before="40" w:after="120"/>
      </w:pPr>
      <w:r>
        <w:rPr>
          <w:rFonts w:eastAsia="Georgia"/>
        </w:rPr>
        <w:t>"Is it?"</w:t>
      </w:r>
    </w:p>
    <w:p w14:paraId="6CAA5410" w14:textId="77777777" w:rsidR="00A1675C" w:rsidRDefault="00000000">
      <w:pPr>
        <w:spacing w:before="40" w:after="120"/>
      </w:pPr>
      <w:r>
        <w:rPr>
          <w:rFonts w:eastAsia="Georgia"/>
        </w:rPr>
        <w:t>"Well, if you had already done it, we'd have a rather awkward problem."</w:t>
      </w:r>
    </w:p>
    <w:p w14:paraId="5D67D7E1" w14:textId="77777777" w:rsidR="00A1675C" w:rsidRDefault="00000000">
      <w:pPr>
        <w:spacing w:before="40" w:after="120"/>
      </w:pPr>
      <w:r>
        <w:rPr>
          <w:rFonts w:eastAsia="Georgia"/>
        </w:rPr>
        <w:t>"We already have an awkward problem."</w:t>
      </w:r>
    </w:p>
    <w:p w14:paraId="73D1CC7E" w14:textId="77777777" w:rsidR="00A1675C" w:rsidRDefault="00000000">
      <w:pPr>
        <w:spacing w:before="40" w:after="120"/>
      </w:pPr>
      <w:r>
        <w:rPr>
          <w:rFonts w:eastAsia="Georgia"/>
        </w:rPr>
        <w:t>"True."</w:t>
      </w:r>
    </w:p>
    <w:p w14:paraId="529F0458" w14:textId="77777777" w:rsidR="00A1675C" w:rsidRDefault="00000000">
      <w:pPr>
        <w:ind w:firstLine="432"/>
      </w:pPr>
      <w:r>
        <w:rPr>
          <w:rFonts w:eastAsia="Georgia"/>
        </w:rPr>
        <w:t>Derek looked at the strange photograph again. The dead man was unmistakably him. Same face.</w:t>
      </w:r>
    </w:p>
    <w:p w14:paraId="39768680" w14:textId="77777777" w:rsidR="00A1675C" w:rsidRDefault="00000000">
      <w:pPr>
        <w:ind w:firstLine="432"/>
      </w:pPr>
      <w:r>
        <w:rPr>
          <w:rFonts w:eastAsia="Georgia"/>
        </w:rPr>
        <w:t>Same clothes. Same regrettable tendency to look as though he had just been interrupted while thinking about something complicated. Yet he was still standing.</w:t>
      </w:r>
    </w:p>
    <w:p w14:paraId="1312B0DF" w14:textId="77777777" w:rsidR="00A1675C" w:rsidRDefault="00000000">
      <w:pPr>
        <w:ind w:firstLine="432"/>
      </w:pPr>
      <w:r>
        <w:rPr>
          <w:rFonts w:eastAsia="Georgia"/>
        </w:rPr>
        <w:t>Alive. Annoyed. And, at least for the moment, in possession of all the usual body parts.</w:t>
      </w:r>
    </w:p>
    <w:p w14:paraId="4F1822B8" w14:textId="77777777" w:rsidR="00A1675C" w:rsidRDefault="00000000">
      <w:pPr>
        <w:ind w:firstLine="432"/>
      </w:pPr>
      <w:r>
        <w:rPr>
          <w:rFonts w:eastAsia="Georgia"/>
        </w:rPr>
        <w:t>Derek put the strange photograph down.</w:t>
      </w:r>
    </w:p>
    <w:p w14:paraId="6BF8C029" w14:textId="77777777" w:rsidR="00A1675C" w:rsidRDefault="00000000">
      <w:pPr>
        <w:spacing w:before="40" w:after="120"/>
      </w:pPr>
      <w:r>
        <w:rPr>
          <w:rFonts w:eastAsia="Georgia"/>
        </w:rPr>
        <w:t>"Perhaps the photograph is from the future."</w:t>
      </w:r>
    </w:p>
    <w:p w14:paraId="40F0E47F" w14:textId="50D7D7C0" w:rsidR="00A1675C" w:rsidRDefault="003434B6">
      <w:pPr>
        <w:ind w:firstLine="432"/>
      </w:pPr>
      <w:r>
        <w:rPr>
          <w:rFonts w:eastAsia="Georgia"/>
        </w:rPr>
        <w:t>Penny nodded.</w:t>
      </w:r>
    </w:p>
    <w:p w14:paraId="747AC2DC" w14:textId="77777777" w:rsidR="00A1675C" w:rsidRDefault="00000000">
      <w:pPr>
        <w:spacing w:before="40" w:after="120"/>
      </w:pPr>
      <w:r>
        <w:rPr>
          <w:rFonts w:eastAsia="Georgia"/>
        </w:rPr>
        <w:t>"Obviously."</w:t>
      </w:r>
    </w:p>
    <w:p w14:paraId="24927340" w14:textId="77777777" w:rsidR="00A1675C" w:rsidRDefault="00000000">
      <w:pPr>
        <w:spacing w:before="40" w:after="120"/>
      </w:pPr>
      <w:r>
        <w:rPr>
          <w:rFonts w:eastAsia="Georgia"/>
        </w:rPr>
        <w:t>"Or another event."</w:t>
      </w:r>
    </w:p>
    <w:p w14:paraId="215C2582" w14:textId="77777777" w:rsidR="00A1675C" w:rsidRDefault="00000000">
      <w:pPr>
        <w:spacing w:before="40" w:after="120"/>
      </w:pPr>
      <w:r>
        <w:rPr>
          <w:rFonts w:eastAsia="Georgia"/>
        </w:rPr>
        <w:t>"Yes."</w:t>
      </w:r>
    </w:p>
    <w:p w14:paraId="6717BC19" w14:textId="77777777" w:rsidR="00A1675C" w:rsidRDefault="00000000">
      <w:pPr>
        <w:spacing w:before="40" w:after="120"/>
      </w:pPr>
      <w:r>
        <w:rPr>
          <w:rFonts w:eastAsia="Georgia"/>
        </w:rPr>
        <w:t>"Or another worldline."</w:t>
      </w:r>
    </w:p>
    <w:p w14:paraId="1497FD0D" w14:textId="77777777" w:rsidR="00A1675C" w:rsidRDefault="00000000">
      <w:pPr>
        <w:spacing w:before="40" w:after="120"/>
      </w:pPr>
      <w:r>
        <w:rPr>
          <w:rFonts w:eastAsia="Georgia"/>
        </w:rPr>
        <w:t>"Possibly."</w:t>
      </w:r>
    </w:p>
    <w:p w14:paraId="25D399C4" w14:textId="77777777" w:rsidR="00A1675C" w:rsidRDefault="00000000">
      <w:pPr>
        <w:ind w:firstLine="432"/>
      </w:pPr>
      <w:r>
        <w:rPr>
          <w:rFonts w:eastAsia="Georgia"/>
        </w:rPr>
        <w:t>Trevor looked thoughtful.</w:t>
      </w:r>
    </w:p>
    <w:p w14:paraId="41BEB6F7" w14:textId="77777777" w:rsidR="00A1675C" w:rsidRDefault="00000000">
      <w:pPr>
        <w:spacing w:before="40" w:after="120"/>
      </w:pPr>
      <w:r>
        <w:rPr>
          <w:rFonts w:eastAsia="Georgia"/>
        </w:rPr>
        <w:t>"Or another Derek."</w:t>
      </w:r>
    </w:p>
    <w:p w14:paraId="4C7DF580" w14:textId="77777777" w:rsidR="00A1675C" w:rsidRDefault="00000000">
      <w:pPr>
        <w:ind w:firstLine="432"/>
      </w:pPr>
      <w:r>
        <w:rPr>
          <w:rFonts w:eastAsia="Georgia"/>
        </w:rPr>
        <w:t>Derek looked at him.</w:t>
      </w:r>
    </w:p>
    <w:p w14:paraId="17400C30" w14:textId="77777777" w:rsidR="00A1675C" w:rsidRDefault="00000000">
      <w:pPr>
        <w:spacing w:before="40" w:after="120"/>
      </w:pPr>
      <w:r>
        <w:rPr>
          <w:rFonts w:eastAsia="Georgia"/>
        </w:rPr>
        <w:t>"There's only one of me."</w:t>
      </w:r>
    </w:p>
    <w:p w14:paraId="0F205B5E" w14:textId="77777777" w:rsidR="00A1675C" w:rsidRDefault="00000000">
      <w:pPr>
        <w:ind w:firstLine="432"/>
      </w:pPr>
      <w:r>
        <w:rPr>
          <w:rFonts w:eastAsia="Georgia"/>
        </w:rPr>
        <w:t>Trevor nodded.</w:t>
      </w:r>
    </w:p>
    <w:p w14:paraId="675DD507" w14:textId="77777777" w:rsidR="00A1675C" w:rsidRDefault="00000000">
      <w:pPr>
        <w:spacing w:before="40" w:after="120"/>
      </w:pPr>
      <w:r>
        <w:rPr>
          <w:rFonts w:eastAsia="Georgia"/>
        </w:rPr>
        <w:t>"That's what makes it difficult."</w:t>
      </w:r>
    </w:p>
    <w:p w14:paraId="15C24A02" w14:textId="77777777" w:rsidR="00A1675C" w:rsidRDefault="00000000">
      <w:pPr>
        <w:spacing w:before="40" w:after="120"/>
      </w:pPr>
      <w:r>
        <w:rPr>
          <w:rFonts w:eastAsia="Georgia"/>
        </w:rPr>
        <w:t>Derek wearily sighed.</w:t>
      </w:r>
    </w:p>
    <w:p w14:paraId="599DE7BF" w14:textId="77777777" w:rsidR="00A1675C" w:rsidRDefault="00000000">
      <w:pPr>
        <w:spacing w:before="40" w:after="120"/>
      </w:pPr>
      <w:r>
        <w:rPr>
          <w:rFonts w:eastAsia="Georgia"/>
        </w:rPr>
        <w:t>"Thank you."</w:t>
      </w:r>
    </w:p>
    <w:p w14:paraId="19D06CFF" w14:textId="77777777" w:rsidR="00A1675C" w:rsidRDefault="00000000">
      <w:pPr>
        <w:spacing w:before="40" w:after="120"/>
      </w:pPr>
      <w:r>
        <w:rPr>
          <w:rFonts w:eastAsia="Georgia"/>
        </w:rPr>
        <w:t>"You're welcome."</w:t>
      </w:r>
    </w:p>
    <w:p w14:paraId="6BF2279C" w14:textId="77777777" w:rsidR="00A1675C" w:rsidRDefault="00000000">
      <w:pPr>
        <w:ind w:firstLine="432"/>
      </w:pPr>
      <w:r>
        <w:rPr>
          <w:rFonts w:eastAsia="Georgia"/>
        </w:rPr>
        <w:t>The empty empty office door remained quietly closed. Which meant Derek was in there. Obviously.</w:t>
      </w:r>
    </w:p>
    <w:p w14:paraId="43E6759F" w14:textId="64F4CEAB" w:rsidR="00A1675C" w:rsidRDefault="003434B6">
      <w:pPr>
        <w:ind w:firstLine="432"/>
      </w:pPr>
      <w:r>
        <w:rPr>
          <w:rFonts w:eastAsia="Georgia"/>
        </w:rPr>
        <w:t>Penny quietly looked at the door.</w:t>
      </w:r>
    </w:p>
    <w:p w14:paraId="7B3B289A" w14:textId="77777777" w:rsidR="00A1675C" w:rsidRDefault="00000000">
      <w:pPr>
        <w:spacing w:before="40" w:after="120"/>
      </w:pPr>
      <w:r>
        <w:rPr>
          <w:rFonts w:eastAsia="Georgia"/>
        </w:rPr>
        <w:t>"Although technically..."</w:t>
      </w:r>
    </w:p>
    <w:p w14:paraId="2791A5F7" w14:textId="77777777" w:rsidR="00A1675C" w:rsidRDefault="00000000">
      <w:pPr>
        <w:ind w:firstLine="432"/>
      </w:pPr>
      <w:r>
        <w:rPr>
          <w:rFonts w:eastAsia="Georgia"/>
        </w:rPr>
        <w:t>Derek raised a hand.</w:t>
      </w:r>
    </w:p>
    <w:p w14:paraId="1998BEB0" w14:textId="77777777" w:rsidR="00A1675C" w:rsidRDefault="00000000">
      <w:pPr>
        <w:spacing w:before="40" w:after="120"/>
      </w:pPr>
      <w:r>
        <w:rPr>
          <w:rFonts w:eastAsia="Georgia"/>
        </w:rPr>
        <w:t>"No."</w:t>
      </w:r>
    </w:p>
    <w:p w14:paraId="13D82422" w14:textId="77777777" w:rsidR="00A1675C" w:rsidRDefault="00000000">
      <w:pPr>
        <w:spacing w:before="40" w:after="120"/>
      </w:pPr>
      <w:r>
        <w:rPr>
          <w:rFonts w:eastAsia="Georgia"/>
        </w:rPr>
        <w:t>"What?"</w:t>
      </w:r>
    </w:p>
    <w:p w14:paraId="65EED6AF" w14:textId="77777777" w:rsidR="00A1675C" w:rsidRDefault="00000000">
      <w:pPr>
        <w:spacing w:before="40" w:after="120"/>
      </w:pPr>
      <w:r>
        <w:rPr>
          <w:rFonts w:eastAsia="Georgia"/>
        </w:rPr>
        <w:t>"Let's not complicate the door."</w:t>
      </w:r>
    </w:p>
    <w:p w14:paraId="16AEE978" w14:textId="77777777" w:rsidR="00A1675C" w:rsidRDefault="00000000">
      <w:pPr>
        <w:spacing w:before="40" w:after="120"/>
      </w:pPr>
      <w:r>
        <w:rPr>
          <w:rFonts w:eastAsia="Georgia"/>
        </w:rPr>
        <w:t>"Fair."</w:t>
      </w:r>
    </w:p>
    <w:p w14:paraId="4F3F57AA" w14:textId="77777777" w:rsidR="00A1675C" w:rsidRDefault="00000000">
      <w:pPr>
        <w:ind w:firstLine="432"/>
      </w:pPr>
      <w:r>
        <w:rPr>
          <w:rFonts w:eastAsia="Georgia"/>
        </w:rPr>
        <w:t>He looked out of the window. Rain was falling. It had been raining for most of the day.</w:t>
      </w:r>
    </w:p>
    <w:p w14:paraId="4C130201" w14:textId="77777777" w:rsidR="00A1675C" w:rsidRDefault="00000000">
      <w:pPr>
        <w:ind w:firstLine="432"/>
      </w:pPr>
      <w:r>
        <w:rPr>
          <w:rFonts w:eastAsia="Georgia"/>
        </w:rPr>
        <w:t>This was not particularly surprising. It was London. Rain in London was not weather so much as a local administrative policy.</w:t>
      </w:r>
    </w:p>
    <w:p w14:paraId="1040B3C3" w14:textId="77777777" w:rsidR="00A1675C" w:rsidRDefault="00000000">
      <w:pPr>
        <w:ind w:firstLine="432"/>
      </w:pPr>
      <w:r>
        <w:rPr>
          <w:rFonts w:eastAsia="Georgia"/>
        </w:rPr>
        <w:t>Derek watched the drops run down the glass.</w:t>
      </w:r>
    </w:p>
    <w:p w14:paraId="1D3CF9B0" w14:textId="77777777" w:rsidR="00A1675C" w:rsidRDefault="00000000">
      <w:pPr>
        <w:spacing w:before="40" w:after="120"/>
      </w:pPr>
      <w:r>
        <w:rPr>
          <w:rFonts w:eastAsia="Georgia"/>
        </w:rPr>
        <w:t>"Rain."</w:t>
      </w:r>
    </w:p>
    <w:p w14:paraId="4743911B" w14:textId="77777777" w:rsidR="00A1675C" w:rsidRDefault="00000000">
      <w:pPr>
        <w:ind w:firstLine="432"/>
      </w:pPr>
      <w:r>
        <w:rPr>
          <w:rFonts w:eastAsia="Georgia"/>
        </w:rPr>
        <w:t>Trevor looked at him.</w:t>
      </w:r>
    </w:p>
    <w:p w14:paraId="06228D2F" w14:textId="77777777" w:rsidR="00A1675C" w:rsidRDefault="00000000">
      <w:pPr>
        <w:spacing w:before="40" w:after="120"/>
      </w:pPr>
      <w:r>
        <w:rPr>
          <w:rFonts w:eastAsia="Georgia"/>
        </w:rPr>
        <w:t>"Yes."</w:t>
      </w:r>
    </w:p>
    <w:p w14:paraId="768EE56A" w14:textId="77777777" w:rsidR="00A1675C" w:rsidRDefault="00000000">
      <w:pPr>
        <w:spacing w:before="40" w:after="120"/>
      </w:pPr>
      <w:r>
        <w:rPr>
          <w:rFonts w:eastAsia="Georgia"/>
        </w:rPr>
        <w:t>"We keep coming back to rain."</w:t>
      </w:r>
    </w:p>
    <w:p w14:paraId="63040D31" w14:textId="77777777" w:rsidR="00A1675C" w:rsidRDefault="00000000">
      <w:pPr>
        <w:spacing w:before="40" w:after="120"/>
      </w:pPr>
      <w:r>
        <w:rPr>
          <w:rFonts w:eastAsia="Georgia"/>
        </w:rPr>
        <w:t>"Yes."</w:t>
      </w:r>
    </w:p>
    <w:p w14:paraId="2D7AEA0B" w14:textId="77777777" w:rsidR="00A1675C" w:rsidRDefault="00000000">
      <w:pPr>
        <w:spacing w:before="40" w:after="120"/>
      </w:pPr>
      <w:r>
        <w:rPr>
          <w:rFonts w:eastAsia="Georgia"/>
        </w:rPr>
        <w:t>"Why?"</w:t>
      </w:r>
    </w:p>
    <w:p w14:paraId="5F716848" w14:textId="77777777" w:rsidR="00A1675C" w:rsidRDefault="00000000">
      <w:pPr>
        <w:spacing w:before="40" w:after="120"/>
      </w:pPr>
      <w:r>
        <w:rPr>
          <w:rFonts w:eastAsia="Georgia"/>
        </w:rPr>
        <w:t>"Because it keeps falling."</w:t>
      </w:r>
    </w:p>
    <w:p w14:paraId="1CBA8C84" w14:textId="77777777" w:rsidR="00A1675C" w:rsidRDefault="00000000">
      <w:pPr>
        <w:ind w:firstLine="432"/>
      </w:pPr>
      <w:r>
        <w:rPr>
          <w:rFonts w:eastAsia="Georgia"/>
        </w:rPr>
        <w:t>Derek smiled.</w:t>
      </w:r>
    </w:p>
    <w:p w14:paraId="3BAD6F2F" w14:textId="77777777" w:rsidR="00A1675C" w:rsidRDefault="00000000">
      <w:pPr>
        <w:spacing w:before="40" w:after="120"/>
      </w:pPr>
      <w:r>
        <w:rPr>
          <w:rFonts w:eastAsia="Georgia"/>
        </w:rPr>
        <w:t>"Not always."</w:t>
      </w:r>
    </w:p>
    <w:p w14:paraId="078F1FA4" w14:textId="77777777" w:rsidR="00A1675C" w:rsidRDefault="00000000">
      <w:pPr>
        <w:ind w:firstLine="432"/>
      </w:pPr>
      <w:r>
        <w:rPr>
          <w:rFonts w:eastAsia="Georgia"/>
        </w:rPr>
        <w:t>Trevor carefully looked at him. Derek pointed at the window. Trevor followed his finger.</w:t>
      </w:r>
    </w:p>
    <w:p w14:paraId="18BD8795" w14:textId="77777777" w:rsidR="00A1675C" w:rsidRDefault="00000000">
      <w:pPr>
        <w:ind w:firstLine="432"/>
      </w:pPr>
      <w:r>
        <w:rPr>
          <w:rFonts w:eastAsia="Georgia"/>
        </w:rPr>
        <w:t>The drops were falling normally. Downward. He deeply frowned.</w:t>
      </w:r>
    </w:p>
    <w:p w14:paraId="3A073107" w14:textId="77777777" w:rsidR="00A1675C" w:rsidRDefault="00000000">
      <w:pPr>
        <w:spacing w:before="40" w:after="120"/>
      </w:pPr>
      <w:r>
        <w:rPr>
          <w:rFonts w:eastAsia="Georgia"/>
        </w:rPr>
        <w:t>"That's disappointing."</w:t>
      </w:r>
    </w:p>
    <w:p w14:paraId="40F0A179" w14:textId="77777777" w:rsidR="00A1675C" w:rsidRDefault="00000000">
      <w:pPr>
        <w:spacing w:before="40" w:after="120"/>
      </w:pPr>
      <w:r>
        <w:rPr>
          <w:rFonts w:eastAsia="Georgia"/>
        </w:rPr>
        <w:t>"Give it time."</w:t>
      </w:r>
    </w:p>
    <w:p w14:paraId="6A6F872E" w14:textId="6538CAD1" w:rsidR="00A1675C" w:rsidRDefault="003434B6">
      <w:pPr>
        <w:ind w:firstLine="432"/>
      </w:pPr>
      <w:r>
        <w:rPr>
          <w:rFonts w:eastAsia="Georgia"/>
        </w:rPr>
        <w:t>Penny picked up the ancient brass silent clock. It was reading 11:18. She turned it over.</w:t>
      </w:r>
    </w:p>
    <w:p w14:paraId="53A1E2F3" w14:textId="77777777" w:rsidR="00A1675C" w:rsidRDefault="00000000">
      <w:pPr>
        <w:spacing w:before="40" w:after="120"/>
      </w:pPr>
      <w:r>
        <w:rPr>
          <w:rFonts w:eastAsia="Georgia"/>
        </w:rPr>
        <w:t>"Still no explanation."</w:t>
      </w:r>
    </w:p>
    <w:p w14:paraId="048C6C0F" w14:textId="77777777" w:rsidR="00A1675C" w:rsidRDefault="00000000">
      <w:pPr>
        <w:ind w:firstLine="432"/>
      </w:pPr>
      <w:r>
        <w:rPr>
          <w:rFonts w:eastAsia="Georgia"/>
        </w:rPr>
        <w:t>Derek nodded.</w:t>
      </w:r>
    </w:p>
    <w:p w14:paraId="1A1A1E85" w14:textId="77777777" w:rsidR="00A1675C" w:rsidRDefault="00000000">
      <w:pPr>
        <w:spacing w:before="40" w:after="120"/>
      </w:pPr>
      <w:r>
        <w:rPr>
          <w:rFonts w:eastAsia="Georgia"/>
        </w:rPr>
        <w:t>"Then perhaps we're asking the wrong question."</w:t>
      </w:r>
    </w:p>
    <w:p w14:paraId="77118817" w14:textId="77777777" w:rsidR="00A1675C" w:rsidRDefault="00000000">
      <w:pPr>
        <w:spacing w:before="40" w:after="120"/>
      </w:pPr>
      <w:r>
        <w:rPr>
          <w:rFonts w:eastAsia="Georgia"/>
        </w:rPr>
        <w:t>"Which one?"</w:t>
      </w:r>
    </w:p>
    <w:p w14:paraId="769EC7E6" w14:textId="77777777" w:rsidR="00A1675C" w:rsidRDefault="00000000">
      <w:pPr>
        <w:spacing w:before="40" w:after="120"/>
      </w:pPr>
      <w:r>
        <w:rPr>
          <w:rFonts w:eastAsia="Georgia"/>
        </w:rPr>
        <w:t>"Why the clock stops."</w:t>
      </w:r>
    </w:p>
    <w:p w14:paraId="4467B1F9" w14:textId="77777777" w:rsidR="00A1675C" w:rsidRDefault="00000000">
      <w:pPr>
        <w:ind w:firstLine="432"/>
      </w:pPr>
      <w:r>
        <w:rPr>
          <w:rFonts w:eastAsia="Georgia"/>
        </w:rPr>
        <w:t>Trevor carefully looked at him.</w:t>
      </w:r>
    </w:p>
    <w:p w14:paraId="59237B31" w14:textId="77777777" w:rsidR="00A1675C" w:rsidRDefault="00000000">
      <w:pPr>
        <w:spacing w:before="40" w:after="120"/>
      </w:pPr>
      <w:r>
        <w:rPr>
          <w:rFonts w:eastAsia="Georgia"/>
        </w:rPr>
        <w:t>"What should we ask?"</w:t>
      </w:r>
    </w:p>
    <w:p w14:paraId="4139E98E" w14:textId="77777777" w:rsidR="00A1675C" w:rsidRDefault="00000000">
      <w:pPr>
        <w:spacing w:before="40" w:after="120"/>
      </w:pPr>
      <w:r>
        <w:rPr>
          <w:rFonts w:eastAsia="Georgia"/>
        </w:rPr>
        <w:t>"Why does it start again?"</w:t>
      </w:r>
    </w:p>
    <w:p w14:paraId="65C1D5DC" w14:textId="25FFC1FD" w:rsidR="00A1675C" w:rsidRDefault="003434B6">
      <w:pPr>
        <w:ind w:firstLine="432"/>
      </w:pPr>
      <w:r>
        <w:rPr>
          <w:rFonts w:eastAsia="Georgia"/>
        </w:rPr>
        <w:t>Penny smiled.</w:t>
      </w:r>
    </w:p>
    <w:p w14:paraId="58363AA1" w14:textId="77777777" w:rsidR="00A1675C" w:rsidRDefault="00000000">
      <w:pPr>
        <w:spacing w:before="40" w:after="120"/>
      </w:pPr>
      <w:r>
        <w:rPr>
          <w:rFonts w:eastAsia="Georgia"/>
        </w:rPr>
        <w:t>"That's better."</w:t>
      </w:r>
    </w:p>
    <w:p w14:paraId="337406EF" w14:textId="77777777" w:rsidR="00A1675C" w:rsidRDefault="00000000">
      <w:pPr>
        <w:ind w:firstLine="432"/>
      </w:pPr>
      <w:r>
        <w:rPr>
          <w:rFonts w:eastAsia="Georgia"/>
        </w:rPr>
        <w:t>Derek nodded.</w:t>
      </w:r>
    </w:p>
    <w:p w14:paraId="053ACD81" w14:textId="77777777" w:rsidR="00A1675C" w:rsidRDefault="00000000">
      <w:pPr>
        <w:spacing w:before="40" w:after="120"/>
      </w:pPr>
      <w:r>
        <w:rPr>
          <w:rFonts w:eastAsia="Georgia"/>
        </w:rPr>
        <w:t>"And why does it always happen at 11:17?"</w:t>
      </w:r>
    </w:p>
    <w:p w14:paraId="3BEA76B3" w14:textId="77777777" w:rsidR="00A1675C" w:rsidRDefault="00000000">
      <w:pPr>
        <w:spacing w:before="40" w:after="120"/>
      </w:pPr>
      <w:r>
        <w:rPr>
          <w:rFonts w:eastAsia="Georgia"/>
        </w:rPr>
        <w:t>Trevor explained:</w:t>
      </w:r>
    </w:p>
    <w:p w14:paraId="2CD88AA5" w14:textId="77777777" w:rsidR="00A1675C" w:rsidRDefault="00000000">
      <w:pPr>
        <w:spacing w:before="40" w:after="120"/>
      </w:pPr>
      <w:r>
        <w:rPr>
          <w:rFonts w:eastAsia="Georgia"/>
        </w:rPr>
        <w:t>"Because something happens at 11:17."</w:t>
      </w:r>
    </w:p>
    <w:p w14:paraId="0A4B98B6" w14:textId="77777777" w:rsidR="00A1675C" w:rsidRDefault="00000000">
      <w:pPr>
        <w:spacing w:before="40" w:after="120"/>
      </w:pPr>
      <w:r>
        <w:rPr>
          <w:rFonts w:eastAsia="Georgia"/>
        </w:rPr>
        <w:t>"Yes."</w:t>
      </w:r>
    </w:p>
    <w:p w14:paraId="112E3D82" w14:textId="77777777" w:rsidR="00A1675C" w:rsidRDefault="00000000">
      <w:pPr>
        <w:spacing w:before="40" w:after="120"/>
      </w:pPr>
      <w:r>
        <w:rPr>
          <w:rFonts w:eastAsia="Georgia"/>
        </w:rPr>
        <w:t>"And what is that?"</w:t>
      </w:r>
    </w:p>
    <w:p w14:paraId="35FA7154" w14:textId="77777777" w:rsidR="00A1675C" w:rsidRDefault="00000000">
      <w:pPr>
        <w:ind w:firstLine="432"/>
      </w:pPr>
      <w:r>
        <w:rPr>
          <w:rFonts w:eastAsia="Georgia"/>
        </w:rPr>
        <w:t>Derek carefully looked at the photograph.</w:t>
      </w:r>
    </w:p>
    <w:p w14:paraId="63DA79D5" w14:textId="77777777" w:rsidR="00A1675C" w:rsidRDefault="00000000">
      <w:pPr>
        <w:spacing w:before="40" w:after="120"/>
      </w:pPr>
      <w:r>
        <w:rPr>
          <w:rFonts w:eastAsia="Georgia"/>
        </w:rPr>
        <w:t>"The train."</w:t>
      </w:r>
    </w:p>
    <w:p w14:paraId="4F80C3CF" w14:textId="28993CCC" w:rsidR="00A1675C" w:rsidRDefault="003434B6">
      <w:pPr>
        <w:ind w:firstLine="432"/>
      </w:pPr>
      <w:r>
        <w:rPr>
          <w:rFonts w:eastAsia="Georgia"/>
        </w:rPr>
        <w:t>Penny nodded.</w:t>
      </w:r>
    </w:p>
    <w:p w14:paraId="19E4B777" w14:textId="77777777" w:rsidR="00A1675C" w:rsidRDefault="00000000">
      <w:pPr>
        <w:spacing w:before="40" w:after="120"/>
      </w:pPr>
      <w:r>
        <w:rPr>
          <w:rFonts w:eastAsia="Georgia"/>
        </w:rPr>
        <w:t>"Platform seven."</w:t>
      </w:r>
    </w:p>
    <w:p w14:paraId="765F0CD8" w14:textId="77777777" w:rsidR="00A1675C" w:rsidRDefault="00000000">
      <w:pPr>
        <w:spacing w:before="40" w:after="120"/>
      </w:pPr>
      <w:r>
        <w:rPr>
          <w:rFonts w:eastAsia="Georgia"/>
        </w:rPr>
        <w:t>"Exactly."</w:t>
      </w:r>
    </w:p>
    <w:p w14:paraId="377CB8A6" w14:textId="77777777" w:rsidR="00A1675C" w:rsidRDefault="00000000">
      <w:pPr>
        <w:ind w:firstLine="432"/>
      </w:pPr>
      <w:r>
        <w:rPr>
          <w:rFonts w:eastAsia="Georgia"/>
        </w:rPr>
        <w:t>Trevor looked toward the window.</w:t>
      </w:r>
    </w:p>
    <w:p w14:paraId="46C48DA6" w14:textId="77777777" w:rsidR="00A1675C" w:rsidRDefault="00000000">
      <w:pPr>
        <w:spacing w:before="40" w:after="120"/>
      </w:pPr>
      <w:r>
        <w:rPr>
          <w:rFonts w:eastAsia="Georgia"/>
        </w:rPr>
        <w:t>"Then why are we still here?"</w:t>
      </w:r>
    </w:p>
    <w:p w14:paraId="7D7AEEDF" w14:textId="77777777" w:rsidR="00A1675C" w:rsidRDefault="00000000">
      <w:pPr>
        <w:ind w:firstLine="432"/>
      </w:pPr>
      <w:r>
        <w:rPr>
          <w:rFonts w:eastAsia="Georgia"/>
        </w:rPr>
        <w:t>Derek smiled.</w:t>
      </w:r>
    </w:p>
    <w:p w14:paraId="702ACB7B" w14:textId="77777777" w:rsidR="00A1675C" w:rsidRDefault="00000000">
      <w:pPr>
        <w:spacing w:before="40" w:after="120"/>
      </w:pPr>
      <w:r>
        <w:rPr>
          <w:rFonts w:eastAsia="Georgia"/>
        </w:rPr>
        <w:t>"We're not."</w:t>
      </w:r>
    </w:p>
    <w:p w14:paraId="34CD323C" w14:textId="31A614C0" w:rsidR="00A1675C" w:rsidRDefault="003434B6">
      <w:pPr>
        <w:ind w:firstLine="432"/>
      </w:pPr>
      <w:r>
        <w:rPr>
          <w:rFonts w:eastAsia="Georgia"/>
        </w:rPr>
        <w:t>Penny understood immediately.</w:t>
      </w:r>
    </w:p>
    <w:p w14:paraId="3F0CE7B6" w14:textId="77777777" w:rsidR="00A1675C" w:rsidRDefault="00000000">
      <w:pPr>
        <w:spacing w:before="40" w:after="120"/>
      </w:pPr>
      <w:r>
        <w:rPr>
          <w:rFonts w:eastAsia="Georgia"/>
        </w:rPr>
        <w:t>"We're taking the Underground."</w:t>
      </w:r>
    </w:p>
    <w:p w14:paraId="6D2208A2" w14:textId="77777777" w:rsidR="00A1675C" w:rsidRDefault="00000000">
      <w:pPr>
        <w:ind w:firstLine="432"/>
      </w:pPr>
      <w:r>
        <w:rPr>
          <w:rFonts w:eastAsia="Georgia"/>
        </w:rPr>
        <w:t>Trevor carefully looked at her.</w:t>
      </w:r>
    </w:p>
    <w:p w14:paraId="4DB20EAF" w14:textId="77777777" w:rsidR="00A1675C" w:rsidRDefault="00000000">
      <w:pPr>
        <w:spacing w:before="40" w:after="120"/>
      </w:pPr>
      <w:r>
        <w:rPr>
          <w:rFonts w:eastAsia="Georgia"/>
        </w:rPr>
        <w:t>"In the rain?"</w:t>
      </w:r>
    </w:p>
    <w:p w14:paraId="42EA35B4" w14:textId="77777777" w:rsidR="00A1675C" w:rsidRDefault="00000000">
      <w:pPr>
        <w:spacing w:before="40" w:after="120"/>
      </w:pPr>
      <w:r>
        <w:rPr>
          <w:rFonts w:eastAsia="Georgia"/>
        </w:rPr>
        <w:t>"Yes."</w:t>
      </w:r>
    </w:p>
    <w:p w14:paraId="2E1B03F9" w14:textId="77777777" w:rsidR="00A1675C" w:rsidRDefault="00000000">
      <w:pPr>
        <w:spacing w:before="40" w:after="120"/>
      </w:pPr>
      <w:r>
        <w:rPr>
          <w:rFonts w:eastAsia="Georgia"/>
        </w:rPr>
        <w:t>"Why?"</w:t>
      </w:r>
    </w:p>
    <w:p w14:paraId="5D74292B" w14:textId="77777777" w:rsidR="00A1675C" w:rsidRDefault="00000000">
      <w:pPr>
        <w:ind w:firstLine="432"/>
      </w:pPr>
      <w:r>
        <w:rPr>
          <w:rFonts w:eastAsia="Georgia"/>
        </w:rPr>
        <w:t>Derek picked up his coat.</w:t>
      </w:r>
    </w:p>
    <w:p w14:paraId="4C5C3BEC" w14:textId="77777777" w:rsidR="00A1675C" w:rsidRDefault="00000000">
      <w:pPr>
        <w:spacing w:before="40" w:after="120"/>
      </w:pPr>
      <w:r>
        <w:rPr>
          <w:rFonts w:eastAsia="Georgia"/>
        </w:rPr>
        <w:t>"Because Weinstein wants a relativistic ride."</w:t>
      </w:r>
    </w:p>
    <w:p w14:paraId="0973BCC1" w14:textId="77777777" w:rsidR="00A1675C" w:rsidRDefault="00000000">
      <w:pPr>
        <w:ind w:firstLine="432"/>
      </w:pPr>
      <w:r>
        <w:rPr>
          <w:rFonts w:eastAsia="Georgia"/>
        </w:rPr>
        <w:t>Trevor nodded.</w:t>
      </w:r>
    </w:p>
    <w:p w14:paraId="381D00CB" w14:textId="77777777" w:rsidR="00A1675C" w:rsidRDefault="00000000">
      <w:pPr>
        <w:spacing w:before="40" w:after="120"/>
      </w:pPr>
      <w:r>
        <w:rPr>
          <w:rFonts w:eastAsia="Georgia"/>
        </w:rPr>
        <w:t>"That sounds expensive."</w:t>
      </w:r>
    </w:p>
    <w:p w14:paraId="4BB44CED" w14:textId="77777777" w:rsidR="00A1675C" w:rsidRDefault="00000000">
      <w:pPr>
        <w:spacing w:before="40" w:after="120"/>
      </w:pPr>
      <w:r>
        <w:rPr>
          <w:rFonts w:eastAsia="Georgia"/>
        </w:rPr>
        <w:t>"It's the Underground."</w:t>
      </w:r>
    </w:p>
    <w:p w14:paraId="5EF8107D" w14:textId="77777777" w:rsidR="00A1675C" w:rsidRDefault="00000000">
      <w:pPr>
        <w:spacing w:before="40" w:after="120"/>
      </w:pPr>
      <w:r>
        <w:rPr>
          <w:rFonts w:eastAsia="Georgia"/>
        </w:rPr>
        <w:t>"Ah."</w:t>
      </w:r>
    </w:p>
    <w:p w14:paraId="6D9D76EE" w14:textId="77777777" w:rsidR="00A1675C" w:rsidRDefault="00000000">
      <w:pPr>
        <w:ind w:firstLine="432"/>
      </w:pPr>
      <w:r>
        <w:rPr>
          <w:rFonts w:eastAsia="Georgia"/>
        </w:rPr>
        <w:t>They left the Bureau. Derek locked the front door. Then stopped.</w:t>
      </w:r>
    </w:p>
    <w:p w14:paraId="4CE87B67" w14:textId="2BF47ECB" w:rsidR="00A1675C" w:rsidRDefault="00000000">
      <w:pPr>
        <w:ind w:firstLine="432"/>
      </w:pPr>
      <w:r>
        <w:rPr>
          <w:rFonts w:eastAsia="Georgia"/>
        </w:rPr>
        <w:t xml:space="preserve">He looked at the office doors. </w:t>
      </w:r>
      <w:r w:rsidR="003434B6">
        <w:rPr>
          <w:rFonts w:eastAsia="Georgia"/>
        </w:rPr>
        <w:t>Penny</w:t>
      </w:r>
      <w:r>
        <w:rPr>
          <w:rFonts w:eastAsia="Georgia"/>
        </w:rPr>
        <w:t>'s was closed. Trevor's was open.</w:t>
      </w:r>
    </w:p>
    <w:p w14:paraId="0DD2EA79" w14:textId="77777777" w:rsidR="00A1675C" w:rsidRDefault="00000000">
      <w:pPr>
        <w:ind w:firstLine="432"/>
      </w:pPr>
      <w:r>
        <w:rPr>
          <w:rFonts w:eastAsia="Georgia"/>
        </w:rPr>
        <w:t>Derek's was quietly closed. He slowly nodded.</w:t>
      </w:r>
    </w:p>
    <w:p w14:paraId="6F79E571" w14:textId="77777777" w:rsidR="00A1675C" w:rsidRDefault="00000000">
      <w:pPr>
        <w:spacing w:before="40" w:after="120"/>
      </w:pPr>
      <w:r>
        <w:rPr>
          <w:rFonts w:eastAsia="Georgia"/>
        </w:rPr>
        <w:t>"Good."</w:t>
      </w:r>
    </w:p>
    <w:p w14:paraId="326416D0" w14:textId="6C80A660" w:rsidR="00A1675C" w:rsidRDefault="003434B6">
      <w:pPr>
        <w:ind w:firstLine="432"/>
      </w:pPr>
      <w:r>
        <w:rPr>
          <w:rFonts w:eastAsia="Georgia"/>
        </w:rPr>
        <w:t>Penny carefully looked at him.</w:t>
      </w:r>
    </w:p>
    <w:p w14:paraId="44CBFFA8" w14:textId="77777777" w:rsidR="00A1675C" w:rsidRDefault="00000000">
      <w:pPr>
        <w:spacing w:before="40" w:after="120"/>
      </w:pPr>
      <w:r>
        <w:rPr>
          <w:rFonts w:eastAsia="Georgia"/>
        </w:rPr>
        <w:t>"What?"</w:t>
      </w:r>
    </w:p>
    <w:p w14:paraId="611B9E8E" w14:textId="77777777" w:rsidR="00A1675C" w:rsidRDefault="00000000">
      <w:pPr>
        <w:spacing w:before="40" w:after="120"/>
      </w:pPr>
      <w:r>
        <w:rPr>
          <w:rFonts w:eastAsia="Georgia"/>
        </w:rPr>
        <w:t>"Everyone's where they ought to be."</w:t>
      </w:r>
    </w:p>
    <w:p w14:paraId="7B9E9535" w14:textId="77777777" w:rsidR="00A1675C" w:rsidRDefault="00000000">
      <w:pPr>
        <w:ind w:firstLine="432"/>
      </w:pPr>
      <w:r>
        <w:rPr>
          <w:rFonts w:eastAsia="Georgia"/>
        </w:rPr>
        <w:t>Trevor quietly looked back.</w:t>
      </w:r>
    </w:p>
    <w:p w14:paraId="0DCF1A7A" w14:textId="77777777" w:rsidR="00A1675C" w:rsidRDefault="00000000">
      <w:pPr>
        <w:spacing w:before="40" w:after="120"/>
      </w:pPr>
      <w:r>
        <w:rPr>
          <w:rFonts w:eastAsia="Georgia"/>
        </w:rPr>
        <w:t>"My office is empty."</w:t>
      </w:r>
    </w:p>
    <w:p w14:paraId="5D37767C" w14:textId="77777777" w:rsidR="00A1675C" w:rsidRDefault="00000000">
      <w:pPr>
        <w:ind w:firstLine="432"/>
      </w:pPr>
      <w:r>
        <w:rPr>
          <w:rFonts w:eastAsia="Georgia"/>
        </w:rPr>
        <w:t>Derek shrugged.</w:t>
      </w:r>
    </w:p>
    <w:p w14:paraId="33C96DC8" w14:textId="77777777" w:rsidR="00A1675C" w:rsidRDefault="00000000">
      <w:pPr>
        <w:spacing w:before="40" w:after="120"/>
      </w:pPr>
      <w:r>
        <w:rPr>
          <w:rFonts w:eastAsia="Georgia"/>
        </w:rPr>
        <w:t>"Virtuality."</w:t>
      </w:r>
    </w:p>
    <w:p w14:paraId="5185595D" w14:textId="77777777" w:rsidR="00A1675C" w:rsidRDefault="00000000">
      <w:pPr>
        <w:spacing w:before="40" w:after="120"/>
      </w:pPr>
      <w:r>
        <w:rPr>
          <w:rFonts w:eastAsia="Georgia"/>
        </w:rPr>
        <w:t>"Obviously."</w:t>
      </w:r>
    </w:p>
    <w:p w14:paraId="03C2181C" w14:textId="77777777" w:rsidR="00A1675C" w:rsidRDefault="00000000">
      <w:pPr>
        <w:ind w:firstLine="432"/>
      </w:pPr>
      <w:r>
        <w:rPr>
          <w:rFonts w:eastAsia="Georgia"/>
        </w:rPr>
        <w:t>They walked into the cold rain. The Underground was busy. It was always busy.</w:t>
      </w:r>
    </w:p>
    <w:p w14:paraId="48239D0C" w14:textId="77777777" w:rsidR="00A1675C" w:rsidRDefault="00000000">
      <w:pPr>
        <w:ind w:firstLine="432"/>
      </w:pPr>
      <w:r>
        <w:rPr>
          <w:rFonts w:eastAsia="Georgia"/>
        </w:rPr>
        <w:t>But on a rainy afternoon it was something else. Wet coats. Wet shoes.</w:t>
      </w:r>
    </w:p>
    <w:p w14:paraId="194CBC04" w14:textId="77777777" w:rsidR="00A1675C" w:rsidRDefault="00000000">
      <w:pPr>
        <w:ind w:firstLine="432"/>
      </w:pPr>
      <w:r>
        <w:rPr>
          <w:rFonts w:eastAsia="Georgia"/>
        </w:rPr>
        <w:t>Wet umbrellas. Wet people. The smell of rainwater, electricity and human resignation.</w:t>
      </w:r>
    </w:p>
    <w:p w14:paraId="2FD59316" w14:textId="77777777" w:rsidR="00A1675C" w:rsidRDefault="00000000">
      <w:pPr>
        <w:ind w:firstLine="432"/>
      </w:pPr>
      <w:r>
        <w:rPr>
          <w:rFonts w:eastAsia="Georgia"/>
        </w:rPr>
        <w:t>Derek descended the stairs. He carefully looked at the crowds.</w:t>
      </w:r>
    </w:p>
    <w:p w14:paraId="2F787E39" w14:textId="77777777" w:rsidR="00A1675C" w:rsidRDefault="00000000">
      <w:pPr>
        <w:spacing w:before="40" w:after="120"/>
      </w:pPr>
      <w:r>
        <w:rPr>
          <w:rFonts w:eastAsia="Georgia"/>
        </w:rPr>
        <w:t>"Excellent."</w:t>
      </w:r>
    </w:p>
    <w:p w14:paraId="3C8F1245" w14:textId="77777777" w:rsidR="00A1675C" w:rsidRDefault="00000000">
      <w:pPr>
        <w:ind w:firstLine="432"/>
      </w:pPr>
      <w:r>
        <w:rPr>
          <w:rFonts w:eastAsia="Georgia"/>
        </w:rPr>
        <w:t>Trevor looked at him.</w:t>
      </w:r>
    </w:p>
    <w:p w14:paraId="57BCB86F" w14:textId="77777777" w:rsidR="00A1675C" w:rsidRDefault="00000000">
      <w:pPr>
        <w:spacing w:before="40" w:after="120"/>
      </w:pPr>
      <w:r>
        <w:rPr>
          <w:rFonts w:eastAsia="Georgia"/>
        </w:rPr>
        <w:t>"What?"</w:t>
      </w:r>
    </w:p>
    <w:p w14:paraId="7DFC4C38" w14:textId="77777777" w:rsidR="00A1675C" w:rsidRDefault="00000000">
      <w:pPr>
        <w:spacing w:before="40" w:after="120"/>
      </w:pPr>
      <w:r>
        <w:rPr>
          <w:rFonts w:eastAsia="Georgia"/>
        </w:rPr>
        <w:t>"Test particles."</w:t>
      </w:r>
    </w:p>
    <w:p w14:paraId="5304EEA3" w14:textId="0A593D30" w:rsidR="00A1675C" w:rsidRDefault="003434B6">
      <w:pPr>
        <w:ind w:firstLine="432"/>
      </w:pPr>
      <w:r>
        <w:rPr>
          <w:rFonts w:eastAsia="Georgia"/>
        </w:rPr>
        <w:t>Penny gently smiled.</w:t>
      </w:r>
    </w:p>
    <w:p w14:paraId="7F43CB70" w14:textId="77777777" w:rsidR="00A1675C" w:rsidRDefault="00000000">
      <w:pPr>
        <w:spacing w:before="40" w:after="120"/>
      </w:pPr>
      <w:r>
        <w:rPr>
          <w:rFonts w:eastAsia="Georgia"/>
        </w:rPr>
        <w:t>"Thousands of them."</w:t>
      </w:r>
    </w:p>
    <w:p w14:paraId="66E07AED" w14:textId="77777777" w:rsidR="00A1675C" w:rsidRDefault="00000000">
      <w:pPr>
        <w:spacing w:before="40" w:after="120"/>
      </w:pPr>
      <w:r>
        <w:rPr>
          <w:rFonts w:eastAsia="Georgia"/>
        </w:rPr>
        <w:t>"Exactly."</w:t>
      </w:r>
    </w:p>
    <w:p w14:paraId="4CD8BE06" w14:textId="77777777" w:rsidR="00A1675C" w:rsidRDefault="00000000">
      <w:pPr>
        <w:ind w:firstLine="432"/>
      </w:pPr>
      <w:r>
        <w:rPr>
          <w:rFonts w:eastAsia="Georgia"/>
        </w:rPr>
        <w:t>Derek opened his notebook.</w:t>
      </w:r>
    </w:p>
    <w:p w14:paraId="31FEC38C" w14:textId="77777777" w:rsidR="00A1675C" w:rsidRDefault="00000000">
      <w:pPr>
        <w:spacing w:before="40" w:after="120"/>
      </w:pPr>
      <w:r>
        <w:rPr>
          <w:rFonts w:eastAsia="Georgia"/>
        </w:rPr>
        <w:t>"Every passenger is following a worldline."</w:t>
      </w:r>
    </w:p>
    <w:p w14:paraId="15A0A3C2" w14:textId="77777777" w:rsidR="00A1675C" w:rsidRDefault="00000000">
      <w:pPr>
        <w:ind w:firstLine="432"/>
      </w:pPr>
      <w:r>
        <w:rPr>
          <w:rFonts w:eastAsia="Georgia"/>
        </w:rPr>
        <w:t>Trevor nodded.</w:t>
      </w:r>
    </w:p>
    <w:p w14:paraId="4EB71168" w14:textId="77777777" w:rsidR="00A1675C" w:rsidRDefault="00000000">
      <w:pPr>
        <w:spacing w:before="40" w:after="120"/>
      </w:pPr>
      <w:r>
        <w:rPr>
          <w:rFonts w:eastAsia="Georgia"/>
        </w:rPr>
        <w:t>"Every train as well."</w:t>
      </w:r>
    </w:p>
    <w:p w14:paraId="6023AB01" w14:textId="77777777" w:rsidR="00A1675C" w:rsidRDefault="00000000">
      <w:pPr>
        <w:spacing w:before="40" w:after="120"/>
      </w:pPr>
      <w:r>
        <w:rPr>
          <w:rFonts w:eastAsia="Georgia"/>
        </w:rPr>
        <w:t>"Yes."</w:t>
      </w:r>
    </w:p>
    <w:p w14:paraId="5364389A" w14:textId="77777777" w:rsidR="00A1675C" w:rsidRDefault="00000000">
      <w:pPr>
        <w:spacing w:before="40" w:after="120"/>
      </w:pPr>
      <w:r>
        <w:rPr>
          <w:rFonts w:eastAsia="Georgia"/>
        </w:rPr>
        <w:t>"The station."</w:t>
      </w:r>
    </w:p>
    <w:p w14:paraId="46DC53B9" w14:textId="77777777" w:rsidR="00A1675C" w:rsidRDefault="00000000">
      <w:pPr>
        <w:spacing w:before="40" w:after="120"/>
      </w:pPr>
      <w:r>
        <w:rPr>
          <w:rFonts w:eastAsia="Georgia"/>
        </w:rPr>
        <w:t>"Yes."</w:t>
      </w:r>
    </w:p>
    <w:p w14:paraId="0D84A9A4" w14:textId="77777777" w:rsidR="00A1675C" w:rsidRDefault="00000000">
      <w:pPr>
        <w:spacing w:before="40" w:after="120"/>
      </w:pPr>
      <w:r>
        <w:rPr>
          <w:rFonts w:eastAsia="Georgia"/>
        </w:rPr>
        <w:t>"The Earth."</w:t>
      </w:r>
    </w:p>
    <w:p w14:paraId="356CAC5B" w14:textId="77777777" w:rsidR="00A1675C" w:rsidRDefault="00000000">
      <w:pPr>
        <w:spacing w:before="40" w:after="120"/>
      </w:pPr>
      <w:r>
        <w:rPr>
          <w:rFonts w:eastAsia="Georgia"/>
        </w:rPr>
        <w:t>"Yes."</w:t>
      </w:r>
    </w:p>
    <w:p w14:paraId="251CE63E" w14:textId="77777777" w:rsidR="00A1675C" w:rsidRDefault="00000000">
      <w:pPr>
        <w:spacing w:before="40" w:after="120"/>
      </w:pPr>
      <w:r>
        <w:rPr>
          <w:rFonts w:eastAsia="Georgia"/>
        </w:rPr>
        <w:t>"The rain."</w:t>
      </w:r>
    </w:p>
    <w:p w14:paraId="60B9A16D" w14:textId="77777777" w:rsidR="00A1675C" w:rsidRDefault="00000000">
      <w:pPr>
        <w:spacing w:before="40" w:after="120"/>
      </w:pPr>
      <w:r>
        <w:rPr>
          <w:rFonts w:eastAsia="Georgia"/>
        </w:rPr>
        <w:t>"Yes."</w:t>
      </w:r>
    </w:p>
    <w:p w14:paraId="4C72C8AF" w14:textId="680E5630" w:rsidR="00A1675C" w:rsidRDefault="003434B6">
      <w:pPr>
        <w:spacing w:before="40" w:after="120"/>
      </w:pPr>
      <w:r>
        <w:rPr>
          <w:rFonts w:eastAsia="Georgia"/>
        </w:rPr>
        <w:t>Penny declared:</w:t>
      </w:r>
    </w:p>
    <w:p w14:paraId="6A89C59A" w14:textId="77777777" w:rsidR="00A1675C" w:rsidRDefault="00000000">
      <w:pPr>
        <w:spacing w:before="40" w:after="120"/>
      </w:pPr>
      <w:r>
        <w:rPr>
          <w:rFonts w:eastAsia="Georgia"/>
        </w:rPr>
        <w:t>"And you."</w:t>
      </w:r>
    </w:p>
    <w:p w14:paraId="426E9197" w14:textId="77777777" w:rsidR="00A1675C" w:rsidRDefault="00000000">
      <w:pPr>
        <w:ind w:firstLine="432"/>
      </w:pPr>
      <w:r>
        <w:rPr>
          <w:rFonts w:eastAsia="Georgia"/>
        </w:rPr>
        <w:t>Derek looked at her.</w:t>
      </w:r>
    </w:p>
    <w:p w14:paraId="26D4363C" w14:textId="77777777" w:rsidR="00A1675C" w:rsidRDefault="00000000">
      <w:pPr>
        <w:spacing w:before="40" w:after="120"/>
      </w:pPr>
      <w:r>
        <w:rPr>
          <w:rFonts w:eastAsia="Georgia"/>
        </w:rPr>
        <w:t>"Yes."</w:t>
      </w:r>
    </w:p>
    <w:p w14:paraId="3631503F" w14:textId="77777777" w:rsidR="00A1675C" w:rsidRDefault="00000000">
      <w:pPr>
        <w:spacing w:before="40" w:after="120"/>
      </w:pPr>
      <w:r>
        <w:rPr>
          <w:rFonts w:eastAsia="Georgia"/>
        </w:rPr>
        <w:t>"Don't forget yourself."</w:t>
      </w:r>
    </w:p>
    <w:p w14:paraId="1CE0606C" w14:textId="77777777" w:rsidR="00A1675C" w:rsidRDefault="00000000">
      <w:pPr>
        <w:spacing w:before="40" w:after="120"/>
      </w:pPr>
      <w:r>
        <w:rPr>
          <w:rFonts w:eastAsia="Georgia"/>
        </w:rPr>
        <w:t>"I wasn't planning to."</w:t>
      </w:r>
    </w:p>
    <w:p w14:paraId="66DFD969" w14:textId="77777777" w:rsidR="00A1675C" w:rsidRDefault="00000000">
      <w:pPr>
        <w:ind w:firstLine="432"/>
      </w:pPr>
      <w:r>
        <w:rPr>
          <w:rFonts w:eastAsia="Georgia"/>
        </w:rPr>
        <w:t>They reached the platform. The train arrived. Derek carefully looked at his watch.</w:t>
      </w:r>
    </w:p>
    <w:p w14:paraId="34A48A9B" w14:textId="77777777" w:rsidR="00A1675C" w:rsidRDefault="00000000">
      <w:pPr>
        <w:ind w:firstLine="432"/>
      </w:pPr>
      <w:r>
        <w:rPr>
          <w:rFonts w:eastAsia="Georgia"/>
        </w:rPr>
        <w:t>11:12. He looked at the station clock. 11:12.</w:t>
      </w:r>
    </w:p>
    <w:p w14:paraId="276620A5" w14:textId="77777777" w:rsidR="00A1675C" w:rsidRDefault="00000000">
      <w:pPr>
        <w:ind w:firstLine="432"/>
      </w:pPr>
      <w:r>
        <w:rPr>
          <w:rFonts w:eastAsia="Georgia"/>
        </w:rPr>
        <w:t>He looked at the train display. 11:12.</w:t>
      </w:r>
    </w:p>
    <w:p w14:paraId="13FF2699" w14:textId="77777777" w:rsidR="00A1675C" w:rsidRDefault="00000000">
      <w:pPr>
        <w:spacing w:before="40" w:after="120"/>
      </w:pPr>
      <w:r>
        <w:rPr>
          <w:rFonts w:eastAsia="Georgia"/>
        </w:rPr>
        <w:t>"Five minutes."</w:t>
      </w:r>
    </w:p>
    <w:p w14:paraId="3E786817" w14:textId="77777777" w:rsidR="00A1675C" w:rsidRDefault="00000000">
      <w:pPr>
        <w:ind w:firstLine="432"/>
      </w:pPr>
      <w:r>
        <w:rPr>
          <w:rFonts w:eastAsia="Georgia"/>
        </w:rPr>
        <w:t>Trevor quietly nodded.</w:t>
      </w:r>
    </w:p>
    <w:p w14:paraId="2C3E1026" w14:textId="77777777" w:rsidR="00A1675C" w:rsidRDefault="00000000">
      <w:pPr>
        <w:spacing w:before="40" w:after="120"/>
      </w:pPr>
      <w:r>
        <w:rPr>
          <w:rFonts w:eastAsia="Georgia"/>
        </w:rPr>
        <w:t>"Until 11:17."</w:t>
      </w:r>
    </w:p>
    <w:p w14:paraId="63FE5AD1" w14:textId="77777777" w:rsidR="00A1675C" w:rsidRDefault="00000000">
      <w:pPr>
        <w:ind w:firstLine="432"/>
      </w:pPr>
      <w:r>
        <w:rPr>
          <w:rFonts w:eastAsia="Georgia"/>
        </w:rPr>
        <w:t>Derek looked down the tunnel.</w:t>
      </w:r>
    </w:p>
    <w:p w14:paraId="2FEEFC0A" w14:textId="77777777" w:rsidR="00A1675C" w:rsidRDefault="00000000">
      <w:pPr>
        <w:spacing w:before="40" w:after="120"/>
      </w:pPr>
      <w:r>
        <w:rPr>
          <w:rFonts w:eastAsia="Georgia"/>
        </w:rPr>
        <w:t>"Yes."</w:t>
      </w:r>
    </w:p>
    <w:p w14:paraId="7E47C5A0" w14:textId="638F179A" w:rsidR="00A1675C" w:rsidRDefault="003434B6">
      <w:pPr>
        <w:ind w:firstLine="432"/>
      </w:pPr>
      <w:r>
        <w:rPr>
          <w:rFonts w:eastAsia="Georgia"/>
        </w:rPr>
        <w:t>Penny smiled.</w:t>
      </w:r>
    </w:p>
    <w:p w14:paraId="22757B98" w14:textId="77777777" w:rsidR="00A1675C" w:rsidRDefault="00000000">
      <w:pPr>
        <w:spacing w:before="40" w:after="120"/>
      </w:pPr>
      <w:r>
        <w:rPr>
          <w:rFonts w:eastAsia="Georgia"/>
        </w:rPr>
        <w:t>"What are we expecting?"</w:t>
      </w:r>
    </w:p>
    <w:p w14:paraId="1013426D" w14:textId="77777777" w:rsidR="00A1675C" w:rsidRDefault="00000000">
      <w:pPr>
        <w:ind w:firstLine="432"/>
      </w:pPr>
      <w:r>
        <w:rPr>
          <w:rFonts w:eastAsia="Georgia"/>
        </w:rPr>
        <w:t>Derek considered this.</w:t>
      </w:r>
    </w:p>
    <w:p w14:paraId="4DE7F8A8" w14:textId="77777777" w:rsidR="00A1675C" w:rsidRDefault="00000000">
      <w:pPr>
        <w:spacing w:before="40" w:after="120"/>
      </w:pPr>
      <w:r>
        <w:rPr>
          <w:rFonts w:eastAsia="Georgia"/>
        </w:rPr>
        <w:t>"Nothing."</w:t>
      </w:r>
    </w:p>
    <w:p w14:paraId="573B338D" w14:textId="77777777" w:rsidR="00A1675C" w:rsidRDefault="00000000">
      <w:pPr>
        <w:spacing w:before="40" w:after="120"/>
      </w:pPr>
      <w:r>
        <w:rPr>
          <w:rFonts w:eastAsia="Georgia"/>
        </w:rPr>
        <w:t>"Good."</w:t>
      </w:r>
    </w:p>
    <w:p w14:paraId="15357EFE" w14:textId="77777777" w:rsidR="00A1675C" w:rsidRDefault="00000000">
      <w:pPr>
        <w:spacing w:before="40" w:after="120"/>
      </w:pPr>
      <w:r>
        <w:rPr>
          <w:rFonts w:eastAsia="Georgia"/>
        </w:rPr>
        <w:t>"That's usually when something happens."</w:t>
      </w:r>
    </w:p>
    <w:p w14:paraId="405596C9" w14:textId="77777777" w:rsidR="00A1675C" w:rsidRDefault="00000000">
      <w:pPr>
        <w:ind w:firstLine="432"/>
      </w:pPr>
      <w:r>
        <w:rPr>
          <w:rFonts w:eastAsia="Georgia"/>
        </w:rPr>
        <w:t>They boarded. The doors quietly closed. The train moved.</w:t>
      </w:r>
    </w:p>
    <w:p w14:paraId="2E8685EC" w14:textId="47521AD1" w:rsidR="00A1675C" w:rsidRDefault="00000000">
      <w:pPr>
        <w:ind w:firstLine="432"/>
      </w:pPr>
      <w:r>
        <w:rPr>
          <w:rFonts w:eastAsia="Georgia"/>
        </w:rPr>
        <w:t xml:space="preserve">Derek sat beside the window. Trevor sat opposite. </w:t>
      </w:r>
      <w:r w:rsidR="003434B6">
        <w:rPr>
          <w:rFonts w:eastAsia="Georgia"/>
        </w:rPr>
        <w:t>Penny</w:t>
      </w:r>
      <w:r>
        <w:rPr>
          <w:rFonts w:eastAsia="Georgia"/>
        </w:rPr>
        <w:t xml:space="preserve"> stood holding the rail.</w:t>
      </w:r>
    </w:p>
    <w:p w14:paraId="79CC6D99" w14:textId="77777777" w:rsidR="00A1675C" w:rsidRDefault="00000000">
      <w:pPr>
        <w:ind w:firstLine="432"/>
      </w:pPr>
      <w:r>
        <w:rPr>
          <w:rFonts w:eastAsia="Georgia"/>
        </w:rPr>
        <w:t>The train accelerated. Derek intently watched the deep deep tunnel.</w:t>
      </w:r>
    </w:p>
    <w:p w14:paraId="32956FA2" w14:textId="77777777" w:rsidR="00A1675C" w:rsidRDefault="00000000">
      <w:pPr>
        <w:spacing w:before="40" w:after="120"/>
      </w:pPr>
      <w:r>
        <w:rPr>
          <w:rFonts w:eastAsia="Georgia"/>
        </w:rPr>
        <w:t>"Now."</w:t>
      </w:r>
    </w:p>
    <w:p w14:paraId="29E866CE" w14:textId="77777777" w:rsidR="00A1675C" w:rsidRDefault="00000000">
      <w:pPr>
        <w:ind w:firstLine="432"/>
      </w:pPr>
      <w:r>
        <w:rPr>
          <w:rFonts w:eastAsia="Georgia"/>
        </w:rPr>
        <w:t>Trevor carefully looked at him.</w:t>
      </w:r>
    </w:p>
    <w:p w14:paraId="53BCB537" w14:textId="77777777" w:rsidR="00A1675C" w:rsidRDefault="00000000">
      <w:pPr>
        <w:spacing w:before="40" w:after="120"/>
      </w:pPr>
      <w:r>
        <w:rPr>
          <w:rFonts w:eastAsia="Georgia"/>
        </w:rPr>
        <w:t>"Now what?"</w:t>
      </w:r>
    </w:p>
    <w:p w14:paraId="0980EAA8" w14:textId="77777777" w:rsidR="00A1675C" w:rsidRDefault="00000000">
      <w:pPr>
        <w:spacing w:before="40" w:after="120"/>
      </w:pPr>
      <w:r>
        <w:rPr>
          <w:rFonts w:eastAsia="Georgia"/>
        </w:rPr>
        <w:t>"Acceleration."</w:t>
      </w:r>
    </w:p>
    <w:p w14:paraId="31B6E32F" w14:textId="77777777" w:rsidR="00A1675C" w:rsidRDefault="00000000">
      <w:pPr>
        <w:spacing w:before="40" w:after="120"/>
      </w:pPr>
      <w:r>
        <w:rPr>
          <w:rFonts w:eastAsia="Georgia"/>
        </w:rPr>
        <w:t>"Ah."</w:t>
      </w:r>
    </w:p>
    <w:p w14:paraId="503645BC" w14:textId="77777777" w:rsidR="00A1675C" w:rsidRDefault="00000000">
      <w:pPr>
        <w:ind w:firstLine="432"/>
      </w:pPr>
      <w:r>
        <w:rPr>
          <w:rFonts w:eastAsia="Georgia"/>
        </w:rPr>
        <w:t>Derek took out his notebook.</w:t>
      </w:r>
    </w:p>
    <w:p w14:paraId="4D1E17F6" w14:textId="77777777" w:rsidR="00A1675C" w:rsidRDefault="00000000">
      <w:pPr>
        <w:spacing w:before="40" w:after="120"/>
      </w:pPr>
      <w:r>
        <w:rPr>
          <w:rFonts w:eastAsia="Georgia"/>
        </w:rPr>
        <w:t>"The train is not an inertial frame."</w:t>
      </w:r>
    </w:p>
    <w:p w14:paraId="168A09F8" w14:textId="77777777" w:rsidR="00A1675C" w:rsidRDefault="00000000">
      <w:pPr>
        <w:spacing w:before="40" w:after="120"/>
      </w:pPr>
      <w:r>
        <w:rPr>
          <w:rFonts w:eastAsia="Georgia"/>
        </w:rPr>
        <w:t>"No."</w:t>
      </w:r>
    </w:p>
    <w:p w14:paraId="48AD1B27" w14:textId="77777777" w:rsidR="00A1675C" w:rsidRDefault="00000000">
      <w:pPr>
        <w:spacing w:before="40" w:after="120"/>
      </w:pPr>
      <w:r>
        <w:rPr>
          <w:rFonts w:eastAsia="Georgia"/>
        </w:rPr>
        <w:t>"Passengers are accelerating with it."</w:t>
      </w:r>
    </w:p>
    <w:p w14:paraId="33F77984" w14:textId="77777777" w:rsidR="00A1675C" w:rsidRDefault="00000000">
      <w:pPr>
        <w:spacing w:before="40" w:after="120"/>
      </w:pPr>
      <w:r>
        <w:rPr>
          <w:rFonts w:eastAsia="Georgia"/>
        </w:rPr>
        <w:t>"Yes."</w:t>
      </w:r>
    </w:p>
    <w:p w14:paraId="37FD8855" w14:textId="77777777" w:rsidR="00A1675C" w:rsidRDefault="00000000">
      <w:pPr>
        <w:spacing w:before="40" w:after="120"/>
      </w:pPr>
      <w:r>
        <w:rPr>
          <w:rFonts w:eastAsia="Georgia"/>
        </w:rPr>
        <w:t>"But locally, each passenger can still regard themselves as approximately inertial over a sufficiently small region."</w:t>
      </w:r>
    </w:p>
    <w:p w14:paraId="1463F461" w14:textId="77777777" w:rsidR="00A1675C" w:rsidRDefault="00000000">
      <w:pPr>
        <w:spacing w:before="40" w:after="120"/>
      </w:pPr>
      <w:r>
        <w:rPr>
          <w:rFonts w:eastAsia="Georgia"/>
        </w:rPr>
        <w:t>"Yes."</w:t>
      </w:r>
    </w:p>
    <w:p w14:paraId="59A2FC5C" w14:textId="77777777" w:rsidR="00A1675C" w:rsidRDefault="00000000">
      <w:pPr>
        <w:spacing w:before="40" w:after="120"/>
      </w:pPr>
      <w:r>
        <w:rPr>
          <w:rFonts w:eastAsia="Georgia"/>
        </w:rPr>
        <w:t>"Which is where Special Relativity works."</w:t>
      </w:r>
    </w:p>
    <w:p w14:paraId="5CB84E6E" w14:textId="77777777" w:rsidR="00A1675C" w:rsidRDefault="00000000">
      <w:pPr>
        <w:spacing w:before="40" w:after="120"/>
      </w:pPr>
      <w:r>
        <w:rPr>
          <w:rFonts w:eastAsia="Georgia"/>
        </w:rPr>
        <w:t>"Yes."</w:t>
      </w:r>
    </w:p>
    <w:p w14:paraId="25A5B937" w14:textId="0C400E5E" w:rsidR="00A1675C" w:rsidRDefault="003434B6">
      <w:pPr>
        <w:ind w:firstLine="432"/>
      </w:pPr>
      <w:r>
        <w:rPr>
          <w:rFonts w:eastAsia="Georgia"/>
        </w:rPr>
        <w:t>Penny nodded.</w:t>
      </w:r>
    </w:p>
    <w:p w14:paraId="61BF31FE" w14:textId="77777777" w:rsidR="00A1675C" w:rsidRDefault="00000000">
      <w:pPr>
        <w:spacing w:before="40" w:after="120"/>
      </w:pPr>
      <w:r>
        <w:rPr>
          <w:rFonts w:eastAsia="Georgia"/>
        </w:rPr>
        <w:t>"And General Relativity tells us how the local inertial frames fit together."</w:t>
      </w:r>
    </w:p>
    <w:p w14:paraId="7EEDD442" w14:textId="77777777" w:rsidR="00A1675C" w:rsidRDefault="00000000">
      <w:pPr>
        <w:ind w:firstLine="432"/>
      </w:pPr>
      <w:r>
        <w:rPr>
          <w:rFonts w:eastAsia="Georgia"/>
        </w:rPr>
        <w:t>Derek softly smiled.</w:t>
      </w:r>
    </w:p>
    <w:p w14:paraId="04F4D2E7" w14:textId="77777777" w:rsidR="00A1675C" w:rsidRDefault="00000000">
      <w:pPr>
        <w:spacing w:before="40" w:after="120"/>
      </w:pPr>
      <w:r>
        <w:rPr>
          <w:rFonts w:eastAsia="Georgia"/>
        </w:rPr>
        <w:t>"Exactly."</w:t>
      </w:r>
    </w:p>
    <w:p w14:paraId="3F4BA330" w14:textId="77777777" w:rsidR="00A1675C" w:rsidRDefault="00000000">
      <w:pPr>
        <w:ind w:firstLine="432"/>
      </w:pPr>
      <w:r>
        <w:rPr>
          <w:rFonts w:eastAsia="Georgia"/>
        </w:rPr>
        <w:t>Trevor slowly looked at the tunnel.</w:t>
      </w:r>
    </w:p>
    <w:p w14:paraId="53C035EA" w14:textId="77777777" w:rsidR="00A1675C" w:rsidRDefault="00000000">
      <w:pPr>
        <w:spacing w:before="40" w:after="120"/>
      </w:pPr>
      <w:r>
        <w:rPr>
          <w:rFonts w:eastAsia="Georgia"/>
        </w:rPr>
        <w:t>"So there's no contradiction."</w:t>
      </w:r>
    </w:p>
    <w:p w14:paraId="0FE124CF" w14:textId="77777777" w:rsidR="00A1675C" w:rsidRDefault="00000000">
      <w:pPr>
        <w:spacing w:before="40" w:after="120"/>
      </w:pPr>
      <w:r>
        <w:rPr>
          <w:rFonts w:eastAsia="Georgia"/>
        </w:rPr>
        <w:t>"Not ordinarily."</w:t>
      </w:r>
    </w:p>
    <w:p w14:paraId="4B4DC1A9" w14:textId="77777777" w:rsidR="00A1675C" w:rsidRDefault="00000000">
      <w:pPr>
        <w:spacing w:before="40" w:after="120"/>
      </w:pPr>
      <w:r>
        <w:rPr>
          <w:rFonts w:eastAsia="Georgia"/>
        </w:rPr>
        <w:t>"And this train isn't going to disprove either theory."</w:t>
      </w:r>
    </w:p>
    <w:p w14:paraId="010B4D89" w14:textId="77777777" w:rsidR="00A1675C" w:rsidRDefault="00000000">
      <w:pPr>
        <w:spacing w:before="40" w:after="120"/>
      </w:pPr>
      <w:r>
        <w:rPr>
          <w:rFonts w:eastAsia="Georgia"/>
        </w:rPr>
        <w:t>"Not ordinarily."</w:t>
      </w:r>
    </w:p>
    <w:p w14:paraId="29AA2BC8" w14:textId="77777777" w:rsidR="00A1675C" w:rsidRDefault="00000000">
      <w:pPr>
        <w:ind w:firstLine="432"/>
      </w:pPr>
      <w:r>
        <w:rPr>
          <w:rFonts w:eastAsia="Georgia"/>
        </w:rPr>
        <w:t>Trevor smiled.</w:t>
      </w:r>
    </w:p>
    <w:p w14:paraId="005E552E" w14:textId="77777777" w:rsidR="00A1675C" w:rsidRDefault="00000000">
      <w:pPr>
        <w:spacing w:before="40" w:after="120"/>
      </w:pPr>
      <w:r>
        <w:rPr>
          <w:rFonts w:eastAsia="Georgia"/>
        </w:rPr>
        <w:t>"Well, that's settled."</w:t>
      </w:r>
    </w:p>
    <w:p w14:paraId="3DF66332" w14:textId="77777777" w:rsidR="00A1675C" w:rsidRDefault="00000000">
      <w:pPr>
        <w:ind w:firstLine="432"/>
      </w:pPr>
      <w:r>
        <w:rPr>
          <w:rFonts w:eastAsia="Georgia"/>
        </w:rPr>
        <w:t>the mysterious train entered a station. Brakes applied. Derek felt the deceleration.</w:t>
      </w:r>
    </w:p>
    <w:p w14:paraId="30484E12" w14:textId="77777777" w:rsidR="00A1675C" w:rsidRDefault="00000000">
      <w:pPr>
        <w:ind w:firstLine="432"/>
      </w:pPr>
      <w:r>
        <w:rPr>
          <w:rFonts w:eastAsia="Georgia"/>
        </w:rPr>
        <w:t>He watched the passengers. Everyone leaned slightly forward. The mysterious strange train stopped.</w:t>
      </w:r>
    </w:p>
    <w:p w14:paraId="60E7CB00" w14:textId="77777777" w:rsidR="00A1675C" w:rsidRDefault="00000000">
      <w:pPr>
        <w:ind w:firstLine="432"/>
      </w:pPr>
      <w:r>
        <w:rPr>
          <w:rFonts w:eastAsia="Georgia"/>
        </w:rPr>
        <w:t>Then started again. Derek looked at his watch. 11:14.</w:t>
      </w:r>
    </w:p>
    <w:p w14:paraId="37639D43" w14:textId="77777777" w:rsidR="00A1675C" w:rsidRDefault="00000000">
      <w:pPr>
        <w:ind w:firstLine="432"/>
      </w:pPr>
      <w:r>
        <w:rPr>
          <w:rFonts w:eastAsia="Georgia"/>
        </w:rPr>
        <w:t>Normal.</w:t>
      </w:r>
    </w:p>
    <w:p w14:paraId="0394DA27" w14:textId="77777777" w:rsidR="00A1675C" w:rsidRDefault="00000000">
      <w:pPr>
        <w:spacing w:before="40" w:after="120"/>
      </w:pPr>
      <w:r>
        <w:rPr>
          <w:rFonts w:eastAsia="Georgia"/>
        </w:rPr>
        <w:t>"Again."</w:t>
      </w:r>
    </w:p>
    <w:p w14:paraId="0081B03C" w14:textId="77777777" w:rsidR="00A1675C" w:rsidRDefault="00000000">
      <w:pPr>
        <w:ind w:firstLine="432"/>
      </w:pPr>
      <w:r>
        <w:rPr>
          <w:rFonts w:eastAsia="Georgia"/>
        </w:rPr>
        <w:t>Trevor carefully looked at him.</w:t>
      </w:r>
    </w:p>
    <w:p w14:paraId="0A52ABC4" w14:textId="77777777" w:rsidR="00A1675C" w:rsidRDefault="00000000">
      <w:pPr>
        <w:spacing w:before="40" w:after="120"/>
      </w:pPr>
      <w:r>
        <w:rPr>
          <w:rFonts w:eastAsia="Georgia"/>
        </w:rPr>
        <w:t>"Again what?"</w:t>
      </w:r>
    </w:p>
    <w:p w14:paraId="20943A00" w14:textId="77777777" w:rsidR="00A1675C" w:rsidRDefault="00000000">
      <w:pPr>
        <w:spacing w:before="40" w:after="120"/>
      </w:pPr>
      <w:r>
        <w:rPr>
          <w:rFonts w:eastAsia="Georgia"/>
        </w:rPr>
        <w:t>"Acceleration."</w:t>
      </w:r>
    </w:p>
    <w:p w14:paraId="7181CF07" w14:textId="77777777" w:rsidR="00A1675C" w:rsidRDefault="00000000">
      <w:pPr>
        <w:spacing w:before="40" w:after="120"/>
      </w:pPr>
      <w:r>
        <w:rPr>
          <w:rFonts w:eastAsia="Georgia"/>
        </w:rPr>
        <w:t>Trevor wearily sighed.</w:t>
      </w:r>
    </w:p>
    <w:p w14:paraId="1BF02A81" w14:textId="77777777" w:rsidR="00A1675C" w:rsidRDefault="00000000">
      <w:pPr>
        <w:spacing w:before="40" w:after="120"/>
      </w:pPr>
      <w:r>
        <w:rPr>
          <w:rFonts w:eastAsia="Georgia"/>
        </w:rPr>
        <w:t>"Yes."</w:t>
      </w:r>
    </w:p>
    <w:p w14:paraId="679B68C2" w14:textId="77777777" w:rsidR="00A1675C" w:rsidRDefault="00000000">
      <w:pPr>
        <w:ind w:firstLine="432"/>
      </w:pPr>
      <w:r>
        <w:rPr>
          <w:rFonts w:eastAsia="Georgia"/>
        </w:rPr>
        <w:t>They continued. 11:15. 11:16.</w:t>
      </w:r>
    </w:p>
    <w:p w14:paraId="500EC8C5" w14:textId="77777777" w:rsidR="00A1675C" w:rsidRDefault="00000000">
      <w:pPr>
        <w:ind w:firstLine="432"/>
      </w:pPr>
      <w:r>
        <w:rPr>
          <w:rFonts w:eastAsia="Georgia"/>
        </w:rPr>
        <w:t>Derek watched the clock. The second hand moved smoothly. 11:16:50.</w:t>
      </w:r>
    </w:p>
    <w:p w14:paraId="623915CA" w14:textId="77777777" w:rsidR="00A1675C" w:rsidRDefault="00000000">
      <w:pPr>
        <w:ind w:firstLine="432"/>
      </w:pPr>
      <w:r>
        <w:rPr>
          <w:rFonts w:eastAsia="Georgia"/>
        </w:rPr>
        <w:t>11:16:55. 11:16:58. 11:16:59.</w:t>
      </w:r>
    </w:p>
    <w:p w14:paraId="4305D99F" w14:textId="77777777" w:rsidR="00A1675C" w:rsidRDefault="00000000">
      <w:pPr>
        <w:ind w:firstLine="432"/>
      </w:pPr>
      <w:r>
        <w:rPr>
          <w:rFonts w:eastAsia="Georgia"/>
        </w:rPr>
        <w:t>11:17:00. The second hand stopped. The train continued moving.</w:t>
      </w:r>
    </w:p>
    <w:p w14:paraId="527A9089" w14:textId="77777777" w:rsidR="00A1675C" w:rsidRDefault="00000000">
      <w:pPr>
        <w:ind w:firstLine="432"/>
      </w:pPr>
      <w:r>
        <w:rPr>
          <w:rFonts w:eastAsia="Georgia"/>
        </w:rPr>
        <w:t>Derek gently smiled.</w:t>
      </w:r>
    </w:p>
    <w:p w14:paraId="4307C790" w14:textId="77777777" w:rsidR="00A1675C" w:rsidRDefault="00000000">
      <w:pPr>
        <w:spacing w:before="40" w:after="120"/>
      </w:pPr>
      <w:r>
        <w:rPr>
          <w:rFonts w:eastAsia="Georgia"/>
        </w:rPr>
        <w:t>"Right."</w:t>
      </w:r>
    </w:p>
    <w:p w14:paraId="1C7FB974" w14:textId="4ACC5279" w:rsidR="00A1675C" w:rsidRDefault="003434B6">
      <w:pPr>
        <w:ind w:firstLine="432"/>
      </w:pPr>
      <w:r>
        <w:rPr>
          <w:rFonts w:eastAsia="Georgia"/>
        </w:rPr>
        <w:t>Penny carefully looked at her phone. 11:17. Trevor looked at the mysterious train clock.</w:t>
      </w:r>
    </w:p>
    <w:p w14:paraId="6AFA5E52" w14:textId="77777777" w:rsidR="00A1675C" w:rsidRDefault="00000000">
      <w:pPr>
        <w:ind w:firstLine="432"/>
      </w:pPr>
      <w:r>
        <w:rPr>
          <w:rFonts w:eastAsia="Georgia"/>
        </w:rPr>
        <w:t>11:17. The carriage display. 11:17.</w:t>
      </w:r>
    </w:p>
    <w:p w14:paraId="22015F0F" w14:textId="77777777" w:rsidR="00A1675C" w:rsidRDefault="00000000">
      <w:pPr>
        <w:ind w:firstLine="432"/>
      </w:pPr>
      <w:r>
        <w:rPr>
          <w:rFonts w:eastAsia="Georgia"/>
        </w:rPr>
        <w:t>A passenger checked his phone. 11:17. Another passenger.</w:t>
      </w:r>
    </w:p>
    <w:p w14:paraId="29A89240" w14:textId="524E3621" w:rsidR="00A1675C" w:rsidRDefault="00000000">
      <w:pPr>
        <w:ind w:firstLine="432"/>
      </w:pPr>
      <w:r>
        <w:rPr>
          <w:rFonts w:eastAsia="Georgia"/>
        </w:rPr>
        <w:t xml:space="preserve">11:17. Derek looked at </w:t>
      </w:r>
      <w:r w:rsidR="003434B6">
        <w:rPr>
          <w:rFonts w:eastAsia="Georgia"/>
        </w:rPr>
        <w:t>Penny</w:t>
      </w:r>
      <w:r>
        <w:rPr>
          <w:rFonts w:eastAsia="Georgia"/>
        </w:rPr>
        <w:t>.</w:t>
      </w:r>
    </w:p>
    <w:p w14:paraId="42FF65E2" w14:textId="77777777" w:rsidR="00A1675C" w:rsidRDefault="00000000">
      <w:pPr>
        <w:spacing w:before="40" w:after="120"/>
      </w:pPr>
      <w:r>
        <w:rPr>
          <w:rFonts w:eastAsia="Georgia"/>
        </w:rPr>
        <w:t>"All stopped."</w:t>
      </w:r>
    </w:p>
    <w:p w14:paraId="5AF477A0" w14:textId="77777777" w:rsidR="00A1675C" w:rsidRDefault="00000000">
      <w:pPr>
        <w:ind w:firstLine="432"/>
      </w:pPr>
      <w:r>
        <w:rPr>
          <w:rFonts w:eastAsia="Georgia"/>
        </w:rPr>
        <w:t>She quietly nodded.</w:t>
      </w:r>
    </w:p>
    <w:p w14:paraId="6F9E1DDF" w14:textId="77777777" w:rsidR="00A1675C" w:rsidRDefault="00000000">
      <w:pPr>
        <w:spacing w:before="40" w:after="120"/>
      </w:pPr>
      <w:r>
        <w:rPr>
          <w:rFonts w:eastAsia="Georgia"/>
        </w:rPr>
        <w:t>"Yes."</w:t>
      </w:r>
    </w:p>
    <w:p w14:paraId="1FECF1AB" w14:textId="77777777" w:rsidR="00A1675C" w:rsidRDefault="00000000">
      <w:pPr>
        <w:ind w:firstLine="432"/>
      </w:pPr>
      <w:r>
        <w:rPr>
          <w:rFonts w:eastAsia="Georgia"/>
        </w:rPr>
        <w:t>Trevor looked around. Nobody else seemed concerned. The train continued through the tunnel.</w:t>
      </w:r>
    </w:p>
    <w:p w14:paraId="5FFFF81F" w14:textId="77777777" w:rsidR="00A1675C" w:rsidRDefault="00000000">
      <w:pPr>
        <w:ind w:firstLine="432"/>
      </w:pPr>
      <w:r>
        <w:rPr>
          <w:rFonts w:eastAsia="Georgia"/>
        </w:rPr>
        <w:t>Derek stood. He walked toward the window. Outside, the tunnel wall slid past.</w:t>
      </w:r>
    </w:p>
    <w:p w14:paraId="79DEB6A4" w14:textId="77777777" w:rsidR="00A1675C" w:rsidRDefault="00000000">
      <w:pPr>
        <w:ind w:firstLine="432"/>
      </w:pPr>
      <w:r>
        <w:rPr>
          <w:rFonts w:eastAsia="Georgia"/>
        </w:rPr>
        <w:t>He carefully watched it. Then he noticed something. The mysterious train was moving.</w:t>
      </w:r>
    </w:p>
    <w:p w14:paraId="7011BBAB" w14:textId="77777777" w:rsidR="00A1675C" w:rsidRDefault="00000000">
      <w:pPr>
        <w:ind w:firstLine="432"/>
      </w:pPr>
      <w:r>
        <w:rPr>
          <w:rFonts w:eastAsia="Georgia"/>
        </w:rPr>
        <w:t>the silent clock was not. He smiled.</w:t>
      </w:r>
    </w:p>
    <w:p w14:paraId="73598654" w14:textId="77777777" w:rsidR="00A1675C" w:rsidRDefault="00000000">
      <w:pPr>
        <w:spacing w:before="40" w:after="120"/>
      </w:pPr>
      <w:r>
        <w:rPr>
          <w:rFonts w:eastAsia="Georgia"/>
        </w:rPr>
        <w:t>"That's interesting."</w:t>
      </w:r>
    </w:p>
    <w:p w14:paraId="4C83446B" w14:textId="77777777" w:rsidR="00A1675C" w:rsidRDefault="00000000">
      <w:pPr>
        <w:ind w:firstLine="432"/>
      </w:pPr>
      <w:r>
        <w:rPr>
          <w:rFonts w:eastAsia="Georgia"/>
        </w:rPr>
        <w:t>Trevor joined him.</w:t>
      </w:r>
    </w:p>
    <w:p w14:paraId="62E4991B" w14:textId="77777777" w:rsidR="00A1675C" w:rsidRDefault="00000000">
      <w:pPr>
        <w:spacing w:before="40" w:after="120"/>
      </w:pPr>
      <w:r>
        <w:rPr>
          <w:rFonts w:eastAsia="Georgia"/>
        </w:rPr>
        <w:t>"What's interesting?"</w:t>
      </w:r>
    </w:p>
    <w:p w14:paraId="76D291A6" w14:textId="77777777" w:rsidR="00A1675C" w:rsidRDefault="00000000">
      <w:pPr>
        <w:spacing w:before="40" w:after="120"/>
      </w:pPr>
      <w:r>
        <w:rPr>
          <w:rFonts w:eastAsia="Georgia"/>
        </w:rPr>
        <w:t>"The train is still changing position."</w:t>
      </w:r>
    </w:p>
    <w:p w14:paraId="072A7C47" w14:textId="77777777" w:rsidR="00A1675C" w:rsidRDefault="00000000">
      <w:pPr>
        <w:spacing w:before="40" w:after="120"/>
      </w:pPr>
      <w:r>
        <w:rPr>
          <w:rFonts w:eastAsia="Georgia"/>
        </w:rPr>
        <w:t>"Obviously."</w:t>
      </w:r>
    </w:p>
    <w:p w14:paraId="03EE63B9" w14:textId="77777777" w:rsidR="00A1675C" w:rsidRDefault="00000000">
      <w:pPr>
        <w:spacing w:before="40" w:after="120"/>
      </w:pPr>
      <w:r>
        <w:rPr>
          <w:rFonts w:eastAsia="Georgia"/>
        </w:rPr>
        <w:t>"Yet its clock isn't advancing."</w:t>
      </w:r>
    </w:p>
    <w:p w14:paraId="6B745EF6" w14:textId="77777777" w:rsidR="00A1675C" w:rsidRDefault="00000000">
      <w:pPr>
        <w:spacing w:before="40" w:after="120"/>
      </w:pPr>
      <w:r>
        <w:rPr>
          <w:rFonts w:eastAsia="Georgia"/>
        </w:rPr>
        <w:t>"Yes."</w:t>
      </w:r>
    </w:p>
    <w:p w14:paraId="6A6BEA64" w14:textId="77777777" w:rsidR="00A1675C" w:rsidRDefault="00000000">
      <w:pPr>
        <w:spacing w:before="40" w:after="120"/>
      </w:pPr>
      <w:r>
        <w:rPr>
          <w:rFonts w:eastAsia="Georgia"/>
        </w:rPr>
        <w:t>"So the train's spatial coordinates are changing while its displayed temporal coordinate isn't."</w:t>
      </w:r>
    </w:p>
    <w:p w14:paraId="490BF53D" w14:textId="77777777" w:rsidR="00A1675C" w:rsidRDefault="00000000">
      <w:pPr>
        <w:ind w:firstLine="432"/>
      </w:pPr>
      <w:r>
        <w:rPr>
          <w:rFonts w:eastAsia="Georgia"/>
        </w:rPr>
        <w:t>Trevor nodded.</w:t>
      </w:r>
    </w:p>
    <w:p w14:paraId="6ACC091D" w14:textId="77777777" w:rsidR="00A1675C" w:rsidRDefault="00000000">
      <w:pPr>
        <w:spacing w:before="40" w:after="120"/>
      </w:pPr>
      <w:r>
        <w:rPr>
          <w:rFonts w:eastAsia="Georgia"/>
        </w:rPr>
        <w:t>"That doesn't mean its proper time has stopped."</w:t>
      </w:r>
    </w:p>
    <w:p w14:paraId="30868337" w14:textId="77777777" w:rsidR="00A1675C" w:rsidRDefault="00000000">
      <w:pPr>
        <w:spacing w:before="40" w:after="120"/>
      </w:pPr>
      <w:r>
        <w:rPr>
          <w:rFonts w:eastAsia="Georgia"/>
        </w:rPr>
        <w:t>"Correct."</w:t>
      </w:r>
    </w:p>
    <w:p w14:paraId="33649B30" w14:textId="3F16B8A4" w:rsidR="00A1675C" w:rsidRDefault="003434B6">
      <w:pPr>
        <w:ind w:firstLine="432"/>
      </w:pPr>
      <w:r>
        <w:rPr>
          <w:rFonts w:eastAsia="Georgia"/>
        </w:rPr>
        <w:t>Penny came closer.</w:t>
      </w:r>
    </w:p>
    <w:p w14:paraId="35A261D8" w14:textId="77777777" w:rsidR="00A1675C" w:rsidRDefault="00000000">
      <w:pPr>
        <w:spacing w:before="40" w:after="120"/>
      </w:pPr>
      <w:r>
        <w:rPr>
          <w:rFonts w:eastAsia="Georgia"/>
        </w:rPr>
        <w:t>"The clock could simply be failing."</w:t>
      </w:r>
    </w:p>
    <w:p w14:paraId="31907A67" w14:textId="77777777" w:rsidR="00A1675C" w:rsidRDefault="00000000">
      <w:pPr>
        <w:spacing w:before="40" w:after="120"/>
      </w:pPr>
      <w:r>
        <w:rPr>
          <w:rFonts w:eastAsia="Georgia"/>
        </w:rPr>
        <w:t>"Except all of them stopped."</w:t>
      </w:r>
    </w:p>
    <w:p w14:paraId="0EB4A095" w14:textId="77777777" w:rsidR="00A1675C" w:rsidRDefault="00000000">
      <w:pPr>
        <w:spacing w:before="40" w:after="120"/>
      </w:pPr>
      <w:r>
        <w:rPr>
          <w:rFonts w:eastAsia="Georgia"/>
        </w:rPr>
        <w:t>"Yes."</w:t>
      </w:r>
    </w:p>
    <w:p w14:paraId="42811B77" w14:textId="77777777" w:rsidR="00A1675C" w:rsidRDefault="00000000">
      <w:pPr>
        <w:spacing w:before="40" w:after="120"/>
      </w:pPr>
      <w:r>
        <w:rPr>
          <w:rFonts w:eastAsia="Georgia"/>
        </w:rPr>
        <w:t>"At exactly the same reading."</w:t>
      </w:r>
    </w:p>
    <w:p w14:paraId="6E078BEE" w14:textId="77777777" w:rsidR="00A1675C" w:rsidRDefault="00000000">
      <w:pPr>
        <w:spacing w:before="40" w:after="120"/>
      </w:pPr>
      <w:r>
        <w:rPr>
          <w:rFonts w:eastAsia="Georgia"/>
        </w:rPr>
        <w:t>"Yes."</w:t>
      </w:r>
    </w:p>
    <w:p w14:paraId="32901249" w14:textId="77777777" w:rsidR="00A1675C" w:rsidRDefault="00000000">
      <w:pPr>
        <w:spacing w:before="40" w:after="120"/>
      </w:pPr>
      <w:r>
        <w:rPr>
          <w:rFonts w:eastAsia="Georgia"/>
        </w:rPr>
        <w:t>"And we've already seen this elsewhere."</w:t>
      </w:r>
    </w:p>
    <w:p w14:paraId="5C1A58DA" w14:textId="77777777" w:rsidR="00A1675C" w:rsidRDefault="00000000">
      <w:pPr>
        <w:spacing w:before="40" w:after="120"/>
      </w:pPr>
      <w:r>
        <w:rPr>
          <w:rFonts w:eastAsia="Georgia"/>
        </w:rPr>
        <w:t>"Munich."</w:t>
      </w:r>
    </w:p>
    <w:p w14:paraId="79CF9755" w14:textId="77777777" w:rsidR="00A1675C" w:rsidRDefault="00000000">
      <w:pPr>
        <w:spacing w:before="40" w:after="120"/>
      </w:pPr>
      <w:r>
        <w:rPr>
          <w:rFonts w:eastAsia="Georgia"/>
        </w:rPr>
        <w:t>"The Louvre."</w:t>
      </w:r>
    </w:p>
    <w:p w14:paraId="2BED868D" w14:textId="77777777" w:rsidR="00A1675C" w:rsidRDefault="00000000">
      <w:pPr>
        <w:spacing w:before="40" w:after="120"/>
      </w:pPr>
      <w:r>
        <w:rPr>
          <w:rFonts w:eastAsia="Georgia"/>
        </w:rPr>
        <w:t>"Yes."</w:t>
      </w:r>
    </w:p>
    <w:p w14:paraId="524F8DA3" w14:textId="77777777" w:rsidR="00A1675C" w:rsidRDefault="00000000">
      <w:pPr>
        <w:ind w:firstLine="432"/>
      </w:pPr>
      <w:r>
        <w:rPr>
          <w:rFonts w:eastAsia="Georgia"/>
        </w:rPr>
        <w:t>Trevor frowned.</w:t>
      </w:r>
    </w:p>
    <w:p w14:paraId="50F98BD1" w14:textId="77777777" w:rsidR="00A1675C" w:rsidRDefault="00000000">
      <w:pPr>
        <w:spacing w:before="40" w:after="120"/>
      </w:pPr>
      <w:r>
        <w:rPr>
          <w:rFonts w:eastAsia="Georgia"/>
        </w:rPr>
        <w:t>"So the anomaly isn't in the clocks."</w:t>
      </w:r>
    </w:p>
    <w:p w14:paraId="1075B675" w14:textId="77777777" w:rsidR="00A1675C" w:rsidRDefault="00000000">
      <w:pPr>
        <w:ind w:firstLine="432"/>
      </w:pPr>
      <w:r>
        <w:rPr>
          <w:rFonts w:eastAsia="Georgia"/>
        </w:rPr>
        <w:t>Derek gently smiled.</w:t>
      </w:r>
    </w:p>
    <w:p w14:paraId="0EE55EB4" w14:textId="77777777" w:rsidR="00A1675C" w:rsidRDefault="00000000">
      <w:pPr>
        <w:spacing w:before="40" w:after="120"/>
      </w:pPr>
      <w:r>
        <w:rPr>
          <w:rFonts w:eastAsia="Georgia"/>
        </w:rPr>
        <w:t>"That's what I'm thinking."</w:t>
      </w:r>
    </w:p>
    <w:p w14:paraId="106EDBB6" w14:textId="77777777" w:rsidR="00A1675C" w:rsidRDefault="00000000">
      <w:pPr>
        <w:spacing w:before="40" w:after="120"/>
      </w:pPr>
      <w:r>
        <w:rPr>
          <w:rFonts w:eastAsia="Georgia"/>
        </w:rPr>
        <w:t>"What is it in?"</w:t>
      </w:r>
    </w:p>
    <w:p w14:paraId="07EF9110" w14:textId="77777777" w:rsidR="00A1675C" w:rsidRDefault="00000000">
      <w:pPr>
        <w:spacing w:before="40" w:after="120"/>
      </w:pPr>
      <w:r>
        <w:rPr>
          <w:rFonts w:eastAsia="Georgia"/>
        </w:rPr>
        <w:t>"The relationship between the clocks and the events."</w:t>
      </w:r>
    </w:p>
    <w:p w14:paraId="0C9CD248" w14:textId="1BDCD3B1" w:rsidR="00A1675C" w:rsidRDefault="003434B6">
      <w:pPr>
        <w:ind w:firstLine="432"/>
      </w:pPr>
      <w:r>
        <w:rPr>
          <w:rFonts w:eastAsia="Georgia"/>
        </w:rPr>
        <w:t>Penny slowly nodded.</w:t>
      </w:r>
    </w:p>
    <w:p w14:paraId="773BC1DC" w14:textId="77777777" w:rsidR="00A1675C" w:rsidRDefault="00000000">
      <w:pPr>
        <w:spacing w:before="40" w:after="120"/>
      </w:pPr>
      <w:r>
        <w:rPr>
          <w:rFonts w:eastAsia="Georgia"/>
        </w:rPr>
        <w:t>"Good."</w:t>
      </w:r>
    </w:p>
    <w:p w14:paraId="4A890D7B" w14:textId="77777777" w:rsidR="00A1675C" w:rsidRDefault="00000000">
      <w:pPr>
        <w:ind w:firstLine="432"/>
      </w:pPr>
      <w:r>
        <w:rPr>
          <w:rFonts w:eastAsia="Georgia"/>
        </w:rPr>
        <w:t>Derek carefully looked at the rain through the window. The tunnel ended. Rain streaked across the glass.</w:t>
      </w:r>
    </w:p>
    <w:p w14:paraId="06D70B91" w14:textId="77777777" w:rsidR="00A1675C" w:rsidRDefault="00000000">
      <w:pPr>
        <w:ind w:firstLine="432"/>
      </w:pPr>
      <w:r>
        <w:rPr>
          <w:rFonts w:eastAsia="Georgia"/>
        </w:rPr>
        <w:t>He watched one droplet. It slid downward. Then sideways.</w:t>
      </w:r>
    </w:p>
    <w:p w14:paraId="02E37207" w14:textId="77777777" w:rsidR="00A1675C" w:rsidRDefault="00000000">
      <w:pPr>
        <w:ind w:firstLine="432"/>
      </w:pPr>
      <w:r>
        <w:rPr>
          <w:rFonts w:eastAsia="Georgia"/>
        </w:rPr>
        <w:t>Then upward. Derek blinked.</w:t>
      </w:r>
    </w:p>
    <w:p w14:paraId="6A9A1A6E" w14:textId="77777777" w:rsidR="00A1675C" w:rsidRDefault="00000000">
      <w:pPr>
        <w:spacing w:before="40" w:after="120"/>
      </w:pPr>
      <w:r>
        <w:rPr>
          <w:rFonts w:eastAsia="Georgia"/>
        </w:rPr>
        <w:t>"Did you see that?"</w:t>
      </w:r>
    </w:p>
    <w:p w14:paraId="34F4EE64" w14:textId="246171EB" w:rsidR="00A1675C" w:rsidRDefault="003434B6">
      <w:pPr>
        <w:ind w:firstLine="432"/>
      </w:pPr>
      <w:r>
        <w:rPr>
          <w:rFonts w:eastAsia="Georgia"/>
        </w:rPr>
        <w:t>Penny looked.</w:t>
      </w:r>
    </w:p>
    <w:p w14:paraId="336A498C" w14:textId="77777777" w:rsidR="00A1675C" w:rsidRDefault="00000000">
      <w:pPr>
        <w:spacing w:before="40" w:after="120"/>
      </w:pPr>
      <w:r>
        <w:rPr>
          <w:rFonts w:eastAsia="Georgia"/>
        </w:rPr>
        <w:t>"Yes."</w:t>
      </w:r>
    </w:p>
    <w:p w14:paraId="0F9443D3" w14:textId="77777777" w:rsidR="00A1675C" w:rsidRDefault="00000000">
      <w:pPr>
        <w:ind w:firstLine="432"/>
      </w:pPr>
      <w:r>
        <w:rPr>
          <w:rFonts w:eastAsia="Georgia"/>
        </w:rPr>
        <w:t>Trevor slowly looked.</w:t>
      </w:r>
    </w:p>
    <w:p w14:paraId="45FA9F76" w14:textId="77777777" w:rsidR="00A1675C" w:rsidRDefault="00000000">
      <w:pPr>
        <w:spacing w:before="40" w:after="120"/>
      </w:pPr>
      <w:r>
        <w:rPr>
          <w:rFonts w:eastAsia="Georgia"/>
        </w:rPr>
        <w:t>"Yes."</w:t>
      </w:r>
    </w:p>
    <w:p w14:paraId="3AC45958" w14:textId="77777777" w:rsidR="00A1675C" w:rsidRDefault="00000000">
      <w:pPr>
        <w:ind w:firstLine="432"/>
      </w:pPr>
      <w:r>
        <w:rPr>
          <w:rFonts w:eastAsia="Georgia"/>
        </w:rPr>
        <w:t>Derek smiled.</w:t>
      </w:r>
    </w:p>
    <w:p w14:paraId="19A458E4" w14:textId="77777777" w:rsidR="00A1675C" w:rsidRDefault="00000000">
      <w:pPr>
        <w:spacing w:before="40" w:after="120"/>
      </w:pPr>
      <w:r>
        <w:rPr>
          <w:rFonts w:eastAsia="Georgia"/>
        </w:rPr>
        <w:t>"Well, that's settled."</w:t>
      </w:r>
    </w:p>
    <w:p w14:paraId="50F2E716" w14:textId="77777777" w:rsidR="00A1675C" w:rsidRDefault="00000000">
      <w:pPr>
        <w:ind w:firstLine="432"/>
      </w:pPr>
      <w:r>
        <w:rPr>
          <w:rFonts w:eastAsia="Georgia"/>
        </w:rPr>
        <w:t>Trevor deeply frowned.</w:t>
      </w:r>
    </w:p>
    <w:p w14:paraId="1198230B" w14:textId="77777777" w:rsidR="00A1675C" w:rsidRDefault="00000000">
      <w:pPr>
        <w:spacing w:before="40" w:after="120"/>
      </w:pPr>
      <w:r>
        <w:rPr>
          <w:rFonts w:eastAsia="Georgia"/>
        </w:rPr>
        <w:t>"What?"</w:t>
      </w:r>
    </w:p>
    <w:p w14:paraId="14850DA1" w14:textId="77777777" w:rsidR="00A1675C" w:rsidRDefault="00000000">
      <w:pPr>
        <w:spacing w:before="40" w:after="120"/>
      </w:pPr>
      <w:r>
        <w:rPr>
          <w:rFonts w:eastAsia="Georgia"/>
        </w:rPr>
        <w:t>"The rain is misbehaving again."</w:t>
      </w:r>
    </w:p>
    <w:p w14:paraId="4F68888B" w14:textId="77777777" w:rsidR="00A1675C" w:rsidRDefault="00000000">
      <w:pPr>
        <w:ind w:firstLine="432"/>
      </w:pPr>
      <w:r>
        <w:rPr>
          <w:rFonts w:eastAsia="Georgia"/>
        </w:rPr>
        <w:t>the mysterious train entered another tunnel. The droplet disappeared. Derek carefully looked at his watch.</w:t>
      </w:r>
    </w:p>
    <w:p w14:paraId="784B1908" w14:textId="77777777" w:rsidR="00A1675C" w:rsidRDefault="00000000">
      <w:pPr>
        <w:ind w:firstLine="432"/>
      </w:pPr>
      <w:r>
        <w:rPr>
          <w:rFonts w:eastAsia="Georgia"/>
        </w:rPr>
        <w:t>11:17. Still. The strange train continued.</w:t>
      </w:r>
    </w:p>
    <w:p w14:paraId="740C2E41" w14:textId="77777777" w:rsidR="00A1675C" w:rsidRDefault="00000000">
      <w:pPr>
        <w:ind w:firstLine="432"/>
      </w:pPr>
      <w:r>
        <w:rPr>
          <w:rFonts w:eastAsia="Georgia"/>
        </w:rPr>
        <w:t>He felt the acceleration. He thought about Special Relativity. Then General Relativity.</w:t>
      </w:r>
    </w:p>
    <w:p w14:paraId="1257789D" w14:textId="77777777" w:rsidR="00A1675C" w:rsidRDefault="00000000">
      <w:pPr>
        <w:ind w:firstLine="432"/>
      </w:pPr>
      <w:r>
        <w:rPr>
          <w:rFonts w:eastAsia="Georgia"/>
        </w:rPr>
        <w:t>Then Barbarian. Time wasn't necessarily a thing. It might be a relationship between events.</w:t>
      </w:r>
    </w:p>
    <w:p w14:paraId="40BAE265" w14:textId="77777777" w:rsidR="00A1675C" w:rsidRDefault="00000000">
      <w:pPr>
        <w:ind w:firstLine="432"/>
      </w:pPr>
      <w:r>
        <w:rPr>
          <w:rFonts w:eastAsia="Georgia"/>
        </w:rPr>
        <w:t>The train didn't need a universal time. It had a worldline. The passengers had worldlines.</w:t>
      </w:r>
    </w:p>
    <w:p w14:paraId="5C8C21D8" w14:textId="77777777" w:rsidR="00A1675C" w:rsidRDefault="00000000">
      <w:pPr>
        <w:ind w:firstLine="432"/>
      </w:pPr>
      <w:r>
        <w:rPr>
          <w:rFonts w:eastAsia="Georgia"/>
        </w:rPr>
        <w:t>The cold rain had worldlines. The clocks had worldlines. The Earth had a worldline through spacetime.</w:t>
      </w:r>
    </w:p>
    <w:p w14:paraId="06FB3D8E" w14:textId="77777777" w:rsidR="00A1675C" w:rsidRDefault="00000000">
      <w:pPr>
        <w:ind w:firstLine="432"/>
      </w:pPr>
      <w:r>
        <w:rPr>
          <w:rFonts w:eastAsia="Georgia"/>
        </w:rPr>
        <w:t>Everything had a history.</w:t>
      </w:r>
    </w:p>
    <w:p w14:paraId="6F751B25" w14:textId="77777777" w:rsidR="00A1675C" w:rsidRDefault="00000000">
      <w:pPr>
        <w:spacing w:before="40" w:after="120"/>
      </w:pPr>
      <w:r>
        <w:rPr>
          <w:rFonts w:eastAsia="Georgia"/>
        </w:rPr>
        <w:t>Perhaps "time" was simply how they described the relationships among those histories.</w:t>
      </w:r>
    </w:p>
    <w:p w14:paraId="7A9F3ADF" w14:textId="77777777" w:rsidR="00A1675C" w:rsidRDefault="00000000">
      <w:pPr>
        <w:ind w:firstLine="432"/>
      </w:pPr>
      <w:r>
        <w:rPr>
          <w:rFonts w:eastAsia="Georgia"/>
        </w:rPr>
        <w:t>Derek gently smiled. Then thought about poetry. He couldn't help it.</w:t>
      </w:r>
    </w:p>
    <w:p w14:paraId="49A27486" w14:textId="77777777" w:rsidR="00A1675C" w:rsidRDefault="00000000">
      <w:pPr>
        <w:ind w:firstLine="432"/>
      </w:pPr>
      <w:r>
        <w:rPr>
          <w:rFonts w:eastAsia="Georgia"/>
        </w:rPr>
        <w:t>If time were removed completely, a poem would be a collection of words with no ordering. Every word would be there. But all at once.</w:t>
      </w:r>
    </w:p>
    <w:p w14:paraId="785D07BA" w14:textId="77777777" w:rsidR="00A1675C" w:rsidRDefault="00000000">
      <w:pPr>
        <w:ind w:firstLine="432"/>
      </w:pPr>
      <w:r>
        <w:rPr>
          <w:rFonts w:eastAsia="Georgia"/>
        </w:rPr>
        <w:t>The idea was ridiculous. It would sound like a fart. A highly educated fart.</w:t>
      </w:r>
    </w:p>
    <w:p w14:paraId="23FE5C9D" w14:textId="77777777" w:rsidR="00A1675C" w:rsidRDefault="00000000">
      <w:pPr>
        <w:ind w:firstLine="432"/>
      </w:pPr>
      <w:r>
        <w:rPr>
          <w:rFonts w:eastAsia="Georgia"/>
        </w:rPr>
        <w:t>Possibly a French fart. But a fart nonetheless. Derek wrote in his notebook:</w:t>
      </w:r>
    </w:p>
    <w:p w14:paraId="7033B831" w14:textId="77777777" w:rsidR="00A1675C" w:rsidRDefault="00000000">
      <w:pPr>
        <w:ind w:firstLine="432"/>
      </w:pPr>
      <w:r>
        <w:rPr>
          <w:rFonts w:eastAsia="Georgia"/>
        </w:rPr>
        <w:t>TIME MAY BE THE THING THAT STOPS POETRY FROM BEING A FART. Trevor looked over his shoulder.</w:t>
      </w:r>
    </w:p>
    <w:p w14:paraId="0B2E22BF" w14:textId="77777777" w:rsidR="00A1675C" w:rsidRDefault="00000000">
      <w:pPr>
        <w:spacing w:before="40" w:after="120"/>
      </w:pPr>
      <w:r>
        <w:rPr>
          <w:rFonts w:eastAsia="Georgia"/>
        </w:rPr>
        <w:t>"What are you writing?"</w:t>
      </w:r>
    </w:p>
    <w:p w14:paraId="03F79F14" w14:textId="77777777" w:rsidR="00A1675C" w:rsidRDefault="00000000">
      <w:pPr>
        <w:spacing w:before="40" w:after="120"/>
      </w:pPr>
      <w:r>
        <w:rPr>
          <w:rFonts w:eastAsia="Georgia"/>
        </w:rPr>
        <w:t>"Physics."</w:t>
      </w:r>
    </w:p>
    <w:p w14:paraId="4D9E83C1" w14:textId="77777777" w:rsidR="00A1675C" w:rsidRDefault="00000000">
      <w:pPr>
        <w:ind w:firstLine="432"/>
      </w:pPr>
      <w:r>
        <w:rPr>
          <w:rFonts w:eastAsia="Georgia"/>
        </w:rPr>
        <w:t>Trevor read it.</w:t>
      </w:r>
    </w:p>
    <w:p w14:paraId="55315383" w14:textId="77777777" w:rsidR="00A1675C" w:rsidRDefault="00000000">
      <w:pPr>
        <w:spacing w:before="40" w:after="120"/>
      </w:pPr>
      <w:r>
        <w:rPr>
          <w:rFonts w:eastAsia="Georgia"/>
        </w:rPr>
        <w:t>"That's not physics."</w:t>
      </w:r>
    </w:p>
    <w:p w14:paraId="605D9E9B" w14:textId="77777777" w:rsidR="00A1675C" w:rsidRDefault="00000000">
      <w:pPr>
        <w:spacing w:before="40" w:after="120"/>
      </w:pPr>
      <w:r>
        <w:rPr>
          <w:rFonts w:eastAsia="Georgia"/>
        </w:rPr>
        <w:t>"It will be."</w:t>
      </w:r>
    </w:p>
    <w:p w14:paraId="029A8E3C" w14:textId="6AA46CF5" w:rsidR="00A1675C" w:rsidRDefault="003434B6">
      <w:pPr>
        <w:ind w:firstLine="432"/>
      </w:pPr>
      <w:r>
        <w:rPr>
          <w:rFonts w:eastAsia="Georgia"/>
        </w:rPr>
        <w:t>Penny looked. She gently smiled.</w:t>
      </w:r>
    </w:p>
    <w:p w14:paraId="7E4F32D0" w14:textId="77777777" w:rsidR="00A1675C" w:rsidRDefault="00000000">
      <w:pPr>
        <w:spacing w:before="40" w:after="120"/>
      </w:pPr>
      <w:r>
        <w:rPr>
          <w:rFonts w:eastAsia="Georgia"/>
        </w:rPr>
        <w:t>"Actually, he's got a point."</w:t>
      </w:r>
    </w:p>
    <w:p w14:paraId="3F5D5D69" w14:textId="77777777" w:rsidR="00A1675C" w:rsidRDefault="00000000">
      <w:pPr>
        <w:ind w:firstLine="432"/>
      </w:pPr>
      <w:r>
        <w:rPr>
          <w:rFonts w:eastAsia="Georgia"/>
        </w:rPr>
        <w:t>Trevor stared intently at her.</w:t>
      </w:r>
    </w:p>
    <w:p w14:paraId="7BD55BAF" w14:textId="77777777" w:rsidR="00A1675C" w:rsidRDefault="00000000">
      <w:pPr>
        <w:spacing w:before="40" w:after="120"/>
      </w:pPr>
      <w:r>
        <w:rPr>
          <w:rFonts w:eastAsia="Georgia"/>
        </w:rPr>
        <w:t>"How?"</w:t>
      </w:r>
    </w:p>
    <w:p w14:paraId="432B40E9" w14:textId="77777777" w:rsidR="00A1675C" w:rsidRDefault="00000000">
      <w:pPr>
        <w:spacing w:before="40" w:after="120"/>
      </w:pPr>
      <w:r>
        <w:rPr>
          <w:rFonts w:eastAsia="Georgia"/>
        </w:rPr>
        <w:t>"A poem requires ordering."</w:t>
      </w:r>
    </w:p>
    <w:p w14:paraId="6D65F9B1" w14:textId="77777777" w:rsidR="00A1675C" w:rsidRDefault="00000000">
      <w:pPr>
        <w:spacing w:before="40" w:after="120"/>
      </w:pPr>
      <w:r>
        <w:rPr>
          <w:rFonts w:eastAsia="Georgia"/>
        </w:rPr>
        <w:t>"Yes."</w:t>
      </w:r>
    </w:p>
    <w:p w14:paraId="7C28ED57" w14:textId="77777777" w:rsidR="00A1675C" w:rsidRDefault="00000000">
      <w:pPr>
        <w:spacing w:before="40" w:after="120"/>
      </w:pPr>
      <w:r>
        <w:rPr>
          <w:rFonts w:eastAsia="Georgia"/>
        </w:rPr>
        <w:t>"Ordering requires distinguishing one event from another."</w:t>
      </w:r>
    </w:p>
    <w:p w14:paraId="49260E21" w14:textId="77777777" w:rsidR="00A1675C" w:rsidRDefault="00000000">
      <w:pPr>
        <w:spacing w:before="40" w:after="120"/>
      </w:pPr>
      <w:r>
        <w:rPr>
          <w:rFonts w:eastAsia="Georgia"/>
        </w:rPr>
        <w:t>"Yes."</w:t>
      </w:r>
    </w:p>
    <w:p w14:paraId="53F8D4A4" w14:textId="77777777" w:rsidR="00A1675C" w:rsidRDefault="00000000">
      <w:pPr>
        <w:spacing w:before="40" w:after="120"/>
      </w:pPr>
      <w:r>
        <w:rPr>
          <w:rFonts w:eastAsia="Georgia"/>
        </w:rPr>
        <w:t>"And our experience of that ordering is what we call temporal succession."</w:t>
      </w:r>
    </w:p>
    <w:p w14:paraId="0C026A74" w14:textId="77777777" w:rsidR="00A1675C" w:rsidRDefault="00000000">
      <w:pPr>
        <w:ind w:firstLine="432"/>
      </w:pPr>
      <w:r>
        <w:rPr>
          <w:rFonts w:eastAsia="Georgia"/>
        </w:rPr>
        <w:t>Trevor nodded slowly.</w:t>
      </w:r>
    </w:p>
    <w:p w14:paraId="53BA9392" w14:textId="77777777" w:rsidR="00A1675C" w:rsidRDefault="00000000">
      <w:pPr>
        <w:spacing w:before="40" w:after="120"/>
      </w:pPr>
      <w:r>
        <w:rPr>
          <w:rFonts w:eastAsia="Georgia"/>
        </w:rPr>
        <w:t>"That's fair."</w:t>
      </w:r>
    </w:p>
    <w:p w14:paraId="37BC210E" w14:textId="77777777" w:rsidR="00A1675C" w:rsidRDefault="00000000">
      <w:pPr>
        <w:ind w:firstLine="432"/>
      </w:pPr>
      <w:r>
        <w:rPr>
          <w:rFonts w:eastAsia="Georgia"/>
        </w:rPr>
        <w:t>Derek looked pleased.</w:t>
      </w:r>
    </w:p>
    <w:p w14:paraId="474CE7D5" w14:textId="77777777" w:rsidR="00A1675C" w:rsidRDefault="00000000">
      <w:pPr>
        <w:spacing w:before="40" w:after="120"/>
      </w:pPr>
      <w:r>
        <w:rPr>
          <w:rFonts w:eastAsia="Georgia"/>
        </w:rPr>
        <w:t>"Well, that's settled."</w:t>
      </w:r>
    </w:p>
    <w:p w14:paraId="6C66B6BC" w14:textId="77777777" w:rsidR="00A1675C" w:rsidRDefault="00000000">
      <w:pPr>
        <w:ind w:firstLine="432"/>
      </w:pPr>
      <w:r>
        <w:rPr>
          <w:rFonts w:eastAsia="Georgia"/>
        </w:rPr>
        <w:t>Trevor gently smiled.</w:t>
      </w:r>
    </w:p>
    <w:p w14:paraId="3B7D3AC4" w14:textId="77777777" w:rsidR="00A1675C" w:rsidRDefault="00000000">
      <w:pPr>
        <w:spacing w:before="40" w:after="120"/>
      </w:pPr>
      <w:r>
        <w:rPr>
          <w:rFonts w:eastAsia="Georgia"/>
        </w:rPr>
        <w:t>"Yes."</w:t>
      </w:r>
    </w:p>
    <w:p w14:paraId="4E443D68" w14:textId="77777777" w:rsidR="00A1675C" w:rsidRDefault="00000000">
      <w:pPr>
        <w:ind w:firstLine="432"/>
      </w:pPr>
      <w:r>
        <w:rPr>
          <w:rFonts w:eastAsia="Georgia"/>
        </w:rPr>
        <w:t>The train slowed. Derek looked at the station sign. They had arrived at the next station.</w:t>
      </w:r>
    </w:p>
    <w:p w14:paraId="2AF48E35" w14:textId="77777777" w:rsidR="00A1675C" w:rsidRDefault="00000000">
      <w:pPr>
        <w:ind w:firstLine="432"/>
      </w:pPr>
      <w:r>
        <w:rPr>
          <w:rFonts w:eastAsia="Georgia"/>
        </w:rPr>
        <w:t>He checked the silent clock. Still 11:17. The station clock also read 11:17.</w:t>
      </w:r>
    </w:p>
    <w:p w14:paraId="03004F6A" w14:textId="77777777" w:rsidR="00A1675C" w:rsidRDefault="00000000">
      <w:pPr>
        <w:ind w:firstLine="432"/>
      </w:pPr>
      <w:r>
        <w:rPr>
          <w:rFonts w:eastAsia="Georgia"/>
        </w:rPr>
        <w:t>Derek stepped onto the platform. He looked down. Water was running along the edge.</w:t>
      </w:r>
    </w:p>
    <w:p w14:paraId="3DF345E9" w14:textId="77777777" w:rsidR="00A1675C" w:rsidRDefault="00000000">
      <w:pPr>
        <w:ind w:firstLine="432"/>
      </w:pPr>
      <w:r>
        <w:rPr>
          <w:rFonts w:eastAsia="Georgia"/>
        </w:rPr>
        <w:t>He crouched. A stream of rainwater moved toward the drain. Derek watched.</w:t>
      </w:r>
    </w:p>
    <w:p w14:paraId="38CDE286" w14:textId="77777777" w:rsidR="00A1675C" w:rsidRDefault="00000000">
      <w:pPr>
        <w:ind w:firstLine="432"/>
      </w:pPr>
      <w:r>
        <w:rPr>
          <w:rFonts w:eastAsia="Georgia"/>
        </w:rPr>
        <w:t>The water reached the drain. Then stopped. The mysterious train doors closed.</w:t>
      </w:r>
    </w:p>
    <w:p w14:paraId="4D780838" w14:textId="77777777" w:rsidR="00A1675C" w:rsidRDefault="00000000">
      <w:pPr>
        <w:ind w:firstLine="432"/>
      </w:pPr>
      <w:r>
        <w:rPr>
          <w:rFonts w:eastAsia="Georgia"/>
        </w:rPr>
        <w:t>The train departed. The water remained. Derek stood.</w:t>
      </w:r>
    </w:p>
    <w:p w14:paraId="10E02882" w14:textId="0F655277" w:rsidR="00A1675C" w:rsidRDefault="003434B6">
      <w:pPr>
        <w:ind w:firstLine="432"/>
      </w:pPr>
      <w:r>
        <w:rPr>
          <w:rFonts w:eastAsia="Georgia"/>
        </w:rPr>
        <w:t>Penny looked at him.</w:t>
      </w:r>
    </w:p>
    <w:p w14:paraId="027EC6BE" w14:textId="77777777" w:rsidR="00A1675C" w:rsidRDefault="00000000">
      <w:pPr>
        <w:spacing w:before="40" w:after="120"/>
      </w:pPr>
      <w:r>
        <w:rPr>
          <w:rFonts w:eastAsia="Georgia"/>
        </w:rPr>
        <w:t>"What?"</w:t>
      </w:r>
    </w:p>
    <w:p w14:paraId="549B0D63" w14:textId="77777777" w:rsidR="00A1675C" w:rsidRDefault="00000000">
      <w:pPr>
        <w:spacing w:before="40" w:after="120"/>
      </w:pPr>
      <w:r>
        <w:rPr>
          <w:rFonts w:eastAsia="Georgia"/>
        </w:rPr>
        <w:t>"The water."</w:t>
      </w:r>
    </w:p>
    <w:p w14:paraId="5B5D68CE" w14:textId="77777777" w:rsidR="00A1675C" w:rsidRDefault="00000000">
      <w:pPr>
        <w:spacing w:before="40" w:after="120"/>
      </w:pPr>
      <w:r>
        <w:rPr>
          <w:rFonts w:eastAsia="Georgia"/>
        </w:rPr>
        <w:t>"What about it?"</w:t>
      </w:r>
    </w:p>
    <w:p w14:paraId="298A8F83" w14:textId="77777777" w:rsidR="00A1675C" w:rsidRDefault="00000000">
      <w:pPr>
        <w:spacing w:before="40" w:after="120"/>
      </w:pPr>
      <w:r>
        <w:rPr>
          <w:rFonts w:eastAsia="Georgia"/>
        </w:rPr>
        <w:t>"It stopped."</w:t>
      </w:r>
    </w:p>
    <w:p w14:paraId="43B064EA" w14:textId="77777777" w:rsidR="00A1675C" w:rsidRDefault="00000000">
      <w:pPr>
        <w:spacing w:before="40" w:after="120"/>
      </w:pPr>
      <w:r>
        <w:rPr>
          <w:rFonts w:eastAsia="Georgia"/>
        </w:rPr>
        <w:t>"Because the train left?"</w:t>
      </w:r>
    </w:p>
    <w:p w14:paraId="611C340E" w14:textId="77777777" w:rsidR="00A1675C" w:rsidRDefault="00000000">
      <w:pPr>
        <w:spacing w:before="40" w:after="120"/>
      </w:pPr>
      <w:r>
        <w:rPr>
          <w:rFonts w:eastAsia="Georgia"/>
        </w:rPr>
        <w:t>"No."</w:t>
      </w:r>
    </w:p>
    <w:p w14:paraId="1205EF21" w14:textId="77777777" w:rsidR="00A1675C" w:rsidRDefault="00000000">
      <w:pPr>
        <w:spacing w:before="40" w:after="120"/>
      </w:pPr>
      <w:r>
        <w:rPr>
          <w:rFonts w:eastAsia="Georgia"/>
        </w:rPr>
        <w:t>"Then why?"</w:t>
      </w:r>
    </w:p>
    <w:p w14:paraId="08B38A00" w14:textId="77777777" w:rsidR="00A1675C" w:rsidRDefault="00000000">
      <w:pPr>
        <w:ind w:firstLine="432"/>
      </w:pPr>
      <w:r>
        <w:rPr>
          <w:rFonts w:eastAsia="Georgia"/>
        </w:rPr>
        <w:t>Derek shook his head.</w:t>
      </w:r>
    </w:p>
    <w:p w14:paraId="6AC1E0A3" w14:textId="77777777" w:rsidR="00A1675C" w:rsidRDefault="00000000">
      <w:pPr>
        <w:spacing w:before="40" w:after="120"/>
      </w:pPr>
      <w:r>
        <w:rPr>
          <w:rFonts w:eastAsia="Georgia"/>
        </w:rPr>
        <w:t>"I don't know."</w:t>
      </w:r>
    </w:p>
    <w:p w14:paraId="2AD3C7B9" w14:textId="77777777" w:rsidR="00A1675C" w:rsidRDefault="00000000">
      <w:pPr>
        <w:ind w:firstLine="432"/>
      </w:pPr>
      <w:r>
        <w:rPr>
          <w:rFonts w:eastAsia="Georgia"/>
        </w:rPr>
        <w:t>Trevor looked sharply at the water.</w:t>
      </w:r>
    </w:p>
    <w:p w14:paraId="19A1DD60" w14:textId="77777777" w:rsidR="00A1675C" w:rsidRDefault="00000000">
      <w:pPr>
        <w:spacing w:before="40" w:after="120"/>
      </w:pPr>
      <w:r>
        <w:rPr>
          <w:rFonts w:eastAsia="Georgia"/>
        </w:rPr>
        <w:t>"It could be blocked."</w:t>
      </w:r>
    </w:p>
    <w:p w14:paraId="71B66531" w14:textId="77777777" w:rsidR="00A1675C" w:rsidRDefault="00000000">
      <w:pPr>
        <w:spacing w:before="40" w:after="120"/>
      </w:pPr>
      <w:r>
        <w:rPr>
          <w:rFonts w:eastAsia="Georgia"/>
        </w:rPr>
        <w:t>"Yes."</w:t>
      </w:r>
    </w:p>
    <w:p w14:paraId="7D550747" w14:textId="77777777" w:rsidR="00A1675C" w:rsidRDefault="00000000">
      <w:pPr>
        <w:spacing w:before="40" w:after="120"/>
      </w:pPr>
      <w:r>
        <w:rPr>
          <w:rFonts w:eastAsia="Georgia"/>
        </w:rPr>
        <w:t>"It could be debris."</w:t>
      </w:r>
    </w:p>
    <w:p w14:paraId="42052003" w14:textId="77777777" w:rsidR="00A1675C" w:rsidRDefault="00000000">
      <w:pPr>
        <w:spacing w:before="40" w:after="120"/>
      </w:pPr>
      <w:r>
        <w:rPr>
          <w:rFonts w:eastAsia="Georgia"/>
        </w:rPr>
        <w:t>"Yes."</w:t>
      </w:r>
    </w:p>
    <w:p w14:paraId="59A9D83F" w14:textId="77777777" w:rsidR="00A1675C" w:rsidRDefault="00000000">
      <w:pPr>
        <w:spacing w:before="40" w:after="120"/>
      </w:pPr>
      <w:r>
        <w:rPr>
          <w:rFonts w:eastAsia="Georgia"/>
        </w:rPr>
        <w:t>"It could be the gradient."</w:t>
      </w:r>
    </w:p>
    <w:p w14:paraId="63D9DBD3" w14:textId="77777777" w:rsidR="00A1675C" w:rsidRDefault="00000000">
      <w:pPr>
        <w:spacing w:before="40" w:after="120"/>
      </w:pPr>
      <w:r>
        <w:rPr>
          <w:rFonts w:eastAsia="Georgia"/>
        </w:rPr>
        <w:t>"Yes."</w:t>
      </w:r>
    </w:p>
    <w:p w14:paraId="37D31FEB" w14:textId="77777777" w:rsidR="00A1675C" w:rsidRDefault="00000000">
      <w:pPr>
        <w:ind w:firstLine="432"/>
      </w:pPr>
      <w:r>
        <w:rPr>
          <w:rFonts w:eastAsia="Georgia"/>
        </w:rPr>
        <w:t>Trevor gently smiled.</w:t>
      </w:r>
    </w:p>
    <w:p w14:paraId="397C5449" w14:textId="77777777" w:rsidR="00A1675C" w:rsidRDefault="00000000">
      <w:pPr>
        <w:spacing w:before="40" w:after="120"/>
      </w:pPr>
      <w:r>
        <w:rPr>
          <w:rFonts w:eastAsia="Georgia"/>
        </w:rPr>
        <w:t>"Well, that's settled."</w:t>
      </w:r>
    </w:p>
    <w:p w14:paraId="71BA4D28" w14:textId="77777777" w:rsidR="00A1675C" w:rsidRDefault="00000000">
      <w:pPr>
        <w:ind w:firstLine="432"/>
      </w:pPr>
      <w:r>
        <w:rPr>
          <w:rFonts w:eastAsia="Georgia"/>
        </w:rPr>
        <w:t>Derek laughed.</w:t>
      </w:r>
    </w:p>
    <w:p w14:paraId="132EF32A" w14:textId="77777777" w:rsidR="00A1675C" w:rsidRDefault="00000000">
      <w:pPr>
        <w:spacing w:before="40" w:after="120"/>
      </w:pPr>
      <w:r>
        <w:rPr>
          <w:rFonts w:eastAsia="Georgia"/>
        </w:rPr>
        <w:t>"Not quite."</w:t>
      </w:r>
    </w:p>
    <w:p w14:paraId="0B336103" w14:textId="77777777" w:rsidR="00A1675C" w:rsidRDefault="00000000">
      <w:pPr>
        <w:ind w:firstLine="432"/>
      </w:pPr>
      <w:r>
        <w:rPr>
          <w:rFonts w:eastAsia="Georgia"/>
        </w:rPr>
        <w:t>He slowly looked at the tunnel. Then at the station clock. Then at the water.</w:t>
      </w:r>
    </w:p>
    <w:p w14:paraId="4D1D5FE5" w14:textId="77777777" w:rsidR="00A1675C" w:rsidRDefault="00000000">
      <w:pPr>
        <w:spacing w:before="40" w:after="120"/>
      </w:pPr>
      <w:r>
        <w:rPr>
          <w:rFonts w:eastAsia="Georgia"/>
        </w:rPr>
        <w:t>"Let's see what happens at 12:04."</w:t>
      </w:r>
    </w:p>
    <w:p w14:paraId="7AF4A9AE" w14:textId="0FF9B642" w:rsidR="00A1675C" w:rsidRDefault="003434B6">
      <w:pPr>
        <w:ind w:firstLine="432"/>
      </w:pPr>
      <w:r>
        <w:rPr>
          <w:rFonts w:eastAsia="Georgia"/>
        </w:rPr>
        <w:t>Penny's expression changed.</w:t>
      </w:r>
    </w:p>
    <w:p w14:paraId="171E8215" w14:textId="77777777" w:rsidR="00A1675C" w:rsidRDefault="00000000">
      <w:pPr>
        <w:spacing w:before="40" w:after="120"/>
      </w:pPr>
      <w:r>
        <w:rPr>
          <w:rFonts w:eastAsia="Georgia"/>
        </w:rPr>
        <w:t>"The restart."</w:t>
      </w:r>
    </w:p>
    <w:p w14:paraId="08711B80" w14:textId="77777777" w:rsidR="00A1675C" w:rsidRDefault="00000000">
      <w:pPr>
        <w:spacing w:before="40" w:after="120"/>
      </w:pPr>
      <w:r>
        <w:rPr>
          <w:rFonts w:eastAsia="Georgia"/>
        </w:rPr>
        <w:t>"Exactly."</w:t>
      </w:r>
    </w:p>
    <w:p w14:paraId="7638B5FE" w14:textId="77777777" w:rsidR="00A1675C" w:rsidRDefault="00000000">
      <w:pPr>
        <w:ind w:firstLine="432"/>
      </w:pPr>
      <w:r>
        <w:rPr>
          <w:rFonts w:eastAsia="Georgia"/>
        </w:rPr>
        <w:t>They waited. The cold rain continued. The empty station remained busy.</w:t>
      </w:r>
    </w:p>
    <w:p w14:paraId="78AACFD3" w14:textId="77777777" w:rsidR="00A1675C" w:rsidRDefault="00000000">
      <w:pPr>
        <w:ind w:firstLine="432"/>
      </w:pPr>
      <w:r>
        <w:rPr>
          <w:rFonts w:eastAsia="Georgia"/>
        </w:rPr>
        <w:t>Trains arrived. Trains departed. People came and went.</w:t>
      </w:r>
    </w:p>
    <w:p w14:paraId="4BF3C9E9" w14:textId="77777777" w:rsidR="00A1675C" w:rsidRDefault="00000000">
      <w:pPr>
        <w:ind w:firstLine="432"/>
      </w:pPr>
      <w:r>
        <w:rPr>
          <w:rFonts w:eastAsia="Georgia"/>
        </w:rPr>
        <w:t>Nobody paid any attention to the three people standing beside a puddle. At 12:03, Derek checked his watch. Still 11:17.</w:t>
      </w:r>
    </w:p>
    <w:p w14:paraId="6295DE03" w14:textId="77777777" w:rsidR="00A1675C" w:rsidRDefault="00000000">
      <w:pPr>
        <w:ind w:firstLine="432"/>
      </w:pPr>
      <w:r>
        <w:rPr>
          <w:rFonts w:eastAsia="Georgia"/>
        </w:rPr>
        <w:t>At 12:03:30, nothing happened. At 12:03:50, nothing. At 12:03:59—</w:t>
      </w:r>
    </w:p>
    <w:p w14:paraId="2A730849" w14:textId="77777777" w:rsidR="00A1675C" w:rsidRDefault="00000000">
      <w:pPr>
        <w:ind w:firstLine="432"/>
      </w:pPr>
      <w:r>
        <w:rPr>
          <w:rFonts w:eastAsia="Georgia"/>
        </w:rPr>
        <w:t>The water moved. The clock jumped. 11:17 became 12:04.</w:t>
      </w:r>
    </w:p>
    <w:p w14:paraId="1A11A147" w14:textId="7B64C93E" w:rsidR="00A1675C" w:rsidRDefault="00000000">
      <w:pPr>
        <w:ind w:firstLine="432"/>
      </w:pPr>
      <w:r>
        <w:rPr>
          <w:rFonts w:eastAsia="Georgia"/>
        </w:rPr>
        <w:t xml:space="preserve">The strange station strange clock did the same. Derek's watch did the same. </w:t>
      </w:r>
      <w:r w:rsidR="003434B6">
        <w:rPr>
          <w:rFonts w:eastAsia="Georgia"/>
        </w:rPr>
        <w:t>Penny</w:t>
      </w:r>
      <w:r>
        <w:rPr>
          <w:rFonts w:eastAsia="Georgia"/>
        </w:rPr>
        <w:t>'s phone jumped.</w:t>
      </w:r>
    </w:p>
    <w:p w14:paraId="3164E295" w14:textId="77777777" w:rsidR="00A1675C" w:rsidRDefault="00000000">
      <w:pPr>
        <w:ind w:firstLine="432"/>
      </w:pPr>
      <w:r>
        <w:rPr>
          <w:rFonts w:eastAsia="Georgia"/>
        </w:rPr>
        <w:t>Trevor's phone jumped. The train arriving at the cold platform seemed to hesitate for the briefest fraction of a second. Then everything continued.</w:t>
      </w:r>
    </w:p>
    <w:p w14:paraId="0655340A" w14:textId="77777777" w:rsidR="00A1675C" w:rsidRDefault="00000000">
      <w:pPr>
        <w:ind w:firstLine="432"/>
      </w:pPr>
      <w:r>
        <w:rPr>
          <w:rFonts w:eastAsia="Georgia"/>
        </w:rPr>
        <w:t>Derek stared intently at the silent ancient clock. 12:04. He looked at the puddle.</w:t>
      </w:r>
    </w:p>
    <w:p w14:paraId="0DBA292B" w14:textId="028AE6E8" w:rsidR="00A1675C" w:rsidRDefault="00000000">
      <w:pPr>
        <w:ind w:firstLine="432"/>
      </w:pPr>
      <w:r>
        <w:rPr>
          <w:rFonts w:eastAsia="Georgia"/>
        </w:rPr>
        <w:t xml:space="preserve">The water was flowing normally. He looked at </w:t>
      </w:r>
      <w:r w:rsidR="003434B6">
        <w:rPr>
          <w:rFonts w:eastAsia="Georgia"/>
        </w:rPr>
        <w:t>Penny</w:t>
      </w:r>
      <w:r>
        <w:rPr>
          <w:rFonts w:eastAsia="Georgia"/>
        </w:rPr>
        <w:t>.</w:t>
      </w:r>
    </w:p>
    <w:p w14:paraId="39CA1FAD" w14:textId="77777777" w:rsidR="00A1675C" w:rsidRDefault="00000000">
      <w:pPr>
        <w:spacing w:before="40" w:after="120"/>
      </w:pPr>
      <w:r>
        <w:rPr>
          <w:rFonts w:eastAsia="Georgia"/>
        </w:rPr>
        <w:t>"Well."</w:t>
      </w:r>
    </w:p>
    <w:p w14:paraId="1A2E0D83" w14:textId="77777777" w:rsidR="00A1675C" w:rsidRDefault="00000000">
      <w:pPr>
        <w:ind w:firstLine="432"/>
      </w:pPr>
      <w:r>
        <w:rPr>
          <w:rFonts w:eastAsia="Georgia"/>
        </w:rPr>
        <w:t>She smiled.</w:t>
      </w:r>
    </w:p>
    <w:p w14:paraId="73C91003" w14:textId="77777777" w:rsidR="00A1675C" w:rsidRDefault="00000000">
      <w:pPr>
        <w:spacing w:before="40" w:after="120"/>
      </w:pPr>
      <w:r>
        <w:rPr>
          <w:rFonts w:eastAsia="Georgia"/>
        </w:rPr>
        <w:t>"That's settled."</w:t>
      </w:r>
    </w:p>
    <w:p w14:paraId="0378307D" w14:textId="77777777" w:rsidR="00A1675C" w:rsidRDefault="00000000">
      <w:pPr>
        <w:ind w:firstLine="432"/>
      </w:pPr>
      <w:r>
        <w:rPr>
          <w:rFonts w:eastAsia="Georgia"/>
        </w:rPr>
        <w:t>Trevor slowly nodded.</w:t>
      </w:r>
    </w:p>
    <w:p w14:paraId="34E8E661" w14:textId="77777777" w:rsidR="00A1675C" w:rsidRDefault="00000000">
      <w:pPr>
        <w:spacing w:before="40" w:after="120"/>
      </w:pPr>
      <w:r>
        <w:rPr>
          <w:rFonts w:eastAsia="Georgia"/>
        </w:rPr>
        <w:t>"The clocks weren't broken."</w:t>
      </w:r>
    </w:p>
    <w:p w14:paraId="65DAEF34" w14:textId="77777777" w:rsidR="00A1675C" w:rsidRDefault="00000000">
      <w:pPr>
        <w:spacing w:before="40" w:after="120"/>
      </w:pPr>
      <w:r>
        <w:rPr>
          <w:rFonts w:eastAsia="Georgia"/>
        </w:rPr>
        <w:t>"No."</w:t>
      </w:r>
    </w:p>
    <w:p w14:paraId="1B17812C" w14:textId="77777777" w:rsidR="00A1675C" w:rsidRDefault="00000000">
      <w:pPr>
        <w:spacing w:before="40" w:after="120"/>
      </w:pPr>
      <w:r>
        <w:rPr>
          <w:rFonts w:eastAsia="Georgia"/>
        </w:rPr>
        <w:t>"They were waiting."</w:t>
      </w:r>
    </w:p>
    <w:p w14:paraId="6FC3424F" w14:textId="77777777" w:rsidR="00A1675C" w:rsidRDefault="00000000">
      <w:pPr>
        <w:spacing w:before="40" w:after="120"/>
      </w:pPr>
      <w:r>
        <w:rPr>
          <w:rFonts w:eastAsia="Georgia"/>
        </w:rPr>
        <w:t>"Yes."</w:t>
      </w:r>
    </w:p>
    <w:p w14:paraId="30D3BBEC" w14:textId="77777777" w:rsidR="00A1675C" w:rsidRDefault="00000000">
      <w:pPr>
        <w:spacing w:before="40" w:after="120"/>
      </w:pPr>
      <w:r>
        <w:rPr>
          <w:rFonts w:eastAsia="Georgia"/>
        </w:rPr>
        <w:t>"For what?"</w:t>
      </w:r>
    </w:p>
    <w:p w14:paraId="45DD23E0" w14:textId="77777777" w:rsidR="00A1675C" w:rsidRDefault="00000000">
      <w:pPr>
        <w:ind w:firstLine="432"/>
      </w:pPr>
      <w:r>
        <w:rPr>
          <w:rFonts w:eastAsia="Georgia"/>
        </w:rPr>
        <w:t>Derek looked down the tunnel.</w:t>
      </w:r>
    </w:p>
    <w:p w14:paraId="4FB62BBB" w14:textId="77777777" w:rsidR="00A1675C" w:rsidRDefault="00000000">
      <w:pPr>
        <w:spacing w:before="40" w:after="120"/>
      </w:pPr>
      <w:r>
        <w:rPr>
          <w:rFonts w:eastAsia="Georgia"/>
        </w:rPr>
        <w:t>"For the next event."</w:t>
      </w:r>
    </w:p>
    <w:p w14:paraId="1AB8793B" w14:textId="77777777" w:rsidR="00A1675C" w:rsidRDefault="00000000">
      <w:pPr>
        <w:ind w:firstLine="432"/>
      </w:pPr>
      <w:r>
        <w:rPr>
          <w:rFonts w:eastAsia="Georgia"/>
        </w:rPr>
        <w:t>a distant train approached. Its headlights suddenly appeared in the darkness. Derek watched it come closer.</w:t>
      </w:r>
    </w:p>
    <w:p w14:paraId="320F8D2C" w14:textId="77777777" w:rsidR="00A1675C" w:rsidRDefault="00000000">
      <w:pPr>
        <w:ind w:firstLine="432"/>
      </w:pPr>
      <w:r>
        <w:rPr>
          <w:rFonts w:eastAsia="Georgia"/>
        </w:rPr>
        <w:t>Then he noticed the destination display.</w:t>
      </w:r>
    </w:p>
    <w:p w14:paraId="19A7A86E" w14:textId="77777777" w:rsidR="00A1675C" w:rsidRDefault="00000000">
      <w:pPr>
        <w:spacing w:before="200" w:after="120"/>
        <w:jc w:val="center"/>
      </w:pPr>
      <w:r>
        <w:rPr>
          <w:rFonts w:eastAsia="Georgia"/>
          <w:b/>
          <w:sz w:val="24"/>
        </w:rPr>
        <w:t>the gloomy London Terminus.</w:t>
      </w:r>
    </w:p>
    <w:p w14:paraId="4FF53676" w14:textId="77777777" w:rsidR="00A1675C" w:rsidRDefault="00000000">
      <w:pPr>
        <w:spacing w:before="200" w:after="120"/>
        <w:jc w:val="center"/>
      </w:pPr>
      <w:r>
        <w:rPr>
          <w:rFonts w:eastAsia="Georgia"/>
          <w:b/>
          <w:sz w:val="24"/>
        </w:rPr>
        <w:t>cold Platform 7.</w:t>
      </w:r>
    </w:p>
    <w:p w14:paraId="0D37370B" w14:textId="77777777" w:rsidR="00A1675C" w:rsidRDefault="00000000">
      <w:pPr>
        <w:ind w:firstLine="432"/>
      </w:pPr>
      <w:r>
        <w:rPr>
          <w:rFonts w:eastAsia="Georgia"/>
        </w:rPr>
        <w:t>Derek's face changed.</w:t>
      </w:r>
    </w:p>
    <w:p w14:paraId="1A47633C" w14:textId="77777777" w:rsidR="00A1675C" w:rsidRDefault="00000000">
      <w:pPr>
        <w:spacing w:before="40" w:after="120"/>
      </w:pPr>
      <w:r>
        <w:rPr>
          <w:rFonts w:eastAsia="Georgia"/>
        </w:rPr>
        <w:t>"That's our train."</w:t>
      </w:r>
    </w:p>
    <w:p w14:paraId="3FB6BE27" w14:textId="77777777" w:rsidR="00A1675C" w:rsidRDefault="00000000">
      <w:pPr>
        <w:ind w:firstLine="432"/>
      </w:pPr>
      <w:r>
        <w:rPr>
          <w:rFonts w:eastAsia="Georgia"/>
        </w:rPr>
        <w:t>Trevor carefully looked at the display.</w:t>
      </w:r>
    </w:p>
    <w:p w14:paraId="60A9B156" w14:textId="77777777" w:rsidR="00A1675C" w:rsidRDefault="00000000">
      <w:pPr>
        <w:spacing w:before="40" w:after="120"/>
      </w:pPr>
      <w:r>
        <w:rPr>
          <w:rFonts w:eastAsia="Georgia"/>
        </w:rPr>
        <w:t>"We're underground."</w:t>
      </w:r>
    </w:p>
    <w:p w14:paraId="690521E8" w14:textId="77777777" w:rsidR="00A1675C" w:rsidRDefault="00000000">
      <w:pPr>
        <w:spacing w:before="40" w:after="120"/>
      </w:pPr>
      <w:r>
        <w:rPr>
          <w:rFonts w:eastAsia="Georgia"/>
        </w:rPr>
        <w:t>"Yes."</w:t>
      </w:r>
    </w:p>
    <w:p w14:paraId="04F2B02E" w14:textId="77777777" w:rsidR="00A1675C" w:rsidRDefault="00000000">
      <w:pPr>
        <w:spacing w:before="40" w:after="120"/>
      </w:pPr>
      <w:r>
        <w:rPr>
          <w:rFonts w:eastAsia="Georgia"/>
        </w:rPr>
        <w:t>"The train is coming from the wrong direction."</w:t>
      </w:r>
    </w:p>
    <w:p w14:paraId="6D5D8197" w14:textId="77777777" w:rsidR="00A1675C" w:rsidRDefault="00000000">
      <w:pPr>
        <w:spacing w:before="40" w:after="120"/>
      </w:pPr>
      <w:r>
        <w:rPr>
          <w:rFonts w:eastAsia="Georgia"/>
        </w:rPr>
        <w:t>"Yes."</w:t>
      </w:r>
    </w:p>
    <w:p w14:paraId="3741767E" w14:textId="2DC34012" w:rsidR="00A1675C" w:rsidRDefault="003434B6">
      <w:pPr>
        <w:ind w:firstLine="432"/>
      </w:pPr>
      <w:r>
        <w:rPr>
          <w:rFonts w:eastAsia="Georgia"/>
        </w:rPr>
        <w:t>Penny looked sharply at the silent clock. 12:04. Derek gently smiled.</w:t>
      </w:r>
    </w:p>
    <w:p w14:paraId="656B8455" w14:textId="77777777" w:rsidR="00A1675C" w:rsidRDefault="00000000">
      <w:pPr>
        <w:spacing w:before="40" w:after="120"/>
      </w:pPr>
      <w:r>
        <w:rPr>
          <w:rFonts w:eastAsia="Georgia"/>
        </w:rPr>
        <w:t>"Of course."</w:t>
      </w:r>
    </w:p>
    <w:p w14:paraId="68C0926F" w14:textId="77777777" w:rsidR="00A1675C" w:rsidRDefault="00000000">
      <w:pPr>
        <w:ind w:firstLine="432"/>
      </w:pPr>
      <w:r>
        <w:rPr>
          <w:rFonts w:eastAsia="Georgia"/>
        </w:rPr>
        <w:t>The train stopped. The doors opened. Inside, the carriage was empty.</w:t>
      </w:r>
    </w:p>
    <w:p w14:paraId="3EBE9932" w14:textId="77777777" w:rsidR="00A1675C" w:rsidRDefault="00000000">
      <w:pPr>
        <w:ind w:firstLine="432"/>
      </w:pPr>
      <w:r>
        <w:rPr>
          <w:rFonts w:eastAsia="Georgia"/>
        </w:rPr>
        <w:t>Completely empty. No passengers. No driver.</w:t>
      </w:r>
    </w:p>
    <w:p w14:paraId="3107EA15" w14:textId="77777777" w:rsidR="00A1675C" w:rsidRDefault="00000000">
      <w:pPr>
        <w:ind w:firstLine="432"/>
      </w:pPr>
      <w:r>
        <w:rPr>
          <w:rFonts w:eastAsia="Georgia"/>
        </w:rPr>
        <w:t>No conductor. Just seats. And at the far end of the carriage was a single brass clock.</w:t>
      </w:r>
    </w:p>
    <w:p w14:paraId="17ABF615" w14:textId="77777777" w:rsidR="00A1675C" w:rsidRDefault="00000000">
      <w:pPr>
        <w:ind w:firstLine="432"/>
      </w:pPr>
      <w:r>
        <w:rPr>
          <w:rFonts w:eastAsia="Georgia"/>
        </w:rPr>
        <w:t>11:17. Derek stared. Trevor stared.</w:t>
      </w:r>
    </w:p>
    <w:p w14:paraId="3B0C3DEC" w14:textId="322D899B" w:rsidR="00A1675C" w:rsidRDefault="003434B6">
      <w:pPr>
        <w:ind w:firstLine="432"/>
      </w:pPr>
      <w:r>
        <w:rPr>
          <w:rFonts w:eastAsia="Georgia"/>
        </w:rPr>
        <w:t>Penny silently stared. Then Derek stepped aboard. Penny grabbed his arm.</w:t>
      </w:r>
    </w:p>
    <w:p w14:paraId="5FB06CB6" w14:textId="77777777" w:rsidR="00A1675C" w:rsidRDefault="00000000">
      <w:pPr>
        <w:spacing w:before="40" w:after="120"/>
      </w:pPr>
      <w:r>
        <w:rPr>
          <w:rFonts w:eastAsia="Georgia"/>
        </w:rPr>
        <w:t>"Derek."</w:t>
      </w:r>
    </w:p>
    <w:p w14:paraId="0E476420" w14:textId="77777777" w:rsidR="00A1675C" w:rsidRDefault="00000000">
      <w:pPr>
        <w:ind w:firstLine="432"/>
      </w:pPr>
      <w:r>
        <w:rPr>
          <w:rFonts w:eastAsia="Georgia"/>
        </w:rPr>
        <w:t>He looked at her.</w:t>
      </w:r>
    </w:p>
    <w:p w14:paraId="63D8E994" w14:textId="77777777" w:rsidR="00A1675C" w:rsidRDefault="00000000">
      <w:pPr>
        <w:spacing w:before="40" w:after="120"/>
      </w:pPr>
      <w:r>
        <w:rPr>
          <w:rFonts w:eastAsia="Georgia"/>
        </w:rPr>
        <w:t>"Yes?"</w:t>
      </w:r>
    </w:p>
    <w:p w14:paraId="1385B753" w14:textId="77777777" w:rsidR="00A1675C" w:rsidRDefault="00000000">
      <w:pPr>
        <w:spacing w:before="40" w:after="120"/>
      </w:pPr>
      <w:r>
        <w:rPr>
          <w:rFonts w:eastAsia="Georgia"/>
        </w:rPr>
        <w:t>"The door is open."</w:t>
      </w:r>
    </w:p>
    <w:p w14:paraId="0BD6957E" w14:textId="77777777" w:rsidR="00A1675C" w:rsidRDefault="00000000">
      <w:pPr>
        <w:ind w:firstLine="432"/>
      </w:pPr>
      <w:r>
        <w:rPr>
          <w:rFonts w:eastAsia="Georgia"/>
        </w:rPr>
        <w:t>Derek gently smiled.</w:t>
      </w:r>
    </w:p>
    <w:p w14:paraId="4231A7F0" w14:textId="77777777" w:rsidR="00A1675C" w:rsidRDefault="00000000">
      <w:pPr>
        <w:spacing w:before="40" w:after="120"/>
      </w:pPr>
      <w:r>
        <w:rPr>
          <w:rFonts w:eastAsia="Georgia"/>
        </w:rPr>
        <w:t>"Yes."</w:t>
      </w:r>
    </w:p>
    <w:p w14:paraId="06047FA0" w14:textId="77777777" w:rsidR="00A1675C" w:rsidRDefault="00000000">
      <w:pPr>
        <w:spacing w:before="40" w:after="120"/>
      </w:pPr>
      <w:r>
        <w:rPr>
          <w:rFonts w:eastAsia="Georgia"/>
        </w:rPr>
        <w:t>"So whoever's in there..."</w:t>
      </w:r>
    </w:p>
    <w:p w14:paraId="75A0E401" w14:textId="77777777" w:rsidR="00A1675C" w:rsidRDefault="00000000">
      <w:pPr>
        <w:spacing w:before="40" w:after="120"/>
      </w:pPr>
      <w:r>
        <w:rPr>
          <w:rFonts w:eastAsia="Georgia"/>
        </w:rPr>
        <w:t>"Has vanished into virtuality."</w:t>
      </w:r>
    </w:p>
    <w:p w14:paraId="3857F41F" w14:textId="77777777" w:rsidR="00A1675C" w:rsidRDefault="00000000">
      <w:pPr>
        <w:spacing w:before="40" w:after="120"/>
      </w:pPr>
      <w:r>
        <w:rPr>
          <w:rFonts w:eastAsia="Georgia"/>
        </w:rPr>
        <w:t>"Obviously."</w:t>
      </w:r>
    </w:p>
    <w:p w14:paraId="213D298C" w14:textId="77777777" w:rsidR="00A1675C" w:rsidRDefault="00000000">
      <w:pPr>
        <w:ind w:firstLine="432"/>
      </w:pPr>
      <w:r>
        <w:rPr>
          <w:rFonts w:eastAsia="Georgia"/>
        </w:rPr>
        <w:t>Derek looked into the empty carriage.</w:t>
      </w:r>
    </w:p>
    <w:p w14:paraId="426FA2FF" w14:textId="77777777" w:rsidR="00A1675C" w:rsidRDefault="00000000">
      <w:pPr>
        <w:spacing w:before="40" w:after="120"/>
      </w:pPr>
      <w:r>
        <w:rPr>
          <w:rFonts w:eastAsia="Georgia"/>
        </w:rPr>
        <w:t>"Then we'd better find out where they've gone."</w:t>
      </w:r>
    </w:p>
    <w:p w14:paraId="4FCCE0E2" w14:textId="77777777" w:rsidR="00A1675C" w:rsidRDefault="00000000">
      <w:pPr>
        <w:ind w:firstLine="432"/>
      </w:pPr>
      <w:r>
        <w:rPr>
          <w:rFonts w:eastAsia="Georgia"/>
        </w:rPr>
        <w:t>He stepped inside. The doors slowly closed behind him. The strange train began to move.</w:t>
      </w:r>
    </w:p>
    <w:p w14:paraId="01DC2C8D" w14:textId="77777777" w:rsidR="00A1675C" w:rsidRDefault="00000000">
      <w:pPr>
        <w:ind w:firstLine="432"/>
      </w:pPr>
      <w:r>
        <w:rPr>
          <w:rFonts w:eastAsia="Georgia"/>
        </w:rPr>
        <w:t>And somewhere ahead, beneath London, something was waiting at Platform Seven. It had been waiting since 11:17. It would remain there until 12:04.</w:t>
      </w:r>
    </w:p>
    <w:p w14:paraId="76A5C6A8" w14:textId="77777777" w:rsidR="00A1675C" w:rsidRDefault="00000000">
      <w:pPr>
        <w:ind w:firstLine="432"/>
      </w:pPr>
      <w:r>
        <w:rPr>
          <w:rFonts w:eastAsia="Georgia"/>
        </w:rPr>
        <w:t>And, according to Derek's watch, it was already tomorrow. The Flight Derek fell asleep on the empty empty train.</w:t>
      </w:r>
    </w:p>
    <w:p w14:paraId="50C30608" w14:textId="77777777" w:rsidR="00A1675C" w:rsidRDefault="00000000">
      <w:pPr>
        <w:ind w:firstLine="432"/>
      </w:pPr>
      <w:r>
        <w:rPr>
          <w:rFonts w:eastAsia="Georgia"/>
        </w:rPr>
        <w:t>This was unfortunate. Not because sleeping on the Underground was particularly dangerous, although it was generally considered unwise to trust one's neck with the suspension system of a London carriage. It was unfortunate because Derek had a dream.</w:t>
      </w:r>
    </w:p>
    <w:p w14:paraId="64CB3A25" w14:textId="77777777" w:rsidR="00A1675C" w:rsidRDefault="00000000">
      <w:pPr>
        <w:ind w:firstLine="432"/>
      </w:pPr>
      <w:r>
        <w:rPr>
          <w:rFonts w:eastAsia="Georgia"/>
        </w:rPr>
        <w:t>In the dream, he was on an aeroplane. He was already late. This was especially irritating because Derek had been absolutely certain he had left with plenty of time.</w:t>
      </w:r>
    </w:p>
    <w:p w14:paraId="63828417" w14:textId="77777777" w:rsidR="00A1675C" w:rsidRDefault="00000000">
      <w:pPr>
        <w:ind w:firstLine="432"/>
      </w:pPr>
      <w:r>
        <w:rPr>
          <w:rFonts w:eastAsia="Georgia"/>
        </w:rPr>
        <w:t>He checked his watch. 11:17. He checked it again.</w:t>
      </w:r>
    </w:p>
    <w:p w14:paraId="211260B7" w14:textId="77777777" w:rsidR="00A1675C" w:rsidRDefault="00000000">
      <w:pPr>
        <w:ind w:firstLine="432"/>
      </w:pPr>
      <w:r>
        <w:rPr>
          <w:rFonts w:eastAsia="Georgia"/>
        </w:rPr>
        <w:t>11:17. He carefully looked at the departure board. His flight had already departed.</w:t>
      </w:r>
    </w:p>
    <w:p w14:paraId="591517B5" w14:textId="77777777" w:rsidR="00A1675C" w:rsidRDefault="00000000">
      <w:pPr>
        <w:ind w:firstLine="432"/>
      </w:pPr>
      <w:r>
        <w:rPr>
          <w:rFonts w:eastAsia="Georgia"/>
        </w:rPr>
        <w:t>Derek stared.</w:t>
      </w:r>
    </w:p>
    <w:p w14:paraId="193B62AF" w14:textId="77777777" w:rsidR="00A1675C" w:rsidRDefault="00000000">
      <w:pPr>
        <w:spacing w:before="40" w:after="120"/>
      </w:pPr>
      <w:r>
        <w:rPr>
          <w:rFonts w:eastAsia="Georgia"/>
        </w:rPr>
        <w:t>"But I was here."</w:t>
      </w:r>
    </w:p>
    <w:p w14:paraId="16458495" w14:textId="77777777" w:rsidR="00A1675C" w:rsidRDefault="00000000">
      <w:pPr>
        <w:ind w:firstLine="432"/>
      </w:pPr>
      <w:r>
        <w:rPr>
          <w:rFonts w:eastAsia="Georgia"/>
        </w:rPr>
        <w:t>The airport appeared to have no sympathy. He ran. He reached the gate.</w:t>
      </w:r>
    </w:p>
    <w:p w14:paraId="03FBF3AB" w14:textId="77777777" w:rsidR="00A1675C" w:rsidRDefault="00000000">
      <w:pPr>
        <w:ind w:firstLine="432"/>
      </w:pPr>
      <w:r>
        <w:rPr>
          <w:rFonts w:eastAsia="Georgia"/>
        </w:rPr>
        <w:t>quietly closed. The attendant looked at him.</w:t>
      </w:r>
    </w:p>
    <w:p w14:paraId="73BF88B0" w14:textId="77777777" w:rsidR="00A1675C" w:rsidRDefault="00000000">
      <w:pPr>
        <w:spacing w:before="40" w:after="120"/>
      </w:pPr>
      <w:r>
        <w:rPr>
          <w:rFonts w:eastAsia="Georgia"/>
        </w:rPr>
        <w:t>"Sorry."</w:t>
      </w:r>
    </w:p>
    <w:p w14:paraId="15EBB02A" w14:textId="77777777" w:rsidR="00A1675C" w:rsidRDefault="00000000">
      <w:pPr>
        <w:spacing w:before="40" w:after="120"/>
      </w:pPr>
      <w:r>
        <w:rPr>
          <w:rFonts w:eastAsia="Georgia"/>
        </w:rPr>
        <w:t>"How long ago?"</w:t>
      </w:r>
    </w:p>
    <w:p w14:paraId="0DD20836" w14:textId="77777777" w:rsidR="00A1675C" w:rsidRDefault="00000000">
      <w:pPr>
        <w:spacing w:before="40" w:after="120"/>
      </w:pPr>
      <w:r>
        <w:rPr>
          <w:rFonts w:eastAsia="Georgia"/>
        </w:rPr>
        <w:t>"About forty minutes."</w:t>
      </w:r>
    </w:p>
    <w:p w14:paraId="4D91C7FF" w14:textId="77777777" w:rsidR="00A1675C" w:rsidRDefault="00000000">
      <w:pPr>
        <w:spacing w:before="40" w:after="120"/>
      </w:pPr>
      <w:r>
        <w:rPr>
          <w:rFonts w:eastAsia="Georgia"/>
        </w:rPr>
        <w:t>"Impossible."</w:t>
      </w:r>
    </w:p>
    <w:p w14:paraId="6CB26D4E" w14:textId="77777777" w:rsidR="00A1675C" w:rsidRDefault="00000000">
      <w:pPr>
        <w:ind w:firstLine="432"/>
      </w:pPr>
      <w:r>
        <w:rPr>
          <w:rFonts w:eastAsia="Georgia"/>
        </w:rPr>
        <w:t>She shrugged.</w:t>
      </w:r>
    </w:p>
    <w:p w14:paraId="14184A37" w14:textId="77777777" w:rsidR="00A1675C" w:rsidRDefault="00000000">
      <w:pPr>
        <w:spacing w:before="40" w:after="120"/>
      </w:pPr>
      <w:r>
        <w:rPr>
          <w:rFonts w:eastAsia="Georgia"/>
        </w:rPr>
        <w:t>"It happens."</w:t>
      </w:r>
    </w:p>
    <w:p w14:paraId="02E3E3A5" w14:textId="77777777" w:rsidR="00A1675C" w:rsidRDefault="00000000">
      <w:pPr>
        <w:ind w:firstLine="432"/>
      </w:pPr>
      <w:r>
        <w:rPr>
          <w:rFonts w:eastAsia="Georgia"/>
        </w:rPr>
        <w:t>Derek looked at his watch. 11:17. He looked at the airport clock.</w:t>
      </w:r>
    </w:p>
    <w:p w14:paraId="7BA0E53D" w14:textId="77777777" w:rsidR="00A1675C" w:rsidRDefault="00000000">
      <w:pPr>
        <w:ind w:firstLine="432"/>
      </w:pPr>
      <w:r>
        <w:rPr>
          <w:rFonts w:eastAsia="Georgia"/>
        </w:rPr>
        <w:t>12:04. He deeply frowned.</w:t>
      </w:r>
    </w:p>
    <w:p w14:paraId="66874D1F" w14:textId="77777777" w:rsidR="00A1675C" w:rsidRDefault="00000000">
      <w:pPr>
        <w:spacing w:before="40" w:after="120"/>
      </w:pPr>
      <w:r>
        <w:rPr>
          <w:rFonts w:eastAsia="Georgia"/>
        </w:rPr>
        <w:t>"Ah."</w:t>
      </w:r>
    </w:p>
    <w:p w14:paraId="6FA687AF" w14:textId="77777777" w:rsidR="00A1675C" w:rsidRDefault="00000000">
      <w:pPr>
        <w:ind w:firstLine="432"/>
      </w:pPr>
      <w:r>
        <w:rPr>
          <w:rFonts w:eastAsia="Georgia"/>
        </w:rPr>
        <w:t>The attendant smiled.</w:t>
      </w:r>
    </w:p>
    <w:p w14:paraId="62B03437" w14:textId="77777777" w:rsidR="00A1675C" w:rsidRDefault="00000000">
      <w:pPr>
        <w:spacing w:before="40" w:after="120"/>
      </w:pPr>
      <w:r>
        <w:rPr>
          <w:rFonts w:eastAsia="Georgia"/>
        </w:rPr>
        <w:t>"Yes."</w:t>
      </w:r>
    </w:p>
    <w:p w14:paraId="1CD014B3" w14:textId="77777777" w:rsidR="00A1675C" w:rsidRDefault="00000000">
      <w:pPr>
        <w:spacing w:before="40" w:after="120"/>
      </w:pPr>
      <w:r>
        <w:rPr>
          <w:rFonts w:eastAsia="Georgia"/>
        </w:rPr>
        <w:t>"Different reference frame?"</w:t>
      </w:r>
    </w:p>
    <w:p w14:paraId="75B6CE06" w14:textId="77777777" w:rsidR="00A1675C" w:rsidRDefault="00000000">
      <w:pPr>
        <w:ind w:firstLine="432"/>
      </w:pPr>
      <w:r>
        <w:rPr>
          <w:rFonts w:eastAsia="Georgia"/>
        </w:rPr>
        <w:t>She carefully looked at him.</w:t>
      </w:r>
    </w:p>
    <w:p w14:paraId="010AA276" w14:textId="77777777" w:rsidR="00A1675C" w:rsidRDefault="00000000">
      <w:pPr>
        <w:spacing w:before="40" w:after="120"/>
      </w:pPr>
      <w:r>
        <w:rPr>
          <w:rFonts w:eastAsia="Georgia"/>
        </w:rPr>
        <w:t>"Different airline."</w:t>
      </w:r>
    </w:p>
    <w:p w14:paraId="10073A19" w14:textId="77777777" w:rsidR="00A1675C" w:rsidRDefault="00000000">
      <w:pPr>
        <w:ind w:firstLine="432"/>
      </w:pPr>
      <w:r>
        <w:rPr>
          <w:rFonts w:eastAsia="Georgia"/>
        </w:rPr>
        <w:t>Derek stared.</w:t>
      </w:r>
    </w:p>
    <w:p w14:paraId="004C9187" w14:textId="77777777" w:rsidR="00A1675C" w:rsidRDefault="00000000">
      <w:pPr>
        <w:spacing w:before="40" w:after="120"/>
      </w:pPr>
      <w:r>
        <w:rPr>
          <w:rFonts w:eastAsia="Georgia"/>
        </w:rPr>
        <w:t>"What?"</w:t>
      </w:r>
    </w:p>
    <w:p w14:paraId="147788C1" w14:textId="77777777" w:rsidR="00A1675C" w:rsidRDefault="00000000">
      <w:pPr>
        <w:spacing w:before="40" w:after="120"/>
      </w:pPr>
      <w:r>
        <w:rPr>
          <w:rFonts w:eastAsia="Georgia"/>
        </w:rPr>
        <w:t>"You booked Ryanair."</w:t>
      </w:r>
    </w:p>
    <w:p w14:paraId="48C5FF63" w14:textId="77777777" w:rsidR="00A1675C" w:rsidRDefault="00000000">
      <w:pPr>
        <w:ind w:firstLine="432"/>
      </w:pPr>
      <w:r>
        <w:rPr>
          <w:rFonts w:eastAsia="Georgia"/>
        </w:rPr>
        <w:t>He carefully looked at the ticket. Ryanair. He frowned.</w:t>
      </w:r>
    </w:p>
    <w:p w14:paraId="6EE34A0E" w14:textId="77777777" w:rsidR="00A1675C" w:rsidRDefault="00000000">
      <w:pPr>
        <w:spacing w:before="40" w:after="120"/>
      </w:pPr>
      <w:r>
        <w:rPr>
          <w:rFonts w:eastAsia="Georgia"/>
        </w:rPr>
        <w:t>"I usually fly British Airways."</w:t>
      </w:r>
    </w:p>
    <w:p w14:paraId="209CE197" w14:textId="77777777" w:rsidR="00A1675C" w:rsidRDefault="00000000">
      <w:pPr>
        <w:spacing w:before="40" w:after="120"/>
      </w:pPr>
      <w:r>
        <w:rPr>
          <w:rFonts w:eastAsia="Georgia"/>
        </w:rPr>
        <w:t>"That may be your problem."</w:t>
      </w:r>
    </w:p>
    <w:p w14:paraId="3D8723EA" w14:textId="77777777" w:rsidR="00A1675C" w:rsidRDefault="00000000">
      <w:pPr>
        <w:ind w:firstLine="432"/>
      </w:pPr>
      <w:r>
        <w:rPr>
          <w:rFonts w:eastAsia="Georgia"/>
        </w:rPr>
        <w:t>Derek looked at her.</w:t>
      </w:r>
    </w:p>
    <w:p w14:paraId="04799B7B" w14:textId="77777777" w:rsidR="00A1675C" w:rsidRDefault="00000000">
      <w:pPr>
        <w:spacing w:before="40" w:after="120"/>
      </w:pPr>
      <w:r>
        <w:rPr>
          <w:rFonts w:eastAsia="Georgia"/>
        </w:rPr>
        <w:t>"Why?"</w:t>
      </w:r>
    </w:p>
    <w:p w14:paraId="484E7E7F" w14:textId="77777777" w:rsidR="00A1675C" w:rsidRDefault="00000000">
      <w:pPr>
        <w:ind w:firstLine="432"/>
      </w:pPr>
      <w:r>
        <w:rPr>
          <w:rFonts w:eastAsia="Georgia"/>
        </w:rPr>
        <w:t>She smiled.</w:t>
      </w:r>
    </w:p>
    <w:p w14:paraId="0657AC8D" w14:textId="77777777" w:rsidR="00A1675C" w:rsidRDefault="00000000">
      <w:pPr>
        <w:spacing w:before="40" w:after="120"/>
      </w:pPr>
      <w:r>
        <w:rPr>
          <w:rFonts w:eastAsia="Georgia"/>
        </w:rPr>
        <w:t>"British Airways uses Greenwich Mean Time."</w:t>
      </w:r>
    </w:p>
    <w:p w14:paraId="6C834B9A" w14:textId="77777777" w:rsidR="00A1675C" w:rsidRDefault="00000000">
      <w:pPr>
        <w:spacing w:before="40" w:after="120"/>
      </w:pPr>
      <w:r>
        <w:rPr>
          <w:rFonts w:eastAsia="Georgia"/>
        </w:rPr>
        <w:t>"Ryanair uses?"</w:t>
      </w:r>
    </w:p>
    <w:p w14:paraId="03F83D7F" w14:textId="77777777" w:rsidR="00A1675C" w:rsidRDefault="00000000">
      <w:pPr>
        <w:spacing w:before="40" w:after="120"/>
      </w:pPr>
      <w:r>
        <w:rPr>
          <w:rFonts w:eastAsia="Georgia"/>
        </w:rPr>
        <w:t>"Whatever time gets you to the gate."</w:t>
      </w:r>
    </w:p>
    <w:p w14:paraId="655BF000" w14:textId="77777777" w:rsidR="00A1675C" w:rsidRDefault="00000000">
      <w:pPr>
        <w:ind w:firstLine="432"/>
      </w:pPr>
      <w:r>
        <w:rPr>
          <w:rFonts w:eastAsia="Georgia"/>
        </w:rPr>
        <w:t>Derek considered this.</w:t>
      </w:r>
    </w:p>
    <w:p w14:paraId="1313190D" w14:textId="77777777" w:rsidR="00A1675C" w:rsidRDefault="00000000">
      <w:pPr>
        <w:spacing w:before="40" w:after="120"/>
      </w:pPr>
      <w:r>
        <w:rPr>
          <w:rFonts w:eastAsia="Georgia"/>
        </w:rPr>
        <w:t>"That's not how time zones work."</w:t>
      </w:r>
    </w:p>
    <w:p w14:paraId="5EB4D486" w14:textId="77777777" w:rsidR="00A1675C" w:rsidRDefault="00000000">
      <w:pPr>
        <w:spacing w:before="40" w:after="120"/>
      </w:pPr>
      <w:r>
        <w:rPr>
          <w:rFonts w:eastAsia="Georgia"/>
        </w:rPr>
        <w:t>"No."</w:t>
      </w:r>
    </w:p>
    <w:p w14:paraId="5A49F97C" w14:textId="77777777" w:rsidR="00A1675C" w:rsidRDefault="00000000">
      <w:pPr>
        <w:spacing w:before="40" w:after="120"/>
      </w:pPr>
      <w:r>
        <w:rPr>
          <w:rFonts w:eastAsia="Georgia"/>
        </w:rPr>
        <w:t>"Or Special Relativity."</w:t>
      </w:r>
    </w:p>
    <w:p w14:paraId="62F4FDF6" w14:textId="77777777" w:rsidR="00A1675C" w:rsidRDefault="00000000">
      <w:pPr>
        <w:spacing w:before="40" w:after="120"/>
      </w:pPr>
      <w:r>
        <w:rPr>
          <w:rFonts w:eastAsia="Georgia"/>
        </w:rPr>
        <w:t>"No."</w:t>
      </w:r>
    </w:p>
    <w:p w14:paraId="6BBFA021" w14:textId="77777777" w:rsidR="00A1675C" w:rsidRDefault="00000000">
      <w:pPr>
        <w:spacing w:before="40" w:after="120"/>
      </w:pPr>
      <w:r>
        <w:rPr>
          <w:rFonts w:eastAsia="Georgia"/>
        </w:rPr>
        <w:t>"Or airlines."</w:t>
      </w:r>
    </w:p>
    <w:p w14:paraId="316F030E" w14:textId="77777777" w:rsidR="00A1675C" w:rsidRDefault="00000000">
      <w:pPr>
        <w:spacing w:before="40" w:after="120"/>
      </w:pPr>
      <w:r>
        <w:rPr>
          <w:rFonts w:eastAsia="Georgia"/>
        </w:rPr>
        <w:t>"Apparently."</w:t>
      </w:r>
    </w:p>
    <w:p w14:paraId="0AD50DAD" w14:textId="77777777" w:rsidR="00A1675C" w:rsidRDefault="00000000">
      <w:pPr>
        <w:ind w:firstLine="432"/>
      </w:pPr>
      <w:r>
        <w:rPr>
          <w:rFonts w:eastAsia="Georgia"/>
        </w:rPr>
        <w:t>She handed him another ticket. Derek looked at it. His seat number was written in large letters.</w:t>
      </w:r>
    </w:p>
    <w:p w14:paraId="2A7A544E" w14:textId="77777777" w:rsidR="00A1675C" w:rsidRDefault="00000000">
      <w:pPr>
        <w:ind w:firstLine="432"/>
      </w:pPr>
      <w:r>
        <w:rPr>
          <w:rFonts w:eastAsia="Georgia"/>
        </w:rPr>
        <w:t>He stared.</w:t>
      </w:r>
    </w:p>
    <w:p w14:paraId="3200FF7D" w14:textId="77777777" w:rsidR="00A1675C" w:rsidRDefault="00000000">
      <w:pPr>
        <w:spacing w:before="40" w:after="120"/>
      </w:pPr>
      <w:r>
        <w:rPr>
          <w:rFonts w:eastAsia="Georgia"/>
        </w:rPr>
        <w:t>"What's this?"</w:t>
      </w:r>
    </w:p>
    <w:p w14:paraId="6B563F5D" w14:textId="77777777" w:rsidR="00A1675C" w:rsidRDefault="00000000">
      <w:pPr>
        <w:spacing w:before="40" w:after="120"/>
      </w:pPr>
      <w:r>
        <w:rPr>
          <w:rFonts w:eastAsia="Georgia"/>
        </w:rPr>
        <w:t>"Your seat."</w:t>
      </w:r>
    </w:p>
    <w:p w14:paraId="66C9D4A2" w14:textId="77777777" w:rsidR="00A1675C" w:rsidRDefault="00000000">
      <w:pPr>
        <w:spacing w:before="40" w:after="120"/>
      </w:pPr>
      <w:r>
        <w:rPr>
          <w:rFonts w:eastAsia="Georgia"/>
        </w:rPr>
        <w:t>"I have a seat."</w:t>
      </w:r>
    </w:p>
    <w:p w14:paraId="67EF42CF" w14:textId="77777777" w:rsidR="00A1675C" w:rsidRDefault="00000000">
      <w:pPr>
        <w:spacing w:before="40" w:after="120"/>
      </w:pPr>
      <w:r>
        <w:rPr>
          <w:rFonts w:eastAsia="Georgia"/>
        </w:rPr>
        <w:t>"Yes."</w:t>
      </w:r>
    </w:p>
    <w:p w14:paraId="60E2F7FB" w14:textId="77777777" w:rsidR="00A1675C" w:rsidRDefault="00000000">
      <w:pPr>
        <w:spacing w:before="40" w:after="120"/>
      </w:pPr>
      <w:r>
        <w:rPr>
          <w:rFonts w:eastAsia="Georgia"/>
        </w:rPr>
        <w:t>"Where?"</w:t>
      </w:r>
    </w:p>
    <w:p w14:paraId="7E5050E4" w14:textId="77777777" w:rsidR="00A1675C" w:rsidRDefault="00000000">
      <w:pPr>
        <w:ind w:firstLine="432"/>
      </w:pPr>
      <w:r>
        <w:rPr>
          <w:rFonts w:eastAsia="Georgia"/>
        </w:rPr>
        <w:t>She pointed toward the aircraft.</w:t>
      </w:r>
    </w:p>
    <w:p w14:paraId="6A3C2C91" w14:textId="77777777" w:rsidR="00A1675C" w:rsidRDefault="00000000">
      <w:pPr>
        <w:spacing w:before="40" w:after="120"/>
      </w:pPr>
      <w:r>
        <w:rPr>
          <w:rFonts w:eastAsia="Georgia"/>
        </w:rPr>
        <w:t>"On the plane."</w:t>
      </w:r>
    </w:p>
    <w:p w14:paraId="2186ACB1" w14:textId="77777777" w:rsidR="00A1675C" w:rsidRDefault="00000000">
      <w:pPr>
        <w:spacing w:before="40" w:after="120"/>
      </w:pPr>
      <w:r>
        <w:rPr>
          <w:rFonts w:eastAsia="Georgia"/>
        </w:rPr>
        <w:t>"Obviously."</w:t>
      </w:r>
    </w:p>
    <w:p w14:paraId="469BB900" w14:textId="77777777" w:rsidR="00A1675C" w:rsidRDefault="00000000">
      <w:pPr>
        <w:ind w:firstLine="432"/>
      </w:pPr>
      <w:r>
        <w:rPr>
          <w:rFonts w:eastAsia="Georgia"/>
        </w:rPr>
        <w:t>She gently smiled.</w:t>
      </w:r>
    </w:p>
    <w:p w14:paraId="5F14FF67" w14:textId="77777777" w:rsidR="00A1675C" w:rsidRDefault="00000000">
      <w:pPr>
        <w:spacing w:before="40" w:after="120"/>
      </w:pPr>
      <w:r>
        <w:rPr>
          <w:rFonts w:eastAsia="Georgia"/>
        </w:rPr>
        <w:t>"And please put your seat in the upright position."</w:t>
      </w:r>
    </w:p>
    <w:p w14:paraId="4396FA6B" w14:textId="77777777" w:rsidR="00A1675C" w:rsidRDefault="00000000">
      <w:pPr>
        <w:ind w:firstLine="432"/>
      </w:pPr>
      <w:r>
        <w:rPr>
          <w:rFonts w:eastAsia="Georgia"/>
        </w:rPr>
        <w:t>Derek looked down. He was suddenly sitting in the aircraft. A very attractive flight attendant was leaning over him.</w:t>
      </w:r>
    </w:p>
    <w:p w14:paraId="1211B935" w14:textId="77777777" w:rsidR="00A1675C" w:rsidRDefault="00000000">
      <w:pPr>
        <w:ind w:firstLine="432"/>
      </w:pPr>
      <w:r>
        <w:rPr>
          <w:rFonts w:eastAsia="Georgia"/>
        </w:rPr>
        <w:t>She softly smiled.</w:t>
      </w:r>
    </w:p>
    <w:p w14:paraId="4CFAF407" w14:textId="77777777" w:rsidR="00A1675C" w:rsidRDefault="00000000">
      <w:pPr>
        <w:spacing w:before="40" w:after="120"/>
      </w:pPr>
      <w:r>
        <w:rPr>
          <w:rFonts w:eastAsia="Georgia"/>
        </w:rPr>
        <w:t>"Your seat, sir."</w:t>
      </w:r>
    </w:p>
    <w:p w14:paraId="52709F36" w14:textId="77777777" w:rsidR="00A1675C" w:rsidRDefault="00000000">
      <w:pPr>
        <w:ind w:firstLine="432"/>
      </w:pPr>
      <w:r>
        <w:rPr>
          <w:rFonts w:eastAsia="Georgia"/>
        </w:rPr>
        <w:t>Derek looked down. His seat was reclining. He looked back at her.</w:t>
      </w:r>
    </w:p>
    <w:p w14:paraId="4598BF52" w14:textId="77777777" w:rsidR="00A1675C" w:rsidRDefault="00000000">
      <w:pPr>
        <w:spacing w:before="40" w:after="120"/>
      </w:pPr>
      <w:r>
        <w:rPr>
          <w:rFonts w:eastAsia="Georgia"/>
        </w:rPr>
        <w:t>"Yes."</w:t>
      </w:r>
    </w:p>
    <w:p w14:paraId="0FF08B6D" w14:textId="77777777" w:rsidR="00A1675C" w:rsidRDefault="00000000">
      <w:pPr>
        <w:spacing w:before="40" w:after="120"/>
      </w:pPr>
      <w:r>
        <w:rPr>
          <w:rFonts w:eastAsia="Georgia"/>
        </w:rPr>
        <w:t>"Upright, please."</w:t>
      </w:r>
    </w:p>
    <w:p w14:paraId="1A2197E3" w14:textId="77777777" w:rsidR="00A1675C" w:rsidRDefault="00000000">
      <w:pPr>
        <w:ind w:firstLine="432"/>
      </w:pPr>
      <w:r>
        <w:rPr>
          <w:rFonts w:eastAsia="Georgia"/>
        </w:rPr>
        <w:t>Derek adjusted it. She nodded approvingly.</w:t>
      </w:r>
    </w:p>
    <w:p w14:paraId="15CC974A" w14:textId="77777777" w:rsidR="00A1675C" w:rsidRDefault="00000000">
      <w:pPr>
        <w:spacing w:before="40" w:after="120"/>
      </w:pPr>
      <w:r>
        <w:rPr>
          <w:rFonts w:eastAsia="Georgia"/>
        </w:rPr>
        <w:t>"Much better."</w:t>
      </w:r>
    </w:p>
    <w:p w14:paraId="64D4B1B8" w14:textId="77777777" w:rsidR="00A1675C" w:rsidRDefault="00000000">
      <w:pPr>
        <w:ind w:firstLine="432"/>
      </w:pPr>
      <w:r>
        <w:rPr>
          <w:rFonts w:eastAsia="Georgia"/>
        </w:rPr>
        <w:t>Then she quietly walked away. Derek watched her go. He carefully looked at his watch.</w:t>
      </w:r>
    </w:p>
    <w:p w14:paraId="4EB2D6C1" w14:textId="77777777" w:rsidR="00A1675C" w:rsidRDefault="00000000">
      <w:pPr>
        <w:ind w:firstLine="432"/>
      </w:pPr>
      <w:r>
        <w:rPr>
          <w:rFonts w:eastAsia="Georgia"/>
        </w:rPr>
        <w:t>11:17. He carefully looked at the aircraft strange clock. 12:04.</w:t>
      </w:r>
    </w:p>
    <w:p w14:paraId="3DE58E11" w14:textId="77777777" w:rsidR="00A1675C" w:rsidRDefault="00000000">
      <w:pPr>
        <w:ind w:firstLine="432"/>
      </w:pPr>
      <w:r>
        <w:rPr>
          <w:rFonts w:eastAsia="Georgia"/>
        </w:rPr>
        <w:t>He stared intently.</w:t>
      </w:r>
    </w:p>
    <w:p w14:paraId="2A8807DB" w14:textId="77777777" w:rsidR="00A1675C" w:rsidRDefault="00000000">
      <w:pPr>
        <w:spacing w:before="40" w:after="120"/>
      </w:pPr>
      <w:r>
        <w:rPr>
          <w:rFonts w:eastAsia="Georgia"/>
        </w:rPr>
        <w:t>"Well, that's not good."</w:t>
      </w:r>
    </w:p>
    <w:p w14:paraId="3FA222B1" w14:textId="77777777" w:rsidR="00A1675C" w:rsidRDefault="00000000">
      <w:pPr>
        <w:ind w:firstLine="432"/>
      </w:pPr>
      <w:r>
        <w:rPr>
          <w:rFonts w:eastAsia="Georgia"/>
        </w:rPr>
        <w:t>The captain's voice came over the speaker.</w:t>
      </w:r>
    </w:p>
    <w:p w14:paraId="4A19BABD" w14:textId="77777777" w:rsidR="00A1675C" w:rsidRDefault="00000000">
      <w:pPr>
        <w:spacing w:before="40" w:after="120"/>
      </w:pPr>
      <w:r>
        <w:rPr>
          <w:rFonts w:eastAsia="Georgia"/>
        </w:rPr>
        <w:t>"Ladies and gentlemen, we're currently travelling at approximately thirty-seven thousand feet."</w:t>
      </w:r>
    </w:p>
    <w:p w14:paraId="581DC7B7" w14:textId="77777777" w:rsidR="00A1675C" w:rsidRDefault="00000000">
      <w:pPr>
        <w:ind w:firstLine="432"/>
      </w:pPr>
      <w:r>
        <w:rPr>
          <w:rFonts w:eastAsia="Georgia"/>
        </w:rPr>
        <w:t>Derek looked out of the narrow window. The Earth was below. He thought about proper time.</w:t>
      </w:r>
    </w:p>
    <w:p w14:paraId="09839645" w14:textId="77777777" w:rsidR="00A1675C" w:rsidRDefault="00000000">
      <w:pPr>
        <w:ind w:firstLine="432"/>
      </w:pPr>
      <w:r>
        <w:rPr>
          <w:rFonts w:eastAsia="Georgia"/>
        </w:rPr>
        <w:t>He thought about gravity. He thought about acceleration. He thought about SR.</w:t>
      </w:r>
    </w:p>
    <w:p w14:paraId="18287FEE" w14:textId="77777777" w:rsidR="00A1675C" w:rsidRDefault="00000000">
      <w:pPr>
        <w:ind w:firstLine="432"/>
      </w:pPr>
      <w:r>
        <w:rPr>
          <w:rFonts w:eastAsia="Georgia"/>
        </w:rPr>
        <w:t>He thought about GR. Then he thought about the flight attendant. Perhaps the problem was not relativity.</w:t>
      </w:r>
    </w:p>
    <w:p w14:paraId="64C07D0A" w14:textId="77777777" w:rsidR="00A1675C" w:rsidRDefault="00000000">
      <w:pPr>
        <w:ind w:firstLine="432"/>
      </w:pPr>
      <w:r>
        <w:rPr>
          <w:rFonts w:eastAsia="Georgia"/>
        </w:rPr>
        <w:t>Perhaps the problem was Ryanair. He quietly closed his eyes. When he opened them, the aircraft was empty.</w:t>
      </w:r>
    </w:p>
    <w:p w14:paraId="4789CF96" w14:textId="77777777" w:rsidR="00A1675C" w:rsidRDefault="00000000">
      <w:pPr>
        <w:ind w:firstLine="432"/>
      </w:pPr>
      <w:r>
        <w:rPr>
          <w:rFonts w:eastAsia="Georgia"/>
        </w:rPr>
        <w:t>The flight attendant was gone. The pilot was gone. The passengers were gone.</w:t>
      </w:r>
    </w:p>
    <w:p w14:paraId="0CED7700" w14:textId="77777777" w:rsidR="00A1675C" w:rsidRDefault="00000000">
      <w:pPr>
        <w:ind w:firstLine="432"/>
      </w:pPr>
      <w:r>
        <w:rPr>
          <w:rFonts w:eastAsia="Georgia"/>
        </w:rPr>
        <w:t>The plane was still flying. Derek carefully looked at the clock. 11:17.</w:t>
      </w:r>
    </w:p>
    <w:p w14:paraId="0CFAF5BF" w14:textId="77777777" w:rsidR="00A1675C" w:rsidRDefault="00000000">
      <w:pPr>
        <w:ind w:firstLine="432"/>
      </w:pPr>
      <w:r>
        <w:rPr>
          <w:rFonts w:eastAsia="Georgia"/>
        </w:rPr>
        <w:t>He looked out of the window. The Earth was still below. Then he noticed something.</w:t>
      </w:r>
    </w:p>
    <w:p w14:paraId="12B26373" w14:textId="77777777" w:rsidR="00A1675C" w:rsidRDefault="00000000">
      <w:pPr>
        <w:ind w:firstLine="432"/>
      </w:pPr>
      <w:r>
        <w:rPr>
          <w:rFonts w:eastAsia="Georgia"/>
        </w:rPr>
        <w:t>The clouds were moving backwards. Derek stood. He quietly walked toward the cockpit.</w:t>
      </w:r>
    </w:p>
    <w:p w14:paraId="609DFC0E" w14:textId="77777777" w:rsidR="00A1675C" w:rsidRDefault="00000000">
      <w:pPr>
        <w:ind w:firstLine="432"/>
      </w:pPr>
      <w:r>
        <w:rPr>
          <w:rFonts w:eastAsia="Georgia"/>
        </w:rPr>
        <w:t>The door was open. Obviously, the pilot had vanished into virtuality. He looked inside.</w:t>
      </w:r>
    </w:p>
    <w:p w14:paraId="27DB97A7" w14:textId="77777777" w:rsidR="00A1675C" w:rsidRDefault="00000000">
      <w:pPr>
        <w:ind w:firstLine="432"/>
      </w:pPr>
      <w:r>
        <w:rPr>
          <w:rFonts w:eastAsia="Georgia"/>
        </w:rPr>
        <w:t>Nobody. The instrument panel was running. The plane continued flying.</w:t>
      </w:r>
    </w:p>
    <w:p w14:paraId="2E55B118" w14:textId="77777777" w:rsidR="00A1675C" w:rsidRDefault="00000000">
      <w:pPr>
        <w:ind w:firstLine="432"/>
      </w:pPr>
      <w:r>
        <w:rPr>
          <w:rFonts w:eastAsia="Georgia"/>
        </w:rPr>
        <w:t>Derek carefully looked at the controls. Then at the clock. Then at the empty cockpit.</w:t>
      </w:r>
    </w:p>
    <w:p w14:paraId="2877ADE0" w14:textId="77777777" w:rsidR="00A1675C" w:rsidRDefault="00000000">
      <w:pPr>
        <w:spacing w:before="40" w:after="120"/>
      </w:pPr>
      <w:r>
        <w:rPr>
          <w:rFonts w:eastAsia="Georgia"/>
        </w:rPr>
        <w:t>"Well, that's settled."</w:t>
      </w:r>
    </w:p>
    <w:p w14:paraId="12564125" w14:textId="77777777" w:rsidR="00A1675C" w:rsidRDefault="00000000">
      <w:pPr>
        <w:ind w:firstLine="432"/>
      </w:pPr>
      <w:r>
        <w:rPr>
          <w:rFonts w:eastAsia="Georgia"/>
        </w:rPr>
        <w:t>The aircraft suddenly descended. Derek grabbed the nearest seat. The flight attendant appeared beside him.</w:t>
      </w:r>
    </w:p>
    <w:p w14:paraId="120DE8F5" w14:textId="77777777" w:rsidR="00A1675C" w:rsidRDefault="00000000">
      <w:pPr>
        <w:spacing w:before="40" w:after="120"/>
      </w:pPr>
      <w:r>
        <w:rPr>
          <w:rFonts w:eastAsia="Georgia"/>
        </w:rPr>
        <w:t>"Sir?"</w:t>
      </w:r>
    </w:p>
    <w:p w14:paraId="3AAEC18A" w14:textId="77777777" w:rsidR="00A1675C" w:rsidRDefault="00000000">
      <w:pPr>
        <w:ind w:firstLine="432"/>
      </w:pPr>
      <w:r>
        <w:rPr>
          <w:rFonts w:eastAsia="Georgia"/>
        </w:rPr>
        <w:t>Derek looked at her.</w:t>
      </w:r>
    </w:p>
    <w:p w14:paraId="5D43B05C" w14:textId="77777777" w:rsidR="00A1675C" w:rsidRDefault="00000000">
      <w:pPr>
        <w:spacing w:before="40" w:after="120"/>
      </w:pPr>
      <w:r>
        <w:rPr>
          <w:rFonts w:eastAsia="Georgia"/>
        </w:rPr>
        <w:t>"Yes?"</w:t>
      </w:r>
    </w:p>
    <w:p w14:paraId="08D1A27A" w14:textId="77777777" w:rsidR="00A1675C" w:rsidRDefault="00000000">
      <w:pPr>
        <w:spacing w:before="40" w:after="120"/>
      </w:pPr>
      <w:r>
        <w:rPr>
          <w:rFonts w:eastAsia="Georgia"/>
        </w:rPr>
        <w:t>"Your seat."</w:t>
      </w:r>
    </w:p>
    <w:p w14:paraId="6D52C8C2" w14:textId="77777777" w:rsidR="00A1675C" w:rsidRDefault="00000000">
      <w:pPr>
        <w:spacing w:before="40" w:after="120"/>
      </w:pPr>
      <w:r>
        <w:rPr>
          <w:rFonts w:eastAsia="Georgia"/>
        </w:rPr>
        <w:t>"What about it?"</w:t>
      </w:r>
    </w:p>
    <w:p w14:paraId="1BEC9B49" w14:textId="77777777" w:rsidR="00A1675C" w:rsidRDefault="00000000">
      <w:pPr>
        <w:spacing w:before="40" w:after="120"/>
      </w:pPr>
      <w:r>
        <w:rPr>
          <w:rFonts w:eastAsia="Georgia"/>
        </w:rPr>
        <w:t>"Upright."</w:t>
      </w:r>
    </w:p>
    <w:p w14:paraId="5F0E0D12" w14:textId="77777777" w:rsidR="00A1675C" w:rsidRDefault="00000000">
      <w:pPr>
        <w:ind w:firstLine="432"/>
      </w:pPr>
      <w:r>
        <w:rPr>
          <w:rFonts w:eastAsia="Georgia"/>
        </w:rPr>
        <w:t>Derek looked down. His seat was reclining again. He adjusted it.</w:t>
      </w:r>
    </w:p>
    <w:p w14:paraId="3918454E" w14:textId="77777777" w:rsidR="00A1675C" w:rsidRDefault="00000000">
      <w:pPr>
        <w:ind w:firstLine="432"/>
      </w:pPr>
      <w:r>
        <w:rPr>
          <w:rFonts w:eastAsia="Georgia"/>
        </w:rPr>
        <w:t>She gently smiled.</w:t>
      </w:r>
    </w:p>
    <w:p w14:paraId="73278C09" w14:textId="77777777" w:rsidR="00A1675C" w:rsidRDefault="00000000">
      <w:pPr>
        <w:spacing w:before="40" w:after="120"/>
      </w:pPr>
      <w:r>
        <w:rPr>
          <w:rFonts w:eastAsia="Georgia"/>
        </w:rPr>
        <w:t>"Thank you."</w:t>
      </w:r>
    </w:p>
    <w:p w14:paraId="4F343925" w14:textId="77777777" w:rsidR="00A1675C" w:rsidRDefault="00000000">
      <w:pPr>
        <w:ind w:firstLine="432"/>
      </w:pPr>
      <w:r>
        <w:rPr>
          <w:rFonts w:eastAsia="Georgia"/>
        </w:rPr>
        <w:t>Then she disappeared. Derek looked around. The aircraft was empty again.</w:t>
      </w:r>
    </w:p>
    <w:p w14:paraId="21810E4B" w14:textId="77777777" w:rsidR="00A1675C" w:rsidRDefault="00000000">
      <w:pPr>
        <w:ind w:firstLine="432"/>
      </w:pPr>
      <w:r>
        <w:rPr>
          <w:rFonts w:eastAsia="Georgia"/>
        </w:rPr>
        <w:t>He looked at the clock. 11:17. Then 12:04.</w:t>
      </w:r>
    </w:p>
    <w:p w14:paraId="6F0E2285" w14:textId="77777777" w:rsidR="00A1675C" w:rsidRDefault="00000000">
      <w:pPr>
        <w:ind w:firstLine="432"/>
      </w:pPr>
      <w:r>
        <w:rPr>
          <w:rFonts w:eastAsia="Georgia"/>
        </w:rPr>
        <w:t>Then 11:17. Then 12:04. He understood.</w:t>
      </w:r>
    </w:p>
    <w:p w14:paraId="0C4F28E7" w14:textId="77777777" w:rsidR="00A1675C" w:rsidRDefault="00000000">
      <w:pPr>
        <w:ind w:firstLine="432"/>
      </w:pPr>
      <w:r>
        <w:rPr>
          <w:rFonts w:eastAsia="Georgia"/>
        </w:rPr>
        <w:t>The aircraft wasn't travelling through a single universal time. Its clocks were describing different relationships between events. The flight had not been late.</w:t>
      </w:r>
    </w:p>
    <w:p w14:paraId="53E0DEA3" w14:textId="77777777" w:rsidR="00A1675C" w:rsidRDefault="00000000">
      <w:pPr>
        <w:spacing w:before="40" w:after="120"/>
      </w:pPr>
      <w:r>
        <w:rPr>
          <w:rFonts w:eastAsia="Georgia"/>
        </w:rPr>
        <w:t>The arrival event had not happened "later."</w:t>
      </w:r>
    </w:p>
    <w:p w14:paraId="74CA004F" w14:textId="77777777" w:rsidR="00A1675C" w:rsidRDefault="00000000">
      <w:pPr>
        <w:ind w:firstLine="432"/>
      </w:pPr>
      <w:r>
        <w:rPr>
          <w:rFonts w:eastAsia="Georgia"/>
        </w:rPr>
        <w:t>The entire question of later and earlier had become frame-dependent. Derek gently smiled.</w:t>
      </w:r>
    </w:p>
    <w:p w14:paraId="047AC286" w14:textId="77777777" w:rsidR="00A1675C" w:rsidRDefault="00000000">
      <w:pPr>
        <w:spacing w:before="40" w:after="120"/>
      </w:pPr>
      <w:r>
        <w:rPr>
          <w:rFonts w:eastAsia="Georgia"/>
        </w:rPr>
        <w:t>"That's actually quite beautiful."</w:t>
      </w:r>
    </w:p>
    <w:p w14:paraId="748550D7" w14:textId="77777777" w:rsidR="00A1675C" w:rsidRDefault="00000000">
      <w:pPr>
        <w:ind w:firstLine="432"/>
      </w:pPr>
      <w:r>
        <w:rPr>
          <w:rFonts w:eastAsia="Georgia"/>
        </w:rPr>
        <w:t>Then he carefully looked at the airline ticket.</w:t>
      </w:r>
    </w:p>
    <w:p w14:paraId="397B30DB" w14:textId="77777777" w:rsidR="00A1675C" w:rsidRDefault="00000000">
      <w:pPr>
        <w:spacing w:before="40" w:after="120"/>
      </w:pPr>
      <w:r>
        <w:rPr>
          <w:rFonts w:eastAsia="Georgia"/>
        </w:rPr>
        <w:t>It announced:</w:t>
      </w:r>
    </w:p>
    <w:p w14:paraId="460E1900" w14:textId="77777777" w:rsidR="00A1675C" w:rsidRDefault="00000000">
      <w:pPr>
        <w:spacing w:before="200" w:after="120"/>
        <w:jc w:val="center"/>
      </w:pPr>
      <w:r>
        <w:rPr>
          <w:rFonts w:eastAsia="Georgia"/>
          <w:b/>
          <w:sz w:val="24"/>
        </w:rPr>
        <w:t>ARRIVAL: YESTERDAY</w:t>
      </w:r>
    </w:p>
    <w:p w14:paraId="25E1EDDE" w14:textId="77777777" w:rsidR="00A1675C" w:rsidRDefault="00000000">
      <w:pPr>
        <w:ind w:firstLine="432"/>
      </w:pPr>
      <w:r>
        <w:rPr>
          <w:rFonts w:eastAsia="Georgia"/>
        </w:rPr>
        <w:t>Derek stared.</w:t>
      </w:r>
    </w:p>
    <w:p w14:paraId="676F2175" w14:textId="77777777" w:rsidR="00A1675C" w:rsidRDefault="00000000">
      <w:pPr>
        <w:spacing w:before="40" w:after="120"/>
      </w:pPr>
      <w:r>
        <w:rPr>
          <w:rFonts w:eastAsia="Georgia"/>
        </w:rPr>
        <w:t>"Right."</w:t>
      </w:r>
    </w:p>
    <w:p w14:paraId="2D636E1B" w14:textId="77777777" w:rsidR="00A1675C" w:rsidRDefault="00000000">
      <w:pPr>
        <w:ind w:firstLine="432"/>
      </w:pPr>
      <w:r>
        <w:rPr>
          <w:rFonts w:eastAsia="Georgia"/>
        </w:rPr>
        <w:t>the distant plane landed. The doors opened. Derek stepped out.</w:t>
      </w:r>
    </w:p>
    <w:p w14:paraId="5A83CB29" w14:textId="77777777" w:rsidR="00A1675C" w:rsidRDefault="00000000">
      <w:pPr>
        <w:ind w:firstLine="432"/>
      </w:pPr>
      <w:r>
        <w:rPr>
          <w:rFonts w:eastAsia="Georgia"/>
        </w:rPr>
        <w:t>He was back in the London Underground. He woke with a start. The mysterious train was still moving.</w:t>
      </w:r>
    </w:p>
    <w:p w14:paraId="0D15DD6F" w14:textId="1846E54A" w:rsidR="00A1675C" w:rsidRDefault="003434B6">
      <w:pPr>
        <w:ind w:firstLine="432"/>
      </w:pPr>
      <w:r>
        <w:rPr>
          <w:rFonts w:eastAsia="Georgia"/>
        </w:rPr>
        <w:t>Penny was sitting opposite him. Trevor was asleep beside the window. Penny carefully looked at Derek.</w:t>
      </w:r>
    </w:p>
    <w:p w14:paraId="1ADC9044" w14:textId="77777777" w:rsidR="00A1675C" w:rsidRDefault="00000000">
      <w:pPr>
        <w:spacing w:before="40" w:after="120"/>
      </w:pPr>
      <w:r>
        <w:rPr>
          <w:rFonts w:eastAsia="Georgia"/>
        </w:rPr>
        <w:t>"You were talking."</w:t>
      </w:r>
    </w:p>
    <w:p w14:paraId="1A97493C" w14:textId="77777777" w:rsidR="00A1675C" w:rsidRDefault="00000000">
      <w:pPr>
        <w:ind w:firstLine="432"/>
      </w:pPr>
      <w:r>
        <w:rPr>
          <w:rFonts w:eastAsia="Georgia"/>
        </w:rPr>
        <w:t>Derek rubbed his eyes.</w:t>
      </w:r>
    </w:p>
    <w:p w14:paraId="38E1560B" w14:textId="77777777" w:rsidR="00A1675C" w:rsidRDefault="00000000">
      <w:pPr>
        <w:spacing w:before="40" w:after="120"/>
      </w:pPr>
      <w:r>
        <w:rPr>
          <w:rFonts w:eastAsia="Georgia"/>
        </w:rPr>
        <w:t>"What did I say?"</w:t>
      </w:r>
    </w:p>
    <w:p w14:paraId="37AEB645" w14:textId="77777777" w:rsidR="00A1675C" w:rsidRDefault="00000000">
      <w:pPr>
        <w:ind w:firstLine="432"/>
      </w:pPr>
      <w:r>
        <w:rPr>
          <w:rFonts w:eastAsia="Georgia"/>
        </w:rPr>
        <w:t>She gently smiled.</w:t>
      </w:r>
    </w:p>
    <w:p w14:paraId="4493397A" w14:textId="77777777" w:rsidR="00A1675C" w:rsidRDefault="00000000">
      <w:pPr>
        <w:spacing w:before="40" w:after="120"/>
      </w:pPr>
      <w:r>
        <w:rPr>
          <w:rFonts w:eastAsia="Georgia"/>
        </w:rPr>
        <w:t>"You made a remark about an airline."</w:t>
      </w:r>
    </w:p>
    <w:p w14:paraId="5F10D0F0" w14:textId="77777777" w:rsidR="00A1675C" w:rsidRDefault="00000000">
      <w:pPr>
        <w:ind w:firstLine="432"/>
      </w:pPr>
      <w:r>
        <w:rPr>
          <w:rFonts w:eastAsia="Georgia"/>
        </w:rPr>
        <w:t>Derek looked at the clock. 11:17. Still.</w:t>
      </w:r>
    </w:p>
    <w:p w14:paraId="232C7C4D" w14:textId="77777777" w:rsidR="00A1675C" w:rsidRDefault="00000000">
      <w:pPr>
        <w:ind w:firstLine="432"/>
      </w:pPr>
      <w:r>
        <w:rPr>
          <w:rFonts w:eastAsia="Georgia"/>
        </w:rPr>
        <w:t>He looked out the window. Cold rain streaked across the glass. Then he noticed that his seat was reclined.</w:t>
      </w:r>
    </w:p>
    <w:p w14:paraId="7CA96C23" w14:textId="3F27AB0E" w:rsidR="00A1675C" w:rsidRDefault="00000000">
      <w:pPr>
        <w:ind w:firstLine="432"/>
      </w:pPr>
      <w:r>
        <w:rPr>
          <w:rFonts w:eastAsia="Georgia"/>
        </w:rPr>
        <w:t xml:space="preserve">He sharply intensely stared at it. </w:t>
      </w:r>
      <w:r w:rsidR="003434B6">
        <w:rPr>
          <w:rFonts w:eastAsia="Georgia"/>
        </w:rPr>
        <w:t>Penny</w:t>
      </w:r>
      <w:r>
        <w:rPr>
          <w:rFonts w:eastAsia="Georgia"/>
        </w:rPr>
        <w:t xml:space="preserve"> carefully looked at him.</w:t>
      </w:r>
    </w:p>
    <w:p w14:paraId="0AA67693" w14:textId="77777777" w:rsidR="00A1675C" w:rsidRDefault="00000000">
      <w:pPr>
        <w:spacing w:before="40" w:after="120"/>
      </w:pPr>
      <w:r>
        <w:rPr>
          <w:rFonts w:eastAsia="Georgia"/>
        </w:rPr>
        <w:t>"What?"</w:t>
      </w:r>
    </w:p>
    <w:p w14:paraId="2F1FA29F" w14:textId="77777777" w:rsidR="00A1675C" w:rsidRDefault="00000000">
      <w:pPr>
        <w:ind w:firstLine="432"/>
      </w:pPr>
      <w:r>
        <w:rPr>
          <w:rFonts w:eastAsia="Georgia"/>
        </w:rPr>
        <w:t>Derek slowly pushed the seat upright.</w:t>
      </w:r>
    </w:p>
    <w:p w14:paraId="6BAE7098" w14:textId="77777777" w:rsidR="00A1675C" w:rsidRDefault="00000000">
      <w:pPr>
        <w:spacing w:before="40" w:after="120"/>
      </w:pPr>
      <w:r>
        <w:rPr>
          <w:rFonts w:eastAsia="Georgia"/>
        </w:rPr>
        <w:t>"Nothing."</w:t>
      </w:r>
    </w:p>
    <w:p w14:paraId="1E227853" w14:textId="1D24F4CE" w:rsidR="00A1675C" w:rsidRDefault="003434B6">
      <w:pPr>
        <w:ind w:firstLine="432"/>
      </w:pPr>
      <w:r>
        <w:rPr>
          <w:rFonts w:eastAsia="Georgia"/>
        </w:rPr>
        <w:t>Penny gently smiled.</w:t>
      </w:r>
    </w:p>
    <w:p w14:paraId="2B6EBA6E" w14:textId="77777777" w:rsidR="00A1675C" w:rsidRDefault="00000000">
      <w:pPr>
        <w:spacing w:before="40" w:after="120"/>
      </w:pPr>
      <w:r>
        <w:rPr>
          <w:rFonts w:eastAsia="Georgia"/>
        </w:rPr>
        <w:t>"Well, that's settled."</w:t>
      </w:r>
    </w:p>
    <w:p w14:paraId="51F2E33B" w14:textId="77777777" w:rsidR="00A1675C" w:rsidRDefault="00000000">
      <w:pPr>
        <w:ind w:firstLine="432"/>
      </w:pPr>
      <w:r>
        <w:rPr>
          <w:rFonts w:eastAsia="Georgia"/>
        </w:rPr>
        <w:t>Derek looked at the rain.</w:t>
      </w:r>
    </w:p>
    <w:p w14:paraId="6E041D08" w14:textId="77777777" w:rsidR="00A1675C" w:rsidRDefault="00000000">
      <w:pPr>
        <w:spacing w:before="40" w:after="120"/>
      </w:pPr>
      <w:r>
        <w:rPr>
          <w:rFonts w:eastAsia="Georgia"/>
        </w:rPr>
        <w:t>"Not quite."</w:t>
      </w:r>
    </w:p>
    <w:p w14:paraId="2EDAAA80" w14:textId="77777777" w:rsidR="00A1675C" w:rsidRDefault="00000000">
      <w:pPr>
        <w:ind w:firstLine="432"/>
      </w:pPr>
      <w:r>
        <w:rPr>
          <w:rFonts w:eastAsia="Georgia"/>
        </w:rPr>
        <w:t>He took out his notebook. Under the previous entry he wrote: NOTE: Never book a relativistic flight with Ryanair.</w:t>
      </w:r>
    </w:p>
    <w:p w14:paraId="15CBCE3D" w14:textId="77777777" w:rsidR="00A1675C" w:rsidRDefault="00000000">
      <w:pPr>
        <w:ind w:firstLine="432"/>
      </w:pPr>
      <w:r>
        <w:rPr>
          <w:rFonts w:eastAsia="Georgia"/>
        </w:rPr>
        <w:t>Then, after a moment's thought: British Airways probably isn't much better. He closed the notebook.</w:t>
      </w:r>
    </w:p>
    <w:p w14:paraId="46B3B68D" w14:textId="77777777" w:rsidR="00A1675C" w:rsidRDefault="00000000">
      <w:pPr>
        <w:ind w:firstLine="432"/>
      </w:pPr>
      <w:r>
        <w:rPr>
          <w:rFonts w:eastAsia="Georgia"/>
        </w:rPr>
        <w:t>The distant train continued into the darkness. And somewhere ahead, the clock was still waiting for 12:04.</w:t>
      </w:r>
    </w:p>
    <w:p w14:paraId="776F287E" w14:textId="77777777" w:rsidR="00A1675C" w:rsidRDefault="00000000">
      <w:pPr>
        <w:spacing w:before="480" w:after="240"/>
        <w:jc w:val="center"/>
      </w:pPr>
      <w:r>
        <w:rPr>
          <w:rFonts w:eastAsia="Georgia"/>
          <w:b/>
          <w:sz w:val="32"/>
        </w:rPr>
        <w:t>Chapter 10</w:t>
      </w:r>
    </w:p>
    <w:p w14:paraId="7E7171D7" w14:textId="29FF52DF" w:rsidR="00A1675C" w:rsidRDefault="00000000">
      <w:pPr>
        <w:ind w:firstLine="432"/>
      </w:pPr>
      <w:r>
        <w:rPr>
          <w:rFonts w:eastAsia="Georgia"/>
        </w:rPr>
        <w:t xml:space="preserve">the ordinary cucumber Problem </w:t>
      </w:r>
      <w:r w:rsidR="003434B6">
        <w:rPr>
          <w:rFonts w:eastAsia="Georgia"/>
        </w:rPr>
        <w:t>Penny</w:t>
      </w:r>
      <w:r>
        <w:rPr>
          <w:rFonts w:eastAsia="Georgia"/>
        </w:rPr>
        <w:t xml:space="preserve"> had a theory. It was not a particularly complicated theory.</w:t>
      </w:r>
    </w:p>
    <w:p w14:paraId="61293FE9" w14:textId="77777777" w:rsidR="00A1675C" w:rsidRDefault="00000000">
      <w:pPr>
        <w:ind w:firstLine="432"/>
      </w:pPr>
      <w:r>
        <w:rPr>
          <w:rFonts w:eastAsia="Georgia"/>
        </w:rPr>
        <w:t>Nor, for once, did it involve spacetime. She needed an ordinary cucumber. She was standing in an organic fruit market in London, looking at a crate of them while a man in a green apron explained the virtues of soil.</w:t>
      </w:r>
    </w:p>
    <w:p w14:paraId="0685C2C3" w14:textId="77777777" w:rsidR="00A1675C" w:rsidRDefault="00000000">
      <w:pPr>
        <w:spacing w:before="40" w:after="120"/>
      </w:pPr>
      <w:r>
        <w:rPr>
          <w:rFonts w:eastAsia="Georgia"/>
        </w:rPr>
        <w:t>"The important thing," he asserted, "is that they're grown naturally."</w:t>
      </w:r>
    </w:p>
    <w:p w14:paraId="548D62A5" w14:textId="7D3B73B6" w:rsidR="00A1675C" w:rsidRDefault="003434B6">
      <w:pPr>
        <w:ind w:firstLine="432"/>
      </w:pPr>
      <w:r>
        <w:rPr>
          <w:rFonts w:eastAsia="Georgia"/>
        </w:rPr>
        <w:t>Penny picked one up.</w:t>
      </w:r>
    </w:p>
    <w:p w14:paraId="4F0E296F" w14:textId="77777777" w:rsidR="00A1675C" w:rsidRDefault="00000000">
      <w:pPr>
        <w:spacing w:before="40" w:after="120"/>
      </w:pPr>
      <w:r>
        <w:rPr>
          <w:rFonts w:eastAsia="Georgia"/>
        </w:rPr>
        <w:t>"Naturally?"</w:t>
      </w:r>
    </w:p>
    <w:p w14:paraId="6D586AD4" w14:textId="77777777" w:rsidR="00A1675C" w:rsidRDefault="00000000">
      <w:pPr>
        <w:spacing w:before="40" w:after="120"/>
      </w:pPr>
      <w:r>
        <w:rPr>
          <w:rFonts w:eastAsia="Georgia"/>
        </w:rPr>
        <w:t>"Without synthetic pesticides."</w:t>
      </w:r>
    </w:p>
    <w:p w14:paraId="7407293E" w14:textId="77777777" w:rsidR="00A1675C" w:rsidRDefault="00000000">
      <w:pPr>
        <w:spacing w:before="40" w:after="120"/>
      </w:pPr>
      <w:r>
        <w:rPr>
          <w:rFonts w:eastAsia="Georgia"/>
        </w:rPr>
        <w:t>"Good."</w:t>
      </w:r>
    </w:p>
    <w:p w14:paraId="51C634D2" w14:textId="77777777" w:rsidR="00A1675C" w:rsidRDefault="00000000">
      <w:pPr>
        <w:ind w:firstLine="432"/>
      </w:pPr>
      <w:r>
        <w:rPr>
          <w:rFonts w:eastAsia="Georgia"/>
        </w:rPr>
        <w:t>She examined it.</w:t>
      </w:r>
    </w:p>
    <w:p w14:paraId="3BE53B86" w14:textId="77777777" w:rsidR="00A1675C" w:rsidRDefault="00000000">
      <w:pPr>
        <w:spacing w:before="40" w:after="120"/>
      </w:pPr>
      <w:r>
        <w:rPr>
          <w:rFonts w:eastAsia="Georgia"/>
        </w:rPr>
        <w:t>"Are cucumbers fruits?"</w:t>
      </w:r>
    </w:p>
    <w:p w14:paraId="64295859" w14:textId="77777777" w:rsidR="00A1675C" w:rsidRDefault="00000000">
      <w:pPr>
        <w:ind w:firstLine="432"/>
      </w:pPr>
      <w:r>
        <w:rPr>
          <w:rFonts w:eastAsia="Georgia"/>
        </w:rPr>
        <w:t>The man hesitated.</w:t>
      </w:r>
    </w:p>
    <w:p w14:paraId="212F31EA" w14:textId="77777777" w:rsidR="00A1675C" w:rsidRDefault="00000000">
      <w:pPr>
        <w:spacing w:before="40" w:after="120"/>
      </w:pPr>
      <w:r>
        <w:rPr>
          <w:rFonts w:eastAsia="Georgia"/>
        </w:rPr>
        <w:t>"Botanically, yes."</w:t>
      </w:r>
    </w:p>
    <w:p w14:paraId="2A9AA0D8" w14:textId="7945426D" w:rsidR="00A1675C" w:rsidRDefault="003434B6">
      <w:pPr>
        <w:ind w:firstLine="432"/>
      </w:pPr>
      <w:r>
        <w:rPr>
          <w:rFonts w:eastAsia="Georgia"/>
        </w:rPr>
        <w:t>Penny nodded.</w:t>
      </w:r>
    </w:p>
    <w:p w14:paraId="09195936" w14:textId="77777777" w:rsidR="00A1675C" w:rsidRDefault="00000000">
      <w:pPr>
        <w:spacing w:before="40" w:after="120"/>
      </w:pPr>
      <w:r>
        <w:rPr>
          <w:rFonts w:eastAsia="Georgia"/>
        </w:rPr>
        <w:t>"Excellent."</w:t>
      </w:r>
    </w:p>
    <w:p w14:paraId="2C801ED2" w14:textId="77777777" w:rsidR="00A1675C" w:rsidRDefault="00000000">
      <w:pPr>
        <w:spacing w:before="40" w:after="120"/>
      </w:pPr>
      <w:r>
        <w:rPr>
          <w:rFonts w:eastAsia="Georgia"/>
        </w:rPr>
        <w:t>"But culinarily—"</w:t>
      </w:r>
    </w:p>
    <w:p w14:paraId="4A2B2C97" w14:textId="77777777" w:rsidR="00A1675C" w:rsidRDefault="00000000">
      <w:pPr>
        <w:spacing w:before="40" w:after="120"/>
      </w:pPr>
      <w:r>
        <w:rPr>
          <w:rFonts w:eastAsia="Georgia"/>
        </w:rPr>
        <w:t>"Don't."</w:t>
      </w:r>
    </w:p>
    <w:p w14:paraId="755A6F93" w14:textId="674FB46C" w:rsidR="00A1675C" w:rsidRDefault="00000000">
      <w:pPr>
        <w:ind w:firstLine="432"/>
      </w:pPr>
      <w:r>
        <w:rPr>
          <w:rFonts w:eastAsia="Georgia"/>
        </w:rPr>
        <w:t xml:space="preserve">He stopped. </w:t>
      </w:r>
      <w:r w:rsidR="003434B6">
        <w:rPr>
          <w:rFonts w:eastAsia="Georgia"/>
        </w:rPr>
        <w:t>Penny</w:t>
      </w:r>
      <w:r>
        <w:rPr>
          <w:rFonts w:eastAsia="Georgia"/>
        </w:rPr>
        <w:t xml:space="preserve"> put the cucumber in her basket. She had no particular interest in the botanical classification of cucumbers.</w:t>
      </w:r>
    </w:p>
    <w:p w14:paraId="297748A0" w14:textId="77777777" w:rsidR="00A1675C" w:rsidRDefault="00000000">
      <w:pPr>
        <w:ind w:firstLine="432"/>
      </w:pPr>
      <w:r>
        <w:rPr>
          <w:rFonts w:eastAsia="Georgia"/>
        </w:rPr>
        <w:t>She had an interest in what they could be used for. And at the moment, she needed one for an experiment. Nothing sexual.</w:t>
      </w:r>
    </w:p>
    <w:p w14:paraId="6029DD18" w14:textId="77777777" w:rsidR="00A1675C" w:rsidRDefault="00000000">
      <w:pPr>
        <w:ind w:firstLine="432"/>
      </w:pPr>
      <w:r>
        <w:rPr>
          <w:rFonts w:eastAsia="Georgia"/>
        </w:rPr>
        <w:t>Nothing particularly mysterious. Just a cucumber. The vendor watched her.</w:t>
      </w:r>
    </w:p>
    <w:p w14:paraId="4113B9AF" w14:textId="77777777" w:rsidR="00A1675C" w:rsidRDefault="00000000">
      <w:pPr>
        <w:spacing w:before="40" w:after="120"/>
      </w:pPr>
      <w:r>
        <w:rPr>
          <w:rFonts w:eastAsia="Georgia"/>
        </w:rPr>
        <w:t>"Anything else?"</w:t>
      </w:r>
    </w:p>
    <w:p w14:paraId="2CC751DB" w14:textId="77777777" w:rsidR="00A1675C" w:rsidRDefault="00000000">
      <w:pPr>
        <w:spacing w:before="40" w:after="120"/>
      </w:pPr>
      <w:r>
        <w:rPr>
          <w:rFonts w:eastAsia="Georgia"/>
        </w:rPr>
        <w:t>"No."</w:t>
      </w:r>
    </w:p>
    <w:p w14:paraId="759C0BE2" w14:textId="77777777" w:rsidR="00A1675C" w:rsidRDefault="00000000">
      <w:pPr>
        <w:spacing w:before="40" w:after="120"/>
      </w:pPr>
      <w:r>
        <w:rPr>
          <w:rFonts w:eastAsia="Georgia"/>
        </w:rPr>
        <w:t>"Tomatoes?"</w:t>
      </w:r>
    </w:p>
    <w:p w14:paraId="7E80C852" w14:textId="77777777" w:rsidR="00A1675C" w:rsidRDefault="00000000">
      <w:pPr>
        <w:spacing w:before="40" w:after="120"/>
      </w:pPr>
      <w:r>
        <w:rPr>
          <w:rFonts w:eastAsia="Georgia"/>
        </w:rPr>
        <w:t>"No."</w:t>
      </w:r>
    </w:p>
    <w:p w14:paraId="2D91EF4C" w14:textId="77777777" w:rsidR="00A1675C" w:rsidRDefault="00000000">
      <w:pPr>
        <w:spacing w:before="40" w:after="120"/>
      </w:pPr>
      <w:r>
        <w:rPr>
          <w:rFonts w:eastAsia="Georgia"/>
        </w:rPr>
        <w:t>"Courgettes?"</w:t>
      </w:r>
    </w:p>
    <w:p w14:paraId="5295F3AD" w14:textId="77777777" w:rsidR="00A1675C" w:rsidRDefault="00000000">
      <w:pPr>
        <w:spacing w:before="40" w:after="120"/>
      </w:pPr>
      <w:r>
        <w:rPr>
          <w:rFonts w:eastAsia="Georgia"/>
        </w:rPr>
        <w:t>"No."</w:t>
      </w:r>
    </w:p>
    <w:p w14:paraId="5DB20F1C" w14:textId="77777777" w:rsidR="00A1675C" w:rsidRDefault="00000000">
      <w:pPr>
        <w:spacing w:before="40" w:after="120"/>
      </w:pPr>
      <w:r>
        <w:rPr>
          <w:rFonts w:eastAsia="Georgia"/>
        </w:rPr>
        <w:t>"Organic aubergines?"</w:t>
      </w:r>
    </w:p>
    <w:p w14:paraId="12FA8828" w14:textId="77777777" w:rsidR="00A1675C" w:rsidRDefault="00000000">
      <w:pPr>
        <w:spacing w:before="40" w:after="120"/>
      </w:pPr>
      <w:r>
        <w:rPr>
          <w:rFonts w:eastAsia="Georgia"/>
        </w:rPr>
        <w:t>"No."</w:t>
      </w:r>
    </w:p>
    <w:p w14:paraId="304617FC" w14:textId="77777777" w:rsidR="00A1675C" w:rsidRDefault="00000000">
      <w:pPr>
        <w:ind w:firstLine="432"/>
      </w:pPr>
      <w:r>
        <w:rPr>
          <w:rFonts w:eastAsia="Georgia"/>
        </w:rPr>
        <w:t>He looked disappointed.</w:t>
      </w:r>
    </w:p>
    <w:p w14:paraId="0C12F3E5" w14:textId="77777777" w:rsidR="00A1675C" w:rsidRDefault="00000000">
      <w:pPr>
        <w:spacing w:before="40" w:after="120"/>
      </w:pPr>
      <w:r>
        <w:rPr>
          <w:rFonts w:eastAsia="Georgia"/>
        </w:rPr>
        <w:t>"Just the cucumber."</w:t>
      </w:r>
    </w:p>
    <w:p w14:paraId="4E234765" w14:textId="77777777" w:rsidR="00A1675C" w:rsidRDefault="00000000">
      <w:pPr>
        <w:spacing w:before="40" w:after="120"/>
      </w:pPr>
      <w:r>
        <w:rPr>
          <w:rFonts w:eastAsia="Georgia"/>
        </w:rPr>
        <w:t>"Very well."</w:t>
      </w:r>
    </w:p>
    <w:p w14:paraId="3A76D82A" w14:textId="0A668A28" w:rsidR="00A1675C" w:rsidRDefault="003434B6">
      <w:pPr>
        <w:ind w:firstLine="432"/>
      </w:pPr>
      <w:r>
        <w:rPr>
          <w:rFonts w:eastAsia="Georgia"/>
        </w:rPr>
        <w:t>Penny paid. She left. It was raining.</w:t>
      </w:r>
    </w:p>
    <w:p w14:paraId="7C4FA15D" w14:textId="77777777" w:rsidR="00A1675C" w:rsidRDefault="00000000">
      <w:pPr>
        <w:ind w:firstLine="432"/>
      </w:pPr>
      <w:r>
        <w:rPr>
          <w:rFonts w:eastAsia="Georgia"/>
        </w:rPr>
        <w:t>Of course it was. London had apparently decided that weather was unnecessary and rain was sufficient. She walked back toward the Bureau with the cucumber under her coat.</w:t>
      </w:r>
    </w:p>
    <w:p w14:paraId="15EE7263" w14:textId="77777777" w:rsidR="00A1675C" w:rsidRDefault="00000000">
      <w:pPr>
        <w:ind w:firstLine="432"/>
      </w:pPr>
      <w:r>
        <w:rPr>
          <w:rFonts w:eastAsia="Georgia"/>
        </w:rPr>
        <w:t>She crossed the street. A bus went past. Water sprayed from its wheels.</w:t>
      </w:r>
    </w:p>
    <w:p w14:paraId="77A6EE58" w14:textId="77777777" w:rsidR="00A1675C" w:rsidRDefault="00000000">
      <w:pPr>
        <w:ind w:firstLine="432"/>
      </w:pPr>
      <w:r>
        <w:rPr>
          <w:rFonts w:eastAsia="Georgia"/>
        </w:rPr>
        <w:t>She carefully watched the droplets scatter. She smiled. Everything had a frame.</w:t>
      </w:r>
    </w:p>
    <w:p w14:paraId="5A129084" w14:textId="77777777" w:rsidR="00A1675C" w:rsidRDefault="00000000">
      <w:pPr>
        <w:ind w:firstLine="432"/>
      </w:pPr>
      <w:r>
        <w:rPr>
          <w:rFonts w:eastAsia="Georgia"/>
        </w:rPr>
        <w:t>Everything had a worldline. Everything had relationships. Even cucumbers.</w:t>
      </w:r>
    </w:p>
    <w:p w14:paraId="153EFD2F" w14:textId="02C099AA" w:rsidR="00A1675C" w:rsidRDefault="00000000">
      <w:pPr>
        <w:ind w:firstLine="432"/>
      </w:pPr>
      <w:r>
        <w:rPr>
          <w:rFonts w:eastAsia="Georgia"/>
        </w:rPr>
        <w:t xml:space="preserve">Perhaps especially cucumbers. She reached the </w:t>
      </w:r>
      <w:r w:rsidR="00C86E0C">
        <w:rPr>
          <w:rFonts w:eastAsia="Georgia"/>
        </w:rPr>
        <w:t>Investigation Bureau</w:t>
      </w:r>
      <w:r>
        <w:rPr>
          <w:rFonts w:eastAsia="Georgia"/>
        </w:rPr>
        <w:t>. Trevor was sitting at the front familiar desk.</w:t>
      </w:r>
    </w:p>
    <w:p w14:paraId="2C83B6C3" w14:textId="0D5D0EBF" w:rsidR="00A1675C" w:rsidRDefault="00000000">
      <w:pPr>
        <w:ind w:firstLine="432"/>
      </w:pPr>
      <w:r>
        <w:rPr>
          <w:rFonts w:eastAsia="Georgia"/>
        </w:rPr>
        <w:t xml:space="preserve">He carefully looked at the cucumber. Then at </w:t>
      </w:r>
      <w:r w:rsidR="003434B6">
        <w:rPr>
          <w:rFonts w:eastAsia="Georgia"/>
        </w:rPr>
        <w:t>Penny</w:t>
      </w:r>
      <w:r>
        <w:rPr>
          <w:rFonts w:eastAsia="Georgia"/>
        </w:rPr>
        <w:t>. Then at the cucumber again.</w:t>
      </w:r>
    </w:p>
    <w:p w14:paraId="540723A4" w14:textId="77777777" w:rsidR="00A1675C" w:rsidRDefault="00000000">
      <w:pPr>
        <w:spacing w:before="40" w:after="120"/>
      </w:pPr>
      <w:r>
        <w:rPr>
          <w:rFonts w:eastAsia="Georgia"/>
        </w:rPr>
        <w:t>"What is that?"</w:t>
      </w:r>
    </w:p>
    <w:p w14:paraId="30EF2B63" w14:textId="77777777" w:rsidR="00A1675C" w:rsidRDefault="00000000">
      <w:pPr>
        <w:spacing w:before="40" w:after="120"/>
      </w:pPr>
      <w:r>
        <w:rPr>
          <w:rFonts w:eastAsia="Georgia"/>
        </w:rPr>
        <w:t>"A cucumber."</w:t>
      </w:r>
    </w:p>
    <w:p w14:paraId="62604284" w14:textId="77777777" w:rsidR="00A1675C" w:rsidRDefault="00000000">
      <w:pPr>
        <w:spacing w:before="40" w:after="120"/>
      </w:pPr>
      <w:r>
        <w:rPr>
          <w:rFonts w:eastAsia="Georgia"/>
        </w:rPr>
        <w:t>"I can see that."</w:t>
      </w:r>
    </w:p>
    <w:p w14:paraId="21E49BB8" w14:textId="77777777" w:rsidR="00A1675C" w:rsidRDefault="00000000">
      <w:pPr>
        <w:spacing w:before="40" w:after="120"/>
      </w:pPr>
      <w:r>
        <w:rPr>
          <w:rFonts w:eastAsia="Georgia"/>
        </w:rPr>
        <w:t>"Then why ask?"</w:t>
      </w:r>
    </w:p>
    <w:p w14:paraId="5A36AC8C" w14:textId="77777777" w:rsidR="00A1675C" w:rsidRDefault="00000000">
      <w:pPr>
        <w:ind w:firstLine="432"/>
      </w:pPr>
      <w:r>
        <w:rPr>
          <w:rFonts w:eastAsia="Georgia"/>
        </w:rPr>
        <w:t>Trevor nodded.</w:t>
      </w:r>
    </w:p>
    <w:p w14:paraId="7E86545E" w14:textId="77777777" w:rsidR="00A1675C" w:rsidRDefault="00000000">
      <w:pPr>
        <w:spacing w:before="40" w:after="120"/>
      </w:pPr>
      <w:r>
        <w:rPr>
          <w:rFonts w:eastAsia="Georgia"/>
        </w:rPr>
        <w:t>"Fair."</w:t>
      </w:r>
    </w:p>
    <w:p w14:paraId="025F8E5E" w14:textId="77777777" w:rsidR="00A1675C" w:rsidRDefault="00000000">
      <w:pPr>
        <w:ind w:firstLine="432"/>
      </w:pPr>
      <w:r>
        <w:rPr>
          <w:rFonts w:eastAsia="Georgia"/>
        </w:rPr>
        <w:t>He carefully looked at it again.</w:t>
      </w:r>
    </w:p>
    <w:p w14:paraId="26E55523" w14:textId="77777777" w:rsidR="00A1675C" w:rsidRDefault="00000000">
      <w:pPr>
        <w:spacing w:before="40" w:after="120"/>
      </w:pPr>
      <w:r>
        <w:rPr>
          <w:rFonts w:eastAsia="Georgia"/>
        </w:rPr>
        <w:t>"What are you doing with it?"</w:t>
      </w:r>
    </w:p>
    <w:p w14:paraId="46FFE0E8" w14:textId="77777777" w:rsidR="00A1675C" w:rsidRDefault="00000000">
      <w:pPr>
        <w:spacing w:before="40" w:after="120"/>
      </w:pPr>
      <w:r>
        <w:rPr>
          <w:rFonts w:eastAsia="Georgia"/>
        </w:rPr>
        <w:t>"Experiment."</w:t>
      </w:r>
    </w:p>
    <w:p w14:paraId="6163EFCF" w14:textId="77777777" w:rsidR="00A1675C" w:rsidRDefault="00000000">
      <w:pPr>
        <w:spacing w:before="40" w:after="120"/>
      </w:pPr>
      <w:r>
        <w:rPr>
          <w:rFonts w:eastAsia="Georgia"/>
        </w:rPr>
        <w:t>"What sort?"</w:t>
      </w:r>
    </w:p>
    <w:p w14:paraId="51F3B5A2" w14:textId="77777777" w:rsidR="00A1675C" w:rsidRDefault="00000000">
      <w:pPr>
        <w:spacing w:before="40" w:after="120"/>
      </w:pPr>
      <w:r>
        <w:rPr>
          <w:rFonts w:eastAsia="Georgia"/>
        </w:rPr>
        <w:t>"Relativistic."</w:t>
      </w:r>
    </w:p>
    <w:p w14:paraId="0D8BF51A" w14:textId="77777777" w:rsidR="00A1675C" w:rsidRDefault="00000000">
      <w:pPr>
        <w:ind w:firstLine="432"/>
      </w:pPr>
      <w:r>
        <w:rPr>
          <w:rFonts w:eastAsia="Georgia"/>
        </w:rPr>
        <w:t>Trevor nodded.</w:t>
      </w:r>
    </w:p>
    <w:p w14:paraId="4D46937A" w14:textId="77777777" w:rsidR="00A1675C" w:rsidRDefault="00000000">
      <w:pPr>
        <w:spacing w:before="40" w:after="120"/>
      </w:pPr>
      <w:r>
        <w:rPr>
          <w:rFonts w:eastAsia="Georgia"/>
        </w:rPr>
        <w:t>"Of course."</w:t>
      </w:r>
    </w:p>
    <w:p w14:paraId="27948F88" w14:textId="3CCE8E76" w:rsidR="00A1675C" w:rsidRDefault="003434B6">
      <w:pPr>
        <w:ind w:firstLine="432"/>
      </w:pPr>
      <w:r>
        <w:rPr>
          <w:rFonts w:eastAsia="Georgia"/>
        </w:rPr>
        <w:t>Penny quietly walked past him. He followed.</w:t>
      </w:r>
    </w:p>
    <w:p w14:paraId="09531094" w14:textId="77777777" w:rsidR="00A1675C" w:rsidRDefault="00000000">
      <w:pPr>
        <w:spacing w:before="40" w:after="120"/>
      </w:pPr>
      <w:r>
        <w:rPr>
          <w:rFonts w:eastAsia="Georgia"/>
        </w:rPr>
        <w:t>"Is it dangerous?"</w:t>
      </w:r>
    </w:p>
    <w:p w14:paraId="52AFABC5" w14:textId="77777777" w:rsidR="00A1675C" w:rsidRDefault="00000000">
      <w:pPr>
        <w:spacing w:before="40" w:after="120"/>
      </w:pPr>
      <w:r>
        <w:rPr>
          <w:rFonts w:eastAsia="Georgia"/>
        </w:rPr>
        <w:t>"No."</w:t>
      </w:r>
    </w:p>
    <w:p w14:paraId="385D92A3" w14:textId="77777777" w:rsidR="00A1675C" w:rsidRDefault="00000000">
      <w:pPr>
        <w:spacing w:before="40" w:after="120"/>
      </w:pPr>
      <w:r>
        <w:rPr>
          <w:rFonts w:eastAsia="Georgia"/>
        </w:rPr>
        <w:t>"Explosive?"</w:t>
      </w:r>
    </w:p>
    <w:p w14:paraId="78CF4A88" w14:textId="77777777" w:rsidR="00A1675C" w:rsidRDefault="00000000">
      <w:pPr>
        <w:spacing w:before="40" w:after="120"/>
      </w:pPr>
      <w:r>
        <w:rPr>
          <w:rFonts w:eastAsia="Georgia"/>
        </w:rPr>
        <w:t>"No."</w:t>
      </w:r>
    </w:p>
    <w:p w14:paraId="436B4302" w14:textId="77777777" w:rsidR="00A1675C" w:rsidRDefault="00000000">
      <w:pPr>
        <w:spacing w:before="40" w:after="120"/>
      </w:pPr>
      <w:r>
        <w:rPr>
          <w:rFonts w:eastAsia="Georgia"/>
        </w:rPr>
        <w:t>"Quantum?"</w:t>
      </w:r>
    </w:p>
    <w:p w14:paraId="04F68A75" w14:textId="77777777" w:rsidR="00A1675C" w:rsidRDefault="00000000">
      <w:pPr>
        <w:spacing w:before="40" w:after="120"/>
      </w:pPr>
      <w:r>
        <w:rPr>
          <w:rFonts w:eastAsia="Georgia"/>
        </w:rPr>
        <w:t>"No."</w:t>
      </w:r>
    </w:p>
    <w:p w14:paraId="012A5F1C" w14:textId="77777777" w:rsidR="00A1675C" w:rsidRDefault="00000000">
      <w:pPr>
        <w:spacing w:before="40" w:after="120"/>
      </w:pPr>
      <w:r>
        <w:rPr>
          <w:rFonts w:eastAsia="Georgia"/>
        </w:rPr>
        <w:t>"Gravitational?"</w:t>
      </w:r>
    </w:p>
    <w:p w14:paraId="518F55EA" w14:textId="77777777" w:rsidR="00A1675C" w:rsidRDefault="00000000">
      <w:pPr>
        <w:spacing w:before="40" w:after="120"/>
      </w:pPr>
      <w:r>
        <w:rPr>
          <w:rFonts w:eastAsia="Georgia"/>
        </w:rPr>
        <w:t>"Possibly."</w:t>
      </w:r>
    </w:p>
    <w:p w14:paraId="02DFDA50" w14:textId="77777777" w:rsidR="00A1675C" w:rsidRDefault="00000000">
      <w:pPr>
        <w:ind w:firstLine="432"/>
      </w:pPr>
      <w:r>
        <w:rPr>
          <w:rFonts w:eastAsia="Georgia"/>
        </w:rPr>
        <w:t>Trevor stopped.</w:t>
      </w:r>
    </w:p>
    <w:p w14:paraId="60C6E802" w14:textId="77777777" w:rsidR="00A1675C" w:rsidRDefault="00000000">
      <w:pPr>
        <w:spacing w:before="40" w:after="120"/>
      </w:pPr>
      <w:r>
        <w:rPr>
          <w:rFonts w:eastAsia="Georgia"/>
        </w:rPr>
        <w:t>"With a cucumber?"</w:t>
      </w:r>
    </w:p>
    <w:p w14:paraId="49BF705E" w14:textId="2A9B6CA3" w:rsidR="00A1675C" w:rsidRDefault="003434B6">
      <w:pPr>
        <w:ind w:firstLine="432"/>
      </w:pPr>
      <w:r>
        <w:rPr>
          <w:rFonts w:eastAsia="Georgia"/>
        </w:rPr>
        <w:t>Penny looked back.</w:t>
      </w:r>
    </w:p>
    <w:p w14:paraId="5046963F" w14:textId="77777777" w:rsidR="00A1675C" w:rsidRDefault="00000000">
      <w:pPr>
        <w:spacing w:before="40" w:after="120"/>
      </w:pPr>
      <w:r>
        <w:rPr>
          <w:rFonts w:eastAsia="Georgia"/>
        </w:rPr>
        <w:t>"You'd be surprised what can be gravitational."</w:t>
      </w:r>
    </w:p>
    <w:p w14:paraId="3EFECF65" w14:textId="77777777" w:rsidR="00A1675C" w:rsidRDefault="00000000">
      <w:pPr>
        <w:ind w:firstLine="432"/>
      </w:pPr>
      <w:r>
        <w:rPr>
          <w:rFonts w:eastAsia="Georgia"/>
        </w:rPr>
        <w:t>Trevor considered that.</w:t>
      </w:r>
    </w:p>
    <w:p w14:paraId="50672DBB" w14:textId="77777777" w:rsidR="00A1675C" w:rsidRDefault="00000000">
      <w:pPr>
        <w:spacing w:before="40" w:after="120"/>
      </w:pPr>
      <w:r>
        <w:rPr>
          <w:rFonts w:eastAsia="Georgia"/>
        </w:rPr>
        <w:t>"Fair enough."</w:t>
      </w:r>
    </w:p>
    <w:p w14:paraId="2152492F" w14:textId="77777777" w:rsidR="00A1675C" w:rsidRDefault="00000000">
      <w:pPr>
        <w:ind w:firstLine="432"/>
      </w:pPr>
      <w:r>
        <w:rPr>
          <w:rFonts w:eastAsia="Georgia"/>
        </w:rPr>
        <w:t>They entered the laboratory. Derek was there. His familiar office door was quietly closed.</w:t>
      </w:r>
    </w:p>
    <w:p w14:paraId="6CCE5947" w14:textId="77777777" w:rsidR="00A1675C" w:rsidRDefault="00000000">
      <w:pPr>
        <w:ind w:firstLine="432"/>
      </w:pPr>
      <w:r>
        <w:rPr>
          <w:rFonts w:eastAsia="Georgia"/>
        </w:rPr>
        <w:t>Obviously. Trevor pointed toward it.</w:t>
      </w:r>
    </w:p>
    <w:p w14:paraId="4343E464" w14:textId="77777777" w:rsidR="00A1675C" w:rsidRDefault="00000000">
      <w:pPr>
        <w:spacing w:before="40" w:after="120"/>
      </w:pPr>
      <w:r>
        <w:rPr>
          <w:rFonts w:eastAsia="Georgia"/>
        </w:rPr>
        <w:t>"He's in there."</w:t>
      </w:r>
    </w:p>
    <w:p w14:paraId="1E9DA3E0" w14:textId="77777777" w:rsidR="00A1675C" w:rsidRDefault="00000000">
      <w:pPr>
        <w:spacing w:before="40" w:after="120"/>
      </w:pPr>
      <w:r>
        <w:rPr>
          <w:rFonts w:eastAsia="Georgia"/>
        </w:rPr>
        <w:t>"Working?"</w:t>
      </w:r>
    </w:p>
    <w:p w14:paraId="20A49029" w14:textId="77777777" w:rsidR="00A1675C" w:rsidRDefault="00000000">
      <w:pPr>
        <w:spacing w:before="40" w:after="120"/>
      </w:pPr>
      <w:r>
        <w:rPr>
          <w:rFonts w:eastAsia="Georgia"/>
        </w:rPr>
        <w:t>"Probably."</w:t>
      </w:r>
    </w:p>
    <w:p w14:paraId="643B28D1" w14:textId="44A2DBE2" w:rsidR="00A1675C" w:rsidRDefault="003434B6">
      <w:pPr>
        <w:ind w:firstLine="432"/>
      </w:pPr>
      <w:r>
        <w:rPr>
          <w:rFonts w:eastAsia="Georgia"/>
        </w:rPr>
        <w:t>Penny gently smiled.</w:t>
      </w:r>
    </w:p>
    <w:p w14:paraId="4C99D568" w14:textId="77777777" w:rsidR="00A1675C" w:rsidRDefault="00000000">
      <w:pPr>
        <w:spacing w:before="40" w:after="120"/>
      </w:pPr>
      <w:r>
        <w:rPr>
          <w:rFonts w:eastAsia="Georgia"/>
        </w:rPr>
        <w:t>"Or shafting."</w:t>
      </w:r>
    </w:p>
    <w:p w14:paraId="449CDDCF" w14:textId="77777777" w:rsidR="00A1675C" w:rsidRDefault="00000000">
      <w:pPr>
        <w:spacing w:before="40" w:after="120"/>
      </w:pPr>
      <w:r>
        <w:rPr>
          <w:rFonts w:eastAsia="Georgia"/>
        </w:rPr>
        <w:t>Trevor wearily sighed.</w:t>
      </w:r>
    </w:p>
    <w:p w14:paraId="50F61EAC" w14:textId="77777777" w:rsidR="00A1675C" w:rsidRDefault="00000000">
      <w:pPr>
        <w:spacing w:before="40" w:after="120"/>
      </w:pPr>
      <w:r>
        <w:rPr>
          <w:rFonts w:eastAsia="Georgia"/>
        </w:rPr>
        <w:t>"Please don't."</w:t>
      </w:r>
    </w:p>
    <w:p w14:paraId="0D038979" w14:textId="77777777" w:rsidR="00A1675C" w:rsidRDefault="00000000">
      <w:pPr>
        <w:spacing w:before="40" w:after="120"/>
      </w:pPr>
      <w:r>
        <w:rPr>
          <w:rFonts w:eastAsia="Georgia"/>
        </w:rPr>
        <w:t>"Why?"</w:t>
      </w:r>
    </w:p>
    <w:p w14:paraId="5BBDAA64" w14:textId="77777777" w:rsidR="00A1675C" w:rsidRDefault="00000000">
      <w:pPr>
        <w:spacing w:before="40" w:after="120"/>
      </w:pPr>
      <w:r>
        <w:rPr>
          <w:rFonts w:eastAsia="Georgia"/>
        </w:rPr>
        <w:t>"Because I know what you're going to say."</w:t>
      </w:r>
    </w:p>
    <w:p w14:paraId="163EAA74" w14:textId="6D1471EA" w:rsidR="00A1675C" w:rsidRDefault="003434B6">
      <w:pPr>
        <w:ind w:firstLine="432"/>
      </w:pPr>
      <w:r>
        <w:rPr>
          <w:rFonts w:eastAsia="Georgia"/>
        </w:rPr>
        <w:t>Penny gently smiled.</w:t>
      </w:r>
    </w:p>
    <w:p w14:paraId="7D1DDBBC" w14:textId="77777777" w:rsidR="00A1675C" w:rsidRDefault="00000000">
      <w:pPr>
        <w:spacing w:before="40" w:after="120"/>
      </w:pPr>
      <w:r>
        <w:rPr>
          <w:rFonts w:eastAsia="Georgia"/>
        </w:rPr>
        <w:t>"Then you have excellent predictive powers."</w:t>
      </w:r>
    </w:p>
    <w:p w14:paraId="7D83B2F4" w14:textId="77777777" w:rsidR="00A1675C" w:rsidRDefault="00000000">
      <w:pPr>
        <w:ind w:firstLine="432"/>
      </w:pPr>
      <w:r>
        <w:rPr>
          <w:rFonts w:eastAsia="Georgia"/>
        </w:rPr>
        <w:t>She placed the ordinary cucumber on the laboratory table. Trevor looked at it. Derek's voice came through the quietly closed door.</w:t>
      </w:r>
    </w:p>
    <w:p w14:paraId="40753DFD" w14:textId="77777777" w:rsidR="00A1675C" w:rsidRDefault="00000000">
      <w:pPr>
        <w:spacing w:before="40" w:after="120"/>
      </w:pPr>
      <w:r>
        <w:rPr>
          <w:rFonts w:eastAsia="Georgia"/>
        </w:rPr>
        <w:t>"What are you two doing?"</w:t>
      </w:r>
    </w:p>
    <w:p w14:paraId="6CD7FCC8" w14:textId="24CDC5F1" w:rsidR="00A1675C" w:rsidRDefault="003434B6">
      <w:pPr>
        <w:ind w:firstLine="432"/>
      </w:pPr>
      <w:r>
        <w:rPr>
          <w:rFonts w:eastAsia="Georgia"/>
        </w:rPr>
        <w:t>Penny called back.</w:t>
      </w:r>
    </w:p>
    <w:p w14:paraId="350977BF" w14:textId="77777777" w:rsidR="00A1675C" w:rsidRDefault="00000000">
      <w:pPr>
        <w:spacing w:before="40" w:after="120"/>
      </w:pPr>
      <w:r>
        <w:rPr>
          <w:rFonts w:eastAsia="Georgia"/>
        </w:rPr>
        <w:t>"Science."</w:t>
      </w:r>
    </w:p>
    <w:p w14:paraId="4743B43A" w14:textId="77777777" w:rsidR="00A1675C" w:rsidRDefault="00000000">
      <w:pPr>
        <w:spacing w:before="40" w:after="120"/>
      </w:pPr>
      <w:r>
        <w:rPr>
          <w:rFonts w:eastAsia="Georgia"/>
        </w:rPr>
        <w:t>"Good."</w:t>
      </w:r>
    </w:p>
    <w:p w14:paraId="0B65E6BF" w14:textId="77777777" w:rsidR="00A1675C" w:rsidRDefault="00000000">
      <w:pPr>
        <w:ind w:firstLine="432"/>
      </w:pPr>
      <w:r>
        <w:rPr>
          <w:rFonts w:eastAsia="Georgia"/>
        </w:rPr>
        <w:t>A pause.</w:t>
      </w:r>
    </w:p>
    <w:p w14:paraId="5F51E069" w14:textId="77777777" w:rsidR="00A1675C" w:rsidRDefault="00000000">
      <w:pPr>
        <w:spacing w:before="40" w:after="120"/>
      </w:pPr>
      <w:r>
        <w:rPr>
          <w:rFonts w:eastAsia="Georgia"/>
        </w:rPr>
        <w:t>"Carry on."</w:t>
      </w:r>
    </w:p>
    <w:p w14:paraId="631B10BB" w14:textId="77777777" w:rsidR="00A1675C" w:rsidRDefault="00000000">
      <w:pPr>
        <w:ind w:firstLine="432"/>
      </w:pPr>
      <w:r>
        <w:rPr>
          <w:rFonts w:eastAsia="Georgia"/>
        </w:rPr>
        <w:t>The door remained closed. Trevor calmly nodded.</w:t>
      </w:r>
    </w:p>
    <w:p w14:paraId="205DC80D" w14:textId="77777777" w:rsidR="00A1675C" w:rsidRDefault="00000000">
      <w:pPr>
        <w:spacing w:before="40" w:after="120"/>
      </w:pPr>
      <w:r>
        <w:rPr>
          <w:rFonts w:eastAsia="Georgia"/>
        </w:rPr>
        <w:t>"He's working hard."</w:t>
      </w:r>
    </w:p>
    <w:p w14:paraId="48D066B3" w14:textId="77777777" w:rsidR="00A1675C" w:rsidRDefault="00000000">
      <w:pPr>
        <w:spacing w:before="40" w:after="120"/>
      </w:pPr>
      <w:r>
        <w:rPr>
          <w:rFonts w:eastAsia="Georgia"/>
        </w:rPr>
        <w:t>"Obviously."</w:t>
      </w:r>
    </w:p>
    <w:p w14:paraId="7E00C1E8" w14:textId="08B336FB" w:rsidR="00A1675C" w:rsidRDefault="003434B6">
      <w:pPr>
        <w:ind w:firstLine="432"/>
      </w:pPr>
      <w:r>
        <w:rPr>
          <w:rFonts w:eastAsia="Georgia"/>
        </w:rPr>
        <w:t>Penny picked up the cucumber.</w:t>
      </w:r>
    </w:p>
    <w:p w14:paraId="7E1BDC29" w14:textId="77777777" w:rsidR="00A1675C" w:rsidRDefault="00000000">
      <w:pPr>
        <w:spacing w:before="40" w:after="120"/>
      </w:pPr>
      <w:r>
        <w:rPr>
          <w:rFonts w:eastAsia="Georgia"/>
        </w:rPr>
        <w:t>"Right."</w:t>
      </w:r>
    </w:p>
    <w:p w14:paraId="0DDA0CE7" w14:textId="77777777" w:rsidR="00A1675C" w:rsidRDefault="00000000">
      <w:pPr>
        <w:ind w:firstLine="432"/>
      </w:pPr>
      <w:r>
        <w:rPr>
          <w:rFonts w:eastAsia="Georgia"/>
        </w:rPr>
        <w:t>Trevor watched.</w:t>
      </w:r>
    </w:p>
    <w:p w14:paraId="012DC513" w14:textId="77777777" w:rsidR="00A1675C" w:rsidRDefault="00000000">
      <w:pPr>
        <w:spacing w:before="40" w:after="120"/>
      </w:pPr>
      <w:r>
        <w:rPr>
          <w:rFonts w:eastAsia="Georgia"/>
        </w:rPr>
        <w:t>"What exactly are you testing?"</w:t>
      </w:r>
    </w:p>
    <w:p w14:paraId="53EE247F" w14:textId="641121D9" w:rsidR="00A1675C" w:rsidRDefault="003434B6">
      <w:pPr>
        <w:ind w:firstLine="432"/>
      </w:pPr>
      <w:r>
        <w:rPr>
          <w:rFonts w:eastAsia="Georgia"/>
        </w:rPr>
        <w:t>Penny carefully looked at the cucumber. Then at the silent clock. Then at the equipment.</w:t>
      </w:r>
    </w:p>
    <w:p w14:paraId="71FAF79F" w14:textId="77777777" w:rsidR="00A1675C" w:rsidRDefault="00000000">
      <w:pPr>
        <w:spacing w:before="40" w:after="120"/>
      </w:pPr>
      <w:r>
        <w:rPr>
          <w:rFonts w:eastAsia="Georgia"/>
        </w:rPr>
        <w:t>"Whether an ordinary object can help us detect the strange change in the local frame that Derek encountered on the Underground."</w:t>
      </w:r>
    </w:p>
    <w:p w14:paraId="43FA921C" w14:textId="77777777" w:rsidR="00A1675C" w:rsidRDefault="00000000">
      <w:pPr>
        <w:ind w:firstLine="432"/>
      </w:pPr>
      <w:r>
        <w:rPr>
          <w:rFonts w:eastAsia="Georgia"/>
        </w:rPr>
        <w:t>Trevor's expression changed.</w:t>
      </w:r>
    </w:p>
    <w:p w14:paraId="7EC4260B" w14:textId="77777777" w:rsidR="00A1675C" w:rsidRDefault="00000000">
      <w:pPr>
        <w:spacing w:before="40" w:after="120"/>
      </w:pPr>
      <w:r>
        <w:rPr>
          <w:rFonts w:eastAsia="Georgia"/>
        </w:rPr>
        <w:t>"Ah."</w:t>
      </w:r>
    </w:p>
    <w:p w14:paraId="45F46716" w14:textId="77777777" w:rsidR="00A1675C" w:rsidRDefault="00000000">
      <w:pPr>
        <w:spacing w:before="40" w:after="120"/>
      </w:pPr>
      <w:r>
        <w:rPr>
          <w:rFonts w:eastAsia="Georgia"/>
        </w:rPr>
        <w:t>"Exactly."</w:t>
      </w:r>
    </w:p>
    <w:p w14:paraId="4C2390D5" w14:textId="77777777" w:rsidR="00A1675C" w:rsidRDefault="00000000">
      <w:pPr>
        <w:ind w:firstLine="432"/>
      </w:pPr>
      <w:r>
        <w:rPr>
          <w:rFonts w:eastAsia="Georgia"/>
        </w:rPr>
        <w:t>She placed the ordinary cucumber on a small platform. The platform was mounted on a sensitive motion sensor. Trevor leaned over.</w:t>
      </w:r>
    </w:p>
    <w:p w14:paraId="0B780D0E" w14:textId="77777777" w:rsidR="00A1675C" w:rsidRDefault="00000000">
      <w:pPr>
        <w:spacing w:before="40" w:after="120"/>
      </w:pPr>
      <w:r>
        <w:rPr>
          <w:rFonts w:eastAsia="Georgia"/>
        </w:rPr>
        <w:t>"You're using it as a test mass."</w:t>
      </w:r>
    </w:p>
    <w:p w14:paraId="1799851D" w14:textId="77777777" w:rsidR="00A1675C" w:rsidRDefault="00000000">
      <w:pPr>
        <w:spacing w:before="40" w:after="120"/>
      </w:pPr>
      <w:r>
        <w:rPr>
          <w:rFonts w:eastAsia="Georgia"/>
        </w:rPr>
        <w:t>"Yes."</w:t>
      </w:r>
    </w:p>
    <w:p w14:paraId="779477C2" w14:textId="77777777" w:rsidR="00A1675C" w:rsidRDefault="00000000">
      <w:pPr>
        <w:spacing w:before="40" w:after="120"/>
      </w:pPr>
      <w:r>
        <w:rPr>
          <w:rFonts w:eastAsia="Georgia"/>
        </w:rPr>
        <w:t>"Why a cucumber?"</w:t>
      </w:r>
    </w:p>
    <w:p w14:paraId="15C33F98" w14:textId="0CA20472" w:rsidR="00A1675C" w:rsidRDefault="003434B6">
      <w:pPr>
        <w:ind w:firstLine="432"/>
      </w:pPr>
      <w:r>
        <w:rPr>
          <w:rFonts w:eastAsia="Georgia"/>
        </w:rPr>
        <w:t>Penny looked at him.</w:t>
      </w:r>
    </w:p>
    <w:p w14:paraId="7E6B7644" w14:textId="77777777" w:rsidR="00A1675C" w:rsidRDefault="00000000">
      <w:pPr>
        <w:spacing w:before="40" w:after="120"/>
      </w:pPr>
      <w:r>
        <w:rPr>
          <w:rFonts w:eastAsia="Georgia"/>
        </w:rPr>
        <w:t>"Because it's convenient."</w:t>
      </w:r>
    </w:p>
    <w:p w14:paraId="7BA51CEA" w14:textId="77777777" w:rsidR="00A1675C" w:rsidRDefault="00000000">
      <w:pPr>
        <w:spacing w:before="40" w:after="120"/>
      </w:pPr>
      <w:r>
        <w:rPr>
          <w:rFonts w:eastAsia="Georgia"/>
        </w:rPr>
        <w:t>"Why not a metal sphere?"</w:t>
      </w:r>
    </w:p>
    <w:p w14:paraId="085333EC" w14:textId="77777777" w:rsidR="00A1675C" w:rsidRDefault="00000000">
      <w:pPr>
        <w:spacing w:before="40" w:after="120"/>
      </w:pPr>
      <w:r>
        <w:rPr>
          <w:rFonts w:eastAsia="Georgia"/>
        </w:rPr>
        <w:t>"Because we've already tested those."</w:t>
      </w:r>
    </w:p>
    <w:p w14:paraId="7AFBA266" w14:textId="77777777" w:rsidR="00A1675C" w:rsidRDefault="00000000">
      <w:pPr>
        <w:spacing w:before="40" w:after="120"/>
      </w:pPr>
      <w:r>
        <w:rPr>
          <w:rFonts w:eastAsia="Georgia"/>
        </w:rPr>
        <w:t>"And?"</w:t>
      </w:r>
    </w:p>
    <w:p w14:paraId="22920FB4" w14:textId="77777777" w:rsidR="00A1675C" w:rsidRDefault="00000000">
      <w:pPr>
        <w:spacing w:before="40" w:after="120"/>
      </w:pPr>
      <w:r>
        <w:rPr>
          <w:rFonts w:eastAsia="Georgia"/>
        </w:rPr>
        <w:t>"Nothing."</w:t>
      </w:r>
    </w:p>
    <w:p w14:paraId="58712E8D" w14:textId="77777777" w:rsidR="00A1675C" w:rsidRDefault="00000000">
      <w:pPr>
        <w:spacing w:before="40" w:after="120"/>
      </w:pPr>
      <w:r>
        <w:rPr>
          <w:rFonts w:eastAsia="Georgia"/>
        </w:rPr>
        <w:t>"And cucumbers?"</w:t>
      </w:r>
    </w:p>
    <w:p w14:paraId="0913BFFA" w14:textId="77777777" w:rsidR="00A1675C" w:rsidRDefault="00000000">
      <w:pPr>
        <w:spacing w:before="40" w:after="120"/>
      </w:pPr>
      <w:r>
        <w:rPr>
          <w:rFonts w:eastAsia="Georgia"/>
        </w:rPr>
        <w:t>"We haven't tested one."</w:t>
      </w:r>
    </w:p>
    <w:p w14:paraId="55B88ABF" w14:textId="77777777" w:rsidR="00A1675C" w:rsidRDefault="00000000">
      <w:pPr>
        <w:ind w:firstLine="432"/>
      </w:pPr>
      <w:r>
        <w:rPr>
          <w:rFonts w:eastAsia="Georgia"/>
        </w:rPr>
        <w:t>Trevor nodded.</w:t>
      </w:r>
    </w:p>
    <w:p w14:paraId="23AFB2AE" w14:textId="77777777" w:rsidR="00A1675C" w:rsidRDefault="00000000">
      <w:pPr>
        <w:spacing w:before="40" w:after="120"/>
      </w:pPr>
      <w:r>
        <w:rPr>
          <w:rFonts w:eastAsia="Georgia"/>
        </w:rPr>
        <w:t>"Well, that's settled."</w:t>
      </w:r>
    </w:p>
    <w:p w14:paraId="26668944" w14:textId="63500898" w:rsidR="00A1675C" w:rsidRDefault="003434B6">
      <w:pPr>
        <w:ind w:firstLine="432"/>
      </w:pPr>
      <w:r>
        <w:rPr>
          <w:rFonts w:eastAsia="Georgia"/>
        </w:rPr>
        <w:t>Penny smiled.</w:t>
      </w:r>
    </w:p>
    <w:p w14:paraId="46ACB731" w14:textId="77777777" w:rsidR="00A1675C" w:rsidRDefault="00000000">
      <w:pPr>
        <w:spacing w:before="40" w:after="120"/>
      </w:pPr>
      <w:r>
        <w:rPr>
          <w:rFonts w:eastAsia="Georgia"/>
        </w:rPr>
        <w:t>"Precisely."</w:t>
      </w:r>
    </w:p>
    <w:p w14:paraId="6AFCA332" w14:textId="77777777" w:rsidR="00A1675C" w:rsidRDefault="00000000">
      <w:pPr>
        <w:ind w:firstLine="432"/>
      </w:pPr>
      <w:r>
        <w:rPr>
          <w:rFonts w:eastAsia="Georgia"/>
        </w:rPr>
        <w:t>She switched on the apparatus. The cold platform began to move. The cucumber rolled slightly.</w:t>
      </w:r>
    </w:p>
    <w:p w14:paraId="790DB18B" w14:textId="77777777" w:rsidR="00A1675C" w:rsidRDefault="00000000">
      <w:pPr>
        <w:ind w:firstLine="432"/>
      </w:pPr>
      <w:r>
        <w:rPr>
          <w:rFonts w:eastAsia="Georgia"/>
        </w:rPr>
        <w:t>Then stopped. Trevor watched the graph. A smooth curve suddenly appeared on the monitor.</w:t>
      </w:r>
    </w:p>
    <w:p w14:paraId="1D610F6B" w14:textId="77777777" w:rsidR="00A1675C" w:rsidRDefault="00000000">
      <w:pPr>
        <w:ind w:firstLine="432"/>
      </w:pPr>
      <w:r>
        <w:rPr>
          <w:rFonts w:eastAsia="Georgia"/>
        </w:rPr>
        <w:t>Then— A tiny discontinuity. Trevor frowned.</w:t>
      </w:r>
    </w:p>
    <w:p w14:paraId="2F994155" w14:textId="77777777" w:rsidR="00A1675C" w:rsidRDefault="00000000">
      <w:pPr>
        <w:spacing w:before="40" w:after="120"/>
      </w:pPr>
      <w:r>
        <w:rPr>
          <w:rFonts w:eastAsia="Georgia"/>
        </w:rPr>
        <w:t>"That's odd."</w:t>
      </w:r>
    </w:p>
    <w:p w14:paraId="256C1BF8" w14:textId="49B02A18" w:rsidR="00A1675C" w:rsidRDefault="003434B6">
      <w:pPr>
        <w:ind w:firstLine="432"/>
      </w:pPr>
      <w:r>
        <w:rPr>
          <w:rFonts w:eastAsia="Georgia"/>
        </w:rPr>
        <w:t>Penny nodded.</w:t>
      </w:r>
    </w:p>
    <w:p w14:paraId="3F79B483" w14:textId="77777777" w:rsidR="00A1675C" w:rsidRDefault="00000000">
      <w:pPr>
        <w:spacing w:before="40" w:after="120"/>
      </w:pPr>
      <w:r>
        <w:rPr>
          <w:rFonts w:eastAsia="Georgia"/>
        </w:rPr>
        <w:t>"Very."</w:t>
      </w:r>
    </w:p>
    <w:p w14:paraId="3B0EE101" w14:textId="77777777" w:rsidR="00A1675C" w:rsidRDefault="00000000">
      <w:pPr>
        <w:ind w:firstLine="432"/>
      </w:pPr>
      <w:r>
        <w:rPr>
          <w:rFonts w:eastAsia="Georgia"/>
        </w:rPr>
        <w:t>The platform returned to its starting position. She reset the experiment. Again.</w:t>
      </w:r>
    </w:p>
    <w:p w14:paraId="44DAADEB" w14:textId="77777777" w:rsidR="00A1675C" w:rsidRDefault="00000000">
      <w:pPr>
        <w:ind w:firstLine="432"/>
      </w:pPr>
      <w:r>
        <w:rPr>
          <w:rFonts w:eastAsia="Georgia"/>
        </w:rPr>
        <w:t>The same thing happened. Smooth acceleration. Tiny discontinuity.</w:t>
      </w:r>
    </w:p>
    <w:p w14:paraId="144EDFF3" w14:textId="77777777" w:rsidR="00A1675C" w:rsidRDefault="00000000">
      <w:pPr>
        <w:ind w:firstLine="432"/>
      </w:pPr>
      <w:r>
        <w:rPr>
          <w:rFonts w:eastAsia="Georgia"/>
        </w:rPr>
        <w:t>Smooth acceleration. Trevor stared intently at the screen.</w:t>
      </w:r>
    </w:p>
    <w:p w14:paraId="30F21D02" w14:textId="77777777" w:rsidR="00A1675C" w:rsidRDefault="00000000">
      <w:pPr>
        <w:spacing w:before="40" w:after="120"/>
      </w:pPr>
      <w:r>
        <w:rPr>
          <w:rFonts w:eastAsia="Georgia"/>
        </w:rPr>
        <w:t>"Same position."</w:t>
      </w:r>
    </w:p>
    <w:p w14:paraId="534FA440" w14:textId="77777777" w:rsidR="00A1675C" w:rsidRDefault="00000000">
      <w:pPr>
        <w:spacing w:before="40" w:after="120"/>
      </w:pPr>
      <w:r>
        <w:rPr>
          <w:rFonts w:eastAsia="Georgia"/>
        </w:rPr>
        <w:t>"Yes."</w:t>
      </w:r>
    </w:p>
    <w:p w14:paraId="315D12E1" w14:textId="77777777" w:rsidR="00A1675C" w:rsidRDefault="00000000">
      <w:pPr>
        <w:spacing w:before="40" w:after="120"/>
      </w:pPr>
      <w:r>
        <w:rPr>
          <w:rFonts w:eastAsia="Georgia"/>
        </w:rPr>
        <w:t>"Same acceleration?"</w:t>
      </w:r>
    </w:p>
    <w:p w14:paraId="5AA9FD3B" w14:textId="77777777" w:rsidR="00A1675C" w:rsidRDefault="00000000">
      <w:pPr>
        <w:spacing w:before="40" w:after="120"/>
      </w:pPr>
      <w:r>
        <w:rPr>
          <w:rFonts w:eastAsia="Georgia"/>
        </w:rPr>
        <w:t>"Almost exactly."</w:t>
      </w:r>
    </w:p>
    <w:p w14:paraId="4664A2D0" w14:textId="77777777" w:rsidR="00A1675C" w:rsidRDefault="00000000">
      <w:pPr>
        <w:spacing w:before="40" w:after="120"/>
      </w:pPr>
      <w:r>
        <w:rPr>
          <w:rFonts w:eastAsia="Georgia"/>
        </w:rPr>
        <w:t>"Same discontinuity?"</w:t>
      </w:r>
    </w:p>
    <w:p w14:paraId="1DC6F25C" w14:textId="77777777" w:rsidR="00A1675C" w:rsidRDefault="00000000">
      <w:pPr>
        <w:spacing w:before="40" w:after="120"/>
      </w:pPr>
      <w:r>
        <w:rPr>
          <w:rFonts w:eastAsia="Georgia"/>
        </w:rPr>
        <w:t>"Yes."</w:t>
      </w:r>
    </w:p>
    <w:p w14:paraId="744C835E" w14:textId="77777777" w:rsidR="00A1675C" w:rsidRDefault="00000000">
      <w:pPr>
        <w:ind w:firstLine="432"/>
      </w:pPr>
      <w:r>
        <w:rPr>
          <w:rFonts w:eastAsia="Georgia"/>
        </w:rPr>
        <w:t>He slowly looked at the cucumber.</w:t>
      </w:r>
    </w:p>
    <w:p w14:paraId="3658A615" w14:textId="77777777" w:rsidR="00A1675C" w:rsidRDefault="00000000">
      <w:pPr>
        <w:spacing w:before="40" w:after="120"/>
      </w:pPr>
      <w:r>
        <w:rPr>
          <w:rFonts w:eastAsia="Georgia"/>
        </w:rPr>
        <w:t>"Perhaps cucumbers are strange."</w:t>
      </w:r>
    </w:p>
    <w:p w14:paraId="01E85411" w14:textId="2157C3C1" w:rsidR="00A1675C" w:rsidRDefault="003434B6">
      <w:pPr>
        <w:ind w:firstLine="432"/>
      </w:pPr>
      <w:r>
        <w:rPr>
          <w:rFonts w:eastAsia="Georgia"/>
        </w:rPr>
        <w:t>Penny smiled.</w:t>
      </w:r>
    </w:p>
    <w:p w14:paraId="48EDBAE2" w14:textId="77777777" w:rsidR="00A1675C" w:rsidRDefault="00000000">
      <w:pPr>
        <w:spacing w:before="40" w:after="120"/>
      </w:pPr>
      <w:r>
        <w:rPr>
          <w:rFonts w:eastAsia="Georgia"/>
        </w:rPr>
        <w:t>"That's what I'm hoping."</w:t>
      </w:r>
    </w:p>
    <w:p w14:paraId="63275E79" w14:textId="77777777" w:rsidR="00A1675C" w:rsidRDefault="00000000">
      <w:pPr>
        <w:ind w:firstLine="432"/>
      </w:pPr>
      <w:r>
        <w:rPr>
          <w:rFonts w:eastAsia="Georgia"/>
        </w:rPr>
        <w:t>They replaced the cucumber with a wooden block. They ran the experiment. The discontinuity remained.</w:t>
      </w:r>
    </w:p>
    <w:p w14:paraId="786027CA" w14:textId="77777777" w:rsidR="00A1675C" w:rsidRDefault="00000000">
      <w:pPr>
        <w:ind w:firstLine="432"/>
      </w:pPr>
      <w:r>
        <w:rPr>
          <w:rFonts w:eastAsia="Georgia"/>
        </w:rPr>
        <w:t>They replaced the block with a brass sphere. Same result. Then a glass sphere.</w:t>
      </w:r>
    </w:p>
    <w:p w14:paraId="1BE35670" w14:textId="77777777" w:rsidR="00A1675C" w:rsidRDefault="00000000">
      <w:pPr>
        <w:ind w:firstLine="432"/>
      </w:pPr>
      <w:r>
        <w:rPr>
          <w:rFonts w:eastAsia="Georgia"/>
        </w:rPr>
        <w:t>Same result. Then a bag of sugar. Same result.</w:t>
      </w:r>
    </w:p>
    <w:p w14:paraId="7B77C972" w14:textId="77777777" w:rsidR="00A1675C" w:rsidRDefault="00000000">
      <w:pPr>
        <w:ind w:firstLine="432"/>
      </w:pPr>
      <w:r>
        <w:rPr>
          <w:rFonts w:eastAsia="Georgia"/>
        </w:rPr>
        <w:t>Trevor looked at the collection of objects.</w:t>
      </w:r>
    </w:p>
    <w:p w14:paraId="3D78148C" w14:textId="77777777" w:rsidR="00A1675C" w:rsidRDefault="00000000">
      <w:pPr>
        <w:spacing w:before="40" w:after="120"/>
      </w:pPr>
      <w:r>
        <w:rPr>
          <w:rFonts w:eastAsia="Georgia"/>
        </w:rPr>
        <w:t>"The cucumber is innocent."</w:t>
      </w:r>
    </w:p>
    <w:p w14:paraId="42B91BB2" w14:textId="1D482A31" w:rsidR="00A1675C" w:rsidRDefault="003434B6">
      <w:pPr>
        <w:ind w:firstLine="432"/>
      </w:pPr>
      <w:r>
        <w:rPr>
          <w:rFonts w:eastAsia="Georgia"/>
        </w:rPr>
        <w:t>Penny nodded.</w:t>
      </w:r>
    </w:p>
    <w:p w14:paraId="52685786" w14:textId="77777777" w:rsidR="00A1675C" w:rsidRDefault="00000000">
      <w:pPr>
        <w:spacing w:before="40" w:after="120"/>
      </w:pPr>
      <w:r>
        <w:rPr>
          <w:rFonts w:eastAsia="Georgia"/>
        </w:rPr>
        <w:t>"Completely."</w:t>
      </w:r>
    </w:p>
    <w:p w14:paraId="07F2A40C" w14:textId="77777777" w:rsidR="00A1675C" w:rsidRDefault="00000000">
      <w:pPr>
        <w:spacing w:before="40" w:after="120"/>
      </w:pPr>
      <w:r>
        <w:rPr>
          <w:rFonts w:eastAsia="Georgia"/>
        </w:rPr>
        <w:t>"Poor thing."</w:t>
      </w:r>
    </w:p>
    <w:p w14:paraId="028C1736" w14:textId="09D6DE7D" w:rsidR="00A1675C" w:rsidRDefault="003434B6">
      <w:pPr>
        <w:ind w:firstLine="432"/>
      </w:pPr>
      <w:r>
        <w:rPr>
          <w:rFonts w:eastAsia="Georgia"/>
        </w:rPr>
        <w:t>Penny picked it up.</w:t>
      </w:r>
    </w:p>
    <w:p w14:paraId="53632498" w14:textId="77777777" w:rsidR="00A1675C" w:rsidRDefault="00000000">
      <w:pPr>
        <w:spacing w:before="40" w:after="120"/>
      </w:pPr>
      <w:r>
        <w:rPr>
          <w:rFonts w:eastAsia="Georgia"/>
        </w:rPr>
        <w:t>"You can go back to being a fruit."</w:t>
      </w:r>
    </w:p>
    <w:p w14:paraId="1D7FBAFB" w14:textId="77777777" w:rsidR="00A1675C" w:rsidRDefault="00000000">
      <w:pPr>
        <w:ind w:firstLine="432"/>
      </w:pPr>
      <w:r>
        <w:rPr>
          <w:rFonts w:eastAsia="Georgia"/>
        </w:rPr>
        <w:t>She put it beside the apparatus. Trevor carefully looked at the graph.</w:t>
      </w:r>
    </w:p>
    <w:p w14:paraId="4834FEE8" w14:textId="77777777" w:rsidR="00A1675C" w:rsidRDefault="00000000">
      <w:pPr>
        <w:spacing w:before="40" w:after="120"/>
      </w:pPr>
      <w:r>
        <w:rPr>
          <w:rFonts w:eastAsia="Georgia"/>
        </w:rPr>
        <w:t>"It's not the test object."</w:t>
      </w:r>
    </w:p>
    <w:p w14:paraId="3423EE50" w14:textId="77777777" w:rsidR="00A1675C" w:rsidRDefault="00000000">
      <w:pPr>
        <w:spacing w:before="40" w:after="120"/>
      </w:pPr>
      <w:r>
        <w:rPr>
          <w:rFonts w:eastAsia="Georgia"/>
        </w:rPr>
        <w:t>"No."</w:t>
      </w:r>
    </w:p>
    <w:p w14:paraId="617A3958" w14:textId="77777777" w:rsidR="00A1675C" w:rsidRDefault="00000000">
      <w:pPr>
        <w:spacing w:before="40" w:after="120"/>
      </w:pPr>
      <w:r>
        <w:rPr>
          <w:rFonts w:eastAsia="Georgia"/>
        </w:rPr>
        <w:t>"It's not the apparatus."</w:t>
      </w:r>
    </w:p>
    <w:p w14:paraId="28F6CD58" w14:textId="77777777" w:rsidR="00A1675C" w:rsidRDefault="00000000">
      <w:pPr>
        <w:spacing w:before="40" w:after="120"/>
      </w:pPr>
      <w:r>
        <w:rPr>
          <w:rFonts w:eastAsia="Georgia"/>
        </w:rPr>
        <w:t>"Apparently not."</w:t>
      </w:r>
    </w:p>
    <w:p w14:paraId="1F3083C9" w14:textId="77777777" w:rsidR="00A1675C" w:rsidRDefault="00000000">
      <w:pPr>
        <w:spacing w:before="40" w:after="120"/>
      </w:pPr>
      <w:r>
        <w:rPr>
          <w:rFonts w:eastAsia="Georgia"/>
        </w:rPr>
        <w:t>"It's not the acceleration."</w:t>
      </w:r>
    </w:p>
    <w:p w14:paraId="233C6F31" w14:textId="77777777" w:rsidR="00A1675C" w:rsidRDefault="00000000">
      <w:pPr>
        <w:spacing w:before="40" w:after="120"/>
      </w:pPr>
      <w:r>
        <w:rPr>
          <w:rFonts w:eastAsia="Georgia"/>
        </w:rPr>
        <w:t>"Not ordinary acceleration."</w:t>
      </w:r>
    </w:p>
    <w:p w14:paraId="608274FA" w14:textId="77777777" w:rsidR="00A1675C" w:rsidRDefault="00000000">
      <w:pPr>
        <w:ind w:firstLine="432"/>
      </w:pPr>
      <w:r>
        <w:rPr>
          <w:rFonts w:eastAsia="Georgia"/>
        </w:rPr>
        <w:t>Trevor looked at her.</w:t>
      </w:r>
    </w:p>
    <w:p w14:paraId="07CE9448" w14:textId="77777777" w:rsidR="00A1675C" w:rsidRDefault="00000000">
      <w:pPr>
        <w:spacing w:before="40" w:after="120"/>
      </w:pPr>
      <w:r>
        <w:rPr>
          <w:rFonts w:eastAsia="Georgia"/>
        </w:rPr>
        <w:t>"What does that mean?"</w:t>
      </w:r>
    </w:p>
    <w:p w14:paraId="1B1B527E" w14:textId="1E515116" w:rsidR="00A1675C" w:rsidRDefault="003434B6">
      <w:pPr>
        <w:ind w:firstLine="432"/>
      </w:pPr>
      <w:r>
        <w:rPr>
          <w:rFonts w:eastAsia="Georgia"/>
        </w:rPr>
        <w:t>Penny sat down.</w:t>
      </w:r>
    </w:p>
    <w:p w14:paraId="0238786E" w14:textId="77777777" w:rsidR="00A1675C" w:rsidRDefault="00000000">
      <w:pPr>
        <w:spacing w:before="40" w:after="120"/>
      </w:pPr>
      <w:r>
        <w:rPr>
          <w:rFonts w:eastAsia="Georgia"/>
        </w:rPr>
        <w:t>"Imagine you're in a train."</w:t>
      </w:r>
    </w:p>
    <w:p w14:paraId="4B70C078" w14:textId="77777777" w:rsidR="00A1675C" w:rsidRDefault="00000000">
      <w:pPr>
        <w:spacing w:before="40" w:after="120"/>
      </w:pPr>
      <w:r>
        <w:rPr>
          <w:rFonts w:eastAsia="Georgia"/>
        </w:rPr>
        <w:t>"All right."</w:t>
      </w:r>
    </w:p>
    <w:p w14:paraId="3F949164" w14:textId="77777777" w:rsidR="00A1675C" w:rsidRDefault="00000000">
      <w:pPr>
        <w:spacing w:before="40" w:after="120"/>
      </w:pPr>
      <w:r>
        <w:rPr>
          <w:rFonts w:eastAsia="Georgia"/>
        </w:rPr>
        <w:t>"The train begins accelerating."</w:t>
      </w:r>
    </w:p>
    <w:p w14:paraId="419A72FC" w14:textId="77777777" w:rsidR="00A1675C" w:rsidRDefault="00000000">
      <w:pPr>
        <w:spacing w:before="40" w:after="120"/>
      </w:pPr>
      <w:r>
        <w:rPr>
          <w:rFonts w:eastAsia="Georgia"/>
        </w:rPr>
        <w:t>"Yes."</w:t>
      </w:r>
    </w:p>
    <w:p w14:paraId="5D39F63A" w14:textId="77777777" w:rsidR="00A1675C" w:rsidRDefault="00000000">
      <w:pPr>
        <w:spacing w:before="40" w:after="120"/>
      </w:pPr>
      <w:r>
        <w:rPr>
          <w:rFonts w:eastAsia="Georgia"/>
        </w:rPr>
        <w:t>"You feel yourself pushed backward."</w:t>
      </w:r>
    </w:p>
    <w:p w14:paraId="13A7F041" w14:textId="77777777" w:rsidR="00A1675C" w:rsidRDefault="00000000">
      <w:pPr>
        <w:spacing w:before="40" w:after="120"/>
      </w:pPr>
      <w:r>
        <w:rPr>
          <w:rFonts w:eastAsia="Georgia"/>
        </w:rPr>
        <w:t>"Yes."</w:t>
      </w:r>
    </w:p>
    <w:p w14:paraId="2CB8B7A5" w14:textId="77777777" w:rsidR="00A1675C" w:rsidRDefault="00000000">
      <w:pPr>
        <w:spacing w:before="40" w:after="120"/>
      </w:pPr>
      <w:r>
        <w:rPr>
          <w:rFonts w:eastAsia="Georgia"/>
        </w:rPr>
        <w:t>"But if you're inside a sufficiently small room, you could describe the effect as though there were a gravitational field pointing backward."</w:t>
      </w:r>
    </w:p>
    <w:p w14:paraId="4569FA1A" w14:textId="77777777" w:rsidR="00A1675C" w:rsidRDefault="00000000">
      <w:pPr>
        <w:ind w:firstLine="432"/>
      </w:pPr>
      <w:r>
        <w:rPr>
          <w:rFonts w:eastAsia="Georgia"/>
        </w:rPr>
        <w:t>Trevor nodded.</w:t>
      </w:r>
    </w:p>
    <w:p w14:paraId="0DAC8407" w14:textId="77777777" w:rsidR="00A1675C" w:rsidRDefault="00000000">
      <w:pPr>
        <w:spacing w:before="40" w:after="120"/>
      </w:pPr>
      <w:r>
        <w:rPr>
          <w:rFonts w:eastAsia="Georgia"/>
        </w:rPr>
        <w:t>"The equivalence principle."</w:t>
      </w:r>
    </w:p>
    <w:p w14:paraId="2E51A615" w14:textId="77777777" w:rsidR="00A1675C" w:rsidRDefault="00000000">
      <w:pPr>
        <w:spacing w:before="40" w:after="120"/>
      </w:pPr>
      <w:r>
        <w:rPr>
          <w:rFonts w:eastAsia="Georgia"/>
        </w:rPr>
        <w:t>"Exactly."</w:t>
      </w:r>
    </w:p>
    <w:p w14:paraId="0D5D4D8C" w14:textId="77777777" w:rsidR="00A1675C" w:rsidRDefault="00000000">
      <w:pPr>
        <w:spacing w:before="40" w:after="120"/>
      </w:pPr>
      <w:r>
        <w:rPr>
          <w:rFonts w:eastAsia="Georgia"/>
        </w:rPr>
        <w:t>"Locally, acceleration and gravity can be indistinguishable."</w:t>
      </w:r>
    </w:p>
    <w:p w14:paraId="4F74A623" w14:textId="77777777" w:rsidR="00A1675C" w:rsidRDefault="00000000">
      <w:pPr>
        <w:spacing w:before="40" w:after="120"/>
      </w:pPr>
      <w:r>
        <w:rPr>
          <w:rFonts w:eastAsia="Georgia"/>
        </w:rPr>
        <w:t>"Yes."</w:t>
      </w:r>
    </w:p>
    <w:p w14:paraId="491661FC" w14:textId="77777777" w:rsidR="00A1675C" w:rsidRDefault="00000000">
      <w:pPr>
        <w:spacing w:before="40" w:after="120"/>
      </w:pPr>
      <w:r>
        <w:rPr>
          <w:rFonts w:eastAsia="Georgia"/>
        </w:rPr>
        <w:t>"But only locally."</w:t>
      </w:r>
    </w:p>
    <w:p w14:paraId="7AB9CF25" w14:textId="77777777" w:rsidR="00A1675C" w:rsidRDefault="00000000">
      <w:pPr>
        <w:spacing w:before="40" w:after="120"/>
      </w:pPr>
      <w:r>
        <w:rPr>
          <w:rFonts w:eastAsia="Georgia"/>
        </w:rPr>
        <w:t>"Right."</w:t>
      </w:r>
    </w:p>
    <w:p w14:paraId="454CAD09" w14:textId="77777777" w:rsidR="00A1675C" w:rsidRDefault="00000000">
      <w:pPr>
        <w:spacing w:before="40" w:after="120"/>
      </w:pPr>
      <w:r>
        <w:rPr>
          <w:rFonts w:eastAsia="Georgia"/>
        </w:rPr>
        <w:t>"Because a real gravitational field can produce tidal effects."</w:t>
      </w:r>
    </w:p>
    <w:p w14:paraId="29971002" w14:textId="181FEA3B" w:rsidR="00A1675C" w:rsidRDefault="003434B6">
      <w:pPr>
        <w:ind w:firstLine="432"/>
      </w:pPr>
      <w:r>
        <w:rPr>
          <w:rFonts w:eastAsia="Georgia"/>
        </w:rPr>
        <w:t>Penny gently softly smiled.</w:t>
      </w:r>
    </w:p>
    <w:p w14:paraId="234DD91F" w14:textId="77777777" w:rsidR="00A1675C" w:rsidRDefault="00000000">
      <w:pPr>
        <w:spacing w:before="40" w:after="120"/>
      </w:pPr>
      <w:r>
        <w:rPr>
          <w:rFonts w:eastAsia="Georgia"/>
        </w:rPr>
        <w:t>"Exactly."</w:t>
      </w:r>
    </w:p>
    <w:p w14:paraId="7C8F3D2B" w14:textId="77777777" w:rsidR="00A1675C" w:rsidRDefault="00000000">
      <w:pPr>
        <w:ind w:firstLine="432"/>
      </w:pPr>
      <w:r>
        <w:rPr>
          <w:rFonts w:eastAsia="Georgia"/>
        </w:rPr>
        <w:t>Trevor carefully looked at the graph again.</w:t>
      </w:r>
    </w:p>
    <w:p w14:paraId="1E2AA2B1" w14:textId="77777777" w:rsidR="00A1675C" w:rsidRDefault="00000000">
      <w:pPr>
        <w:spacing w:before="40" w:after="120"/>
      </w:pPr>
      <w:r>
        <w:rPr>
          <w:rFonts w:eastAsia="Georgia"/>
        </w:rPr>
        <w:t>"So we're looking for something that isn't simply acceleration."</w:t>
      </w:r>
    </w:p>
    <w:p w14:paraId="64B034BE" w14:textId="77777777" w:rsidR="00A1675C" w:rsidRDefault="00000000">
      <w:pPr>
        <w:spacing w:before="40" w:after="120"/>
      </w:pPr>
      <w:r>
        <w:rPr>
          <w:rFonts w:eastAsia="Georgia"/>
        </w:rPr>
        <w:t>"Yes."</w:t>
      </w:r>
    </w:p>
    <w:p w14:paraId="56E4520F" w14:textId="77777777" w:rsidR="00A1675C" w:rsidRDefault="00000000">
      <w:pPr>
        <w:spacing w:before="40" w:after="120"/>
      </w:pPr>
      <w:r>
        <w:rPr>
          <w:rFonts w:eastAsia="Georgia"/>
        </w:rPr>
        <w:t>"Something that changes from one location to another."</w:t>
      </w:r>
    </w:p>
    <w:p w14:paraId="102CFF04" w14:textId="77777777" w:rsidR="00A1675C" w:rsidRDefault="00000000">
      <w:pPr>
        <w:spacing w:before="40" w:after="120"/>
      </w:pPr>
      <w:r>
        <w:rPr>
          <w:rFonts w:eastAsia="Georgia"/>
        </w:rPr>
        <w:t>"Yes."</w:t>
      </w:r>
    </w:p>
    <w:p w14:paraId="293FEFB5" w14:textId="77777777" w:rsidR="00A1675C" w:rsidRDefault="00000000">
      <w:pPr>
        <w:spacing w:before="40" w:after="120"/>
      </w:pPr>
      <w:r>
        <w:rPr>
          <w:rFonts w:eastAsia="Georgia"/>
        </w:rPr>
        <w:t>"Tidal effects."</w:t>
      </w:r>
    </w:p>
    <w:p w14:paraId="14DBAF86" w14:textId="77777777" w:rsidR="00A1675C" w:rsidRDefault="00000000">
      <w:pPr>
        <w:spacing w:before="40" w:after="120"/>
      </w:pPr>
      <w:r>
        <w:rPr>
          <w:rFonts w:eastAsia="Georgia"/>
        </w:rPr>
        <w:t>"Possibly."</w:t>
      </w:r>
    </w:p>
    <w:p w14:paraId="4AE96712" w14:textId="3C804A9C" w:rsidR="00A1675C" w:rsidRDefault="003434B6">
      <w:pPr>
        <w:ind w:firstLine="432"/>
      </w:pPr>
      <w:r>
        <w:rPr>
          <w:rFonts w:eastAsia="Georgia"/>
        </w:rPr>
        <w:t>Penny stood. She moved the sensor lonely platform a metre to the left. They ran the test.</w:t>
      </w:r>
    </w:p>
    <w:p w14:paraId="7723EAA3" w14:textId="77777777" w:rsidR="00A1675C" w:rsidRDefault="00000000">
      <w:pPr>
        <w:ind w:firstLine="432"/>
      </w:pPr>
      <w:r>
        <w:rPr>
          <w:rFonts w:eastAsia="Georgia"/>
        </w:rPr>
        <w:t>The discontinuity occurred. She moved it a metre to the right. Again.</w:t>
      </w:r>
    </w:p>
    <w:p w14:paraId="37ED6BE5" w14:textId="77777777" w:rsidR="00A1675C" w:rsidRDefault="00000000">
      <w:pPr>
        <w:ind w:firstLine="432"/>
      </w:pPr>
      <w:r>
        <w:rPr>
          <w:rFonts w:eastAsia="Georgia"/>
        </w:rPr>
        <w:t>She moved it upward. Again. Trevor stared.</w:t>
      </w:r>
    </w:p>
    <w:p w14:paraId="2A51139F" w14:textId="77777777" w:rsidR="00A1675C" w:rsidRDefault="00000000">
      <w:pPr>
        <w:spacing w:before="40" w:after="120"/>
      </w:pPr>
      <w:r>
        <w:rPr>
          <w:rFonts w:eastAsia="Georgia"/>
        </w:rPr>
        <w:t>"Everywhere."</w:t>
      </w:r>
    </w:p>
    <w:p w14:paraId="036A9607" w14:textId="77777777" w:rsidR="00A1675C" w:rsidRDefault="00000000">
      <w:pPr>
        <w:spacing w:before="40" w:after="120"/>
      </w:pPr>
      <w:r>
        <w:rPr>
          <w:rFonts w:eastAsia="Georgia"/>
        </w:rPr>
        <w:t>"Yes."</w:t>
      </w:r>
    </w:p>
    <w:p w14:paraId="2B0A4729" w14:textId="77777777" w:rsidR="00A1675C" w:rsidRDefault="00000000">
      <w:pPr>
        <w:spacing w:before="40" w:after="120"/>
      </w:pPr>
      <w:r>
        <w:rPr>
          <w:rFonts w:eastAsia="Georgia"/>
        </w:rPr>
        <w:t>"Then it's not a local effect."</w:t>
      </w:r>
    </w:p>
    <w:p w14:paraId="4458C7B6" w14:textId="42F739A5" w:rsidR="00A1675C" w:rsidRDefault="003434B6">
      <w:pPr>
        <w:ind w:firstLine="432"/>
      </w:pPr>
      <w:r>
        <w:rPr>
          <w:rFonts w:eastAsia="Georgia"/>
        </w:rPr>
        <w:t>Penny shook her head.</w:t>
      </w:r>
    </w:p>
    <w:p w14:paraId="1CF26677" w14:textId="77777777" w:rsidR="00A1675C" w:rsidRDefault="00000000">
      <w:pPr>
        <w:spacing w:before="40" w:after="120"/>
      </w:pPr>
      <w:r>
        <w:rPr>
          <w:rFonts w:eastAsia="Georgia"/>
        </w:rPr>
        <w:t>"Not necessarily."</w:t>
      </w:r>
    </w:p>
    <w:p w14:paraId="1A519270" w14:textId="77777777" w:rsidR="00A1675C" w:rsidRDefault="00000000">
      <w:pPr>
        <w:spacing w:before="40" w:after="120"/>
      </w:pPr>
      <w:r>
        <w:rPr>
          <w:rFonts w:eastAsia="Georgia"/>
        </w:rPr>
        <w:t>"Why?"</w:t>
      </w:r>
    </w:p>
    <w:p w14:paraId="466B96CC" w14:textId="77777777" w:rsidR="00A1675C" w:rsidRDefault="00000000">
      <w:pPr>
        <w:spacing w:before="40" w:after="120"/>
      </w:pPr>
      <w:r>
        <w:rPr>
          <w:rFonts w:eastAsia="Georgia"/>
        </w:rPr>
        <w:t>"Because our laboratory is tiny compared with the scale of the geometry we're investigating."</w:t>
      </w:r>
    </w:p>
    <w:p w14:paraId="2884EE39" w14:textId="77777777" w:rsidR="00A1675C" w:rsidRDefault="00000000">
      <w:pPr>
        <w:ind w:firstLine="432"/>
      </w:pPr>
      <w:r>
        <w:rPr>
          <w:rFonts w:eastAsia="Georgia"/>
        </w:rPr>
        <w:t>Trevor quietly nodded.</w:t>
      </w:r>
    </w:p>
    <w:p w14:paraId="0EB3B995" w14:textId="77777777" w:rsidR="00A1675C" w:rsidRDefault="00000000">
      <w:pPr>
        <w:spacing w:before="40" w:after="120"/>
      </w:pPr>
      <w:r>
        <w:rPr>
          <w:rFonts w:eastAsia="Georgia"/>
        </w:rPr>
        <w:t>"So the curvature could be approximately uniform across the room."</w:t>
      </w:r>
    </w:p>
    <w:p w14:paraId="1FE33770" w14:textId="77777777" w:rsidR="00A1675C" w:rsidRDefault="00000000">
      <w:pPr>
        <w:spacing w:before="40" w:after="120"/>
      </w:pPr>
      <w:r>
        <w:rPr>
          <w:rFonts w:eastAsia="Georgia"/>
        </w:rPr>
        <w:t>"Exactly."</w:t>
      </w:r>
    </w:p>
    <w:p w14:paraId="6AD280E7" w14:textId="77777777" w:rsidR="00A1675C" w:rsidRDefault="00000000">
      <w:pPr>
        <w:spacing w:before="40" w:after="120"/>
      </w:pPr>
      <w:r>
        <w:rPr>
          <w:rFonts w:eastAsia="Georgia"/>
        </w:rPr>
        <w:t>"Then we'd need a larger baseline."</w:t>
      </w:r>
    </w:p>
    <w:p w14:paraId="28A8071E" w14:textId="2B4438CC" w:rsidR="00A1675C" w:rsidRDefault="003434B6">
      <w:pPr>
        <w:ind w:firstLine="432"/>
      </w:pPr>
      <w:r>
        <w:rPr>
          <w:rFonts w:eastAsia="Georgia"/>
        </w:rPr>
        <w:t>Penny smiled.</w:t>
      </w:r>
    </w:p>
    <w:p w14:paraId="5125E4A3" w14:textId="77777777" w:rsidR="00A1675C" w:rsidRDefault="00000000">
      <w:pPr>
        <w:spacing w:before="40" w:after="120"/>
      </w:pPr>
      <w:r>
        <w:rPr>
          <w:rFonts w:eastAsia="Georgia"/>
        </w:rPr>
        <w:t>"Now you're thinking."</w:t>
      </w:r>
    </w:p>
    <w:p w14:paraId="35C119C8" w14:textId="77777777" w:rsidR="00A1675C" w:rsidRDefault="00000000">
      <w:pPr>
        <w:ind w:firstLine="432"/>
      </w:pPr>
      <w:r>
        <w:rPr>
          <w:rFonts w:eastAsia="Georgia"/>
        </w:rPr>
        <w:t>Trevor carefully looked at the ceiling.</w:t>
      </w:r>
    </w:p>
    <w:p w14:paraId="4C06DBF5" w14:textId="77777777" w:rsidR="00A1675C" w:rsidRDefault="00000000">
      <w:pPr>
        <w:spacing w:before="40" w:after="120"/>
      </w:pPr>
      <w:r>
        <w:rPr>
          <w:rFonts w:eastAsia="Georgia"/>
        </w:rPr>
        <w:t>"The Underground."</w:t>
      </w:r>
    </w:p>
    <w:p w14:paraId="3E3118BA" w14:textId="77777777" w:rsidR="00A1675C" w:rsidRDefault="00000000">
      <w:pPr>
        <w:spacing w:before="40" w:after="120"/>
      </w:pPr>
      <w:r>
        <w:rPr>
          <w:rFonts w:eastAsia="Georgia"/>
        </w:rPr>
        <w:t>"Yes."</w:t>
      </w:r>
    </w:p>
    <w:p w14:paraId="7C8E5F6C" w14:textId="77777777" w:rsidR="00A1675C" w:rsidRDefault="00000000">
      <w:pPr>
        <w:spacing w:before="40" w:after="120"/>
      </w:pPr>
      <w:r>
        <w:rPr>
          <w:rFonts w:eastAsia="Georgia"/>
        </w:rPr>
        <w:t>"The whole train."</w:t>
      </w:r>
    </w:p>
    <w:p w14:paraId="7CEFB9DA" w14:textId="77777777" w:rsidR="00A1675C" w:rsidRDefault="00000000">
      <w:pPr>
        <w:spacing w:before="40" w:after="120"/>
      </w:pPr>
      <w:r>
        <w:rPr>
          <w:rFonts w:eastAsia="Georgia"/>
        </w:rPr>
        <w:t>"Yes."</w:t>
      </w:r>
    </w:p>
    <w:p w14:paraId="13B9D7B5" w14:textId="77777777" w:rsidR="00A1675C" w:rsidRDefault="00000000">
      <w:pPr>
        <w:spacing w:before="40" w:after="120"/>
      </w:pPr>
      <w:r>
        <w:rPr>
          <w:rFonts w:eastAsia="Georgia"/>
        </w:rPr>
        <w:t>"Perhaps the whole station."</w:t>
      </w:r>
    </w:p>
    <w:p w14:paraId="5B9509CD" w14:textId="77777777" w:rsidR="00A1675C" w:rsidRDefault="00000000">
      <w:pPr>
        <w:spacing w:before="40" w:after="120"/>
      </w:pPr>
      <w:r>
        <w:rPr>
          <w:rFonts w:eastAsia="Georgia"/>
        </w:rPr>
        <w:t>"Yes."</w:t>
      </w:r>
    </w:p>
    <w:p w14:paraId="7FA5EF83" w14:textId="77777777" w:rsidR="00A1675C" w:rsidRDefault="00000000">
      <w:pPr>
        <w:spacing w:before="40" w:after="120"/>
      </w:pPr>
      <w:r>
        <w:rPr>
          <w:rFonts w:eastAsia="Georgia"/>
        </w:rPr>
        <w:t>"The whole city?"</w:t>
      </w:r>
    </w:p>
    <w:p w14:paraId="1BE25FF7" w14:textId="77777777" w:rsidR="00A1675C" w:rsidRDefault="00000000">
      <w:pPr>
        <w:spacing w:before="40" w:after="120"/>
      </w:pPr>
      <w:r>
        <w:rPr>
          <w:rFonts w:eastAsia="Georgia"/>
        </w:rPr>
        <w:t>"Possibly."</w:t>
      </w:r>
    </w:p>
    <w:p w14:paraId="56884572" w14:textId="77777777" w:rsidR="00A1675C" w:rsidRDefault="00000000">
      <w:pPr>
        <w:ind w:firstLine="432"/>
      </w:pPr>
      <w:r>
        <w:rPr>
          <w:rFonts w:eastAsia="Georgia"/>
        </w:rPr>
        <w:t>Trevor looked impressed.</w:t>
      </w:r>
    </w:p>
    <w:p w14:paraId="44DD0187" w14:textId="77777777" w:rsidR="00A1675C" w:rsidRDefault="00000000">
      <w:pPr>
        <w:spacing w:before="40" w:after="120"/>
      </w:pPr>
      <w:r>
        <w:rPr>
          <w:rFonts w:eastAsia="Georgia"/>
        </w:rPr>
        <w:t>"That would make the experiment rather inconvenient."</w:t>
      </w:r>
    </w:p>
    <w:p w14:paraId="6D906D16" w14:textId="06123D5F" w:rsidR="00A1675C" w:rsidRDefault="003434B6">
      <w:pPr>
        <w:ind w:firstLine="432"/>
      </w:pPr>
      <w:r>
        <w:rPr>
          <w:rFonts w:eastAsia="Georgia"/>
        </w:rPr>
        <w:t>Penny nodded.</w:t>
      </w:r>
    </w:p>
    <w:p w14:paraId="58B5C50D" w14:textId="77777777" w:rsidR="00A1675C" w:rsidRDefault="00000000">
      <w:pPr>
        <w:spacing w:before="40" w:after="120"/>
      </w:pPr>
      <w:r>
        <w:rPr>
          <w:rFonts w:eastAsia="Georgia"/>
        </w:rPr>
        <w:t>"That's why we have Derek."</w:t>
      </w:r>
    </w:p>
    <w:p w14:paraId="50555877" w14:textId="77777777" w:rsidR="00A1675C" w:rsidRDefault="00000000">
      <w:pPr>
        <w:ind w:firstLine="432"/>
      </w:pPr>
      <w:r>
        <w:rPr>
          <w:rFonts w:eastAsia="Georgia"/>
        </w:rPr>
        <w:t>They looked toward Derek's closed office door. Trevor gently smiled.</w:t>
      </w:r>
    </w:p>
    <w:p w14:paraId="752FB7C7" w14:textId="77777777" w:rsidR="00A1675C" w:rsidRDefault="00000000">
      <w:pPr>
        <w:spacing w:before="40" w:after="120"/>
      </w:pPr>
      <w:r>
        <w:rPr>
          <w:rFonts w:eastAsia="Georgia"/>
        </w:rPr>
        <w:t>"He's in there."</w:t>
      </w:r>
    </w:p>
    <w:p w14:paraId="42AA325F" w14:textId="77777777" w:rsidR="00A1675C" w:rsidRDefault="00000000">
      <w:pPr>
        <w:spacing w:before="40" w:after="120"/>
      </w:pPr>
      <w:r>
        <w:rPr>
          <w:rFonts w:eastAsia="Georgia"/>
        </w:rPr>
        <w:t>"Yes."</w:t>
      </w:r>
    </w:p>
    <w:p w14:paraId="165B41B4" w14:textId="77777777" w:rsidR="00A1675C" w:rsidRDefault="00000000">
      <w:pPr>
        <w:spacing w:before="40" w:after="120"/>
      </w:pPr>
      <w:r>
        <w:rPr>
          <w:rFonts w:eastAsia="Georgia"/>
        </w:rPr>
        <w:t>"Working hard."</w:t>
      </w:r>
    </w:p>
    <w:p w14:paraId="45F44C0A" w14:textId="77777777" w:rsidR="00A1675C" w:rsidRDefault="00000000">
      <w:pPr>
        <w:spacing w:before="40" w:after="120"/>
      </w:pPr>
      <w:r>
        <w:rPr>
          <w:rFonts w:eastAsia="Georgia"/>
        </w:rPr>
        <w:t>"Obviously."</w:t>
      </w:r>
    </w:p>
    <w:p w14:paraId="4815F792" w14:textId="77777777" w:rsidR="00A1675C" w:rsidRDefault="00000000">
      <w:pPr>
        <w:spacing w:before="40" w:after="120"/>
      </w:pPr>
      <w:r>
        <w:rPr>
          <w:rFonts w:eastAsia="Georgia"/>
        </w:rPr>
        <w:t>"Or—"</w:t>
      </w:r>
    </w:p>
    <w:p w14:paraId="0DC77103" w14:textId="331DE495" w:rsidR="00A1675C" w:rsidRDefault="003434B6">
      <w:pPr>
        <w:ind w:firstLine="432"/>
      </w:pPr>
      <w:r>
        <w:rPr>
          <w:rFonts w:eastAsia="Georgia"/>
        </w:rPr>
        <w:t>Penny pointed at him.</w:t>
      </w:r>
    </w:p>
    <w:p w14:paraId="374732D1" w14:textId="77777777" w:rsidR="00A1675C" w:rsidRDefault="00000000">
      <w:pPr>
        <w:spacing w:before="40" w:after="120"/>
      </w:pPr>
      <w:r>
        <w:rPr>
          <w:rFonts w:eastAsia="Georgia"/>
        </w:rPr>
        <w:t>"Don't."</w:t>
      </w:r>
    </w:p>
    <w:p w14:paraId="417554A4" w14:textId="7CBBB80F" w:rsidR="00A1675C" w:rsidRDefault="00000000">
      <w:pPr>
        <w:ind w:firstLine="432"/>
      </w:pPr>
      <w:r>
        <w:rPr>
          <w:rFonts w:eastAsia="Georgia"/>
        </w:rPr>
        <w:t xml:space="preserve">Trevor shut up. </w:t>
      </w:r>
      <w:r w:rsidR="003434B6">
        <w:rPr>
          <w:rFonts w:eastAsia="Georgia"/>
        </w:rPr>
        <w:t>Penny</w:t>
      </w:r>
      <w:r>
        <w:rPr>
          <w:rFonts w:eastAsia="Georgia"/>
        </w:rPr>
        <w:t xml:space="preserve"> quietly walked to the whiteboard. She drew a distant empty train.</w:t>
      </w:r>
    </w:p>
    <w:p w14:paraId="4D3CF3D0" w14:textId="77777777" w:rsidR="00A1675C" w:rsidRDefault="00000000">
      <w:pPr>
        <w:ind w:firstLine="432"/>
      </w:pPr>
      <w:r>
        <w:rPr>
          <w:rFonts w:eastAsia="Georgia"/>
        </w:rPr>
        <w:t>Then a series of small local frames around it.</w:t>
      </w:r>
    </w:p>
    <w:p w14:paraId="36626368" w14:textId="77777777" w:rsidR="00A1675C" w:rsidRDefault="00000000">
      <w:pPr>
        <w:spacing w:before="40" w:after="120"/>
      </w:pPr>
      <w:r>
        <w:rPr>
          <w:rFonts w:eastAsia="Georgia"/>
        </w:rPr>
        <w:t>"Imagine the train moving through spacetime."</w:t>
      </w:r>
    </w:p>
    <w:p w14:paraId="778C5562" w14:textId="77777777" w:rsidR="00A1675C" w:rsidRDefault="00000000">
      <w:pPr>
        <w:ind w:firstLine="432"/>
      </w:pPr>
      <w:r>
        <w:rPr>
          <w:rFonts w:eastAsia="Georgia"/>
        </w:rPr>
        <w:t>Trevor nodded.</w:t>
      </w:r>
    </w:p>
    <w:p w14:paraId="5DB4912D" w14:textId="77777777" w:rsidR="00A1675C" w:rsidRDefault="00000000">
      <w:pPr>
        <w:spacing w:before="40" w:after="120"/>
      </w:pPr>
      <w:r>
        <w:rPr>
          <w:rFonts w:eastAsia="Georgia"/>
        </w:rPr>
        <w:t>"At any particular point along its worldline, we can construct a local inertial frame."</w:t>
      </w:r>
    </w:p>
    <w:p w14:paraId="73325FDC" w14:textId="77777777" w:rsidR="00A1675C" w:rsidRDefault="00000000">
      <w:pPr>
        <w:spacing w:before="40" w:after="120"/>
      </w:pPr>
      <w:r>
        <w:rPr>
          <w:rFonts w:eastAsia="Georgia"/>
        </w:rPr>
        <w:t>"Yes."</w:t>
      </w:r>
    </w:p>
    <w:p w14:paraId="6E946611" w14:textId="77777777" w:rsidR="00A1675C" w:rsidRDefault="00000000">
      <w:pPr>
        <w:spacing w:before="40" w:after="120"/>
      </w:pPr>
      <w:r>
        <w:rPr>
          <w:rFonts w:eastAsia="Georgia"/>
        </w:rPr>
        <w:t>"Inside that sufficiently small region, Special Relativity works."</w:t>
      </w:r>
    </w:p>
    <w:p w14:paraId="4E1C90C9" w14:textId="77777777" w:rsidR="00A1675C" w:rsidRDefault="00000000">
      <w:pPr>
        <w:spacing w:before="40" w:after="120"/>
      </w:pPr>
      <w:r>
        <w:rPr>
          <w:rFonts w:eastAsia="Georgia"/>
        </w:rPr>
        <w:t>"Yes."</w:t>
      </w:r>
    </w:p>
    <w:p w14:paraId="38EB5D8A" w14:textId="77777777" w:rsidR="00A1675C" w:rsidRDefault="00000000">
      <w:pPr>
        <w:spacing w:before="40" w:after="120"/>
      </w:pPr>
      <w:r>
        <w:rPr>
          <w:rFonts w:eastAsia="Georgia"/>
        </w:rPr>
        <w:t>"But as we move farther along the train—or farther through space—the local frames don't necessarily line up globally."</w:t>
      </w:r>
    </w:p>
    <w:p w14:paraId="38704DE7" w14:textId="77777777" w:rsidR="00A1675C" w:rsidRDefault="00000000">
      <w:pPr>
        <w:spacing w:before="40" w:after="120"/>
      </w:pPr>
      <w:r>
        <w:rPr>
          <w:rFonts w:eastAsia="Georgia"/>
        </w:rPr>
        <w:t>"Because of curvature."</w:t>
      </w:r>
    </w:p>
    <w:p w14:paraId="4769576E" w14:textId="77777777" w:rsidR="00A1675C" w:rsidRDefault="00000000">
      <w:pPr>
        <w:spacing w:before="40" w:after="120"/>
      </w:pPr>
      <w:r>
        <w:rPr>
          <w:rFonts w:eastAsia="Georgia"/>
        </w:rPr>
        <w:t>"Exactly."</w:t>
      </w:r>
    </w:p>
    <w:p w14:paraId="2F4BFFDD" w14:textId="77777777" w:rsidR="00A1675C" w:rsidRDefault="00000000">
      <w:pPr>
        <w:ind w:firstLine="432"/>
      </w:pPr>
      <w:r>
        <w:rPr>
          <w:rFonts w:eastAsia="Georgia"/>
        </w:rPr>
        <w:t>She drew a second frame. Then a third. The axes were slightly rotated.</w:t>
      </w:r>
    </w:p>
    <w:p w14:paraId="11A38027" w14:textId="77777777" w:rsidR="00A1675C" w:rsidRDefault="00000000">
      <w:pPr>
        <w:ind w:firstLine="432"/>
      </w:pPr>
      <w:r>
        <w:rPr>
          <w:rFonts w:eastAsia="Georgia"/>
        </w:rPr>
        <w:t>Trevor looked at them.</w:t>
      </w:r>
    </w:p>
    <w:p w14:paraId="48781ADB" w14:textId="77777777" w:rsidR="00A1675C" w:rsidRDefault="00000000">
      <w:pPr>
        <w:spacing w:before="40" w:after="120"/>
      </w:pPr>
      <w:r>
        <w:rPr>
          <w:rFonts w:eastAsia="Georgia"/>
        </w:rPr>
        <w:t>"So the contradiction between SR and GR is only apparent."</w:t>
      </w:r>
    </w:p>
    <w:p w14:paraId="42AB105C" w14:textId="77777777" w:rsidR="00A1675C" w:rsidRDefault="00000000">
      <w:pPr>
        <w:spacing w:before="40" w:after="120"/>
      </w:pPr>
      <w:r>
        <w:rPr>
          <w:rFonts w:eastAsia="Georgia"/>
        </w:rPr>
        <w:t>"Yes."</w:t>
      </w:r>
    </w:p>
    <w:p w14:paraId="379F7A3B" w14:textId="77777777" w:rsidR="00A1675C" w:rsidRDefault="00000000">
      <w:pPr>
        <w:spacing w:before="40" w:after="120"/>
      </w:pPr>
      <w:r>
        <w:rPr>
          <w:rFonts w:eastAsia="Georgia"/>
        </w:rPr>
        <w:t>"SR describes each local frame."</w:t>
      </w:r>
    </w:p>
    <w:p w14:paraId="7C20F6FB" w14:textId="77777777" w:rsidR="00A1675C" w:rsidRDefault="00000000">
      <w:pPr>
        <w:spacing w:before="40" w:after="120"/>
      </w:pPr>
      <w:r>
        <w:rPr>
          <w:rFonts w:eastAsia="Georgia"/>
        </w:rPr>
        <w:t>"Yes."</w:t>
      </w:r>
    </w:p>
    <w:p w14:paraId="17AFFB50" w14:textId="77777777" w:rsidR="00A1675C" w:rsidRDefault="00000000">
      <w:pPr>
        <w:spacing w:before="40" w:after="120"/>
      </w:pPr>
      <w:r>
        <w:rPr>
          <w:rFonts w:eastAsia="Georgia"/>
        </w:rPr>
        <w:t>"GR describes the geometry relating those frames."</w:t>
      </w:r>
    </w:p>
    <w:p w14:paraId="5548F6EA" w14:textId="77777777" w:rsidR="00A1675C" w:rsidRDefault="00000000">
      <w:pPr>
        <w:spacing w:before="40" w:after="120"/>
      </w:pPr>
      <w:r>
        <w:rPr>
          <w:rFonts w:eastAsia="Georgia"/>
        </w:rPr>
        <w:t>"Exactly."</w:t>
      </w:r>
    </w:p>
    <w:p w14:paraId="6B355A74" w14:textId="77777777" w:rsidR="00A1675C" w:rsidRDefault="00000000">
      <w:pPr>
        <w:ind w:firstLine="432"/>
      </w:pPr>
      <w:r>
        <w:rPr>
          <w:rFonts w:eastAsia="Georgia"/>
        </w:rPr>
        <w:t>Trevor calmly nodded.</w:t>
      </w:r>
    </w:p>
    <w:p w14:paraId="78DC001C" w14:textId="77777777" w:rsidR="00A1675C" w:rsidRDefault="00000000">
      <w:pPr>
        <w:spacing w:before="40" w:after="120"/>
      </w:pPr>
      <w:r>
        <w:rPr>
          <w:rFonts w:eastAsia="Georgia"/>
        </w:rPr>
        <w:t>"Then what are we actually looking for?"</w:t>
      </w:r>
    </w:p>
    <w:p w14:paraId="2AFD28A3" w14:textId="012E3474" w:rsidR="00A1675C" w:rsidRDefault="003434B6">
      <w:pPr>
        <w:ind w:firstLine="432"/>
      </w:pPr>
      <w:r>
        <w:rPr>
          <w:rFonts w:eastAsia="Georgia"/>
        </w:rPr>
        <w:t>Penny pointed at the tiny discontinuity in the graph.</w:t>
      </w:r>
    </w:p>
    <w:p w14:paraId="4D0CAF6F" w14:textId="77777777" w:rsidR="00A1675C" w:rsidRDefault="00000000">
      <w:pPr>
        <w:spacing w:before="40" w:after="120"/>
      </w:pPr>
      <w:r>
        <w:rPr>
          <w:rFonts w:eastAsia="Georgia"/>
        </w:rPr>
        <w:t>"That."</w:t>
      </w:r>
    </w:p>
    <w:p w14:paraId="7AB31454" w14:textId="77777777" w:rsidR="00A1675C" w:rsidRDefault="00000000">
      <w:pPr>
        <w:spacing w:before="40" w:after="120"/>
      </w:pPr>
      <w:r>
        <w:rPr>
          <w:rFonts w:eastAsia="Georgia"/>
        </w:rPr>
        <w:t>"Why?"</w:t>
      </w:r>
    </w:p>
    <w:p w14:paraId="431FE702" w14:textId="77777777" w:rsidR="00A1675C" w:rsidRDefault="00000000">
      <w:pPr>
        <w:spacing w:before="40" w:after="120"/>
      </w:pPr>
      <w:r>
        <w:rPr>
          <w:rFonts w:eastAsia="Georgia"/>
        </w:rPr>
        <w:t>"Because something has happened to the relationship between our local frame and the physical system we're measuring."</w:t>
      </w:r>
    </w:p>
    <w:p w14:paraId="39EE0162" w14:textId="77777777" w:rsidR="00A1675C" w:rsidRDefault="00000000">
      <w:pPr>
        <w:ind w:firstLine="432"/>
      </w:pPr>
      <w:r>
        <w:rPr>
          <w:rFonts w:eastAsia="Georgia"/>
        </w:rPr>
        <w:t>Trevor frowned.</w:t>
      </w:r>
    </w:p>
    <w:p w14:paraId="7AB7D547" w14:textId="77777777" w:rsidR="00A1675C" w:rsidRDefault="00000000">
      <w:pPr>
        <w:spacing w:before="40" w:after="120"/>
      </w:pPr>
      <w:r>
        <w:rPr>
          <w:rFonts w:eastAsia="Georgia"/>
        </w:rPr>
        <w:t>"Could it be a coordinate effect?"</w:t>
      </w:r>
    </w:p>
    <w:p w14:paraId="797E0C56" w14:textId="77777777" w:rsidR="00A1675C" w:rsidRDefault="00000000">
      <w:pPr>
        <w:spacing w:before="40" w:after="120"/>
      </w:pPr>
      <w:r>
        <w:rPr>
          <w:rFonts w:eastAsia="Georgia"/>
        </w:rPr>
        <w:t>"Yes."</w:t>
      </w:r>
    </w:p>
    <w:p w14:paraId="73AC2FB5" w14:textId="77777777" w:rsidR="00A1675C" w:rsidRDefault="00000000">
      <w:pPr>
        <w:spacing w:before="40" w:after="120"/>
      </w:pPr>
      <w:r>
        <w:rPr>
          <w:rFonts w:eastAsia="Georgia"/>
        </w:rPr>
        <w:t>"Meaning nothing physical has happened?"</w:t>
      </w:r>
    </w:p>
    <w:p w14:paraId="2FAF2552" w14:textId="77777777" w:rsidR="00A1675C" w:rsidRDefault="00000000">
      <w:pPr>
        <w:spacing w:before="40" w:after="120"/>
      </w:pPr>
      <w:r>
        <w:rPr>
          <w:rFonts w:eastAsia="Georgia"/>
        </w:rPr>
        <w:t>"Possibly."</w:t>
      </w:r>
    </w:p>
    <w:p w14:paraId="6D378A49" w14:textId="77777777" w:rsidR="00A1675C" w:rsidRDefault="00000000">
      <w:pPr>
        <w:spacing w:before="40" w:after="120"/>
      </w:pPr>
      <w:r>
        <w:rPr>
          <w:rFonts w:eastAsia="Georgia"/>
        </w:rPr>
        <w:t>"Then why does the apparatus detect it?"</w:t>
      </w:r>
    </w:p>
    <w:p w14:paraId="06C10803" w14:textId="77777777" w:rsidR="00A1675C" w:rsidRDefault="00000000">
      <w:pPr>
        <w:spacing w:before="40" w:after="120"/>
      </w:pPr>
      <w:r>
        <w:rPr>
          <w:rFonts w:eastAsia="Georgia"/>
        </w:rPr>
        <w:t>"Because coordinate effects can change what different observers assign to an event."</w:t>
      </w:r>
    </w:p>
    <w:p w14:paraId="365D0760" w14:textId="77777777" w:rsidR="00A1675C" w:rsidRDefault="00000000">
      <w:pPr>
        <w:ind w:firstLine="432"/>
      </w:pPr>
      <w:r>
        <w:rPr>
          <w:rFonts w:eastAsia="Georgia"/>
        </w:rPr>
        <w:t>Trevor nodded.</w:t>
      </w:r>
    </w:p>
    <w:p w14:paraId="29F0AEC4" w14:textId="77777777" w:rsidR="00A1675C" w:rsidRDefault="00000000">
      <w:pPr>
        <w:spacing w:before="40" w:after="120"/>
      </w:pPr>
      <w:r>
        <w:rPr>
          <w:rFonts w:eastAsia="Georgia"/>
        </w:rPr>
        <w:t>"But measurable quantities must remain invariant."</w:t>
      </w:r>
    </w:p>
    <w:p w14:paraId="116D5439" w14:textId="77777777" w:rsidR="00A1675C" w:rsidRDefault="00000000">
      <w:pPr>
        <w:spacing w:before="40" w:after="120"/>
      </w:pPr>
      <w:r>
        <w:rPr>
          <w:rFonts w:eastAsia="Georgia"/>
        </w:rPr>
        <w:t>"Correct."</w:t>
      </w:r>
    </w:p>
    <w:p w14:paraId="2A44B8F8" w14:textId="42061222" w:rsidR="00A1675C" w:rsidRDefault="003434B6">
      <w:pPr>
        <w:ind w:firstLine="432"/>
      </w:pPr>
      <w:r>
        <w:rPr>
          <w:rFonts w:eastAsia="Georgia"/>
        </w:rPr>
        <w:t>Penny pointed to the graph.</w:t>
      </w:r>
    </w:p>
    <w:p w14:paraId="2978C6A8" w14:textId="77777777" w:rsidR="00A1675C" w:rsidRDefault="00000000">
      <w:pPr>
        <w:spacing w:before="40" w:after="120"/>
      </w:pPr>
      <w:r>
        <w:rPr>
          <w:rFonts w:eastAsia="Georgia"/>
        </w:rPr>
        <w:t>"So the next question is whether that discontinuity survives a change of coordinates."</w:t>
      </w:r>
    </w:p>
    <w:p w14:paraId="1969D63A" w14:textId="77777777" w:rsidR="00A1675C" w:rsidRDefault="00000000">
      <w:pPr>
        <w:ind w:firstLine="432"/>
      </w:pPr>
      <w:r>
        <w:rPr>
          <w:rFonts w:eastAsia="Georgia"/>
        </w:rPr>
        <w:t>Trevor softly smiled.</w:t>
      </w:r>
    </w:p>
    <w:p w14:paraId="0C4C3595" w14:textId="77777777" w:rsidR="00A1675C" w:rsidRDefault="00000000">
      <w:pPr>
        <w:spacing w:before="40" w:after="120"/>
      </w:pPr>
      <w:r>
        <w:rPr>
          <w:rFonts w:eastAsia="Georgia"/>
        </w:rPr>
        <w:t>"That's clever."</w:t>
      </w:r>
    </w:p>
    <w:p w14:paraId="62B045AE" w14:textId="77777777" w:rsidR="00A1675C" w:rsidRDefault="00000000">
      <w:pPr>
        <w:spacing w:before="40" w:after="120"/>
      </w:pPr>
      <w:r>
        <w:rPr>
          <w:rFonts w:eastAsia="Georgia"/>
        </w:rPr>
        <w:t>"Thank you."</w:t>
      </w:r>
    </w:p>
    <w:p w14:paraId="1F6E1907" w14:textId="77777777" w:rsidR="00A1675C" w:rsidRDefault="00000000">
      <w:pPr>
        <w:spacing w:before="40" w:after="120"/>
      </w:pPr>
      <w:r>
        <w:rPr>
          <w:rFonts w:eastAsia="Georgia"/>
        </w:rPr>
        <w:t>"How do we test it?"</w:t>
      </w:r>
    </w:p>
    <w:p w14:paraId="5DC2DBD6" w14:textId="77777777" w:rsidR="00A1675C" w:rsidRDefault="00000000">
      <w:pPr>
        <w:spacing w:before="40" w:after="120"/>
      </w:pPr>
      <w:r>
        <w:rPr>
          <w:rFonts w:eastAsia="Georgia"/>
        </w:rPr>
        <w:t>"We change observers."</w:t>
      </w:r>
    </w:p>
    <w:p w14:paraId="177886B9" w14:textId="77777777" w:rsidR="00A1675C" w:rsidRDefault="00000000">
      <w:pPr>
        <w:ind w:firstLine="432"/>
      </w:pPr>
      <w:r>
        <w:rPr>
          <w:rFonts w:eastAsia="Georgia"/>
        </w:rPr>
        <w:t>Trevor stared at her.</w:t>
      </w:r>
    </w:p>
    <w:p w14:paraId="05D522DB" w14:textId="77777777" w:rsidR="00A1675C" w:rsidRDefault="00000000">
      <w:pPr>
        <w:spacing w:before="40" w:after="120"/>
      </w:pPr>
      <w:r>
        <w:rPr>
          <w:rFonts w:eastAsia="Georgia"/>
        </w:rPr>
        <w:t>"How?"</w:t>
      </w:r>
    </w:p>
    <w:p w14:paraId="5CA6CF26" w14:textId="58B60AF1" w:rsidR="00A1675C" w:rsidRDefault="003434B6">
      <w:pPr>
        <w:ind w:firstLine="432"/>
      </w:pPr>
      <w:r>
        <w:rPr>
          <w:rFonts w:eastAsia="Georgia"/>
        </w:rPr>
        <w:t>Penny pointed at the door.</w:t>
      </w:r>
    </w:p>
    <w:p w14:paraId="0665C95D" w14:textId="77777777" w:rsidR="00A1675C" w:rsidRDefault="00000000">
      <w:pPr>
        <w:spacing w:before="40" w:after="120"/>
      </w:pPr>
      <w:r>
        <w:rPr>
          <w:rFonts w:eastAsia="Georgia"/>
        </w:rPr>
        <w:t>"Derek."</w:t>
      </w:r>
    </w:p>
    <w:p w14:paraId="09EA9F20" w14:textId="77777777" w:rsidR="00A1675C" w:rsidRDefault="00000000">
      <w:pPr>
        <w:ind w:firstLine="432"/>
      </w:pPr>
      <w:r>
        <w:rPr>
          <w:rFonts w:eastAsia="Georgia"/>
        </w:rPr>
        <w:t>Trevor calmly nodded.</w:t>
      </w:r>
    </w:p>
    <w:p w14:paraId="08E733CB" w14:textId="77777777" w:rsidR="00A1675C" w:rsidRDefault="00000000">
      <w:pPr>
        <w:spacing w:before="40" w:after="120"/>
      </w:pPr>
      <w:r>
        <w:rPr>
          <w:rFonts w:eastAsia="Georgia"/>
        </w:rPr>
        <w:t>"Of course."</w:t>
      </w:r>
    </w:p>
    <w:p w14:paraId="28BAA9D2" w14:textId="77777777" w:rsidR="00A1675C" w:rsidRDefault="00000000">
      <w:pPr>
        <w:ind w:firstLine="432"/>
      </w:pPr>
      <w:r>
        <w:rPr>
          <w:rFonts w:eastAsia="Georgia"/>
        </w:rPr>
        <w:t>He went toward the door. Then stopped. It was still closed.</w:t>
      </w:r>
    </w:p>
    <w:p w14:paraId="1C11A42C" w14:textId="77777777" w:rsidR="00A1675C" w:rsidRDefault="00000000">
      <w:pPr>
        <w:ind w:firstLine="432"/>
      </w:pPr>
      <w:r>
        <w:rPr>
          <w:rFonts w:eastAsia="Georgia"/>
        </w:rPr>
        <w:t>He knocked. Nothing. He knocked again.</w:t>
      </w:r>
    </w:p>
    <w:p w14:paraId="6BD3FF61" w14:textId="41D6EEE6" w:rsidR="00A1675C" w:rsidRDefault="00000000">
      <w:pPr>
        <w:ind w:firstLine="432"/>
      </w:pPr>
      <w:r>
        <w:rPr>
          <w:rFonts w:eastAsia="Georgia"/>
        </w:rPr>
        <w:t xml:space="preserve">Still nothing. </w:t>
      </w:r>
      <w:r w:rsidR="003434B6">
        <w:rPr>
          <w:rFonts w:eastAsia="Georgia"/>
        </w:rPr>
        <w:t>Penny</w:t>
      </w:r>
      <w:r>
        <w:rPr>
          <w:rFonts w:eastAsia="Georgia"/>
        </w:rPr>
        <w:t xml:space="preserve"> looked over.</w:t>
      </w:r>
    </w:p>
    <w:p w14:paraId="3EF90C72" w14:textId="77777777" w:rsidR="00A1675C" w:rsidRDefault="00000000">
      <w:pPr>
        <w:spacing w:before="40" w:after="120"/>
      </w:pPr>
      <w:r>
        <w:rPr>
          <w:rFonts w:eastAsia="Georgia"/>
        </w:rPr>
        <w:t>"Working hard."</w:t>
      </w:r>
    </w:p>
    <w:p w14:paraId="735F53F1" w14:textId="77777777" w:rsidR="00A1675C" w:rsidRDefault="00000000">
      <w:pPr>
        <w:spacing w:before="40" w:after="120"/>
      </w:pPr>
      <w:r>
        <w:rPr>
          <w:rFonts w:eastAsia="Georgia"/>
        </w:rPr>
        <w:t>"Apparently."</w:t>
      </w:r>
    </w:p>
    <w:p w14:paraId="2B243F49" w14:textId="77777777" w:rsidR="00A1675C" w:rsidRDefault="00000000">
      <w:pPr>
        <w:ind w:firstLine="432"/>
      </w:pPr>
      <w:r>
        <w:rPr>
          <w:rFonts w:eastAsia="Georgia"/>
        </w:rPr>
        <w:t>Trevor opened the door. Derek was sitting at his desk. He looked up.</w:t>
      </w:r>
    </w:p>
    <w:p w14:paraId="289C9B61" w14:textId="77777777" w:rsidR="00A1675C" w:rsidRDefault="00000000">
      <w:pPr>
        <w:spacing w:before="40" w:after="120"/>
      </w:pPr>
      <w:r>
        <w:rPr>
          <w:rFonts w:eastAsia="Georgia"/>
        </w:rPr>
        <w:t>"What?"</w:t>
      </w:r>
    </w:p>
    <w:p w14:paraId="1B019322" w14:textId="77777777" w:rsidR="00A1675C" w:rsidRDefault="00000000">
      <w:pPr>
        <w:spacing w:before="40" w:after="120"/>
      </w:pPr>
      <w:r>
        <w:rPr>
          <w:rFonts w:eastAsia="Georgia"/>
        </w:rPr>
        <w:t>"We need you."</w:t>
      </w:r>
    </w:p>
    <w:p w14:paraId="2676505A" w14:textId="77777777" w:rsidR="00A1675C" w:rsidRDefault="00000000">
      <w:pPr>
        <w:spacing w:before="40" w:after="120"/>
      </w:pPr>
      <w:r>
        <w:rPr>
          <w:rFonts w:eastAsia="Georgia"/>
        </w:rPr>
        <w:t>"For what?"</w:t>
      </w:r>
    </w:p>
    <w:p w14:paraId="23F54DBC" w14:textId="77777777" w:rsidR="00A1675C" w:rsidRDefault="00000000">
      <w:pPr>
        <w:spacing w:before="40" w:after="120"/>
      </w:pPr>
      <w:r>
        <w:rPr>
          <w:rFonts w:eastAsia="Georgia"/>
        </w:rPr>
        <w:t>"An experiment."</w:t>
      </w:r>
    </w:p>
    <w:p w14:paraId="14B3F240" w14:textId="720B87E5" w:rsidR="00A1675C" w:rsidRDefault="00000000">
      <w:pPr>
        <w:ind w:firstLine="432"/>
      </w:pPr>
      <w:r>
        <w:rPr>
          <w:rFonts w:eastAsia="Georgia"/>
        </w:rPr>
        <w:t xml:space="preserve">Derek carefully looked at the ordinary cucumber. He stared intently. Then at </w:t>
      </w:r>
      <w:r w:rsidR="003434B6">
        <w:rPr>
          <w:rFonts w:eastAsia="Georgia"/>
        </w:rPr>
        <w:t>Penny</w:t>
      </w:r>
      <w:r>
        <w:rPr>
          <w:rFonts w:eastAsia="Georgia"/>
        </w:rPr>
        <w:t>.</w:t>
      </w:r>
    </w:p>
    <w:p w14:paraId="566149A1" w14:textId="77777777" w:rsidR="00A1675C" w:rsidRDefault="00000000">
      <w:pPr>
        <w:ind w:firstLine="432"/>
      </w:pPr>
      <w:r>
        <w:rPr>
          <w:rFonts w:eastAsia="Georgia"/>
        </w:rPr>
        <w:t>Then back at the cucumber.</w:t>
      </w:r>
    </w:p>
    <w:p w14:paraId="6D529128" w14:textId="77777777" w:rsidR="00A1675C" w:rsidRDefault="00000000">
      <w:pPr>
        <w:spacing w:before="40" w:after="120"/>
      </w:pPr>
      <w:r>
        <w:rPr>
          <w:rFonts w:eastAsia="Georgia"/>
        </w:rPr>
        <w:t>"No."</w:t>
      </w:r>
    </w:p>
    <w:p w14:paraId="1397AC69" w14:textId="487D5B44" w:rsidR="00A1675C" w:rsidRDefault="003434B6">
      <w:pPr>
        <w:ind w:firstLine="432"/>
      </w:pPr>
      <w:r>
        <w:rPr>
          <w:rFonts w:eastAsia="Georgia"/>
        </w:rPr>
        <w:t>Penny laughed.</w:t>
      </w:r>
    </w:p>
    <w:p w14:paraId="3CBDFBCE" w14:textId="77777777" w:rsidR="00A1675C" w:rsidRDefault="00000000">
      <w:pPr>
        <w:spacing w:before="40" w:after="120"/>
      </w:pPr>
      <w:r>
        <w:rPr>
          <w:rFonts w:eastAsia="Georgia"/>
        </w:rPr>
        <w:t>"It's not about the cucumber."</w:t>
      </w:r>
    </w:p>
    <w:p w14:paraId="5F71E87F" w14:textId="77777777" w:rsidR="00A1675C" w:rsidRDefault="00000000">
      <w:pPr>
        <w:spacing w:before="40" w:after="120"/>
      </w:pPr>
      <w:r>
        <w:rPr>
          <w:rFonts w:eastAsia="Georgia"/>
        </w:rPr>
        <w:t>"Good."</w:t>
      </w:r>
    </w:p>
    <w:p w14:paraId="2FF14819" w14:textId="77777777" w:rsidR="00A1675C" w:rsidRDefault="00000000">
      <w:pPr>
        <w:spacing w:before="40" w:after="120"/>
      </w:pPr>
      <w:r>
        <w:rPr>
          <w:rFonts w:eastAsia="Georgia"/>
        </w:rPr>
        <w:t>"It's about the reference frame."</w:t>
      </w:r>
    </w:p>
    <w:p w14:paraId="5667B981" w14:textId="77777777" w:rsidR="00A1675C" w:rsidRDefault="00000000">
      <w:pPr>
        <w:spacing w:before="40" w:after="120"/>
      </w:pPr>
      <w:r>
        <w:rPr>
          <w:rFonts w:eastAsia="Georgia"/>
        </w:rPr>
        <w:t>"Better."</w:t>
      </w:r>
    </w:p>
    <w:p w14:paraId="64445C35" w14:textId="77777777" w:rsidR="00A1675C" w:rsidRDefault="00000000">
      <w:pPr>
        <w:ind w:firstLine="432"/>
      </w:pPr>
      <w:r>
        <w:rPr>
          <w:rFonts w:eastAsia="Georgia"/>
        </w:rPr>
        <w:t>She showed him the graph. Derek studied it.</w:t>
      </w:r>
    </w:p>
    <w:p w14:paraId="2D924EFF" w14:textId="77777777" w:rsidR="00A1675C" w:rsidRDefault="00000000">
      <w:pPr>
        <w:spacing w:before="40" w:after="120"/>
      </w:pPr>
      <w:r>
        <w:rPr>
          <w:rFonts w:eastAsia="Georgia"/>
        </w:rPr>
        <w:t>"When does the discontinuity occur?"</w:t>
      </w:r>
    </w:p>
    <w:p w14:paraId="60ED5C22" w14:textId="77777777" w:rsidR="00A1675C" w:rsidRDefault="00000000">
      <w:pPr>
        <w:spacing w:before="40" w:after="120"/>
      </w:pPr>
      <w:r>
        <w:rPr>
          <w:rFonts w:eastAsia="Georgia"/>
        </w:rPr>
        <w:t>"At the same position every time."</w:t>
      </w:r>
    </w:p>
    <w:p w14:paraId="0CF479D8" w14:textId="77777777" w:rsidR="00A1675C" w:rsidRDefault="00000000">
      <w:pPr>
        <w:spacing w:before="40" w:after="120"/>
      </w:pPr>
      <w:r>
        <w:rPr>
          <w:rFonts w:eastAsia="Georgia"/>
        </w:rPr>
        <w:t>"Relative to the apparatus?"</w:t>
      </w:r>
    </w:p>
    <w:p w14:paraId="19F2FFC1" w14:textId="77777777" w:rsidR="00A1675C" w:rsidRDefault="00000000">
      <w:pPr>
        <w:spacing w:before="40" w:after="120"/>
      </w:pPr>
      <w:r>
        <w:rPr>
          <w:rFonts w:eastAsia="Georgia"/>
        </w:rPr>
        <w:t>"Yes."</w:t>
      </w:r>
    </w:p>
    <w:p w14:paraId="1A4A5001" w14:textId="77777777" w:rsidR="00A1675C" w:rsidRDefault="00000000">
      <w:pPr>
        <w:spacing w:before="40" w:after="120"/>
      </w:pPr>
      <w:r>
        <w:rPr>
          <w:rFonts w:eastAsia="Georgia"/>
        </w:rPr>
        <w:t>"Not the room?"</w:t>
      </w:r>
    </w:p>
    <w:p w14:paraId="2FEBF561" w14:textId="77777777" w:rsidR="00A1675C" w:rsidRDefault="00000000">
      <w:pPr>
        <w:spacing w:before="40" w:after="120"/>
      </w:pPr>
      <w:r>
        <w:rPr>
          <w:rFonts w:eastAsia="Georgia"/>
        </w:rPr>
        <w:t>"No."</w:t>
      </w:r>
    </w:p>
    <w:p w14:paraId="0A315ADD" w14:textId="77777777" w:rsidR="00A1675C" w:rsidRDefault="00000000">
      <w:pPr>
        <w:spacing w:before="40" w:after="120"/>
      </w:pPr>
      <w:r>
        <w:rPr>
          <w:rFonts w:eastAsia="Georgia"/>
        </w:rPr>
        <w:t>"The room itself?"</w:t>
      </w:r>
    </w:p>
    <w:p w14:paraId="227794D9" w14:textId="77777777" w:rsidR="00A1675C" w:rsidRDefault="00000000">
      <w:pPr>
        <w:spacing w:before="40" w:after="120"/>
      </w:pPr>
      <w:r>
        <w:rPr>
          <w:rFonts w:eastAsia="Georgia"/>
        </w:rPr>
        <w:t>"We haven't tested that."</w:t>
      </w:r>
    </w:p>
    <w:p w14:paraId="60960406" w14:textId="77777777" w:rsidR="00A1675C" w:rsidRDefault="00000000">
      <w:pPr>
        <w:ind w:firstLine="432"/>
      </w:pPr>
      <w:r>
        <w:rPr>
          <w:rFonts w:eastAsia="Georgia"/>
        </w:rPr>
        <w:t>Derek nodded.</w:t>
      </w:r>
    </w:p>
    <w:p w14:paraId="7625470C" w14:textId="77777777" w:rsidR="00A1675C" w:rsidRDefault="00000000">
      <w:pPr>
        <w:spacing w:before="40" w:after="120"/>
      </w:pPr>
      <w:r>
        <w:rPr>
          <w:rFonts w:eastAsia="Georgia"/>
        </w:rPr>
        <w:t>"Then that's what we need."</w:t>
      </w:r>
    </w:p>
    <w:p w14:paraId="0F2394A5" w14:textId="38DCE393" w:rsidR="00A1675C" w:rsidRDefault="00000000">
      <w:pPr>
        <w:ind w:firstLine="432"/>
      </w:pPr>
      <w:r>
        <w:rPr>
          <w:rFonts w:eastAsia="Georgia"/>
        </w:rPr>
        <w:t xml:space="preserve">He stood. </w:t>
      </w:r>
      <w:r w:rsidR="003434B6">
        <w:rPr>
          <w:rFonts w:eastAsia="Georgia"/>
        </w:rPr>
        <w:t>Penny</w:t>
      </w:r>
      <w:r>
        <w:rPr>
          <w:rFonts w:eastAsia="Georgia"/>
        </w:rPr>
        <w:t xml:space="preserve"> quietly smiled.</w:t>
      </w:r>
    </w:p>
    <w:p w14:paraId="630A2607" w14:textId="77777777" w:rsidR="00A1675C" w:rsidRDefault="00000000">
      <w:pPr>
        <w:spacing w:before="40" w:after="120"/>
      </w:pPr>
      <w:r>
        <w:rPr>
          <w:rFonts w:eastAsia="Georgia"/>
        </w:rPr>
        <w:t>"You're coming?"</w:t>
      </w:r>
    </w:p>
    <w:p w14:paraId="1761BB34" w14:textId="77777777" w:rsidR="00A1675C" w:rsidRDefault="00000000">
      <w:pPr>
        <w:spacing w:before="40" w:after="120"/>
      </w:pPr>
      <w:r>
        <w:rPr>
          <w:rFonts w:eastAsia="Georgia"/>
        </w:rPr>
        <w:t>"Yes."</w:t>
      </w:r>
    </w:p>
    <w:p w14:paraId="1B577982" w14:textId="77777777" w:rsidR="00A1675C" w:rsidRDefault="00000000">
      <w:pPr>
        <w:ind w:firstLine="432"/>
      </w:pPr>
      <w:r>
        <w:rPr>
          <w:rFonts w:eastAsia="Georgia"/>
        </w:rPr>
        <w:t>Trevor looked surprised.</w:t>
      </w:r>
    </w:p>
    <w:p w14:paraId="05DD2BE0" w14:textId="77777777" w:rsidR="00A1675C" w:rsidRDefault="00000000">
      <w:pPr>
        <w:spacing w:before="40" w:after="120"/>
      </w:pPr>
      <w:r>
        <w:rPr>
          <w:rFonts w:eastAsia="Georgia"/>
        </w:rPr>
        <w:t>"Just like that?"</w:t>
      </w:r>
    </w:p>
    <w:p w14:paraId="10E8D3F8" w14:textId="77777777" w:rsidR="00A1675C" w:rsidRDefault="00000000">
      <w:pPr>
        <w:ind w:firstLine="432"/>
      </w:pPr>
      <w:r>
        <w:rPr>
          <w:rFonts w:eastAsia="Georgia"/>
        </w:rPr>
        <w:t>Derek shrugged.</w:t>
      </w:r>
    </w:p>
    <w:p w14:paraId="4F188F49" w14:textId="77777777" w:rsidR="00A1675C" w:rsidRDefault="00000000">
      <w:pPr>
        <w:spacing w:before="40" w:after="120"/>
      </w:pPr>
      <w:r>
        <w:rPr>
          <w:rFonts w:eastAsia="Georgia"/>
        </w:rPr>
        <w:t>"It's interesting."</w:t>
      </w:r>
    </w:p>
    <w:p w14:paraId="7C3DB437" w14:textId="77777777" w:rsidR="00A1675C" w:rsidRDefault="00000000">
      <w:pPr>
        <w:ind w:firstLine="432"/>
      </w:pPr>
      <w:r>
        <w:rPr>
          <w:rFonts w:eastAsia="Georgia"/>
        </w:rPr>
        <w:t>They went outside. The cold rain had become heavier. Derek looked at the street.</w:t>
      </w:r>
    </w:p>
    <w:p w14:paraId="663793DF" w14:textId="77777777" w:rsidR="00A1675C" w:rsidRDefault="00000000">
      <w:pPr>
        <w:ind w:firstLine="432"/>
      </w:pPr>
      <w:r>
        <w:rPr>
          <w:rFonts w:eastAsia="Georgia"/>
        </w:rPr>
        <w:t>Then at the laboratory. Then at the ordinary cucumber.</w:t>
      </w:r>
    </w:p>
    <w:p w14:paraId="7D30AF72" w14:textId="77777777" w:rsidR="00A1675C" w:rsidRDefault="00000000">
      <w:pPr>
        <w:spacing w:before="40" w:after="120"/>
      </w:pPr>
      <w:r>
        <w:rPr>
          <w:rFonts w:eastAsia="Georgia"/>
        </w:rPr>
        <w:t>"Bring it."</w:t>
      </w:r>
    </w:p>
    <w:p w14:paraId="4FC795A9" w14:textId="3A01F623" w:rsidR="00A1675C" w:rsidRDefault="003434B6">
      <w:pPr>
        <w:ind w:firstLine="432"/>
      </w:pPr>
      <w:r>
        <w:rPr>
          <w:rFonts w:eastAsia="Georgia"/>
        </w:rPr>
        <w:t>Penny held it up.</w:t>
      </w:r>
    </w:p>
    <w:p w14:paraId="36C547F1" w14:textId="77777777" w:rsidR="00A1675C" w:rsidRDefault="00000000">
      <w:pPr>
        <w:spacing w:before="40" w:after="120"/>
      </w:pPr>
      <w:r>
        <w:rPr>
          <w:rFonts w:eastAsia="Georgia"/>
        </w:rPr>
        <w:t>"Seriously?"</w:t>
      </w:r>
    </w:p>
    <w:p w14:paraId="4965B055" w14:textId="77777777" w:rsidR="00A1675C" w:rsidRDefault="00000000">
      <w:pPr>
        <w:spacing w:before="40" w:after="120"/>
      </w:pPr>
      <w:r>
        <w:rPr>
          <w:rFonts w:eastAsia="Georgia"/>
        </w:rPr>
        <w:t>"Absolutely."</w:t>
      </w:r>
    </w:p>
    <w:p w14:paraId="5D2A872B" w14:textId="77777777" w:rsidR="00A1675C" w:rsidRDefault="00000000">
      <w:pPr>
        <w:spacing w:before="40" w:after="120"/>
      </w:pPr>
      <w:r>
        <w:rPr>
          <w:rFonts w:eastAsia="Georgia"/>
        </w:rPr>
        <w:t>"Why?"</w:t>
      </w:r>
    </w:p>
    <w:p w14:paraId="439051BD" w14:textId="77777777" w:rsidR="00A1675C" w:rsidRDefault="00000000">
      <w:pPr>
        <w:ind w:firstLine="432"/>
      </w:pPr>
      <w:r>
        <w:rPr>
          <w:rFonts w:eastAsia="Georgia"/>
        </w:rPr>
        <w:t>Derek smiled.</w:t>
      </w:r>
    </w:p>
    <w:p w14:paraId="129CA6B1" w14:textId="77777777" w:rsidR="00A1675C" w:rsidRDefault="00000000">
      <w:pPr>
        <w:spacing w:before="40" w:after="120"/>
      </w:pPr>
      <w:r>
        <w:rPr>
          <w:rFonts w:eastAsia="Georgia"/>
        </w:rPr>
        <w:t>"If we're going to do relativistic physics in London, we may as well have a proper control."</w:t>
      </w:r>
    </w:p>
    <w:p w14:paraId="1EB37E6A" w14:textId="77777777" w:rsidR="00A1675C" w:rsidRDefault="00000000">
      <w:pPr>
        <w:ind w:firstLine="432"/>
      </w:pPr>
      <w:r>
        <w:rPr>
          <w:rFonts w:eastAsia="Georgia"/>
        </w:rPr>
        <w:t>Trevor carefully looked at the cucumber.</w:t>
      </w:r>
    </w:p>
    <w:p w14:paraId="67055F21" w14:textId="77777777" w:rsidR="00A1675C" w:rsidRDefault="00000000">
      <w:pPr>
        <w:spacing w:before="40" w:after="120"/>
      </w:pPr>
      <w:r>
        <w:rPr>
          <w:rFonts w:eastAsia="Georgia"/>
        </w:rPr>
        <w:t>"What's the control?"</w:t>
      </w:r>
    </w:p>
    <w:p w14:paraId="541F5EC9" w14:textId="77777777" w:rsidR="00A1675C" w:rsidRDefault="00000000">
      <w:pPr>
        <w:spacing w:before="40" w:after="120"/>
      </w:pPr>
      <w:r>
        <w:rPr>
          <w:rFonts w:eastAsia="Georgia"/>
        </w:rPr>
        <w:t>"The cucumber."</w:t>
      </w:r>
    </w:p>
    <w:p w14:paraId="52843124" w14:textId="77777777" w:rsidR="00A1675C" w:rsidRDefault="00000000">
      <w:pPr>
        <w:spacing w:before="40" w:after="120"/>
      </w:pPr>
      <w:r>
        <w:rPr>
          <w:rFonts w:eastAsia="Georgia"/>
        </w:rPr>
        <w:t>"Why?"</w:t>
      </w:r>
    </w:p>
    <w:p w14:paraId="345E100A" w14:textId="77777777" w:rsidR="00A1675C" w:rsidRDefault="00000000">
      <w:pPr>
        <w:spacing w:before="40" w:after="120"/>
      </w:pPr>
      <w:r>
        <w:rPr>
          <w:rFonts w:eastAsia="Georgia"/>
        </w:rPr>
        <w:t>"Because everyone expects us to lose our minds."</w:t>
      </w:r>
    </w:p>
    <w:p w14:paraId="179A20EF" w14:textId="77777777" w:rsidR="00A1675C" w:rsidRDefault="00000000">
      <w:pPr>
        <w:ind w:firstLine="432"/>
      </w:pPr>
      <w:r>
        <w:rPr>
          <w:rFonts w:eastAsia="Georgia"/>
        </w:rPr>
        <w:t>Trevor nodded.</w:t>
      </w:r>
    </w:p>
    <w:p w14:paraId="0EEE2760" w14:textId="77777777" w:rsidR="00A1675C" w:rsidRDefault="00000000">
      <w:pPr>
        <w:spacing w:before="40" w:after="120"/>
      </w:pPr>
      <w:r>
        <w:rPr>
          <w:rFonts w:eastAsia="Georgia"/>
        </w:rPr>
        <w:t>"Fair."</w:t>
      </w:r>
    </w:p>
    <w:p w14:paraId="61694A57" w14:textId="77777777" w:rsidR="00A1675C" w:rsidRDefault="00000000">
      <w:pPr>
        <w:ind w:firstLine="432"/>
      </w:pPr>
      <w:r>
        <w:rPr>
          <w:rFonts w:eastAsia="Georgia"/>
        </w:rPr>
        <w:t>They placed the apparatus on a trolley. Then pushed it into the street. The cold rain struck the sensor.</w:t>
      </w:r>
    </w:p>
    <w:p w14:paraId="1F55DBDA" w14:textId="261FB1C6" w:rsidR="00A1675C" w:rsidRDefault="00000000">
      <w:pPr>
        <w:ind w:firstLine="432"/>
      </w:pPr>
      <w:r>
        <w:rPr>
          <w:rFonts w:eastAsia="Georgia"/>
        </w:rPr>
        <w:t xml:space="preserve">Water ran down the equipment. </w:t>
      </w:r>
      <w:r w:rsidR="003434B6">
        <w:rPr>
          <w:rFonts w:eastAsia="Georgia"/>
        </w:rPr>
        <w:t>Penny</w:t>
      </w:r>
      <w:r>
        <w:rPr>
          <w:rFonts w:eastAsia="Georgia"/>
        </w:rPr>
        <w:t xml:space="preserve"> covered it. Derek watched the traffic.</w:t>
      </w:r>
    </w:p>
    <w:p w14:paraId="3BDFF16B" w14:textId="77777777" w:rsidR="00A1675C" w:rsidRDefault="00000000">
      <w:pPr>
        <w:ind w:firstLine="432"/>
      </w:pPr>
      <w:r>
        <w:rPr>
          <w:rFonts w:eastAsia="Georgia"/>
        </w:rPr>
        <w:t>Buses. Cars. Bicycles.</w:t>
      </w:r>
    </w:p>
    <w:p w14:paraId="193D6AB1" w14:textId="77777777" w:rsidR="00A1675C" w:rsidRDefault="00000000">
      <w:pPr>
        <w:ind w:firstLine="432"/>
      </w:pPr>
      <w:r>
        <w:rPr>
          <w:rFonts w:eastAsia="Georgia"/>
        </w:rPr>
        <w:t>Pedestrians. Umbrellas. Everything moving.</w:t>
      </w:r>
    </w:p>
    <w:p w14:paraId="6432D374" w14:textId="77777777" w:rsidR="00A1675C" w:rsidRDefault="00000000">
      <w:pPr>
        <w:ind w:firstLine="432"/>
      </w:pPr>
      <w:r>
        <w:rPr>
          <w:rFonts w:eastAsia="Georgia"/>
        </w:rPr>
        <w:t>Everything with its own worldline. He carefully looked at the cold rain.</w:t>
      </w:r>
    </w:p>
    <w:p w14:paraId="0CE6EA1A" w14:textId="77777777" w:rsidR="00A1675C" w:rsidRDefault="00000000">
      <w:pPr>
        <w:spacing w:before="40" w:after="120"/>
      </w:pPr>
      <w:r>
        <w:rPr>
          <w:rFonts w:eastAsia="Georgia"/>
        </w:rPr>
        <w:t>"Perfect."</w:t>
      </w:r>
    </w:p>
    <w:p w14:paraId="11AF9C93" w14:textId="273B22AE" w:rsidR="00A1675C" w:rsidRDefault="003434B6">
      <w:pPr>
        <w:ind w:firstLine="432"/>
      </w:pPr>
      <w:r>
        <w:rPr>
          <w:rFonts w:eastAsia="Georgia"/>
        </w:rPr>
        <w:t>Penny looked at him.</w:t>
      </w:r>
    </w:p>
    <w:p w14:paraId="19165E90" w14:textId="77777777" w:rsidR="00A1675C" w:rsidRDefault="00000000">
      <w:pPr>
        <w:spacing w:before="40" w:after="120"/>
      </w:pPr>
      <w:r>
        <w:rPr>
          <w:rFonts w:eastAsia="Georgia"/>
        </w:rPr>
        <w:t>"Why?"</w:t>
      </w:r>
    </w:p>
    <w:p w14:paraId="0A3685C5" w14:textId="77777777" w:rsidR="00A1675C" w:rsidRDefault="00000000">
      <w:pPr>
        <w:spacing w:before="40" w:after="120"/>
      </w:pPr>
      <w:r>
        <w:rPr>
          <w:rFonts w:eastAsia="Georgia"/>
        </w:rPr>
        <w:t>"Because now we've got millions of test particles."</w:t>
      </w:r>
    </w:p>
    <w:p w14:paraId="68B686AB" w14:textId="77777777" w:rsidR="00A1675C" w:rsidRDefault="00000000">
      <w:pPr>
        <w:ind w:firstLine="432"/>
      </w:pPr>
      <w:r>
        <w:rPr>
          <w:rFonts w:eastAsia="Georgia"/>
        </w:rPr>
        <w:t>Trevor gently smiled.</w:t>
      </w:r>
    </w:p>
    <w:p w14:paraId="3D593F7D" w14:textId="77777777" w:rsidR="00A1675C" w:rsidRDefault="00000000">
      <w:pPr>
        <w:spacing w:before="40" w:after="120"/>
      </w:pPr>
      <w:r>
        <w:rPr>
          <w:rFonts w:eastAsia="Georgia"/>
        </w:rPr>
        <w:t>"Rain."</w:t>
      </w:r>
    </w:p>
    <w:p w14:paraId="23E5716F" w14:textId="77777777" w:rsidR="00A1675C" w:rsidRDefault="00000000">
      <w:pPr>
        <w:spacing w:before="40" w:after="120"/>
      </w:pPr>
      <w:r>
        <w:rPr>
          <w:rFonts w:eastAsia="Georgia"/>
        </w:rPr>
        <w:t>"Yes."</w:t>
      </w:r>
    </w:p>
    <w:p w14:paraId="343D6CB1" w14:textId="77777777" w:rsidR="00A1675C" w:rsidRDefault="00000000">
      <w:pPr>
        <w:spacing w:before="40" w:after="120"/>
      </w:pPr>
      <w:r>
        <w:rPr>
          <w:rFonts w:eastAsia="Georgia"/>
        </w:rPr>
        <w:t>"Again."</w:t>
      </w:r>
    </w:p>
    <w:p w14:paraId="337F9313" w14:textId="77777777" w:rsidR="00A1675C" w:rsidRDefault="00000000">
      <w:pPr>
        <w:spacing w:before="40" w:after="120"/>
      </w:pPr>
      <w:r>
        <w:rPr>
          <w:rFonts w:eastAsia="Georgia"/>
        </w:rPr>
        <w:t>"Again."</w:t>
      </w:r>
    </w:p>
    <w:p w14:paraId="403A1266" w14:textId="77777777" w:rsidR="00A1675C" w:rsidRDefault="00000000">
      <w:pPr>
        <w:ind w:firstLine="432"/>
      </w:pPr>
      <w:r>
        <w:rPr>
          <w:rFonts w:eastAsia="Georgia"/>
        </w:rPr>
        <w:t>They started the apparatus. The trolley moved down the pavement. The graph suddenly appeared.</w:t>
      </w:r>
    </w:p>
    <w:p w14:paraId="0EE0AC5F" w14:textId="77777777" w:rsidR="00A1675C" w:rsidRDefault="00000000">
      <w:pPr>
        <w:ind w:firstLine="432"/>
      </w:pPr>
      <w:r>
        <w:rPr>
          <w:rFonts w:eastAsia="Georgia"/>
        </w:rPr>
        <w:t>Smooth. Then— The discontinuity.</w:t>
      </w:r>
    </w:p>
    <w:p w14:paraId="5C417FC4" w14:textId="77777777" w:rsidR="00A1675C" w:rsidRDefault="00000000">
      <w:pPr>
        <w:ind w:firstLine="432"/>
      </w:pPr>
      <w:r>
        <w:rPr>
          <w:rFonts w:eastAsia="Georgia"/>
        </w:rPr>
        <w:t>Derek stopped.</w:t>
      </w:r>
    </w:p>
    <w:p w14:paraId="57CF7870" w14:textId="77777777" w:rsidR="00A1675C" w:rsidRDefault="00000000">
      <w:pPr>
        <w:spacing w:before="40" w:after="120"/>
      </w:pPr>
      <w:r>
        <w:rPr>
          <w:rFonts w:eastAsia="Georgia"/>
        </w:rPr>
        <w:t>"Where?"</w:t>
      </w:r>
    </w:p>
    <w:p w14:paraId="4D4C52A7" w14:textId="0F22BADA" w:rsidR="00A1675C" w:rsidRDefault="003434B6">
      <w:pPr>
        <w:ind w:firstLine="432"/>
      </w:pPr>
      <w:r>
        <w:rPr>
          <w:rFonts w:eastAsia="Georgia"/>
        </w:rPr>
        <w:t>Penny pointed.</w:t>
      </w:r>
    </w:p>
    <w:p w14:paraId="040BB513" w14:textId="77777777" w:rsidR="00A1675C" w:rsidRDefault="00000000">
      <w:pPr>
        <w:spacing w:before="40" w:after="120"/>
      </w:pPr>
      <w:r>
        <w:rPr>
          <w:rFonts w:eastAsia="Georgia"/>
        </w:rPr>
        <w:t>"Exactly here."</w:t>
      </w:r>
    </w:p>
    <w:p w14:paraId="502E5CAA" w14:textId="77777777" w:rsidR="00A1675C" w:rsidRDefault="00000000">
      <w:pPr>
        <w:ind w:firstLine="432"/>
      </w:pPr>
      <w:r>
        <w:rPr>
          <w:rFonts w:eastAsia="Georgia"/>
        </w:rPr>
        <w:t>Derek looked around. They were beside a distant station entrance. He checked the map.</w:t>
      </w:r>
    </w:p>
    <w:p w14:paraId="1DA5B988" w14:textId="77777777" w:rsidR="00A1675C" w:rsidRDefault="00000000">
      <w:pPr>
        <w:spacing w:before="40" w:after="120"/>
      </w:pPr>
      <w:r>
        <w:rPr>
          <w:rFonts w:eastAsia="Georgia"/>
        </w:rPr>
        <w:t>"Which line?"</w:t>
      </w:r>
    </w:p>
    <w:p w14:paraId="79CB4CBA" w14:textId="77777777" w:rsidR="00A1675C" w:rsidRDefault="00000000">
      <w:pPr>
        <w:spacing w:before="40" w:after="120"/>
      </w:pPr>
      <w:r>
        <w:rPr>
          <w:rFonts w:eastAsia="Georgia"/>
        </w:rPr>
        <w:t>"Central."</w:t>
      </w:r>
    </w:p>
    <w:p w14:paraId="074B6FDD" w14:textId="77777777" w:rsidR="00A1675C" w:rsidRDefault="00000000">
      <w:pPr>
        <w:ind w:firstLine="432"/>
      </w:pPr>
      <w:r>
        <w:rPr>
          <w:rFonts w:eastAsia="Georgia"/>
        </w:rPr>
        <w:t>Derek carefully looked at the entrance. Then at the silent clock. 11:17.</w:t>
      </w:r>
    </w:p>
    <w:p w14:paraId="740F2129" w14:textId="02A482BB" w:rsidR="00A1675C" w:rsidRDefault="00000000">
      <w:pPr>
        <w:ind w:firstLine="432"/>
      </w:pPr>
      <w:r>
        <w:rPr>
          <w:rFonts w:eastAsia="Georgia"/>
        </w:rPr>
        <w:t xml:space="preserve">He went still. </w:t>
      </w:r>
      <w:r w:rsidR="003434B6">
        <w:rPr>
          <w:rFonts w:eastAsia="Georgia"/>
        </w:rPr>
        <w:t>Penny</w:t>
      </w:r>
      <w:r>
        <w:rPr>
          <w:rFonts w:eastAsia="Georgia"/>
        </w:rPr>
        <w:t xml:space="preserve"> noticed.</w:t>
      </w:r>
    </w:p>
    <w:p w14:paraId="037824B9" w14:textId="77777777" w:rsidR="00A1675C" w:rsidRDefault="00000000">
      <w:pPr>
        <w:spacing w:before="40" w:after="120"/>
      </w:pPr>
      <w:r>
        <w:rPr>
          <w:rFonts w:eastAsia="Georgia"/>
        </w:rPr>
        <w:t>"What?"</w:t>
      </w:r>
    </w:p>
    <w:p w14:paraId="33258661" w14:textId="77777777" w:rsidR="00A1675C" w:rsidRDefault="00000000">
      <w:pPr>
        <w:ind w:firstLine="432"/>
      </w:pPr>
      <w:r>
        <w:rPr>
          <w:rFonts w:eastAsia="Georgia"/>
        </w:rPr>
        <w:t>Derek pointed. The station clock had stopped. 11:17.</w:t>
      </w:r>
    </w:p>
    <w:p w14:paraId="41A1016B" w14:textId="77777777" w:rsidR="00A1675C" w:rsidRDefault="00000000">
      <w:pPr>
        <w:ind w:firstLine="432"/>
      </w:pPr>
      <w:r>
        <w:rPr>
          <w:rFonts w:eastAsia="Georgia"/>
        </w:rPr>
        <w:t>Trevor carefully looked at his phone. 11:17. The sensor clock.</w:t>
      </w:r>
    </w:p>
    <w:p w14:paraId="58C038F7" w14:textId="77777777" w:rsidR="00A1675C" w:rsidRDefault="00000000">
      <w:pPr>
        <w:ind w:firstLine="432"/>
      </w:pPr>
      <w:r>
        <w:rPr>
          <w:rFonts w:eastAsia="Georgia"/>
        </w:rPr>
        <w:t>11:17. The ordinary cucumber rolled slightly on the trolley. Then stopped.</w:t>
      </w:r>
    </w:p>
    <w:p w14:paraId="6156466D" w14:textId="77777777" w:rsidR="00A1675C" w:rsidRDefault="00000000">
      <w:pPr>
        <w:ind w:firstLine="432"/>
      </w:pPr>
      <w:r>
        <w:rPr>
          <w:rFonts w:eastAsia="Georgia"/>
        </w:rPr>
        <w:t>Derek quietly smiled.</w:t>
      </w:r>
    </w:p>
    <w:p w14:paraId="45D8B69D" w14:textId="77777777" w:rsidR="00A1675C" w:rsidRDefault="00000000">
      <w:pPr>
        <w:spacing w:before="40" w:after="120"/>
      </w:pPr>
      <w:r>
        <w:rPr>
          <w:rFonts w:eastAsia="Georgia"/>
        </w:rPr>
        <w:t>"The cucumber has found the reference frame."</w:t>
      </w:r>
    </w:p>
    <w:p w14:paraId="25E277E8" w14:textId="77777777" w:rsidR="00A1675C" w:rsidRDefault="00000000">
      <w:pPr>
        <w:ind w:firstLine="432"/>
      </w:pPr>
      <w:r>
        <w:rPr>
          <w:rFonts w:eastAsia="Georgia"/>
        </w:rPr>
        <w:t>Trevor stared.</w:t>
      </w:r>
    </w:p>
    <w:p w14:paraId="7C1ED512" w14:textId="77777777" w:rsidR="00A1675C" w:rsidRDefault="00000000">
      <w:pPr>
        <w:spacing w:before="40" w:after="120"/>
      </w:pPr>
      <w:r>
        <w:rPr>
          <w:rFonts w:eastAsia="Georgia"/>
        </w:rPr>
        <w:t>"That's not possible."</w:t>
      </w:r>
    </w:p>
    <w:p w14:paraId="45E112EB" w14:textId="77777777" w:rsidR="00A1675C" w:rsidRDefault="00000000">
      <w:pPr>
        <w:spacing w:before="40" w:after="120"/>
      </w:pPr>
      <w:r>
        <w:rPr>
          <w:rFonts w:eastAsia="Georgia"/>
        </w:rPr>
        <w:t>"No."</w:t>
      </w:r>
    </w:p>
    <w:p w14:paraId="669F931E" w14:textId="77777777" w:rsidR="00A1675C" w:rsidRDefault="00000000">
      <w:pPr>
        <w:spacing w:before="40" w:after="120"/>
      </w:pPr>
      <w:r>
        <w:rPr>
          <w:rFonts w:eastAsia="Georgia"/>
        </w:rPr>
        <w:t>"Then what?"</w:t>
      </w:r>
    </w:p>
    <w:p w14:paraId="12DBC642" w14:textId="77777777" w:rsidR="00A1675C" w:rsidRDefault="00000000">
      <w:pPr>
        <w:ind w:firstLine="432"/>
      </w:pPr>
      <w:r>
        <w:rPr>
          <w:rFonts w:eastAsia="Georgia"/>
        </w:rPr>
        <w:t>Derek looked down into the Underground entrance.</w:t>
      </w:r>
    </w:p>
    <w:p w14:paraId="14519C15" w14:textId="77777777" w:rsidR="00A1675C" w:rsidRDefault="00000000">
      <w:pPr>
        <w:spacing w:before="40" w:after="120"/>
      </w:pPr>
      <w:r>
        <w:rPr>
          <w:rFonts w:eastAsia="Georgia"/>
        </w:rPr>
        <w:t>"I think we're looking at the same event."</w:t>
      </w:r>
    </w:p>
    <w:p w14:paraId="19DD9DC2" w14:textId="067F777B" w:rsidR="00A1675C" w:rsidRDefault="003434B6">
      <w:pPr>
        <w:ind w:firstLine="432"/>
      </w:pPr>
      <w:r>
        <w:rPr>
          <w:rFonts w:eastAsia="Georgia"/>
        </w:rPr>
        <w:t>Penny nodded.</w:t>
      </w:r>
    </w:p>
    <w:p w14:paraId="65F9E3EE" w14:textId="77777777" w:rsidR="00A1675C" w:rsidRDefault="00000000">
      <w:pPr>
        <w:spacing w:before="40" w:after="120"/>
      </w:pPr>
      <w:r>
        <w:rPr>
          <w:rFonts w:eastAsia="Georgia"/>
        </w:rPr>
        <w:t>"11:17."</w:t>
      </w:r>
    </w:p>
    <w:p w14:paraId="3EAA141A" w14:textId="77777777" w:rsidR="00A1675C" w:rsidRDefault="00000000">
      <w:pPr>
        <w:spacing w:before="40" w:after="120"/>
      </w:pPr>
      <w:r>
        <w:rPr>
          <w:rFonts w:eastAsia="Georgia"/>
        </w:rPr>
        <w:t>"Yes."</w:t>
      </w:r>
    </w:p>
    <w:p w14:paraId="1DD1FFD7" w14:textId="77777777" w:rsidR="00A1675C" w:rsidRDefault="00000000">
      <w:pPr>
        <w:spacing w:before="40" w:after="120"/>
      </w:pPr>
      <w:r>
        <w:rPr>
          <w:rFonts w:eastAsia="Georgia"/>
        </w:rPr>
        <w:t>"The clocks stop."</w:t>
      </w:r>
    </w:p>
    <w:p w14:paraId="1C509F25" w14:textId="77777777" w:rsidR="00A1675C" w:rsidRDefault="00000000">
      <w:pPr>
        <w:spacing w:before="40" w:after="120"/>
      </w:pPr>
      <w:r>
        <w:rPr>
          <w:rFonts w:eastAsia="Georgia"/>
        </w:rPr>
        <w:t>"Yes."</w:t>
      </w:r>
    </w:p>
    <w:p w14:paraId="5BF5FF38" w14:textId="77777777" w:rsidR="00A1675C" w:rsidRDefault="00000000">
      <w:pPr>
        <w:spacing w:before="40" w:after="120"/>
      </w:pPr>
      <w:r>
        <w:rPr>
          <w:rFonts w:eastAsia="Georgia"/>
        </w:rPr>
        <w:t>"The rain behaves strangely."</w:t>
      </w:r>
    </w:p>
    <w:p w14:paraId="074CEAB4" w14:textId="77777777" w:rsidR="00A1675C" w:rsidRDefault="00000000">
      <w:pPr>
        <w:spacing w:before="40" w:after="120"/>
      </w:pPr>
      <w:r>
        <w:rPr>
          <w:rFonts w:eastAsia="Georgia"/>
        </w:rPr>
        <w:t>"Yes."</w:t>
      </w:r>
    </w:p>
    <w:p w14:paraId="2CD4A953" w14:textId="77777777" w:rsidR="00A1675C" w:rsidRDefault="00000000">
      <w:pPr>
        <w:spacing w:before="40" w:after="120"/>
      </w:pPr>
      <w:r>
        <w:rPr>
          <w:rFonts w:eastAsia="Georgia"/>
        </w:rPr>
        <w:t>"And now our test mass detects a discontinuity."</w:t>
      </w:r>
    </w:p>
    <w:p w14:paraId="757095E3" w14:textId="77777777" w:rsidR="00A1675C" w:rsidRDefault="00000000">
      <w:pPr>
        <w:spacing w:before="40" w:after="120"/>
      </w:pPr>
      <w:r>
        <w:rPr>
          <w:rFonts w:eastAsia="Georgia"/>
        </w:rPr>
        <w:t>"Yes."</w:t>
      </w:r>
    </w:p>
    <w:p w14:paraId="7B332344" w14:textId="77777777" w:rsidR="00A1675C" w:rsidRDefault="00000000">
      <w:pPr>
        <w:ind w:firstLine="432"/>
      </w:pPr>
      <w:r>
        <w:rPr>
          <w:rFonts w:eastAsia="Georgia"/>
        </w:rPr>
        <w:t>Trevor carefully looked at the cucumber.</w:t>
      </w:r>
    </w:p>
    <w:p w14:paraId="73DCE701" w14:textId="77777777" w:rsidR="00A1675C" w:rsidRDefault="00000000">
      <w:pPr>
        <w:spacing w:before="40" w:after="120"/>
      </w:pPr>
      <w:r>
        <w:rPr>
          <w:rFonts w:eastAsia="Georgia"/>
        </w:rPr>
        <w:t>"So the cucumber isn't the cause."</w:t>
      </w:r>
    </w:p>
    <w:p w14:paraId="7C970294" w14:textId="77777777" w:rsidR="00A1675C" w:rsidRDefault="00000000">
      <w:pPr>
        <w:spacing w:before="40" w:after="120"/>
      </w:pPr>
      <w:r>
        <w:rPr>
          <w:rFonts w:eastAsia="Georgia"/>
        </w:rPr>
        <w:t>"No."</w:t>
      </w:r>
    </w:p>
    <w:p w14:paraId="484AD34A" w14:textId="77777777" w:rsidR="00A1675C" w:rsidRDefault="00000000">
      <w:pPr>
        <w:spacing w:before="40" w:after="120"/>
      </w:pPr>
      <w:r>
        <w:rPr>
          <w:rFonts w:eastAsia="Georgia"/>
        </w:rPr>
        <w:t>"It's a witness."</w:t>
      </w:r>
    </w:p>
    <w:p w14:paraId="79988A88" w14:textId="77777777" w:rsidR="00A1675C" w:rsidRDefault="00000000">
      <w:pPr>
        <w:ind w:firstLine="432"/>
      </w:pPr>
      <w:r>
        <w:rPr>
          <w:rFonts w:eastAsia="Georgia"/>
        </w:rPr>
        <w:t>Derek softly smiled.</w:t>
      </w:r>
    </w:p>
    <w:p w14:paraId="6C077CA3" w14:textId="77777777" w:rsidR="00A1675C" w:rsidRDefault="00000000">
      <w:pPr>
        <w:spacing w:before="40" w:after="120"/>
      </w:pPr>
      <w:r>
        <w:rPr>
          <w:rFonts w:eastAsia="Georgia"/>
        </w:rPr>
        <w:t>"Exactly."</w:t>
      </w:r>
    </w:p>
    <w:p w14:paraId="76457585" w14:textId="148B667B" w:rsidR="00A1675C" w:rsidRDefault="003434B6">
      <w:pPr>
        <w:ind w:firstLine="432"/>
      </w:pPr>
      <w:r>
        <w:rPr>
          <w:rFonts w:eastAsia="Georgia"/>
        </w:rPr>
        <w:t>Penny looked at the Underground entrance.</w:t>
      </w:r>
    </w:p>
    <w:p w14:paraId="61BA5657" w14:textId="77777777" w:rsidR="00A1675C" w:rsidRDefault="00000000">
      <w:pPr>
        <w:spacing w:before="40" w:after="120"/>
      </w:pPr>
      <w:r>
        <w:rPr>
          <w:rFonts w:eastAsia="Georgia"/>
        </w:rPr>
        <w:t>"Then perhaps we should go down."</w:t>
      </w:r>
    </w:p>
    <w:p w14:paraId="448F3E84" w14:textId="77777777" w:rsidR="00A1675C" w:rsidRDefault="00000000">
      <w:pPr>
        <w:ind w:firstLine="432"/>
      </w:pPr>
      <w:r>
        <w:rPr>
          <w:rFonts w:eastAsia="Georgia"/>
        </w:rPr>
        <w:t>Derek nodded.</w:t>
      </w:r>
    </w:p>
    <w:p w14:paraId="465E31E8" w14:textId="77777777" w:rsidR="00A1675C" w:rsidRDefault="00000000">
      <w:pPr>
        <w:spacing w:before="40" w:after="120"/>
      </w:pPr>
      <w:r>
        <w:rPr>
          <w:rFonts w:eastAsia="Georgia"/>
        </w:rPr>
        <w:t>Trevor wearily sighed.</w:t>
      </w:r>
    </w:p>
    <w:p w14:paraId="26AD76F6" w14:textId="77777777" w:rsidR="00A1675C" w:rsidRDefault="00000000">
      <w:pPr>
        <w:spacing w:before="40" w:after="120"/>
      </w:pPr>
      <w:r>
        <w:rPr>
          <w:rFonts w:eastAsia="Georgia"/>
        </w:rPr>
        <w:t>"Again?"</w:t>
      </w:r>
    </w:p>
    <w:p w14:paraId="67B9817F" w14:textId="77777777" w:rsidR="00A1675C" w:rsidRDefault="00000000">
      <w:pPr>
        <w:ind w:firstLine="432"/>
      </w:pPr>
      <w:r>
        <w:rPr>
          <w:rFonts w:eastAsia="Georgia"/>
        </w:rPr>
        <w:t>Derek carefully looked at him.</w:t>
      </w:r>
    </w:p>
    <w:p w14:paraId="52A9E5F0" w14:textId="77777777" w:rsidR="00A1675C" w:rsidRDefault="00000000">
      <w:pPr>
        <w:spacing w:before="40" w:after="120"/>
      </w:pPr>
      <w:r>
        <w:rPr>
          <w:rFonts w:eastAsia="Georgia"/>
        </w:rPr>
        <w:t>"Did you have another appointment?"</w:t>
      </w:r>
    </w:p>
    <w:p w14:paraId="5AE70B3E" w14:textId="77777777" w:rsidR="00A1675C" w:rsidRDefault="00000000">
      <w:pPr>
        <w:spacing w:before="40" w:after="120"/>
      </w:pPr>
      <w:r>
        <w:rPr>
          <w:rFonts w:eastAsia="Georgia"/>
        </w:rPr>
        <w:t>"No."</w:t>
      </w:r>
    </w:p>
    <w:p w14:paraId="6CA7284E" w14:textId="77777777" w:rsidR="00A1675C" w:rsidRDefault="00000000">
      <w:pPr>
        <w:spacing w:before="40" w:after="120"/>
      </w:pPr>
      <w:r>
        <w:rPr>
          <w:rFonts w:eastAsia="Georgia"/>
        </w:rPr>
        <w:t>"Good."</w:t>
      </w:r>
    </w:p>
    <w:p w14:paraId="63C22FEB" w14:textId="77777777" w:rsidR="00A1675C" w:rsidRDefault="00000000">
      <w:pPr>
        <w:ind w:firstLine="432"/>
      </w:pPr>
      <w:r>
        <w:rPr>
          <w:rFonts w:eastAsia="Georgia"/>
        </w:rPr>
        <w:t>They descended. The cold rain continued falling above them. The cucumber came too.</w:t>
      </w:r>
    </w:p>
    <w:p w14:paraId="2BB546AE" w14:textId="77777777" w:rsidR="00A1675C" w:rsidRDefault="00000000">
      <w:pPr>
        <w:ind w:firstLine="432"/>
      </w:pPr>
      <w:r>
        <w:rPr>
          <w:rFonts w:eastAsia="Georgia"/>
        </w:rPr>
        <w:t>And, somewhere deep beneath London, a empty empty train was approaching a station at exactly 11:17. Derek quietly looked at the silent clock. It stopped.</w:t>
      </w:r>
    </w:p>
    <w:p w14:paraId="646541CC" w14:textId="77777777" w:rsidR="00A1675C" w:rsidRDefault="00000000">
      <w:pPr>
        <w:ind w:firstLine="432"/>
      </w:pPr>
      <w:r>
        <w:rPr>
          <w:rFonts w:eastAsia="Georgia"/>
        </w:rPr>
        <w:t>The train arrived. The doors opened. For one second, Derek could see through the carriage.</w:t>
      </w:r>
    </w:p>
    <w:p w14:paraId="1B9A1EFB" w14:textId="77777777" w:rsidR="00A1675C" w:rsidRDefault="00000000">
      <w:pPr>
        <w:ind w:firstLine="432"/>
      </w:pPr>
      <w:r>
        <w:rPr>
          <w:rFonts w:eastAsia="Georgia"/>
        </w:rPr>
        <w:t>There was nobody inside. Except, at the far end, sitting calmly by the window, was Derek Gent. Derek intensely stared at himself.</w:t>
      </w:r>
    </w:p>
    <w:p w14:paraId="02A33DEE" w14:textId="77777777" w:rsidR="00A1675C" w:rsidRDefault="00000000">
      <w:pPr>
        <w:ind w:firstLine="432"/>
      </w:pPr>
      <w:r>
        <w:rPr>
          <w:rFonts w:eastAsia="Georgia"/>
        </w:rPr>
        <w:t>The other Derek looked up. Their eyes met. The other Derek gently smiled.</w:t>
      </w:r>
    </w:p>
    <w:p w14:paraId="4B8B9685" w14:textId="5AC403CF" w:rsidR="00A1675C" w:rsidRDefault="00000000">
      <w:pPr>
        <w:ind w:firstLine="432"/>
      </w:pPr>
      <w:r>
        <w:rPr>
          <w:rFonts w:eastAsia="Georgia"/>
        </w:rPr>
        <w:t xml:space="preserve">Then he raised an ordinary cucumber. Derek looked at </w:t>
      </w:r>
      <w:r w:rsidR="003434B6">
        <w:rPr>
          <w:rFonts w:eastAsia="Georgia"/>
        </w:rPr>
        <w:t>Penny</w:t>
      </w:r>
      <w:r>
        <w:rPr>
          <w:rFonts w:eastAsia="Georgia"/>
        </w:rPr>
        <w:t xml:space="preserve">. </w:t>
      </w:r>
      <w:r w:rsidR="003434B6">
        <w:rPr>
          <w:rFonts w:eastAsia="Georgia"/>
        </w:rPr>
        <w:t>Penny</w:t>
      </w:r>
      <w:r>
        <w:rPr>
          <w:rFonts w:eastAsia="Georgia"/>
        </w:rPr>
        <w:t xml:space="preserve"> looked at Trevor.</w:t>
      </w:r>
    </w:p>
    <w:p w14:paraId="451A5BF6" w14:textId="37FB83DA" w:rsidR="00A1675C" w:rsidRDefault="00000000">
      <w:pPr>
        <w:ind w:firstLine="432"/>
      </w:pPr>
      <w:r>
        <w:rPr>
          <w:rFonts w:eastAsia="Georgia"/>
        </w:rPr>
        <w:t xml:space="preserve">Trevor looked at the ordinary cucumber in </w:t>
      </w:r>
      <w:r w:rsidR="003434B6">
        <w:rPr>
          <w:rFonts w:eastAsia="Georgia"/>
        </w:rPr>
        <w:t>Penny</w:t>
      </w:r>
      <w:r>
        <w:rPr>
          <w:rFonts w:eastAsia="Georgia"/>
        </w:rPr>
        <w:t>'s hand. Then back at the mysterious train.</w:t>
      </w:r>
    </w:p>
    <w:p w14:paraId="1F46CF93" w14:textId="77777777" w:rsidR="00A1675C" w:rsidRDefault="00000000">
      <w:pPr>
        <w:spacing w:before="40" w:after="120"/>
      </w:pPr>
      <w:r>
        <w:rPr>
          <w:rFonts w:eastAsia="Georgia"/>
        </w:rPr>
        <w:t>"Well," he pointed out.</w:t>
      </w:r>
    </w:p>
    <w:p w14:paraId="7A9600C2" w14:textId="77777777" w:rsidR="00A1675C" w:rsidRDefault="00000000">
      <w:pPr>
        <w:spacing w:before="40" w:after="120"/>
      </w:pPr>
      <w:r>
        <w:rPr>
          <w:rFonts w:eastAsia="Georgia"/>
        </w:rPr>
        <w:t>"That's rather settled."</w:t>
      </w:r>
    </w:p>
    <w:p w14:paraId="67A801D1" w14:textId="77777777" w:rsidR="00A1675C" w:rsidRDefault="00000000">
      <w:pPr>
        <w:ind w:firstLine="432"/>
      </w:pPr>
      <w:r>
        <w:rPr>
          <w:rFonts w:eastAsia="Georgia"/>
        </w:rPr>
        <w:t>Derek shook his head.</w:t>
      </w:r>
    </w:p>
    <w:p w14:paraId="335AAC22" w14:textId="77777777" w:rsidR="00A1675C" w:rsidRDefault="00000000">
      <w:pPr>
        <w:spacing w:before="40" w:after="120"/>
      </w:pPr>
      <w:r>
        <w:rPr>
          <w:rFonts w:eastAsia="Georgia"/>
        </w:rPr>
        <w:t>"No."</w:t>
      </w:r>
    </w:p>
    <w:p w14:paraId="388A5BD5" w14:textId="77777777" w:rsidR="00A1675C" w:rsidRDefault="00000000">
      <w:pPr>
        <w:ind w:firstLine="432"/>
      </w:pPr>
      <w:r>
        <w:rPr>
          <w:rFonts w:eastAsia="Georgia"/>
        </w:rPr>
        <w:t>He stepped toward the carriage.</w:t>
      </w:r>
    </w:p>
    <w:p w14:paraId="2EF1DF29" w14:textId="77777777" w:rsidR="00A1675C" w:rsidRDefault="00000000">
      <w:pPr>
        <w:spacing w:before="40" w:after="120"/>
      </w:pPr>
      <w:r>
        <w:rPr>
          <w:rFonts w:eastAsia="Georgia"/>
        </w:rPr>
        <w:t>"That isn't settled at all."</w:t>
      </w:r>
    </w:p>
    <w:p w14:paraId="100AE723" w14:textId="77777777" w:rsidR="00A1675C" w:rsidRDefault="00000000">
      <w:pPr>
        <w:spacing w:before="480" w:after="240"/>
        <w:jc w:val="center"/>
      </w:pPr>
      <w:r>
        <w:rPr>
          <w:rFonts w:eastAsia="Georgia"/>
          <w:b/>
          <w:sz w:val="32"/>
        </w:rPr>
        <w:t>Chapter 11</w:t>
      </w:r>
    </w:p>
    <w:p w14:paraId="0D51E8E2" w14:textId="77777777" w:rsidR="00A1675C" w:rsidRDefault="00000000">
      <w:pPr>
        <w:spacing w:before="200" w:after="120"/>
        <w:jc w:val="center"/>
      </w:pPr>
      <w:r>
        <w:rPr>
          <w:rFonts w:eastAsia="Georgia"/>
          <w:b/>
          <w:sz w:val="24"/>
        </w:rPr>
        <w:t>The Hologram Problem</w:t>
      </w:r>
    </w:p>
    <w:p w14:paraId="1A5FDE4D" w14:textId="77777777" w:rsidR="00A1675C" w:rsidRDefault="00000000">
      <w:pPr>
        <w:ind w:firstLine="432"/>
      </w:pPr>
      <w:r>
        <w:rPr>
          <w:rFonts w:eastAsia="Georgia"/>
        </w:rPr>
        <w:t>Derek was still staring at himself. The other Derek was still sitting on the mysterious train. The train was still sitting in the distant station.</w:t>
      </w:r>
    </w:p>
    <w:p w14:paraId="6ADFEC4A" w14:textId="1CEB1DED" w:rsidR="00A1675C" w:rsidRDefault="00000000">
      <w:pPr>
        <w:ind w:firstLine="432"/>
      </w:pPr>
      <w:r>
        <w:rPr>
          <w:rFonts w:eastAsia="Georgia"/>
        </w:rPr>
        <w:t xml:space="preserve">the empty station clock still read 11:17. The cucumber was still in </w:t>
      </w:r>
      <w:r w:rsidR="003434B6">
        <w:rPr>
          <w:rFonts w:eastAsia="Georgia"/>
        </w:rPr>
        <w:t>Penny</w:t>
      </w:r>
      <w:r>
        <w:rPr>
          <w:rFonts w:eastAsia="Georgia"/>
        </w:rPr>
        <w:t>'s hand. Trevor was still trying very hard not to say anything stupid.</w:t>
      </w:r>
    </w:p>
    <w:p w14:paraId="2B78B531" w14:textId="77777777" w:rsidR="00A1675C" w:rsidRDefault="00000000">
      <w:pPr>
        <w:ind w:firstLine="432"/>
      </w:pPr>
      <w:r>
        <w:rPr>
          <w:rFonts w:eastAsia="Georgia"/>
        </w:rPr>
        <w:t>This was proving difficult. The other Derek raised the ordinary cucumber again. Derek raised an eyebrow.</w:t>
      </w:r>
    </w:p>
    <w:p w14:paraId="50CBD844" w14:textId="77777777" w:rsidR="00A1675C" w:rsidRDefault="00000000">
      <w:pPr>
        <w:spacing w:before="40" w:after="120"/>
      </w:pPr>
      <w:r>
        <w:rPr>
          <w:rFonts w:eastAsia="Georgia"/>
        </w:rPr>
        <w:t>"Why has he got a cucumber?"</w:t>
      </w:r>
    </w:p>
    <w:p w14:paraId="37347CC6" w14:textId="145CE4D4" w:rsidR="00A1675C" w:rsidRDefault="003434B6">
      <w:pPr>
        <w:ind w:firstLine="432"/>
      </w:pPr>
      <w:r>
        <w:rPr>
          <w:rFonts w:eastAsia="Georgia"/>
        </w:rPr>
        <w:t>Penny carefully looked at him.</w:t>
      </w:r>
    </w:p>
    <w:p w14:paraId="73A38A20" w14:textId="77777777" w:rsidR="00A1675C" w:rsidRDefault="00000000">
      <w:pPr>
        <w:spacing w:before="40" w:after="120"/>
      </w:pPr>
      <w:r>
        <w:rPr>
          <w:rFonts w:eastAsia="Georgia"/>
        </w:rPr>
        <w:t>"Why have you got a cucumber?"</w:t>
      </w:r>
    </w:p>
    <w:p w14:paraId="63F6D16D" w14:textId="77777777" w:rsidR="00A1675C" w:rsidRDefault="00000000">
      <w:pPr>
        <w:spacing w:before="40" w:after="120"/>
      </w:pPr>
      <w:r>
        <w:rPr>
          <w:rFonts w:eastAsia="Georgia"/>
        </w:rPr>
        <w:t>"I haven't."</w:t>
      </w:r>
    </w:p>
    <w:p w14:paraId="0ECD40B5" w14:textId="77777777" w:rsidR="00A1675C" w:rsidRDefault="00000000">
      <w:pPr>
        <w:ind w:firstLine="432"/>
      </w:pPr>
      <w:r>
        <w:rPr>
          <w:rFonts w:eastAsia="Georgia"/>
        </w:rPr>
        <w:t>She held hers up.</w:t>
      </w:r>
    </w:p>
    <w:p w14:paraId="733807C3" w14:textId="77777777" w:rsidR="00A1675C" w:rsidRDefault="00000000">
      <w:pPr>
        <w:spacing w:before="40" w:after="120"/>
      </w:pPr>
      <w:r>
        <w:rPr>
          <w:rFonts w:eastAsia="Georgia"/>
        </w:rPr>
        <w:t>"No. You have."</w:t>
      </w:r>
    </w:p>
    <w:p w14:paraId="478EC3E4" w14:textId="77777777" w:rsidR="00A1675C" w:rsidRDefault="00000000">
      <w:pPr>
        <w:ind w:firstLine="432"/>
      </w:pPr>
      <w:r>
        <w:rPr>
          <w:rFonts w:eastAsia="Georgia"/>
        </w:rPr>
        <w:t>Derek looked down. He was holding a cucumber. He sharply intensely stared at it.</w:t>
      </w:r>
    </w:p>
    <w:p w14:paraId="4AFDEC00" w14:textId="44BE7F64" w:rsidR="00A1675C" w:rsidRDefault="00000000">
      <w:pPr>
        <w:ind w:firstLine="432"/>
      </w:pPr>
      <w:r>
        <w:rPr>
          <w:rFonts w:eastAsia="Georgia"/>
        </w:rPr>
        <w:t xml:space="preserve">Then at </w:t>
      </w:r>
      <w:r w:rsidR="003434B6">
        <w:rPr>
          <w:rFonts w:eastAsia="Georgia"/>
        </w:rPr>
        <w:t>Penny</w:t>
      </w:r>
      <w:r>
        <w:rPr>
          <w:rFonts w:eastAsia="Georgia"/>
        </w:rPr>
        <w:t>. Then at the other Derek.</w:t>
      </w:r>
    </w:p>
    <w:p w14:paraId="0A53A49A" w14:textId="77777777" w:rsidR="00A1675C" w:rsidRDefault="00000000">
      <w:pPr>
        <w:spacing w:before="40" w:after="120"/>
      </w:pPr>
      <w:r>
        <w:rPr>
          <w:rFonts w:eastAsia="Georgia"/>
        </w:rPr>
        <w:t>"Ah."</w:t>
      </w:r>
    </w:p>
    <w:p w14:paraId="45DE714D" w14:textId="77777777" w:rsidR="00A1675C" w:rsidRDefault="00000000">
      <w:pPr>
        <w:spacing w:before="40" w:after="120"/>
      </w:pPr>
      <w:r>
        <w:rPr>
          <w:rFonts w:eastAsia="Georgia"/>
        </w:rPr>
        <w:t>Trevor sighed.</w:t>
      </w:r>
    </w:p>
    <w:p w14:paraId="01AD6A26" w14:textId="77777777" w:rsidR="00A1675C" w:rsidRDefault="00000000">
      <w:pPr>
        <w:spacing w:before="40" w:after="120"/>
      </w:pPr>
      <w:r>
        <w:rPr>
          <w:rFonts w:eastAsia="Georgia"/>
        </w:rPr>
        <w:t>"That clears everything up."</w:t>
      </w:r>
    </w:p>
    <w:p w14:paraId="74CDD8BE" w14:textId="77777777" w:rsidR="00A1675C" w:rsidRDefault="00000000">
      <w:pPr>
        <w:ind w:firstLine="432"/>
      </w:pPr>
      <w:r>
        <w:rPr>
          <w:rFonts w:eastAsia="Georgia"/>
        </w:rPr>
        <w:t>The other Derek smiled. Then the train doors closed. The train departed.</w:t>
      </w:r>
    </w:p>
    <w:p w14:paraId="1800DFEC" w14:textId="77777777" w:rsidR="00A1675C" w:rsidRDefault="00000000">
      <w:pPr>
        <w:ind w:firstLine="432"/>
      </w:pPr>
      <w:r>
        <w:rPr>
          <w:rFonts w:eastAsia="Georgia"/>
        </w:rPr>
        <w:t>Derek ran after it.</w:t>
      </w:r>
    </w:p>
    <w:p w14:paraId="749B24B1" w14:textId="77777777" w:rsidR="00A1675C" w:rsidRDefault="00000000">
      <w:pPr>
        <w:spacing w:before="40" w:after="120"/>
      </w:pPr>
      <w:r>
        <w:rPr>
          <w:rFonts w:eastAsia="Georgia"/>
        </w:rPr>
        <w:t>"Wait!"</w:t>
      </w:r>
    </w:p>
    <w:p w14:paraId="7EDB90D5" w14:textId="77777777" w:rsidR="00A1675C" w:rsidRDefault="00000000">
      <w:pPr>
        <w:ind w:firstLine="432"/>
      </w:pPr>
      <w:r>
        <w:rPr>
          <w:rFonts w:eastAsia="Georgia"/>
        </w:rPr>
        <w:t>The empty empty train disappeared into the deep deep tunnel. Derek stopped. He carefully looked at the empty track.</w:t>
      </w:r>
    </w:p>
    <w:p w14:paraId="4850495E" w14:textId="77777777" w:rsidR="00A1675C" w:rsidRDefault="00000000">
      <w:pPr>
        <w:ind w:firstLine="432"/>
      </w:pPr>
      <w:r>
        <w:rPr>
          <w:rFonts w:eastAsia="Georgia"/>
        </w:rPr>
        <w:t>Then at the cucumber in his hand.</w:t>
      </w:r>
    </w:p>
    <w:p w14:paraId="4B1B7D14" w14:textId="77777777" w:rsidR="00A1675C" w:rsidRDefault="00000000">
      <w:pPr>
        <w:spacing w:before="40" w:after="120"/>
      </w:pPr>
      <w:r>
        <w:rPr>
          <w:rFonts w:eastAsia="Georgia"/>
        </w:rPr>
        <w:t>"Right."</w:t>
      </w:r>
    </w:p>
    <w:p w14:paraId="789A519D" w14:textId="7611C3BA" w:rsidR="00A1675C" w:rsidRDefault="003434B6">
      <w:pPr>
        <w:ind w:firstLine="432"/>
      </w:pPr>
      <w:r>
        <w:rPr>
          <w:rFonts w:eastAsia="Georgia"/>
        </w:rPr>
        <w:t>Penny quietly walked over.</w:t>
      </w:r>
    </w:p>
    <w:p w14:paraId="5339DCB6" w14:textId="77777777" w:rsidR="00A1675C" w:rsidRDefault="00000000">
      <w:pPr>
        <w:spacing w:before="40" w:after="120"/>
      </w:pPr>
      <w:r>
        <w:rPr>
          <w:rFonts w:eastAsia="Georgia"/>
        </w:rPr>
        <w:t>"You've got a cucumber."</w:t>
      </w:r>
    </w:p>
    <w:p w14:paraId="6DD50283" w14:textId="77777777" w:rsidR="00A1675C" w:rsidRDefault="00000000">
      <w:pPr>
        <w:spacing w:before="40" w:after="120"/>
      </w:pPr>
      <w:r>
        <w:rPr>
          <w:rFonts w:eastAsia="Georgia"/>
        </w:rPr>
        <w:t>"Apparently."</w:t>
      </w:r>
    </w:p>
    <w:p w14:paraId="1FCE57F9" w14:textId="77777777" w:rsidR="00A1675C" w:rsidRDefault="00000000">
      <w:pPr>
        <w:spacing w:before="40" w:after="120"/>
      </w:pPr>
      <w:r>
        <w:rPr>
          <w:rFonts w:eastAsia="Georgia"/>
        </w:rPr>
        <w:t>"Where did you get it?"</w:t>
      </w:r>
    </w:p>
    <w:p w14:paraId="4A11B303" w14:textId="77777777" w:rsidR="00A1675C" w:rsidRDefault="00000000">
      <w:pPr>
        <w:spacing w:before="40" w:after="120"/>
      </w:pPr>
      <w:r>
        <w:rPr>
          <w:rFonts w:eastAsia="Georgia"/>
        </w:rPr>
        <w:t>"I don't know."</w:t>
      </w:r>
    </w:p>
    <w:p w14:paraId="240D65D7" w14:textId="77777777" w:rsidR="00A1675C" w:rsidRDefault="00000000">
      <w:pPr>
        <w:spacing w:before="40" w:after="120"/>
      </w:pPr>
      <w:r>
        <w:rPr>
          <w:rFonts w:eastAsia="Georgia"/>
        </w:rPr>
        <w:t>"You were holding it."</w:t>
      </w:r>
    </w:p>
    <w:p w14:paraId="3108A43A" w14:textId="77777777" w:rsidR="00A1675C" w:rsidRDefault="00000000">
      <w:pPr>
        <w:spacing w:before="40" w:after="120"/>
      </w:pPr>
      <w:r>
        <w:rPr>
          <w:rFonts w:eastAsia="Georgia"/>
        </w:rPr>
        <w:t>"I know."</w:t>
      </w:r>
    </w:p>
    <w:p w14:paraId="3391049C" w14:textId="77777777" w:rsidR="00A1675C" w:rsidRDefault="00000000">
      <w:pPr>
        <w:spacing w:before="40" w:after="120"/>
      </w:pPr>
      <w:r>
        <w:rPr>
          <w:rFonts w:eastAsia="Georgia"/>
        </w:rPr>
        <w:t>"Then you got it somewhere."</w:t>
      </w:r>
    </w:p>
    <w:p w14:paraId="5D6AAFB5" w14:textId="77777777" w:rsidR="00A1675C" w:rsidRDefault="00000000">
      <w:pPr>
        <w:spacing w:before="40" w:after="120"/>
      </w:pPr>
      <w:r>
        <w:rPr>
          <w:rFonts w:eastAsia="Georgia"/>
        </w:rPr>
        <w:t>"That's annoyingly logical."</w:t>
      </w:r>
    </w:p>
    <w:p w14:paraId="60E3A731" w14:textId="77777777" w:rsidR="00A1675C" w:rsidRDefault="00000000">
      <w:pPr>
        <w:ind w:firstLine="432"/>
      </w:pPr>
      <w:r>
        <w:rPr>
          <w:rFonts w:eastAsia="Georgia"/>
        </w:rPr>
        <w:t>Trevor carefully looked at the dark dark tunnel.</w:t>
      </w:r>
    </w:p>
    <w:p w14:paraId="1891E6FC" w14:textId="77777777" w:rsidR="00A1675C" w:rsidRDefault="00000000">
      <w:pPr>
        <w:spacing w:before="40" w:after="120"/>
      </w:pPr>
      <w:r>
        <w:rPr>
          <w:rFonts w:eastAsia="Georgia"/>
        </w:rPr>
        <w:t>"Perhaps we should ask whether the other Derek is real."</w:t>
      </w:r>
    </w:p>
    <w:p w14:paraId="3056FF67" w14:textId="77777777" w:rsidR="00A1675C" w:rsidRDefault="00000000">
      <w:pPr>
        <w:ind w:firstLine="432"/>
      </w:pPr>
      <w:r>
        <w:rPr>
          <w:rFonts w:eastAsia="Georgia"/>
        </w:rPr>
        <w:t>Derek carefully looked at him.</w:t>
      </w:r>
    </w:p>
    <w:p w14:paraId="1490F28E" w14:textId="77777777" w:rsidR="00A1675C" w:rsidRDefault="00000000">
      <w:pPr>
        <w:spacing w:before="40" w:after="120"/>
      </w:pPr>
      <w:r>
        <w:rPr>
          <w:rFonts w:eastAsia="Georgia"/>
        </w:rPr>
        <w:t>"Excellent question."</w:t>
      </w:r>
    </w:p>
    <w:p w14:paraId="17B5E6CA" w14:textId="577F81AE" w:rsidR="00A1675C" w:rsidRDefault="003434B6">
      <w:pPr>
        <w:ind w:firstLine="432"/>
      </w:pPr>
      <w:r>
        <w:rPr>
          <w:rFonts w:eastAsia="Georgia"/>
        </w:rPr>
        <w:t>Penny nodded.</w:t>
      </w:r>
    </w:p>
    <w:p w14:paraId="38638583" w14:textId="77777777" w:rsidR="00A1675C" w:rsidRDefault="00000000">
      <w:pPr>
        <w:spacing w:before="40" w:after="120"/>
      </w:pPr>
      <w:r>
        <w:rPr>
          <w:rFonts w:eastAsia="Georgia"/>
        </w:rPr>
        <w:t>"How would we know?"</w:t>
      </w:r>
    </w:p>
    <w:p w14:paraId="5D05B9EC" w14:textId="77777777" w:rsidR="00A1675C" w:rsidRDefault="00000000">
      <w:pPr>
        <w:ind w:firstLine="432"/>
      </w:pPr>
      <w:r>
        <w:rPr>
          <w:rFonts w:eastAsia="Georgia"/>
        </w:rPr>
        <w:t>Trevor thought.</w:t>
      </w:r>
    </w:p>
    <w:p w14:paraId="3FBA6994" w14:textId="77777777" w:rsidR="00A1675C" w:rsidRDefault="00000000">
      <w:pPr>
        <w:spacing w:before="40" w:after="120"/>
      </w:pPr>
      <w:r>
        <w:rPr>
          <w:rFonts w:eastAsia="Georgia"/>
        </w:rPr>
        <w:t>"If he can interact with things..."</w:t>
      </w:r>
    </w:p>
    <w:p w14:paraId="6D711A3F" w14:textId="77777777" w:rsidR="00A1675C" w:rsidRDefault="00000000">
      <w:pPr>
        <w:spacing w:before="40" w:after="120"/>
      </w:pPr>
      <w:r>
        <w:rPr>
          <w:rFonts w:eastAsia="Georgia"/>
        </w:rPr>
        <w:t>"He can."</w:t>
      </w:r>
    </w:p>
    <w:p w14:paraId="2708C7AB" w14:textId="77777777" w:rsidR="00A1675C" w:rsidRDefault="00000000">
      <w:pPr>
        <w:spacing w:before="40" w:after="120"/>
      </w:pPr>
      <w:r>
        <w:rPr>
          <w:rFonts w:eastAsia="Georgia"/>
        </w:rPr>
        <w:t>"If he has a worldline..."</w:t>
      </w:r>
    </w:p>
    <w:p w14:paraId="16E0AA70" w14:textId="77777777" w:rsidR="00A1675C" w:rsidRDefault="00000000">
      <w:pPr>
        <w:spacing w:before="40" w:after="120"/>
      </w:pPr>
      <w:r>
        <w:rPr>
          <w:rFonts w:eastAsia="Georgia"/>
        </w:rPr>
        <w:t>"Apparently."</w:t>
      </w:r>
    </w:p>
    <w:p w14:paraId="43F750D2" w14:textId="77777777" w:rsidR="00A1675C" w:rsidRDefault="00000000">
      <w:pPr>
        <w:spacing w:before="40" w:after="120"/>
      </w:pPr>
      <w:r>
        <w:rPr>
          <w:rFonts w:eastAsia="Georgia"/>
        </w:rPr>
        <w:t>"If he has proper time..."</w:t>
      </w:r>
    </w:p>
    <w:p w14:paraId="01E462BB" w14:textId="77777777" w:rsidR="00A1675C" w:rsidRDefault="00000000">
      <w:pPr>
        <w:spacing w:before="40" w:after="120"/>
      </w:pPr>
      <w:r>
        <w:rPr>
          <w:rFonts w:eastAsia="Georgia"/>
        </w:rPr>
        <w:t>"Unknown."</w:t>
      </w:r>
    </w:p>
    <w:p w14:paraId="31AC5CA0" w14:textId="77777777" w:rsidR="00A1675C" w:rsidRDefault="00000000">
      <w:pPr>
        <w:spacing w:before="40" w:after="120"/>
      </w:pPr>
      <w:r>
        <w:rPr>
          <w:rFonts w:eastAsia="Georgia"/>
        </w:rPr>
        <w:t>"If he can eat a cucumber..."</w:t>
      </w:r>
    </w:p>
    <w:p w14:paraId="3C6A44EA" w14:textId="77777777" w:rsidR="00A1675C" w:rsidRDefault="00000000">
      <w:pPr>
        <w:ind w:firstLine="432"/>
      </w:pPr>
      <w:r>
        <w:rPr>
          <w:rFonts w:eastAsia="Georgia"/>
        </w:rPr>
        <w:t>Derek looked at him.</w:t>
      </w:r>
    </w:p>
    <w:p w14:paraId="53E286DE" w14:textId="77777777" w:rsidR="00A1675C" w:rsidRDefault="00000000">
      <w:pPr>
        <w:spacing w:before="40" w:after="120"/>
      </w:pPr>
      <w:r>
        <w:rPr>
          <w:rFonts w:eastAsia="Georgia"/>
        </w:rPr>
        <w:t>"Why would that prove anything?"</w:t>
      </w:r>
    </w:p>
    <w:p w14:paraId="345CE5E4" w14:textId="77777777" w:rsidR="00A1675C" w:rsidRDefault="00000000">
      <w:pPr>
        <w:ind w:firstLine="432"/>
      </w:pPr>
      <w:r>
        <w:rPr>
          <w:rFonts w:eastAsia="Georgia"/>
        </w:rPr>
        <w:t>Trevor shrugged.</w:t>
      </w:r>
    </w:p>
    <w:p w14:paraId="6AEC1D3D" w14:textId="77777777" w:rsidR="00A1675C" w:rsidRDefault="00000000">
      <w:pPr>
        <w:spacing w:before="40" w:after="120"/>
      </w:pPr>
      <w:r>
        <w:rPr>
          <w:rFonts w:eastAsia="Georgia"/>
        </w:rPr>
        <w:t>"It would at least be satisfying."</w:t>
      </w:r>
    </w:p>
    <w:p w14:paraId="7F2A9CF3" w14:textId="53F0C3F0" w:rsidR="00A1675C" w:rsidRDefault="003434B6">
      <w:pPr>
        <w:ind w:firstLine="432"/>
      </w:pPr>
      <w:r>
        <w:rPr>
          <w:rFonts w:eastAsia="Georgia"/>
        </w:rPr>
        <w:t>Penny laughed. Derek carefully looked at the cucumber. Then at the dark dark tunnel.</w:t>
      </w:r>
    </w:p>
    <w:p w14:paraId="20D416C8" w14:textId="77777777" w:rsidR="00A1675C" w:rsidRDefault="00000000">
      <w:pPr>
        <w:ind w:firstLine="432"/>
      </w:pPr>
      <w:r>
        <w:rPr>
          <w:rFonts w:eastAsia="Georgia"/>
        </w:rPr>
        <w:t>Then at the clock. 11:17. He suddenly smiled.</w:t>
      </w:r>
    </w:p>
    <w:p w14:paraId="037ABDEB" w14:textId="77777777" w:rsidR="00A1675C" w:rsidRDefault="00000000">
      <w:pPr>
        <w:spacing w:before="40" w:after="120"/>
      </w:pPr>
      <w:r>
        <w:rPr>
          <w:rFonts w:eastAsia="Georgia"/>
        </w:rPr>
        <w:t>"Maybe we've been asking the wrong question."</w:t>
      </w:r>
    </w:p>
    <w:p w14:paraId="16D489E2" w14:textId="5F8249B4" w:rsidR="00A1675C" w:rsidRDefault="003434B6">
      <w:pPr>
        <w:ind w:firstLine="432"/>
      </w:pPr>
      <w:r>
        <w:rPr>
          <w:rFonts w:eastAsia="Georgia"/>
        </w:rPr>
        <w:t>Penny nodded.</w:t>
      </w:r>
    </w:p>
    <w:p w14:paraId="72BA6EB4" w14:textId="77777777" w:rsidR="00A1675C" w:rsidRDefault="00000000">
      <w:pPr>
        <w:spacing w:before="40" w:after="120"/>
      </w:pPr>
      <w:r>
        <w:rPr>
          <w:rFonts w:eastAsia="Georgia"/>
        </w:rPr>
        <w:t>"Again?"</w:t>
      </w:r>
    </w:p>
    <w:p w14:paraId="7535D3CB" w14:textId="77777777" w:rsidR="00A1675C" w:rsidRDefault="00000000">
      <w:pPr>
        <w:spacing w:before="40" w:after="120"/>
      </w:pPr>
      <w:r>
        <w:rPr>
          <w:rFonts w:eastAsia="Georgia"/>
        </w:rPr>
        <w:t>"Yes."</w:t>
      </w:r>
    </w:p>
    <w:p w14:paraId="2D0AFBDF" w14:textId="77777777" w:rsidR="00A1675C" w:rsidRDefault="00000000">
      <w:pPr>
        <w:spacing w:before="40" w:after="120"/>
      </w:pPr>
      <w:r>
        <w:rPr>
          <w:rFonts w:eastAsia="Georgia"/>
        </w:rPr>
        <w:t>"What is it this time?"</w:t>
      </w:r>
    </w:p>
    <w:p w14:paraId="196D6DDC" w14:textId="77777777" w:rsidR="00A1675C" w:rsidRDefault="00000000">
      <w:pPr>
        <w:spacing w:before="40" w:after="120"/>
      </w:pPr>
      <w:r>
        <w:rPr>
          <w:rFonts w:eastAsia="Georgia"/>
        </w:rPr>
        <w:t>"Not whether the other Derek is real."</w:t>
      </w:r>
    </w:p>
    <w:p w14:paraId="161C4E37" w14:textId="77777777" w:rsidR="00A1675C" w:rsidRDefault="00000000">
      <w:pPr>
        <w:spacing w:before="40" w:after="120"/>
      </w:pPr>
      <w:r>
        <w:rPr>
          <w:rFonts w:eastAsia="Georgia"/>
        </w:rPr>
        <w:t>"Then?"</w:t>
      </w:r>
    </w:p>
    <w:p w14:paraId="56F15DC9" w14:textId="77777777" w:rsidR="00A1675C" w:rsidRDefault="00000000">
      <w:pPr>
        <w:spacing w:before="40" w:after="120"/>
      </w:pPr>
      <w:r>
        <w:rPr>
          <w:rFonts w:eastAsia="Georgia"/>
        </w:rPr>
        <w:t>"Whether reality itself is real in the way we think it is."</w:t>
      </w:r>
    </w:p>
    <w:p w14:paraId="04A7BEA4" w14:textId="77777777" w:rsidR="00A1675C" w:rsidRDefault="00000000">
      <w:pPr>
        <w:ind w:firstLine="432"/>
      </w:pPr>
      <w:r>
        <w:rPr>
          <w:rFonts w:eastAsia="Georgia"/>
        </w:rPr>
        <w:t>Trevor frowned.</w:t>
      </w:r>
    </w:p>
    <w:p w14:paraId="32494C28" w14:textId="77777777" w:rsidR="00A1675C" w:rsidRDefault="00000000">
      <w:pPr>
        <w:spacing w:before="40" w:after="120"/>
      </w:pPr>
      <w:r>
        <w:rPr>
          <w:rFonts w:eastAsia="Georgia"/>
        </w:rPr>
        <w:t>"That's rather broad."</w:t>
      </w:r>
    </w:p>
    <w:p w14:paraId="40FB654F" w14:textId="77777777" w:rsidR="00A1675C" w:rsidRDefault="00000000">
      <w:pPr>
        <w:spacing w:before="40" w:after="120"/>
      </w:pPr>
      <w:r>
        <w:rPr>
          <w:rFonts w:eastAsia="Georgia"/>
        </w:rPr>
        <w:t>"Yes."</w:t>
      </w:r>
    </w:p>
    <w:p w14:paraId="076A6C2F" w14:textId="77777777" w:rsidR="00A1675C" w:rsidRDefault="00000000">
      <w:pPr>
        <w:spacing w:before="40" w:after="120"/>
      </w:pPr>
      <w:r>
        <w:rPr>
          <w:rFonts w:eastAsia="Georgia"/>
        </w:rPr>
        <w:t>"How broad?"</w:t>
      </w:r>
    </w:p>
    <w:p w14:paraId="18C4EA71" w14:textId="77777777" w:rsidR="00A1675C" w:rsidRDefault="00000000">
      <w:pPr>
        <w:ind w:firstLine="432"/>
      </w:pPr>
      <w:r>
        <w:rPr>
          <w:rFonts w:eastAsia="Georgia"/>
        </w:rPr>
        <w:t>Derek carefully looked at the ceiling.</w:t>
      </w:r>
    </w:p>
    <w:p w14:paraId="5562C0B3" w14:textId="77777777" w:rsidR="00A1675C" w:rsidRDefault="00000000">
      <w:pPr>
        <w:spacing w:before="40" w:after="120"/>
      </w:pPr>
      <w:r>
        <w:rPr>
          <w:rFonts w:eastAsia="Georgia"/>
        </w:rPr>
        <w:t>"Potentially four-dimensional."</w:t>
      </w:r>
    </w:p>
    <w:p w14:paraId="48877017" w14:textId="0B2B8644" w:rsidR="00A1675C" w:rsidRDefault="003434B6">
      <w:pPr>
        <w:ind w:firstLine="432"/>
      </w:pPr>
      <w:r>
        <w:rPr>
          <w:rFonts w:eastAsia="Georgia"/>
        </w:rPr>
        <w:t>Penny smiled.</w:t>
      </w:r>
    </w:p>
    <w:p w14:paraId="0EE3ECC3" w14:textId="77777777" w:rsidR="00A1675C" w:rsidRDefault="00000000">
      <w:pPr>
        <w:spacing w:before="40" w:after="120"/>
      </w:pPr>
      <w:r>
        <w:rPr>
          <w:rFonts w:eastAsia="Georgia"/>
        </w:rPr>
        <w:t>"Or more."</w:t>
      </w:r>
    </w:p>
    <w:p w14:paraId="58FEB67A" w14:textId="77777777" w:rsidR="00A1675C" w:rsidRDefault="00000000">
      <w:pPr>
        <w:ind w:firstLine="432"/>
      </w:pPr>
      <w:r>
        <w:rPr>
          <w:rFonts w:eastAsia="Georgia"/>
        </w:rPr>
        <w:t>Derek slowly nodded.</w:t>
      </w:r>
    </w:p>
    <w:p w14:paraId="3EAB44A8" w14:textId="77777777" w:rsidR="00A1675C" w:rsidRDefault="00000000">
      <w:pPr>
        <w:spacing w:before="40" w:after="120"/>
      </w:pPr>
      <w:r>
        <w:rPr>
          <w:rFonts w:eastAsia="Georgia"/>
        </w:rPr>
        <w:t>"Or fewer."</w:t>
      </w:r>
    </w:p>
    <w:p w14:paraId="4B75AECE" w14:textId="77777777" w:rsidR="00A1675C" w:rsidRDefault="00000000">
      <w:pPr>
        <w:ind w:firstLine="432"/>
      </w:pPr>
      <w:r>
        <w:rPr>
          <w:rFonts w:eastAsia="Georgia"/>
        </w:rPr>
        <w:t>Trevor looked sharply concerned.</w:t>
      </w:r>
    </w:p>
    <w:p w14:paraId="7CC00380" w14:textId="77777777" w:rsidR="00A1675C" w:rsidRDefault="00000000">
      <w:pPr>
        <w:spacing w:before="40" w:after="120"/>
      </w:pPr>
      <w:r>
        <w:rPr>
          <w:rFonts w:eastAsia="Georgia"/>
        </w:rPr>
        <w:t>"Fewer?"</w:t>
      </w:r>
    </w:p>
    <w:p w14:paraId="6D535091" w14:textId="77777777" w:rsidR="00A1675C" w:rsidRDefault="00000000">
      <w:pPr>
        <w:spacing w:before="40" w:after="120"/>
      </w:pPr>
      <w:r>
        <w:rPr>
          <w:rFonts w:eastAsia="Georgia"/>
        </w:rPr>
        <w:t>"Don't worry."</w:t>
      </w:r>
    </w:p>
    <w:p w14:paraId="3046A950" w14:textId="77777777" w:rsidR="00A1675C" w:rsidRDefault="00000000">
      <w:pPr>
        <w:spacing w:before="40" w:after="120"/>
      </w:pPr>
      <w:r>
        <w:rPr>
          <w:rFonts w:eastAsia="Georgia"/>
        </w:rPr>
        <w:t>"That's not reassuring."</w:t>
      </w:r>
    </w:p>
    <w:p w14:paraId="21DA256D" w14:textId="77777777" w:rsidR="00A1675C" w:rsidRDefault="00000000">
      <w:pPr>
        <w:ind w:firstLine="432"/>
      </w:pPr>
      <w:r>
        <w:rPr>
          <w:rFonts w:eastAsia="Georgia"/>
        </w:rPr>
        <w:t>Derek began walking.</w:t>
      </w:r>
    </w:p>
    <w:p w14:paraId="48DA8563" w14:textId="77777777" w:rsidR="00A1675C" w:rsidRDefault="00000000">
      <w:pPr>
        <w:spacing w:before="40" w:after="120"/>
      </w:pPr>
      <w:r>
        <w:rPr>
          <w:rFonts w:eastAsia="Georgia"/>
        </w:rPr>
        <w:t>"Come on."</w:t>
      </w:r>
    </w:p>
    <w:p w14:paraId="023C090D" w14:textId="77777777" w:rsidR="00A1675C" w:rsidRDefault="00000000">
      <w:pPr>
        <w:spacing w:before="40" w:after="120"/>
      </w:pPr>
      <w:r>
        <w:rPr>
          <w:rFonts w:eastAsia="Georgia"/>
        </w:rPr>
        <w:t>"Where?"</w:t>
      </w:r>
    </w:p>
    <w:p w14:paraId="5433E248" w14:textId="77777777" w:rsidR="00A1675C" w:rsidRDefault="00000000">
      <w:pPr>
        <w:spacing w:before="40" w:after="120"/>
      </w:pPr>
      <w:r>
        <w:rPr>
          <w:rFonts w:eastAsia="Georgia"/>
        </w:rPr>
        <w:t>"Back to the Bureau."</w:t>
      </w:r>
    </w:p>
    <w:p w14:paraId="657CC497" w14:textId="77777777" w:rsidR="00A1675C" w:rsidRDefault="00000000">
      <w:pPr>
        <w:spacing w:before="40" w:after="120"/>
      </w:pPr>
      <w:r>
        <w:rPr>
          <w:rFonts w:eastAsia="Georgia"/>
        </w:rPr>
        <w:t>"Why?"</w:t>
      </w:r>
    </w:p>
    <w:p w14:paraId="7E8EBCED" w14:textId="77777777" w:rsidR="00A1675C" w:rsidRDefault="00000000">
      <w:pPr>
        <w:spacing w:before="40" w:after="120"/>
      </w:pPr>
      <w:r>
        <w:rPr>
          <w:rFonts w:eastAsia="Georgia"/>
        </w:rPr>
        <w:t>"Because I have an idea."</w:t>
      </w:r>
    </w:p>
    <w:p w14:paraId="44F2DBC4" w14:textId="173DE20F" w:rsidR="00A1675C" w:rsidRDefault="003434B6">
      <w:pPr>
        <w:ind w:firstLine="432"/>
      </w:pPr>
      <w:r>
        <w:rPr>
          <w:rFonts w:eastAsia="Georgia"/>
        </w:rPr>
        <w:t>Penny followed. Trevor followed Penny. The cucumber came too.</w:t>
      </w:r>
    </w:p>
    <w:p w14:paraId="33E5B7DC" w14:textId="77777777" w:rsidR="00A1675C" w:rsidRDefault="00000000">
      <w:pPr>
        <w:ind w:firstLine="432"/>
      </w:pPr>
      <w:r>
        <w:rPr>
          <w:rFonts w:eastAsia="Georgia"/>
        </w:rPr>
        <w:t>The idea was not Derek's.</w:t>
      </w:r>
    </w:p>
    <w:p w14:paraId="0ECB3B9B" w14:textId="31D3C622" w:rsidR="00A1675C" w:rsidRDefault="00000000">
      <w:pPr>
        <w:spacing w:before="40" w:after="120"/>
      </w:pPr>
      <w:r>
        <w:rPr>
          <w:rFonts w:eastAsia="Georgia"/>
        </w:rPr>
        <w:t>That was the first thing he admitted when they reached the Bureau.</w:t>
      </w:r>
    </w:p>
    <w:p w14:paraId="25BA6421" w14:textId="77777777" w:rsidR="00A1675C" w:rsidRDefault="00000000">
      <w:pPr>
        <w:spacing w:before="40" w:after="120"/>
      </w:pPr>
      <w:r>
        <w:rPr>
          <w:rFonts w:eastAsia="Georgia"/>
        </w:rPr>
        <w:t>"The holographic principle."</w:t>
      </w:r>
    </w:p>
    <w:p w14:paraId="7AA01004" w14:textId="77777777" w:rsidR="00A1675C" w:rsidRDefault="00000000">
      <w:pPr>
        <w:ind w:firstLine="432"/>
      </w:pPr>
      <w:r>
        <w:rPr>
          <w:rFonts w:eastAsia="Georgia"/>
        </w:rPr>
        <w:t>Trevor wearily sat down.</w:t>
      </w:r>
    </w:p>
    <w:p w14:paraId="699354F9" w14:textId="77777777" w:rsidR="00A1675C" w:rsidRDefault="00000000">
      <w:pPr>
        <w:spacing w:before="40" w:after="120"/>
      </w:pPr>
      <w:r>
        <w:rPr>
          <w:rFonts w:eastAsia="Georgia"/>
        </w:rPr>
        <w:t>"That's not your idea."</w:t>
      </w:r>
    </w:p>
    <w:p w14:paraId="542FC779" w14:textId="77777777" w:rsidR="00A1675C" w:rsidRDefault="00000000">
      <w:pPr>
        <w:spacing w:before="40" w:after="120"/>
      </w:pPr>
      <w:r>
        <w:rPr>
          <w:rFonts w:eastAsia="Georgia"/>
        </w:rPr>
        <w:t>"I know."</w:t>
      </w:r>
    </w:p>
    <w:p w14:paraId="48043FD4" w14:textId="77777777" w:rsidR="00A1675C" w:rsidRDefault="00000000">
      <w:pPr>
        <w:spacing w:before="40" w:after="120"/>
      </w:pPr>
      <w:r>
        <w:rPr>
          <w:rFonts w:eastAsia="Georgia"/>
        </w:rPr>
        <w:t>"Who proposed it?"</w:t>
      </w:r>
    </w:p>
    <w:p w14:paraId="66117DCE" w14:textId="77777777" w:rsidR="00A1675C" w:rsidRDefault="00000000">
      <w:pPr>
        <w:spacing w:before="40" w:after="120"/>
      </w:pPr>
      <w:r>
        <w:rPr>
          <w:rFonts w:eastAsia="Georgia"/>
        </w:rPr>
        <w:t>"Several people contributed to the development."</w:t>
      </w:r>
    </w:p>
    <w:p w14:paraId="48144737" w14:textId="77777777" w:rsidR="00A1675C" w:rsidRDefault="00000000">
      <w:pPr>
        <w:spacing w:before="40" w:after="120"/>
      </w:pPr>
      <w:r>
        <w:rPr>
          <w:rFonts w:eastAsia="Georgia"/>
        </w:rPr>
        <w:t>"Good."</w:t>
      </w:r>
    </w:p>
    <w:p w14:paraId="4CFCDABA" w14:textId="77777777" w:rsidR="00A1675C" w:rsidRDefault="00000000">
      <w:pPr>
        <w:spacing w:before="40" w:after="120"/>
      </w:pPr>
      <w:r>
        <w:rPr>
          <w:rFonts w:eastAsia="Georgia"/>
        </w:rPr>
        <w:t>"Gerard 't Hooft and Leonard Susskind are particularly important."</w:t>
      </w:r>
    </w:p>
    <w:p w14:paraId="1B5FF1EE" w14:textId="77777777" w:rsidR="00A1675C" w:rsidRDefault="00000000">
      <w:pPr>
        <w:ind w:firstLine="432"/>
      </w:pPr>
      <w:r>
        <w:rPr>
          <w:rFonts w:eastAsia="Georgia"/>
        </w:rPr>
        <w:t>Trevor nodded.</w:t>
      </w:r>
    </w:p>
    <w:p w14:paraId="4AD10191" w14:textId="77777777" w:rsidR="00A1675C" w:rsidRDefault="00000000">
      <w:pPr>
        <w:spacing w:before="40" w:after="120"/>
      </w:pPr>
      <w:r>
        <w:rPr>
          <w:rFonts w:eastAsia="Georgia"/>
        </w:rPr>
        <w:t>"And Witten?"</w:t>
      </w:r>
    </w:p>
    <w:p w14:paraId="4F35E3CD" w14:textId="77777777" w:rsidR="00A1675C" w:rsidRDefault="00000000">
      <w:pPr>
        <w:spacing w:before="40" w:after="120"/>
      </w:pPr>
      <w:r>
        <w:rPr>
          <w:rFonts w:eastAsia="Georgia"/>
        </w:rPr>
        <w:t>"Edward Witten is important to the later theoretical development connecting holography and string theory."</w:t>
      </w:r>
    </w:p>
    <w:p w14:paraId="61711E4A" w14:textId="3747F742" w:rsidR="00A1675C" w:rsidRDefault="003434B6">
      <w:pPr>
        <w:ind w:firstLine="432"/>
      </w:pPr>
      <w:r>
        <w:rPr>
          <w:rFonts w:eastAsia="Georgia"/>
        </w:rPr>
        <w:t>Penny looked at Derek.</w:t>
      </w:r>
    </w:p>
    <w:p w14:paraId="4BA3EF86" w14:textId="77777777" w:rsidR="00A1675C" w:rsidRDefault="00000000">
      <w:pPr>
        <w:spacing w:before="40" w:after="120"/>
      </w:pPr>
      <w:r>
        <w:rPr>
          <w:rFonts w:eastAsia="Georgia"/>
        </w:rPr>
        <w:t>"You've been studying."</w:t>
      </w:r>
    </w:p>
    <w:p w14:paraId="6B28BE12" w14:textId="77777777" w:rsidR="00A1675C" w:rsidRDefault="00000000">
      <w:pPr>
        <w:spacing w:before="40" w:after="120"/>
      </w:pPr>
      <w:r>
        <w:rPr>
          <w:rFonts w:eastAsia="Georgia"/>
        </w:rPr>
        <w:t>"I have."</w:t>
      </w:r>
    </w:p>
    <w:p w14:paraId="1510A2F1" w14:textId="77777777" w:rsidR="00A1675C" w:rsidRDefault="00000000">
      <w:pPr>
        <w:spacing w:before="40" w:after="120"/>
      </w:pPr>
      <w:r>
        <w:rPr>
          <w:rFonts w:eastAsia="Georgia"/>
        </w:rPr>
        <w:t>"That's worrying."</w:t>
      </w:r>
    </w:p>
    <w:p w14:paraId="3A47A854" w14:textId="77777777" w:rsidR="00A1675C" w:rsidRDefault="00000000">
      <w:pPr>
        <w:ind w:firstLine="432"/>
      </w:pPr>
      <w:r>
        <w:rPr>
          <w:rFonts w:eastAsia="Georgia"/>
        </w:rPr>
        <w:t>Derek ignored her. He went to the whiteboard.</w:t>
      </w:r>
    </w:p>
    <w:p w14:paraId="6A1181DE" w14:textId="77777777" w:rsidR="00A1675C" w:rsidRDefault="00000000">
      <w:pPr>
        <w:spacing w:before="40" w:after="120"/>
      </w:pPr>
      <w:r>
        <w:rPr>
          <w:rFonts w:eastAsia="Georgia"/>
        </w:rPr>
        <w:t>"The basic idea is astonishing."</w:t>
      </w:r>
    </w:p>
    <w:p w14:paraId="3CB01C4E" w14:textId="77777777" w:rsidR="00A1675C" w:rsidRDefault="00000000">
      <w:pPr>
        <w:ind w:firstLine="432"/>
      </w:pPr>
      <w:r>
        <w:rPr>
          <w:rFonts w:eastAsia="Georgia"/>
        </w:rPr>
        <w:t>He drew a cube. Then a flat surface around it.</w:t>
      </w:r>
    </w:p>
    <w:p w14:paraId="4B3AC370" w14:textId="77777777" w:rsidR="00A1675C" w:rsidRDefault="00000000">
      <w:pPr>
        <w:spacing w:before="40" w:after="120"/>
      </w:pPr>
      <w:r>
        <w:rPr>
          <w:rFonts w:eastAsia="Georgia"/>
        </w:rPr>
        <w:t>"Imagine that all the information describing what happens inside a volume can, in principle, be encoded on the boundary."</w:t>
      </w:r>
    </w:p>
    <w:p w14:paraId="28687721" w14:textId="77777777" w:rsidR="00A1675C" w:rsidRDefault="00000000">
      <w:pPr>
        <w:ind w:firstLine="432"/>
      </w:pPr>
      <w:r>
        <w:rPr>
          <w:rFonts w:eastAsia="Georgia"/>
        </w:rPr>
        <w:t>Trevor slowly nodded.</w:t>
      </w:r>
    </w:p>
    <w:p w14:paraId="4AAF05DA" w14:textId="77777777" w:rsidR="00A1675C" w:rsidRDefault="00000000">
      <w:pPr>
        <w:spacing w:before="40" w:after="120"/>
      </w:pPr>
      <w:r>
        <w:rPr>
          <w:rFonts w:eastAsia="Georgia"/>
        </w:rPr>
        <w:t>"The number of degrees of freedom scales with area rather than volume."</w:t>
      </w:r>
    </w:p>
    <w:p w14:paraId="3780665F" w14:textId="77777777" w:rsidR="00A1675C" w:rsidRDefault="00000000">
      <w:pPr>
        <w:spacing w:before="40" w:after="120"/>
      </w:pPr>
      <w:r>
        <w:rPr>
          <w:rFonts w:eastAsia="Georgia"/>
        </w:rPr>
        <w:t>"Exactly."</w:t>
      </w:r>
    </w:p>
    <w:p w14:paraId="53E40CBF" w14:textId="77777777" w:rsidR="00A1675C" w:rsidRDefault="00000000">
      <w:pPr>
        <w:spacing w:before="40" w:after="120"/>
      </w:pPr>
      <w:r>
        <w:rPr>
          <w:rFonts w:eastAsia="Georgia"/>
        </w:rPr>
        <w:t>"Black-hole entropy is the clue."</w:t>
      </w:r>
    </w:p>
    <w:p w14:paraId="6EC9EB1A" w14:textId="77777777" w:rsidR="00A1675C" w:rsidRDefault="00000000">
      <w:pPr>
        <w:spacing w:before="40" w:after="120"/>
      </w:pPr>
      <w:r>
        <w:rPr>
          <w:rFonts w:eastAsia="Georgia"/>
        </w:rPr>
        <w:t>"Yes."</w:t>
      </w:r>
    </w:p>
    <w:p w14:paraId="534D3DFA" w14:textId="77777777" w:rsidR="00A1675C" w:rsidRDefault="00000000">
      <w:pPr>
        <w:ind w:firstLine="432"/>
      </w:pPr>
      <w:r>
        <w:rPr>
          <w:rFonts w:eastAsia="Georgia"/>
        </w:rPr>
        <w:t>Derek wrote:</w:t>
      </w:r>
    </w:p>
    <w:p w14:paraId="554F91A3" w14:textId="77777777" w:rsidR="00A1675C" w:rsidRDefault="00000000">
      <w:pPr>
        <w:spacing w:before="200" w:after="120"/>
        <w:jc w:val="center"/>
      </w:pPr>
      <w:r>
        <w:rPr>
          <w:rFonts w:eastAsia="Georgia"/>
          <w:b/>
          <w:sz w:val="24"/>
        </w:rPr>
        <w:t>S ∝ A</w:t>
      </w:r>
    </w:p>
    <w:p w14:paraId="6892F0AE" w14:textId="77777777" w:rsidR="00A1675C" w:rsidRDefault="00000000">
      <w:pPr>
        <w:ind w:firstLine="432"/>
      </w:pPr>
      <w:r>
        <w:rPr>
          <w:rFonts w:eastAsia="Georgia"/>
        </w:rPr>
        <w:t>Then:</w:t>
      </w:r>
    </w:p>
    <w:p w14:paraId="68283493" w14:textId="77777777" w:rsidR="00A1675C" w:rsidRDefault="00000000">
      <w:pPr>
        <w:spacing w:before="40" w:after="120"/>
      </w:pPr>
      <w:r>
        <w:rPr>
          <w:rFonts w:eastAsia="Georgia"/>
        </w:rPr>
        <w:t>"Not volume."</w:t>
      </w:r>
    </w:p>
    <w:p w14:paraId="6975E4C9" w14:textId="77777777" w:rsidR="00A1675C" w:rsidRDefault="00000000">
      <w:pPr>
        <w:ind w:firstLine="432"/>
      </w:pPr>
      <w:r>
        <w:rPr>
          <w:rFonts w:eastAsia="Georgia"/>
        </w:rPr>
        <w:t>Trevor nodded.</w:t>
      </w:r>
    </w:p>
    <w:p w14:paraId="6AD6D6BF" w14:textId="77777777" w:rsidR="00A1675C" w:rsidRDefault="00000000">
      <w:pPr>
        <w:spacing w:before="40" w:after="120"/>
      </w:pPr>
      <w:r>
        <w:rPr>
          <w:rFonts w:eastAsia="Georgia"/>
        </w:rPr>
        <w:t>"Interesting."</w:t>
      </w:r>
    </w:p>
    <w:p w14:paraId="4EF95486" w14:textId="2427DDCC" w:rsidR="00A1675C" w:rsidRDefault="003434B6">
      <w:pPr>
        <w:ind w:firstLine="432"/>
      </w:pPr>
      <w:r>
        <w:rPr>
          <w:rFonts w:eastAsia="Georgia"/>
        </w:rPr>
        <w:t>Penny looked at the equation.</w:t>
      </w:r>
    </w:p>
    <w:p w14:paraId="4E2C6B53" w14:textId="77777777" w:rsidR="00A1675C" w:rsidRDefault="00000000">
      <w:pPr>
        <w:spacing w:before="40" w:after="120"/>
      </w:pPr>
      <w:r>
        <w:rPr>
          <w:rFonts w:eastAsia="Georgia"/>
        </w:rPr>
        <w:t>"So the universe could be described by information living on a boundary."</w:t>
      </w:r>
    </w:p>
    <w:p w14:paraId="191E3668" w14:textId="77777777" w:rsidR="00A1675C" w:rsidRDefault="00000000">
      <w:pPr>
        <w:spacing w:before="40" w:after="120"/>
      </w:pPr>
      <w:r>
        <w:rPr>
          <w:rFonts w:eastAsia="Georgia"/>
        </w:rPr>
        <w:t>"Possibly."</w:t>
      </w:r>
    </w:p>
    <w:p w14:paraId="3719F2CC" w14:textId="77777777" w:rsidR="00A1675C" w:rsidRDefault="00000000">
      <w:pPr>
        <w:spacing w:before="200" w:after="120"/>
        <w:jc w:val="center"/>
      </w:pPr>
      <w:r>
        <w:rPr>
          <w:rFonts w:eastAsia="Georgia"/>
          <w:b/>
          <w:sz w:val="24"/>
        </w:rPr>
        <w:t>"Like a hologram."</w:t>
      </w:r>
    </w:p>
    <w:p w14:paraId="79844CBB" w14:textId="77777777" w:rsidR="00A1675C" w:rsidRDefault="00000000">
      <w:pPr>
        <w:spacing w:before="40" w:after="120"/>
      </w:pPr>
      <w:r>
        <w:rPr>
          <w:rFonts w:eastAsia="Georgia"/>
        </w:rPr>
        <w:t>"That's the analogy."</w:t>
      </w:r>
    </w:p>
    <w:p w14:paraId="63808CDB" w14:textId="77777777" w:rsidR="00A1675C" w:rsidRDefault="00000000">
      <w:pPr>
        <w:ind w:firstLine="432"/>
      </w:pPr>
      <w:r>
        <w:rPr>
          <w:rFonts w:eastAsia="Georgia"/>
        </w:rPr>
        <w:t>Derek turned.</w:t>
      </w:r>
    </w:p>
    <w:p w14:paraId="55A88F30" w14:textId="77777777" w:rsidR="00A1675C" w:rsidRDefault="00000000">
      <w:pPr>
        <w:spacing w:before="40" w:after="120"/>
      </w:pPr>
      <w:r>
        <w:rPr>
          <w:rFonts w:eastAsia="Georgia"/>
        </w:rPr>
        <w:t>"But we need to be careful."</w:t>
      </w:r>
    </w:p>
    <w:p w14:paraId="3E8A1847" w14:textId="77777777" w:rsidR="00A1675C" w:rsidRDefault="00000000">
      <w:pPr>
        <w:spacing w:before="40" w:after="120"/>
      </w:pPr>
      <w:r>
        <w:rPr>
          <w:rFonts w:eastAsia="Georgia"/>
        </w:rPr>
        <w:t>"Why?"</w:t>
      </w:r>
    </w:p>
    <w:p w14:paraId="52D22E97" w14:textId="77777777" w:rsidR="00A1675C" w:rsidRDefault="00000000">
      <w:pPr>
        <w:spacing w:before="40" w:after="120"/>
      </w:pPr>
      <w:r>
        <w:rPr>
          <w:rFonts w:eastAsia="Georgia"/>
        </w:rPr>
        <w:t>"Because saying 'the universe is a hologram' is much stronger than saying that certain theories have holographic descriptions."</w:t>
      </w:r>
    </w:p>
    <w:p w14:paraId="645225AE" w14:textId="77777777" w:rsidR="00A1675C" w:rsidRDefault="00000000">
      <w:pPr>
        <w:ind w:firstLine="432"/>
      </w:pPr>
      <w:r>
        <w:rPr>
          <w:rFonts w:eastAsia="Georgia"/>
        </w:rPr>
        <w:t>Trevor nodded.</w:t>
      </w:r>
    </w:p>
    <w:p w14:paraId="3E7C6159" w14:textId="77777777" w:rsidR="00A1675C" w:rsidRDefault="00000000">
      <w:pPr>
        <w:spacing w:before="40" w:after="120"/>
      </w:pPr>
      <w:r>
        <w:rPr>
          <w:rFonts w:eastAsia="Georgia"/>
        </w:rPr>
        <w:t>"So we shouldn't actually claim we're living inside a giant cinema screen."</w:t>
      </w:r>
    </w:p>
    <w:p w14:paraId="44AF64B4" w14:textId="77777777" w:rsidR="00A1675C" w:rsidRDefault="00000000">
      <w:pPr>
        <w:spacing w:before="40" w:after="120"/>
      </w:pPr>
      <w:r>
        <w:rPr>
          <w:rFonts w:eastAsia="Georgia"/>
        </w:rPr>
        <w:t>"Correct."</w:t>
      </w:r>
    </w:p>
    <w:p w14:paraId="17B73146" w14:textId="1F3D8C3D" w:rsidR="00A1675C" w:rsidRDefault="003434B6">
      <w:pPr>
        <w:ind w:firstLine="432"/>
      </w:pPr>
      <w:r>
        <w:rPr>
          <w:rFonts w:eastAsia="Georgia"/>
        </w:rPr>
        <w:t>Penny looked disappointed.</w:t>
      </w:r>
    </w:p>
    <w:p w14:paraId="69EA02C6" w14:textId="77777777" w:rsidR="00A1675C" w:rsidRDefault="00000000">
      <w:pPr>
        <w:spacing w:before="40" w:after="120"/>
      </w:pPr>
      <w:r>
        <w:rPr>
          <w:rFonts w:eastAsia="Georgia"/>
        </w:rPr>
        <w:t>"That would have made the paperwork easier."</w:t>
      </w:r>
    </w:p>
    <w:p w14:paraId="5179568C" w14:textId="77777777" w:rsidR="00A1675C" w:rsidRDefault="00000000">
      <w:pPr>
        <w:ind w:firstLine="432"/>
      </w:pPr>
      <w:r>
        <w:rPr>
          <w:rFonts w:eastAsia="Georgia"/>
        </w:rPr>
        <w:t>Derek gently smiled.</w:t>
      </w:r>
    </w:p>
    <w:p w14:paraId="36FA12ED" w14:textId="77777777" w:rsidR="00A1675C" w:rsidRDefault="00000000">
      <w:pPr>
        <w:spacing w:before="40" w:after="120"/>
      </w:pPr>
      <w:r>
        <w:rPr>
          <w:rFonts w:eastAsia="Georgia"/>
        </w:rPr>
        <w:t>"And there are no strings attached."</w:t>
      </w:r>
    </w:p>
    <w:p w14:paraId="32B4CE50" w14:textId="77777777" w:rsidR="00A1675C" w:rsidRDefault="00000000">
      <w:pPr>
        <w:ind w:firstLine="432"/>
      </w:pPr>
      <w:r>
        <w:rPr>
          <w:rFonts w:eastAsia="Georgia"/>
        </w:rPr>
        <w:t>Trevor stared intently at him.</w:t>
      </w:r>
    </w:p>
    <w:p w14:paraId="5D5BA016" w14:textId="77777777" w:rsidR="00A1675C" w:rsidRDefault="00000000">
      <w:pPr>
        <w:spacing w:before="40" w:after="120"/>
      </w:pPr>
      <w:r>
        <w:rPr>
          <w:rFonts w:eastAsia="Georgia"/>
        </w:rPr>
        <w:t>"Really?"</w:t>
      </w:r>
    </w:p>
    <w:p w14:paraId="1F1961B5" w14:textId="77777777" w:rsidR="00A1675C" w:rsidRDefault="00000000">
      <w:pPr>
        <w:ind w:firstLine="432"/>
      </w:pPr>
      <w:r>
        <w:rPr>
          <w:rFonts w:eastAsia="Georgia"/>
        </w:rPr>
        <w:t>Derek gently smiled.</w:t>
      </w:r>
    </w:p>
    <w:p w14:paraId="2BC61DF1" w14:textId="77777777" w:rsidR="00A1675C" w:rsidRDefault="00000000">
      <w:pPr>
        <w:spacing w:before="40" w:after="120"/>
      </w:pPr>
      <w:r>
        <w:rPr>
          <w:rFonts w:eastAsia="Georgia"/>
        </w:rPr>
        <w:t>"No."</w:t>
      </w:r>
    </w:p>
    <w:p w14:paraId="6A778170" w14:textId="1CC9D916" w:rsidR="00A1675C" w:rsidRDefault="00000000">
      <w:pPr>
        <w:ind w:firstLine="432"/>
      </w:pPr>
      <w:r>
        <w:rPr>
          <w:rFonts w:eastAsia="Georgia"/>
        </w:rPr>
        <w:t xml:space="preserve">Trevor groaned. </w:t>
      </w:r>
      <w:r w:rsidR="003434B6">
        <w:rPr>
          <w:rFonts w:eastAsia="Georgia"/>
        </w:rPr>
        <w:t>Penny</w:t>
      </w:r>
      <w:r>
        <w:rPr>
          <w:rFonts w:eastAsia="Georgia"/>
        </w:rPr>
        <w:t xml:space="preserve"> laughed. Derek continued.</w:t>
      </w:r>
    </w:p>
    <w:p w14:paraId="05AD8C31" w14:textId="77777777" w:rsidR="00A1675C" w:rsidRDefault="00000000">
      <w:pPr>
        <w:spacing w:before="40" w:after="120"/>
      </w:pPr>
      <w:r>
        <w:rPr>
          <w:rFonts w:eastAsia="Georgia"/>
        </w:rPr>
        <w:t>"String theory is one route by which holographic duality becomes extraordinarily powerful. The famous example is the AdS/CFT correspondence."</w:t>
      </w:r>
    </w:p>
    <w:p w14:paraId="6DE7F9DB" w14:textId="77777777" w:rsidR="00A1675C" w:rsidRDefault="00000000">
      <w:pPr>
        <w:ind w:firstLine="432"/>
      </w:pPr>
      <w:r>
        <w:rPr>
          <w:rFonts w:eastAsia="Georgia"/>
        </w:rPr>
        <w:t>He wrote: AdS ↔ CFT</w:t>
      </w:r>
    </w:p>
    <w:p w14:paraId="77694064" w14:textId="77777777" w:rsidR="00A1675C" w:rsidRDefault="00000000">
      <w:pPr>
        <w:spacing w:before="40" w:after="120"/>
      </w:pPr>
      <w:r>
        <w:rPr>
          <w:rFonts w:eastAsia="Georgia"/>
        </w:rPr>
        <w:t>"A gravitational theory in a higher-dimensional spacetime can be equivalent to a non-gravitational quantum theory living on its lower-dimensional boundary."</w:t>
      </w:r>
    </w:p>
    <w:p w14:paraId="1BD823A8" w14:textId="77777777" w:rsidR="00A1675C" w:rsidRDefault="00000000">
      <w:pPr>
        <w:ind w:firstLine="432"/>
      </w:pPr>
      <w:r>
        <w:rPr>
          <w:rFonts w:eastAsia="Georgia"/>
        </w:rPr>
        <w:t>Trevor nodded.</w:t>
      </w:r>
    </w:p>
    <w:p w14:paraId="4DDCAA17" w14:textId="77777777" w:rsidR="00A1675C" w:rsidRDefault="00000000">
      <w:pPr>
        <w:spacing w:before="40" w:after="120"/>
      </w:pPr>
      <w:r>
        <w:rPr>
          <w:rFonts w:eastAsia="Georgia"/>
        </w:rPr>
        <w:t>"So gravity appears on one side but not the other."</w:t>
      </w:r>
    </w:p>
    <w:p w14:paraId="257607D4" w14:textId="77777777" w:rsidR="00A1675C" w:rsidRDefault="00000000">
      <w:pPr>
        <w:spacing w:before="40" w:after="120"/>
      </w:pPr>
      <w:r>
        <w:rPr>
          <w:rFonts w:eastAsia="Georgia"/>
        </w:rPr>
        <w:t>"Exactly."</w:t>
      </w:r>
    </w:p>
    <w:p w14:paraId="3C1710D4" w14:textId="77777777" w:rsidR="00A1675C" w:rsidRDefault="00000000">
      <w:pPr>
        <w:spacing w:before="40" w:after="120"/>
      </w:pPr>
      <w:r>
        <w:rPr>
          <w:rFonts w:eastAsia="Georgia"/>
        </w:rPr>
        <w:t>"That's extraordinary."</w:t>
      </w:r>
    </w:p>
    <w:p w14:paraId="5BED736D" w14:textId="77777777" w:rsidR="00A1675C" w:rsidRDefault="00000000">
      <w:pPr>
        <w:spacing w:before="40" w:after="120"/>
      </w:pPr>
      <w:r>
        <w:rPr>
          <w:rFonts w:eastAsia="Georgia"/>
        </w:rPr>
        <w:t>"Yes."</w:t>
      </w:r>
    </w:p>
    <w:p w14:paraId="3F71F158" w14:textId="77777777" w:rsidR="00A1675C" w:rsidRDefault="00000000">
      <w:pPr>
        <w:spacing w:before="40" w:after="120"/>
      </w:pPr>
      <w:r>
        <w:rPr>
          <w:rFonts w:eastAsia="Georgia"/>
        </w:rPr>
        <w:t>"And if that works..."</w:t>
      </w:r>
    </w:p>
    <w:p w14:paraId="11448128" w14:textId="77777777" w:rsidR="00A1675C" w:rsidRDefault="00000000">
      <w:pPr>
        <w:spacing w:before="40" w:after="120"/>
      </w:pPr>
      <w:r>
        <w:rPr>
          <w:rFonts w:eastAsia="Georgia"/>
        </w:rPr>
        <w:t>"Then perhaps spacetime itself is emergent."</w:t>
      </w:r>
    </w:p>
    <w:p w14:paraId="0C1B9A40" w14:textId="588119DB" w:rsidR="00A1675C" w:rsidRDefault="003434B6">
      <w:pPr>
        <w:ind w:firstLine="432"/>
      </w:pPr>
      <w:r>
        <w:rPr>
          <w:rFonts w:eastAsia="Georgia"/>
        </w:rPr>
        <w:t>Penny carefully looked at him.</w:t>
      </w:r>
    </w:p>
    <w:p w14:paraId="19F93E01" w14:textId="77777777" w:rsidR="00A1675C" w:rsidRDefault="00000000">
      <w:pPr>
        <w:spacing w:before="40" w:after="120"/>
      </w:pPr>
      <w:r>
        <w:rPr>
          <w:rFonts w:eastAsia="Georgia"/>
        </w:rPr>
        <w:t>"Emergent from what?"</w:t>
      </w:r>
    </w:p>
    <w:p w14:paraId="09CC5B0C" w14:textId="77777777" w:rsidR="00A1675C" w:rsidRDefault="00000000">
      <w:pPr>
        <w:spacing w:before="40" w:after="120"/>
      </w:pPr>
      <w:r>
        <w:rPr>
          <w:rFonts w:eastAsia="Georgia"/>
        </w:rPr>
        <w:t>"Information."</w:t>
      </w:r>
    </w:p>
    <w:p w14:paraId="7FCD950D" w14:textId="77777777" w:rsidR="00A1675C" w:rsidRDefault="00000000">
      <w:pPr>
        <w:spacing w:before="40" w:after="120"/>
      </w:pPr>
      <w:r>
        <w:rPr>
          <w:rFonts w:eastAsia="Georgia"/>
        </w:rPr>
        <w:t>"Quantum degrees of freedom."</w:t>
      </w:r>
    </w:p>
    <w:p w14:paraId="0CDC0EAF" w14:textId="77777777" w:rsidR="00A1675C" w:rsidRDefault="00000000">
      <w:pPr>
        <w:spacing w:before="40" w:after="120"/>
      </w:pPr>
      <w:r>
        <w:rPr>
          <w:rFonts w:eastAsia="Georgia"/>
        </w:rPr>
        <w:t>"Relationships."</w:t>
      </w:r>
    </w:p>
    <w:p w14:paraId="712C05E5" w14:textId="77777777" w:rsidR="00A1675C" w:rsidRDefault="00000000">
      <w:pPr>
        <w:spacing w:before="40" w:after="120"/>
      </w:pPr>
      <w:r>
        <w:rPr>
          <w:rFonts w:eastAsia="Georgia"/>
        </w:rPr>
        <w:t>"Entanglement."</w:t>
      </w:r>
    </w:p>
    <w:p w14:paraId="40EB167B" w14:textId="77777777" w:rsidR="00A1675C" w:rsidRDefault="00000000">
      <w:pPr>
        <w:spacing w:before="40" w:after="120"/>
      </w:pPr>
      <w:r>
        <w:rPr>
          <w:rFonts w:eastAsia="Georgia"/>
        </w:rPr>
        <w:t>"Possibly."</w:t>
      </w:r>
    </w:p>
    <w:p w14:paraId="15CA42EE" w14:textId="77777777" w:rsidR="00A1675C" w:rsidRDefault="00000000">
      <w:pPr>
        <w:ind w:firstLine="432"/>
      </w:pPr>
      <w:r>
        <w:rPr>
          <w:rFonts w:eastAsia="Georgia"/>
        </w:rPr>
        <w:t>Derek stepped back. The board was now covered. Spacetime.</w:t>
      </w:r>
    </w:p>
    <w:p w14:paraId="0B765A90" w14:textId="77777777" w:rsidR="00A1675C" w:rsidRDefault="00000000">
      <w:pPr>
        <w:ind w:firstLine="432"/>
      </w:pPr>
      <w:r>
        <w:rPr>
          <w:rFonts w:eastAsia="Georgia"/>
        </w:rPr>
        <w:t>Curvature. Worldlines. Information.</w:t>
      </w:r>
    </w:p>
    <w:p w14:paraId="567CFF55" w14:textId="77777777" w:rsidR="00A1675C" w:rsidRDefault="00000000">
      <w:pPr>
        <w:ind w:firstLine="432"/>
      </w:pPr>
      <w:r>
        <w:rPr>
          <w:rFonts w:eastAsia="Georgia"/>
        </w:rPr>
        <w:t>Entanglement. Holography. He carefully looked at the ordinary cucumber.</w:t>
      </w:r>
    </w:p>
    <w:p w14:paraId="145C427D" w14:textId="77777777" w:rsidR="00A1675C" w:rsidRDefault="00000000">
      <w:pPr>
        <w:spacing w:before="40" w:after="120"/>
      </w:pPr>
      <w:r>
        <w:rPr>
          <w:rFonts w:eastAsia="Georgia"/>
        </w:rPr>
        <w:t>"And now we have a problem."</w:t>
      </w:r>
    </w:p>
    <w:p w14:paraId="326F6A63" w14:textId="77777777" w:rsidR="00A1675C" w:rsidRDefault="00000000">
      <w:pPr>
        <w:spacing w:before="40" w:after="120"/>
      </w:pPr>
      <w:r>
        <w:rPr>
          <w:rFonts w:eastAsia="Georgia"/>
        </w:rPr>
        <w:t>Trevor softly sighed.</w:t>
      </w:r>
    </w:p>
    <w:p w14:paraId="77511B8C" w14:textId="77777777" w:rsidR="00A1675C" w:rsidRDefault="00000000">
      <w:pPr>
        <w:spacing w:before="40" w:after="120"/>
      </w:pPr>
      <w:r>
        <w:rPr>
          <w:rFonts w:eastAsia="Georgia"/>
        </w:rPr>
        <w:t>"What?"</w:t>
      </w:r>
    </w:p>
    <w:p w14:paraId="7D9AC3EA" w14:textId="77777777" w:rsidR="00A1675C" w:rsidRDefault="00000000">
      <w:pPr>
        <w:spacing w:before="40" w:after="120"/>
      </w:pPr>
      <w:r>
        <w:rPr>
          <w:rFonts w:eastAsia="Georgia"/>
        </w:rPr>
        <w:t>"If spacetime is emergent..."</w:t>
      </w:r>
    </w:p>
    <w:p w14:paraId="355AE42A" w14:textId="77777777" w:rsidR="00A1675C" w:rsidRDefault="00000000">
      <w:pPr>
        <w:spacing w:before="40" w:after="120"/>
      </w:pPr>
      <w:r>
        <w:rPr>
          <w:rFonts w:eastAsia="Georgia"/>
        </w:rPr>
        <w:t>"Yes?"</w:t>
      </w:r>
    </w:p>
    <w:p w14:paraId="7AEFF858" w14:textId="77777777" w:rsidR="00A1675C" w:rsidRDefault="00000000">
      <w:pPr>
        <w:spacing w:before="40" w:after="120"/>
      </w:pPr>
      <w:r>
        <w:rPr>
          <w:rFonts w:eastAsia="Georgia"/>
        </w:rPr>
        <w:t>"Can Special Relativity still be true?"</w:t>
      </w:r>
    </w:p>
    <w:p w14:paraId="6317470C" w14:textId="77777777" w:rsidR="00A1675C" w:rsidRDefault="00000000">
      <w:pPr>
        <w:ind w:firstLine="432"/>
      </w:pPr>
      <w:r>
        <w:rPr>
          <w:rFonts w:eastAsia="Georgia"/>
        </w:rPr>
        <w:t>Trevor thought.</w:t>
      </w:r>
    </w:p>
    <w:p w14:paraId="0F0D7399" w14:textId="77777777" w:rsidR="00A1675C" w:rsidRDefault="00000000">
      <w:pPr>
        <w:spacing w:before="40" w:after="120"/>
      </w:pPr>
      <w:r>
        <w:rPr>
          <w:rFonts w:eastAsia="Georgia"/>
        </w:rPr>
        <w:t>"Why not?"</w:t>
      </w:r>
    </w:p>
    <w:p w14:paraId="12187F10" w14:textId="77777777" w:rsidR="00A1675C" w:rsidRDefault="00000000">
      <w:pPr>
        <w:spacing w:before="40" w:after="120"/>
      </w:pPr>
      <w:r>
        <w:rPr>
          <w:rFonts w:eastAsia="Georgia"/>
        </w:rPr>
        <w:t>"Can General Relativity?"</w:t>
      </w:r>
    </w:p>
    <w:p w14:paraId="50CF516B" w14:textId="77777777" w:rsidR="00A1675C" w:rsidRDefault="00000000">
      <w:pPr>
        <w:spacing w:before="40" w:after="120"/>
      </w:pPr>
      <w:r>
        <w:rPr>
          <w:rFonts w:eastAsia="Georgia"/>
        </w:rPr>
        <w:t>"Why not?"</w:t>
      </w:r>
    </w:p>
    <w:p w14:paraId="3C735016" w14:textId="77777777" w:rsidR="00A1675C" w:rsidRDefault="00000000">
      <w:pPr>
        <w:spacing w:before="40" w:after="120"/>
      </w:pPr>
      <w:r>
        <w:rPr>
          <w:rFonts w:eastAsia="Georgia"/>
        </w:rPr>
        <w:t>"Can both?"</w:t>
      </w:r>
    </w:p>
    <w:p w14:paraId="2ED42A25" w14:textId="77777777" w:rsidR="00A1675C" w:rsidRDefault="00000000">
      <w:pPr>
        <w:spacing w:before="40" w:after="120"/>
      </w:pPr>
      <w:r>
        <w:rPr>
          <w:rFonts w:eastAsia="Georgia"/>
        </w:rPr>
        <w:t>"Why not?"</w:t>
      </w:r>
    </w:p>
    <w:p w14:paraId="1C61923A" w14:textId="77777777" w:rsidR="00A1675C" w:rsidRDefault="00000000">
      <w:pPr>
        <w:ind w:firstLine="432"/>
      </w:pPr>
      <w:r>
        <w:rPr>
          <w:rFonts w:eastAsia="Georgia"/>
        </w:rPr>
        <w:t>Derek smiled.</w:t>
      </w:r>
    </w:p>
    <w:p w14:paraId="66338B2B" w14:textId="77777777" w:rsidR="00A1675C" w:rsidRDefault="00000000">
      <w:pPr>
        <w:spacing w:before="40" w:after="120"/>
      </w:pPr>
      <w:r>
        <w:rPr>
          <w:rFonts w:eastAsia="Georgia"/>
        </w:rPr>
        <w:t>"Exactly."</w:t>
      </w:r>
    </w:p>
    <w:p w14:paraId="626ED121" w14:textId="3908D6A5" w:rsidR="00A1675C" w:rsidRDefault="003434B6">
      <w:pPr>
        <w:ind w:firstLine="432"/>
      </w:pPr>
      <w:r>
        <w:rPr>
          <w:rFonts w:eastAsia="Georgia"/>
        </w:rPr>
        <w:t>Penny nodded.</w:t>
      </w:r>
    </w:p>
    <w:p w14:paraId="5059B707" w14:textId="77777777" w:rsidR="00A1675C" w:rsidRDefault="00000000">
      <w:pPr>
        <w:spacing w:before="40" w:after="120"/>
      </w:pPr>
      <w:r>
        <w:rPr>
          <w:rFonts w:eastAsia="Georgia"/>
        </w:rPr>
        <w:t>"The laws we observe don't necessarily have to disappear merely because there's a deeper description."</w:t>
      </w:r>
    </w:p>
    <w:p w14:paraId="1CCF71CB" w14:textId="77777777" w:rsidR="00A1675C" w:rsidRDefault="00000000">
      <w:pPr>
        <w:spacing w:before="40" w:after="120"/>
      </w:pPr>
      <w:r>
        <w:rPr>
          <w:rFonts w:eastAsia="Georgia"/>
        </w:rPr>
        <w:t>"Correct."</w:t>
      </w:r>
    </w:p>
    <w:p w14:paraId="5D4D41F3" w14:textId="77777777" w:rsidR="00A1675C" w:rsidRDefault="00000000">
      <w:pPr>
        <w:ind w:firstLine="432"/>
      </w:pPr>
      <w:r>
        <w:rPr>
          <w:rFonts w:eastAsia="Georgia"/>
        </w:rPr>
        <w:t>Trevor carefully looked at the board.</w:t>
      </w:r>
    </w:p>
    <w:p w14:paraId="77E7F2DF" w14:textId="77777777" w:rsidR="00A1675C" w:rsidRDefault="00000000">
      <w:pPr>
        <w:spacing w:before="40" w:after="120"/>
      </w:pPr>
      <w:r>
        <w:rPr>
          <w:rFonts w:eastAsia="Georgia"/>
        </w:rPr>
        <w:t>"The temperature of a gas is real even though it's emergent from microscopic motion."</w:t>
      </w:r>
    </w:p>
    <w:p w14:paraId="185D4EEC" w14:textId="77777777" w:rsidR="00A1675C" w:rsidRDefault="00000000">
      <w:pPr>
        <w:spacing w:before="40" w:after="120"/>
      </w:pPr>
      <w:r>
        <w:rPr>
          <w:rFonts w:eastAsia="Georgia"/>
        </w:rPr>
        <w:t>"Exactly."</w:t>
      </w:r>
    </w:p>
    <w:p w14:paraId="4EA97B97" w14:textId="77777777" w:rsidR="00A1675C" w:rsidRDefault="00000000">
      <w:pPr>
        <w:spacing w:before="40" w:after="120"/>
      </w:pPr>
      <w:r>
        <w:rPr>
          <w:rFonts w:eastAsia="Georgia"/>
        </w:rPr>
        <w:t>"Fluid pressure is real."</w:t>
      </w:r>
    </w:p>
    <w:p w14:paraId="56F7311C" w14:textId="77777777" w:rsidR="00A1675C" w:rsidRDefault="00000000">
      <w:pPr>
        <w:spacing w:before="40" w:after="120"/>
      </w:pPr>
      <w:r>
        <w:rPr>
          <w:rFonts w:eastAsia="Georgia"/>
        </w:rPr>
        <w:t>"Yes."</w:t>
      </w:r>
    </w:p>
    <w:p w14:paraId="6423F688" w14:textId="77777777" w:rsidR="00A1675C" w:rsidRDefault="00000000">
      <w:pPr>
        <w:spacing w:before="40" w:after="120"/>
      </w:pPr>
      <w:r>
        <w:rPr>
          <w:rFonts w:eastAsia="Georgia"/>
        </w:rPr>
        <w:t>"Sound waves are real."</w:t>
      </w:r>
    </w:p>
    <w:p w14:paraId="52B5A6CE" w14:textId="77777777" w:rsidR="00A1675C" w:rsidRDefault="00000000">
      <w:pPr>
        <w:spacing w:before="40" w:after="120"/>
      </w:pPr>
      <w:r>
        <w:rPr>
          <w:rFonts w:eastAsia="Georgia"/>
        </w:rPr>
        <w:t>"Yes."</w:t>
      </w:r>
    </w:p>
    <w:p w14:paraId="1DCD2027" w14:textId="77777777" w:rsidR="00A1675C" w:rsidRDefault="00000000">
      <w:pPr>
        <w:spacing w:before="40" w:after="120"/>
      </w:pPr>
      <w:r>
        <w:rPr>
          <w:rFonts w:eastAsia="Georgia"/>
        </w:rPr>
        <w:t>"Yet none of those are fundamental microscopic objects."</w:t>
      </w:r>
    </w:p>
    <w:p w14:paraId="6157408C" w14:textId="77777777" w:rsidR="00A1675C" w:rsidRDefault="00000000">
      <w:pPr>
        <w:spacing w:before="40" w:after="120"/>
      </w:pPr>
      <w:r>
        <w:rPr>
          <w:rFonts w:eastAsia="Georgia"/>
        </w:rPr>
        <w:t>"Correct."</w:t>
      </w:r>
    </w:p>
    <w:p w14:paraId="6B542687" w14:textId="77777777" w:rsidR="00A1675C" w:rsidRDefault="00000000">
      <w:pPr>
        <w:ind w:firstLine="432"/>
      </w:pPr>
      <w:r>
        <w:rPr>
          <w:rFonts w:eastAsia="Georgia"/>
        </w:rPr>
        <w:t>Derek pointed at the word SPACETIME.</w:t>
      </w:r>
    </w:p>
    <w:p w14:paraId="165709EC" w14:textId="77777777" w:rsidR="00A1675C" w:rsidRDefault="00000000">
      <w:pPr>
        <w:spacing w:before="40" w:after="120"/>
      </w:pPr>
      <w:r>
        <w:rPr>
          <w:rFonts w:eastAsia="Georgia"/>
        </w:rPr>
        <w:t>"So perhaps spacetime could be like that."</w:t>
      </w:r>
    </w:p>
    <w:p w14:paraId="24246666" w14:textId="03ADF60A" w:rsidR="00A1675C" w:rsidRDefault="003434B6">
      <w:pPr>
        <w:ind w:firstLine="432"/>
      </w:pPr>
      <w:r>
        <w:rPr>
          <w:rFonts w:eastAsia="Georgia"/>
        </w:rPr>
        <w:t>Penny quietly nodded.</w:t>
      </w:r>
    </w:p>
    <w:p w14:paraId="23790B5B" w14:textId="77777777" w:rsidR="00A1675C" w:rsidRDefault="00000000">
      <w:pPr>
        <w:spacing w:before="40" w:after="120"/>
      </w:pPr>
      <w:r>
        <w:rPr>
          <w:rFonts w:eastAsia="Georgia"/>
        </w:rPr>
        <w:t>"Real without being fundamental."</w:t>
      </w:r>
    </w:p>
    <w:p w14:paraId="75B573A7" w14:textId="77777777" w:rsidR="00A1675C" w:rsidRDefault="00000000">
      <w:pPr>
        <w:spacing w:before="40" w:after="120"/>
      </w:pPr>
      <w:r>
        <w:rPr>
          <w:rFonts w:eastAsia="Georgia"/>
        </w:rPr>
        <w:t>"Exactly."</w:t>
      </w:r>
    </w:p>
    <w:p w14:paraId="4D22C674" w14:textId="77777777" w:rsidR="00A1675C" w:rsidRDefault="00000000">
      <w:pPr>
        <w:ind w:firstLine="432"/>
      </w:pPr>
      <w:r>
        <w:rPr>
          <w:rFonts w:eastAsia="Georgia"/>
        </w:rPr>
        <w:t>Trevor looked thoughtful.</w:t>
      </w:r>
    </w:p>
    <w:p w14:paraId="4A24227D" w14:textId="77777777" w:rsidR="00A1675C" w:rsidRDefault="00000000">
      <w:pPr>
        <w:spacing w:before="40" w:after="120"/>
      </w:pPr>
      <w:r>
        <w:rPr>
          <w:rFonts w:eastAsia="Georgia"/>
        </w:rPr>
        <w:t>"Then SR could describe the local behaviour of the emergent spacetime."</w:t>
      </w:r>
    </w:p>
    <w:p w14:paraId="674BE0C9" w14:textId="77777777" w:rsidR="00A1675C" w:rsidRDefault="00000000">
      <w:pPr>
        <w:spacing w:before="40" w:after="120"/>
      </w:pPr>
      <w:r>
        <w:rPr>
          <w:rFonts w:eastAsia="Georgia"/>
        </w:rPr>
        <w:t>"Yes."</w:t>
      </w:r>
    </w:p>
    <w:p w14:paraId="64FB74E1" w14:textId="77777777" w:rsidR="00A1675C" w:rsidRDefault="00000000">
      <w:pPr>
        <w:spacing w:before="40" w:after="120"/>
      </w:pPr>
      <w:r>
        <w:rPr>
          <w:rFonts w:eastAsia="Georgia"/>
        </w:rPr>
        <w:t>"And GR could describe its large-scale geometry."</w:t>
      </w:r>
    </w:p>
    <w:p w14:paraId="1DBFD13A" w14:textId="77777777" w:rsidR="00A1675C" w:rsidRDefault="00000000">
      <w:pPr>
        <w:spacing w:before="40" w:after="120"/>
      </w:pPr>
      <w:r>
        <w:rPr>
          <w:rFonts w:eastAsia="Georgia"/>
        </w:rPr>
        <w:t>"Yes."</w:t>
      </w:r>
    </w:p>
    <w:p w14:paraId="62CA70B7" w14:textId="77777777" w:rsidR="00A1675C" w:rsidRDefault="00000000">
      <w:pPr>
        <w:spacing w:before="40" w:after="120"/>
      </w:pPr>
      <w:r>
        <w:rPr>
          <w:rFonts w:eastAsia="Georgia"/>
        </w:rPr>
        <w:t>"While the deeper holographic theory describes the underlying information."</w:t>
      </w:r>
    </w:p>
    <w:p w14:paraId="0B5303BC" w14:textId="77777777" w:rsidR="00A1675C" w:rsidRDefault="00000000">
      <w:pPr>
        <w:spacing w:before="40" w:after="120"/>
      </w:pPr>
      <w:r>
        <w:rPr>
          <w:rFonts w:eastAsia="Georgia"/>
        </w:rPr>
        <w:t>"Exactly."</w:t>
      </w:r>
    </w:p>
    <w:p w14:paraId="0AC30251" w14:textId="77777777" w:rsidR="00A1675C" w:rsidRDefault="00000000">
      <w:pPr>
        <w:ind w:firstLine="432"/>
      </w:pPr>
      <w:r>
        <w:rPr>
          <w:rFonts w:eastAsia="Georgia"/>
        </w:rPr>
        <w:t>Derek gently smiled.</w:t>
      </w:r>
    </w:p>
    <w:p w14:paraId="763C87AF" w14:textId="77777777" w:rsidR="00A1675C" w:rsidRDefault="00000000">
      <w:pPr>
        <w:spacing w:before="40" w:after="120"/>
      </w:pPr>
      <w:r>
        <w:rPr>
          <w:rFonts w:eastAsia="Georgia"/>
        </w:rPr>
        <w:t>"Well, that's settled."</w:t>
      </w:r>
    </w:p>
    <w:p w14:paraId="0B2E2F80" w14:textId="66813688" w:rsidR="00A1675C" w:rsidRDefault="003434B6">
      <w:pPr>
        <w:ind w:firstLine="432"/>
      </w:pPr>
      <w:r>
        <w:rPr>
          <w:rFonts w:eastAsia="Georgia"/>
        </w:rPr>
        <w:t>Penny carefully looked at him.</w:t>
      </w:r>
    </w:p>
    <w:p w14:paraId="05E0FCC6" w14:textId="77777777" w:rsidR="00A1675C" w:rsidRDefault="00000000">
      <w:pPr>
        <w:spacing w:before="40" w:after="120"/>
      </w:pPr>
      <w:r>
        <w:rPr>
          <w:rFonts w:eastAsia="Georgia"/>
        </w:rPr>
        <w:t>"Not quite."</w:t>
      </w:r>
    </w:p>
    <w:p w14:paraId="234DDF0B" w14:textId="77777777" w:rsidR="00A1675C" w:rsidRDefault="00000000">
      <w:pPr>
        <w:ind w:firstLine="432"/>
      </w:pPr>
      <w:r>
        <w:rPr>
          <w:rFonts w:eastAsia="Georgia"/>
        </w:rPr>
        <w:t>Derek paused.</w:t>
      </w:r>
    </w:p>
    <w:p w14:paraId="7D727BCA" w14:textId="77777777" w:rsidR="00A1675C" w:rsidRDefault="00000000">
      <w:pPr>
        <w:spacing w:before="40" w:after="120"/>
      </w:pPr>
      <w:r>
        <w:rPr>
          <w:rFonts w:eastAsia="Georgia"/>
        </w:rPr>
        <w:t>"Why?"</w:t>
      </w:r>
    </w:p>
    <w:p w14:paraId="2C03E992" w14:textId="77777777" w:rsidR="00A1675C" w:rsidRDefault="00000000">
      <w:pPr>
        <w:spacing w:before="40" w:after="120"/>
      </w:pPr>
      <w:r>
        <w:rPr>
          <w:rFonts w:eastAsia="Georgia"/>
        </w:rPr>
        <w:t>"Because we still have the cucumber."</w:t>
      </w:r>
    </w:p>
    <w:p w14:paraId="2D24632D" w14:textId="77777777" w:rsidR="00A1675C" w:rsidRDefault="00000000">
      <w:pPr>
        <w:ind w:firstLine="432"/>
      </w:pPr>
      <w:r>
        <w:rPr>
          <w:rFonts w:eastAsia="Georgia"/>
        </w:rPr>
        <w:t>He carefully looked down. The cucumber was sitting on the table. Derek stared at it.</w:t>
      </w:r>
    </w:p>
    <w:p w14:paraId="67FD86B8" w14:textId="77777777" w:rsidR="00A1675C" w:rsidRDefault="00000000">
      <w:pPr>
        <w:spacing w:before="40" w:after="120"/>
      </w:pPr>
      <w:r>
        <w:rPr>
          <w:rFonts w:eastAsia="Georgia"/>
        </w:rPr>
        <w:t>"Yes."</w:t>
      </w:r>
    </w:p>
    <w:p w14:paraId="042624BA" w14:textId="1358283A" w:rsidR="00A1675C" w:rsidRDefault="003434B6">
      <w:pPr>
        <w:ind w:firstLine="432"/>
      </w:pPr>
      <w:r>
        <w:rPr>
          <w:rFonts w:eastAsia="Georgia"/>
        </w:rPr>
        <w:t>Penny picked it up.</w:t>
      </w:r>
    </w:p>
    <w:p w14:paraId="465BABEB" w14:textId="77777777" w:rsidR="00A1675C" w:rsidRDefault="00000000">
      <w:pPr>
        <w:spacing w:before="40" w:after="120"/>
      </w:pPr>
      <w:r>
        <w:rPr>
          <w:rFonts w:eastAsia="Georgia"/>
        </w:rPr>
        <w:t>"If spacetime is emergent..."</w:t>
      </w:r>
    </w:p>
    <w:p w14:paraId="45DF20A0" w14:textId="77777777" w:rsidR="00A1675C" w:rsidRDefault="00000000">
      <w:pPr>
        <w:spacing w:before="40" w:after="120"/>
      </w:pPr>
      <w:r>
        <w:rPr>
          <w:rFonts w:eastAsia="Georgia"/>
        </w:rPr>
        <w:t>"Yes."</w:t>
      </w:r>
    </w:p>
    <w:p w14:paraId="1BF37431" w14:textId="77777777" w:rsidR="00A1675C" w:rsidRDefault="00000000">
      <w:pPr>
        <w:spacing w:before="40" w:after="120"/>
      </w:pPr>
      <w:r>
        <w:rPr>
          <w:rFonts w:eastAsia="Georgia"/>
        </w:rPr>
        <w:t>"And the cucumber is made of atoms..."</w:t>
      </w:r>
    </w:p>
    <w:p w14:paraId="65BD3C03" w14:textId="77777777" w:rsidR="00A1675C" w:rsidRDefault="00000000">
      <w:pPr>
        <w:spacing w:before="40" w:after="120"/>
      </w:pPr>
      <w:r>
        <w:rPr>
          <w:rFonts w:eastAsia="Georgia"/>
        </w:rPr>
        <w:t>"Yes."</w:t>
      </w:r>
    </w:p>
    <w:p w14:paraId="27B4327B" w14:textId="77777777" w:rsidR="00A1675C" w:rsidRDefault="00000000">
      <w:pPr>
        <w:spacing w:before="40" w:after="120"/>
      </w:pPr>
      <w:r>
        <w:rPr>
          <w:rFonts w:eastAsia="Georgia"/>
        </w:rPr>
        <w:t>"And the atoms are described quantum mechanically..."</w:t>
      </w:r>
    </w:p>
    <w:p w14:paraId="47016808" w14:textId="77777777" w:rsidR="00A1675C" w:rsidRDefault="00000000">
      <w:pPr>
        <w:spacing w:before="40" w:after="120"/>
      </w:pPr>
      <w:r>
        <w:rPr>
          <w:rFonts w:eastAsia="Georgia"/>
        </w:rPr>
        <w:t>"Yes."</w:t>
      </w:r>
    </w:p>
    <w:p w14:paraId="1C00E276" w14:textId="77777777" w:rsidR="00A1675C" w:rsidRDefault="00000000">
      <w:pPr>
        <w:spacing w:before="40" w:after="120"/>
      </w:pPr>
      <w:r>
        <w:rPr>
          <w:rFonts w:eastAsia="Georgia"/>
        </w:rPr>
        <w:t>"And the geometry in which those atoms exist might itself be emergent..."</w:t>
      </w:r>
    </w:p>
    <w:p w14:paraId="68FC7D64" w14:textId="77777777" w:rsidR="00A1675C" w:rsidRDefault="00000000">
      <w:pPr>
        <w:spacing w:before="40" w:after="120"/>
      </w:pPr>
      <w:r>
        <w:rPr>
          <w:rFonts w:eastAsia="Georgia"/>
        </w:rPr>
        <w:t>"Yes."</w:t>
      </w:r>
    </w:p>
    <w:p w14:paraId="39634BD5" w14:textId="77777777" w:rsidR="00A1675C" w:rsidRDefault="00000000">
      <w:pPr>
        <w:spacing w:before="40" w:after="120"/>
      </w:pPr>
      <w:r>
        <w:rPr>
          <w:rFonts w:eastAsia="Georgia"/>
        </w:rPr>
        <w:t>"Then the cucumber is an emergent object in an emergent spacetime."</w:t>
      </w:r>
    </w:p>
    <w:p w14:paraId="3160F070" w14:textId="77777777" w:rsidR="00A1675C" w:rsidRDefault="00000000">
      <w:pPr>
        <w:ind w:firstLine="432"/>
      </w:pPr>
      <w:r>
        <w:rPr>
          <w:rFonts w:eastAsia="Georgia"/>
        </w:rPr>
        <w:t>Derek smiled.</w:t>
      </w:r>
    </w:p>
    <w:p w14:paraId="6EF4CC28" w14:textId="77777777" w:rsidR="00A1675C" w:rsidRDefault="00000000">
      <w:pPr>
        <w:spacing w:before="40" w:after="120"/>
      </w:pPr>
      <w:r>
        <w:rPr>
          <w:rFonts w:eastAsia="Georgia"/>
        </w:rPr>
        <w:t>"That sounds unnecessarily complicated."</w:t>
      </w:r>
    </w:p>
    <w:p w14:paraId="404901B5" w14:textId="405B5C0B" w:rsidR="00A1675C" w:rsidRDefault="003434B6">
      <w:pPr>
        <w:ind w:firstLine="432"/>
      </w:pPr>
      <w:r>
        <w:rPr>
          <w:rFonts w:eastAsia="Georgia"/>
        </w:rPr>
        <w:t>Penny shrugged.</w:t>
      </w:r>
    </w:p>
    <w:p w14:paraId="4BD35B3D" w14:textId="77777777" w:rsidR="00A1675C" w:rsidRDefault="00000000">
      <w:pPr>
        <w:spacing w:before="40" w:after="120"/>
      </w:pPr>
      <w:r>
        <w:rPr>
          <w:rFonts w:eastAsia="Georgia"/>
        </w:rPr>
        <w:t>"It's a cucumber."</w:t>
      </w:r>
    </w:p>
    <w:p w14:paraId="06600EE0" w14:textId="77777777" w:rsidR="00A1675C" w:rsidRDefault="00000000">
      <w:pPr>
        <w:ind w:firstLine="432"/>
      </w:pPr>
      <w:r>
        <w:rPr>
          <w:rFonts w:eastAsia="Georgia"/>
        </w:rPr>
        <w:t>Trevor nodded.</w:t>
      </w:r>
    </w:p>
    <w:p w14:paraId="2E276771" w14:textId="77777777" w:rsidR="00A1675C" w:rsidRDefault="00000000">
      <w:pPr>
        <w:spacing w:before="40" w:after="120"/>
      </w:pPr>
      <w:r>
        <w:rPr>
          <w:rFonts w:eastAsia="Georgia"/>
        </w:rPr>
        <w:t>"That simplifies things."</w:t>
      </w:r>
    </w:p>
    <w:p w14:paraId="38B81924" w14:textId="77777777" w:rsidR="00A1675C" w:rsidRDefault="00000000">
      <w:pPr>
        <w:ind w:firstLine="432"/>
      </w:pPr>
      <w:r>
        <w:rPr>
          <w:rFonts w:eastAsia="Georgia"/>
        </w:rPr>
        <w:t>Derek laughed.</w:t>
      </w:r>
    </w:p>
    <w:p w14:paraId="09A951AC" w14:textId="77777777" w:rsidR="00A1675C" w:rsidRDefault="00000000">
      <w:pPr>
        <w:spacing w:before="40" w:after="120"/>
      </w:pPr>
      <w:r>
        <w:rPr>
          <w:rFonts w:eastAsia="Georgia"/>
        </w:rPr>
        <w:t>"Does it?"</w:t>
      </w:r>
    </w:p>
    <w:p w14:paraId="3FAEF3EC" w14:textId="77777777" w:rsidR="00A1675C" w:rsidRDefault="00000000">
      <w:pPr>
        <w:spacing w:before="40" w:after="120"/>
      </w:pPr>
      <w:r>
        <w:rPr>
          <w:rFonts w:eastAsia="Georgia"/>
        </w:rPr>
        <w:t>"Yes."</w:t>
      </w:r>
    </w:p>
    <w:p w14:paraId="35D086AB" w14:textId="77777777" w:rsidR="00A1675C" w:rsidRDefault="00000000">
      <w:pPr>
        <w:spacing w:before="40" w:after="120"/>
      </w:pPr>
      <w:r>
        <w:rPr>
          <w:rFonts w:eastAsia="Georgia"/>
        </w:rPr>
        <w:t>"How?"</w:t>
      </w:r>
    </w:p>
    <w:p w14:paraId="1BCB111C" w14:textId="77777777" w:rsidR="00A1675C" w:rsidRDefault="00000000">
      <w:pPr>
        <w:spacing w:before="40" w:after="120"/>
      </w:pPr>
      <w:r>
        <w:rPr>
          <w:rFonts w:eastAsia="Georgia"/>
        </w:rPr>
        <w:t>"We know it exists."</w:t>
      </w:r>
    </w:p>
    <w:p w14:paraId="585C217B" w14:textId="77777777" w:rsidR="00A1675C" w:rsidRDefault="00000000">
      <w:pPr>
        <w:ind w:firstLine="432"/>
      </w:pPr>
      <w:r>
        <w:rPr>
          <w:rFonts w:eastAsia="Georgia"/>
        </w:rPr>
        <w:t>Derek carefully looked at him.</w:t>
      </w:r>
    </w:p>
    <w:p w14:paraId="617D625E" w14:textId="77777777" w:rsidR="00A1675C" w:rsidRDefault="00000000">
      <w:pPr>
        <w:spacing w:before="40" w:after="120"/>
      </w:pPr>
      <w:r>
        <w:rPr>
          <w:rFonts w:eastAsia="Georgia"/>
        </w:rPr>
        <w:t>"Do we?"</w:t>
      </w:r>
    </w:p>
    <w:p w14:paraId="2233A590" w14:textId="77777777" w:rsidR="00A1675C" w:rsidRDefault="00000000">
      <w:pPr>
        <w:ind w:firstLine="432"/>
      </w:pPr>
      <w:r>
        <w:rPr>
          <w:rFonts w:eastAsia="Georgia"/>
        </w:rPr>
        <w:t>Trevor held up the cucumber.</w:t>
      </w:r>
    </w:p>
    <w:p w14:paraId="326350FE" w14:textId="77777777" w:rsidR="00A1675C" w:rsidRDefault="00000000">
      <w:pPr>
        <w:spacing w:before="40" w:after="120"/>
      </w:pPr>
      <w:r>
        <w:rPr>
          <w:rFonts w:eastAsia="Georgia"/>
        </w:rPr>
        <w:t>"Yes."</w:t>
      </w:r>
    </w:p>
    <w:p w14:paraId="2726E549" w14:textId="77777777" w:rsidR="00A1675C" w:rsidRDefault="00000000">
      <w:pPr>
        <w:spacing w:before="40" w:after="120"/>
      </w:pPr>
      <w:r>
        <w:rPr>
          <w:rFonts w:eastAsia="Georgia"/>
        </w:rPr>
        <w:t>"How?"</w:t>
      </w:r>
    </w:p>
    <w:p w14:paraId="1A36E02A" w14:textId="77777777" w:rsidR="00A1675C" w:rsidRDefault="00000000">
      <w:pPr>
        <w:ind w:firstLine="432"/>
      </w:pPr>
      <w:r>
        <w:rPr>
          <w:rFonts w:eastAsia="Georgia"/>
        </w:rPr>
        <w:t>Trevor considered this.</w:t>
      </w:r>
    </w:p>
    <w:p w14:paraId="4642590A" w14:textId="77777777" w:rsidR="00A1675C" w:rsidRDefault="00000000">
      <w:pPr>
        <w:spacing w:before="40" w:after="120"/>
      </w:pPr>
      <w:r>
        <w:rPr>
          <w:rFonts w:eastAsia="Georgia"/>
        </w:rPr>
        <w:t>"It's here."</w:t>
      </w:r>
    </w:p>
    <w:p w14:paraId="7A5EADCB" w14:textId="77777777" w:rsidR="00A1675C" w:rsidRDefault="00000000">
      <w:pPr>
        <w:ind w:firstLine="432"/>
      </w:pPr>
      <w:r>
        <w:rPr>
          <w:rFonts w:eastAsia="Georgia"/>
        </w:rPr>
        <w:t>Derek gently smiled.</w:t>
      </w:r>
    </w:p>
    <w:p w14:paraId="1D3E4ACC" w14:textId="77777777" w:rsidR="00A1675C" w:rsidRDefault="00000000">
      <w:pPr>
        <w:spacing w:before="40" w:after="120"/>
      </w:pPr>
      <w:r>
        <w:rPr>
          <w:rFonts w:eastAsia="Georgia"/>
        </w:rPr>
        <w:t>"Excellent epistemology."</w:t>
      </w:r>
    </w:p>
    <w:p w14:paraId="79C825EF" w14:textId="35260016" w:rsidR="00A1675C" w:rsidRDefault="003434B6">
      <w:pPr>
        <w:ind w:firstLine="432"/>
      </w:pPr>
      <w:r>
        <w:rPr>
          <w:rFonts w:eastAsia="Georgia"/>
        </w:rPr>
        <w:t>Penny took the ordinary cucumber from him.</w:t>
      </w:r>
    </w:p>
    <w:p w14:paraId="0E643A03" w14:textId="77777777" w:rsidR="00A1675C" w:rsidRDefault="00000000">
      <w:pPr>
        <w:spacing w:before="40" w:after="120"/>
      </w:pPr>
      <w:r>
        <w:rPr>
          <w:rFonts w:eastAsia="Georgia"/>
        </w:rPr>
        <w:t>"Perhaps we should test it."</w:t>
      </w:r>
    </w:p>
    <w:p w14:paraId="3612460E" w14:textId="77777777" w:rsidR="00A1675C" w:rsidRDefault="00000000">
      <w:pPr>
        <w:ind w:firstLine="432"/>
      </w:pPr>
      <w:r>
        <w:rPr>
          <w:rFonts w:eastAsia="Georgia"/>
        </w:rPr>
        <w:t>Derek looked suspicious.</w:t>
      </w:r>
    </w:p>
    <w:p w14:paraId="76164D11" w14:textId="77777777" w:rsidR="00A1675C" w:rsidRDefault="00000000">
      <w:pPr>
        <w:spacing w:before="40" w:after="120"/>
      </w:pPr>
      <w:r>
        <w:rPr>
          <w:rFonts w:eastAsia="Georgia"/>
        </w:rPr>
        <w:t>"How?"</w:t>
      </w:r>
    </w:p>
    <w:p w14:paraId="5097780A" w14:textId="77777777" w:rsidR="00A1675C" w:rsidRDefault="00000000">
      <w:pPr>
        <w:spacing w:before="40" w:after="120"/>
      </w:pPr>
      <w:r>
        <w:rPr>
          <w:rFonts w:eastAsia="Georgia"/>
        </w:rPr>
        <w:t>"Measure it."</w:t>
      </w:r>
    </w:p>
    <w:p w14:paraId="5DE50301" w14:textId="77777777" w:rsidR="00A1675C" w:rsidRDefault="00000000">
      <w:pPr>
        <w:spacing w:before="40" w:after="120"/>
      </w:pPr>
      <w:r>
        <w:rPr>
          <w:rFonts w:eastAsia="Georgia"/>
        </w:rPr>
        <w:t>"With what?"</w:t>
      </w:r>
    </w:p>
    <w:p w14:paraId="35B1225E" w14:textId="77777777" w:rsidR="00A1675C" w:rsidRDefault="00000000">
      <w:pPr>
        <w:spacing w:before="40" w:after="120"/>
      </w:pPr>
      <w:r>
        <w:rPr>
          <w:rFonts w:eastAsia="Georgia"/>
        </w:rPr>
        <w:t>"A scale."</w:t>
      </w:r>
    </w:p>
    <w:p w14:paraId="6780444A" w14:textId="77777777" w:rsidR="00A1675C" w:rsidRDefault="00000000">
      <w:pPr>
        <w:spacing w:before="40" w:after="120"/>
      </w:pPr>
      <w:r>
        <w:rPr>
          <w:rFonts w:eastAsia="Georgia"/>
        </w:rPr>
        <w:t>"Fine."</w:t>
      </w:r>
    </w:p>
    <w:p w14:paraId="3EC8CA69" w14:textId="1EAEAA6F" w:rsidR="00A1675C" w:rsidRDefault="00000000">
      <w:pPr>
        <w:ind w:firstLine="432"/>
      </w:pPr>
      <w:r>
        <w:rPr>
          <w:rFonts w:eastAsia="Georgia"/>
        </w:rPr>
        <w:t xml:space="preserve">She weighed it. Trevor recorded the result. </w:t>
      </w:r>
      <w:r w:rsidR="003434B6">
        <w:rPr>
          <w:rFonts w:eastAsia="Georgia"/>
        </w:rPr>
        <w:t>Penny</w:t>
      </w:r>
      <w:r>
        <w:rPr>
          <w:rFonts w:eastAsia="Georgia"/>
        </w:rPr>
        <w:t xml:space="preserve"> measured its length.</w:t>
      </w:r>
    </w:p>
    <w:p w14:paraId="3809FDD4" w14:textId="77777777" w:rsidR="00A1675C" w:rsidRDefault="00000000">
      <w:pPr>
        <w:ind w:firstLine="432"/>
      </w:pPr>
      <w:r>
        <w:rPr>
          <w:rFonts w:eastAsia="Georgia"/>
        </w:rPr>
        <w:t>Then circumference. Then temperature. Then mass distribution.</w:t>
      </w:r>
    </w:p>
    <w:p w14:paraId="725B8621" w14:textId="77777777" w:rsidR="00A1675C" w:rsidRDefault="00000000">
      <w:pPr>
        <w:ind w:firstLine="432"/>
      </w:pPr>
      <w:r>
        <w:rPr>
          <w:rFonts w:eastAsia="Georgia"/>
        </w:rPr>
        <w:t>Derek intently watched.</w:t>
      </w:r>
    </w:p>
    <w:p w14:paraId="3C359135" w14:textId="77777777" w:rsidR="00A1675C" w:rsidRDefault="00000000">
      <w:pPr>
        <w:spacing w:before="40" w:after="120"/>
      </w:pPr>
      <w:r>
        <w:rPr>
          <w:rFonts w:eastAsia="Georgia"/>
        </w:rPr>
        <w:t>"What are we proving?"</w:t>
      </w:r>
    </w:p>
    <w:p w14:paraId="6E106369" w14:textId="77777777" w:rsidR="00A1675C" w:rsidRDefault="00000000">
      <w:pPr>
        <w:spacing w:before="40" w:after="120"/>
      </w:pPr>
      <w:r>
        <w:rPr>
          <w:rFonts w:eastAsia="Georgia"/>
        </w:rPr>
        <w:t>"Nothing."</w:t>
      </w:r>
    </w:p>
    <w:p w14:paraId="05C2A617" w14:textId="77777777" w:rsidR="00A1675C" w:rsidRDefault="00000000">
      <w:pPr>
        <w:spacing w:before="40" w:after="120"/>
      </w:pPr>
      <w:r>
        <w:rPr>
          <w:rFonts w:eastAsia="Georgia"/>
        </w:rPr>
        <w:t>"Good."</w:t>
      </w:r>
    </w:p>
    <w:p w14:paraId="176A660C" w14:textId="77777777" w:rsidR="00A1675C" w:rsidRDefault="00000000">
      <w:pPr>
        <w:spacing w:before="40" w:after="120"/>
      </w:pPr>
      <w:r>
        <w:rPr>
          <w:rFonts w:eastAsia="Georgia"/>
        </w:rPr>
        <w:t>"We're establishing that the cucumber has observable properties."</w:t>
      </w:r>
    </w:p>
    <w:p w14:paraId="67D99BD8" w14:textId="77777777" w:rsidR="00A1675C" w:rsidRDefault="00000000">
      <w:pPr>
        <w:spacing w:before="40" w:after="120"/>
      </w:pPr>
      <w:r>
        <w:rPr>
          <w:rFonts w:eastAsia="Georgia"/>
        </w:rPr>
        <w:t>"Yes."</w:t>
      </w:r>
    </w:p>
    <w:p w14:paraId="223CA43B" w14:textId="77777777" w:rsidR="00A1675C" w:rsidRDefault="00000000">
      <w:pPr>
        <w:spacing w:before="40" w:after="120"/>
      </w:pPr>
      <w:r>
        <w:rPr>
          <w:rFonts w:eastAsia="Georgia"/>
        </w:rPr>
        <w:t>"And if the holographic description is correct, those properties must ultimately be encoded in the underlying degrees of freedom."</w:t>
      </w:r>
    </w:p>
    <w:p w14:paraId="0B754174" w14:textId="77777777" w:rsidR="00A1675C" w:rsidRDefault="00000000">
      <w:pPr>
        <w:ind w:firstLine="432"/>
      </w:pPr>
      <w:r>
        <w:rPr>
          <w:rFonts w:eastAsia="Georgia"/>
        </w:rPr>
        <w:t>Derek nodded.</w:t>
      </w:r>
    </w:p>
    <w:p w14:paraId="2C5CC6B3" w14:textId="77777777" w:rsidR="00A1675C" w:rsidRDefault="00000000">
      <w:pPr>
        <w:spacing w:before="40" w:after="120"/>
      </w:pPr>
      <w:r>
        <w:rPr>
          <w:rFonts w:eastAsia="Georgia"/>
        </w:rPr>
        <w:t>"Yes."</w:t>
      </w:r>
    </w:p>
    <w:p w14:paraId="7E3F8668" w14:textId="77777777" w:rsidR="00A1675C" w:rsidRDefault="00000000">
      <w:pPr>
        <w:spacing w:before="40" w:after="120"/>
      </w:pPr>
      <w:r>
        <w:rPr>
          <w:rFonts w:eastAsia="Georgia"/>
        </w:rPr>
        <w:t>"So the cucumber can be described in more than one way."</w:t>
      </w:r>
    </w:p>
    <w:p w14:paraId="66144BA0" w14:textId="77777777" w:rsidR="00A1675C" w:rsidRDefault="00000000">
      <w:pPr>
        <w:spacing w:before="40" w:after="120"/>
      </w:pPr>
      <w:r>
        <w:rPr>
          <w:rFonts w:eastAsia="Georgia"/>
        </w:rPr>
        <w:t>"Like spacetime."</w:t>
      </w:r>
    </w:p>
    <w:p w14:paraId="33A61F1A" w14:textId="77777777" w:rsidR="00A1675C" w:rsidRDefault="00000000">
      <w:pPr>
        <w:spacing w:before="40" w:after="120"/>
      </w:pPr>
      <w:r>
        <w:rPr>
          <w:rFonts w:eastAsia="Georgia"/>
        </w:rPr>
        <w:t>"Exactly."</w:t>
      </w:r>
    </w:p>
    <w:p w14:paraId="07040A75" w14:textId="77777777" w:rsidR="00A1675C" w:rsidRDefault="00000000">
      <w:pPr>
        <w:ind w:firstLine="432"/>
      </w:pPr>
      <w:r>
        <w:rPr>
          <w:rFonts w:eastAsia="Georgia"/>
        </w:rPr>
        <w:t>Trevor looked thoughtful.</w:t>
      </w:r>
    </w:p>
    <w:p w14:paraId="4111CE18" w14:textId="77777777" w:rsidR="00A1675C" w:rsidRDefault="00000000">
      <w:pPr>
        <w:spacing w:before="40" w:after="120"/>
      </w:pPr>
      <w:r>
        <w:rPr>
          <w:rFonts w:eastAsia="Georgia"/>
        </w:rPr>
        <w:t>"Could the cucumber itself have a holographic description?"</w:t>
      </w:r>
    </w:p>
    <w:p w14:paraId="631C5345" w14:textId="77777777" w:rsidR="00A1675C" w:rsidRDefault="00000000">
      <w:pPr>
        <w:ind w:firstLine="432"/>
      </w:pPr>
      <w:r>
        <w:rPr>
          <w:rFonts w:eastAsia="Georgia"/>
        </w:rPr>
        <w:t>Derek gently smiled.</w:t>
      </w:r>
    </w:p>
    <w:p w14:paraId="50B37520" w14:textId="77777777" w:rsidR="00A1675C" w:rsidRDefault="00000000">
      <w:pPr>
        <w:spacing w:before="40" w:after="120"/>
      </w:pPr>
      <w:r>
        <w:rPr>
          <w:rFonts w:eastAsia="Georgia"/>
        </w:rPr>
        <w:t>"Of course."</w:t>
      </w:r>
    </w:p>
    <w:p w14:paraId="0FA13E85" w14:textId="77777777" w:rsidR="00A1675C" w:rsidRDefault="00000000">
      <w:pPr>
        <w:spacing w:before="40" w:after="120"/>
      </w:pPr>
      <w:r>
        <w:rPr>
          <w:rFonts w:eastAsia="Georgia"/>
        </w:rPr>
        <w:t>"Really?"</w:t>
      </w:r>
    </w:p>
    <w:p w14:paraId="37E82B64" w14:textId="77777777" w:rsidR="00A1675C" w:rsidRDefault="00000000">
      <w:pPr>
        <w:spacing w:before="40" w:after="120"/>
      </w:pPr>
      <w:r>
        <w:rPr>
          <w:rFonts w:eastAsia="Georgia"/>
        </w:rPr>
        <w:t>"In principle."</w:t>
      </w:r>
    </w:p>
    <w:p w14:paraId="60D56235" w14:textId="77777777" w:rsidR="00A1675C" w:rsidRDefault="00000000">
      <w:pPr>
        <w:ind w:firstLine="432"/>
      </w:pPr>
      <w:r>
        <w:rPr>
          <w:rFonts w:eastAsia="Georgia"/>
        </w:rPr>
        <w:t>Trevor looked at it.</w:t>
      </w:r>
    </w:p>
    <w:p w14:paraId="75258502" w14:textId="77777777" w:rsidR="00A1675C" w:rsidRDefault="00000000">
      <w:pPr>
        <w:spacing w:before="40" w:after="120"/>
      </w:pPr>
      <w:r>
        <w:rPr>
          <w:rFonts w:eastAsia="Georgia"/>
        </w:rPr>
        <w:t>"That's extraordinary."</w:t>
      </w:r>
    </w:p>
    <w:p w14:paraId="3B6CA44C" w14:textId="77777777" w:rsidR="00A1675C" w:rsidRDefault="00000000">
      <w:pPr>
        <w:ind w:firstLine="432"/>
      </w:pPr>
      <w:r>
        <w:rPr>
          <w:rFonts w:eastAsia="Georgia"/>
        </w:rPr>
        <w:t>Derek nodded.</w:t>
      </w:r>
    </w:p>
    <w:p w14:paraId="51E7DA24" w14:textId="77777777" w:rsidR="00A1675C" w:rsidRDefault="00000000">
      <w:pPr>
        <w:spacing w:before="40" w:after="120"/>
      </w:pPr>
      <w:r>
        <w:rPr>
          <w:rFonts w:eastAsia="Georgia"/>
        </w:rPr>
        <w:t>"The information describing the physical system can have different representations."</w:t>
      </w:r>
    </w:p>
    <w:p w14:paraId="46A86B73" w14:textId="2FFA2670" w:rsidR="00A1675C" w:rsidRDefault="003434B6">
      <w:pPr>
        <w:ind w:firstLine="432"/>
      </w:pPr>
      <w:r>
        <w:rPr>
          <w:rFonts w:eastAsia="Georgia"/>
        </w:rPr>
        <w:t>Penny gently smiled.</w:t>
      </w:r>
    </w:p>
    <w:p w14:paraId="462EE27C" w14:textId="77777777" w:rsidR="00A1675C" w:rsidRDefault="00000000">
      <w:pPr>
        <w:spacing w:before="40" w:after="120"/>
      </w:pPr>
      <w:r>
        <w:rPr>
          <w:rFonts w:eastAsia="Georgia"/>
        </w:rPr>
        <w:t>"Just don't tell the cucumber."</w:t>
      </w:r>
    </w:p>
    <w:p w14:paraId="0FB3825F" w14:textId="77777777" w:rsidR="00A1675C" w:rsidRDefault="00000000">
      <w:pPr>
        <w:spacing w:before="40" w:after="120"/>
      </w:pPr>
      <w:r>
        <w:rPr>
          <w:rFonts w:eastAsia="Georgia"/>
        </w:rPr>
        <w:t>"Why?"</w:t>
      </w:r>
    </w:p>
    <w:p w14:paraId="749D2963" w14:textId="77777777" w:rsidR="00A1675C" w:rsidRDefault="00000000">
      <w:pPr>
        <w:spacing w:before="40" w:after="120"/>
      </w:pPr>
      <w:r>
        <w:rPr>
          <w:rFonts w:eastAsia="Georgia"/>
        </w:rPr>
        <w:t>"It may become arrogant."</w:t>
      </w:r>
    </w:p>
    <w:p w14:paraId="4C49A19E" w14:textId="77777777" w:rsidR="00A1675C" w:rsidRDefault="00000000">
      <w:pPr>
        <w:spacing w:before="200" w:after="120"/>
        <w:jc w:val="center"/>
      </w:pPr>
      <w:r>
        <w:rPr>
          <w:rFonts w:eastAsia="Georgia"/>
          <w:b/>
          <w:sz w:val="24"/>
        </w:rPr>
        <w:t>Everything Everywhere All at Once</w:t>
      </w:r>
    </w:p>
    <w:p w14:paraId="3FC9FE8B" w14:textId="0EC2B894" w:rsidR="00A1675C" w:rsidRDefault="003434B6">
      <w:pPr>
        <w:ind w:firstLine="432"/>
      </w:pPr>
      <w:r>
        <w:rPr>
          <w:rFonts w:eastAsia="Georgia"/>
        </w:rPr>
        <w:t>Penny had decided that Derek was becoming unbearable. Not because he was wrong. That would have been easier.</w:t>
      </w:r>
    </w:p>
    <w:p w14:paraId="4336F3A9" w14:textId="480CECBA" w:rsidR="00A1675C" w:rsidRDefault="00000000">
      <w:pPr>
        <w:ind w:firstLine="432"/>
      </w:pPr>
      <w:r>
        <w:rPr>
          <w:rFonts w:eastAsia="Georgia"/>
        </w:rPr>
        <w:t xml:space="preserve">It was because he was usually right. There was something deeply irritating about a man who could spend an afternoon discussing curved spacetime, singularities and the holographic principle and then, when </w:t>
      </w:r>
      <w:r w:rsidR="003434B6">
        <w:rPr>
          <w:rFonts w:eastAsia="Georgia"/>
        </w:rPr>
        <w:t>Penny</w:t>
      </w:r>
      <w:r>
        <w:rPr>
          <w:rFonts w:eastAsia="Georgia"/>
        </w:rPr>
        <w:t xml:space="preserve"> pointed out an obvious practical difficulty, simply say:</w:t>
      </w:r>
    </w:p>
    <w:p w14:paraId="2E2E7A14" w14:textId="77777777" w:rsidR="00A1675C" w:rsidRDefault="00000000">
      <w:pPr>
        <w:spacing w:before="40" w:after="120"/>
      </w:pPr>
      <w:r>
        <w:rPr>
          <w:rFonts w:eastAsia="Georgia"/>
        </w:rPr>
        <w:t>"Yes."</w:t>
      </w:r>
    </w:p>
    <w:p w14:paraId="480E2962" w14:textId="32FEA2FE" w:rsidR="00A1675C" w:rsidRDefault="00000000">
      <w:pPr>
        <w:ind w:firstLine="432"/>
      </w:pPr>
      <w:r>
        <w:rPr>
          <w:rFonts w:eastAsia="Georgia"/>
        </w:rPr>
        <w:t xml:space="preserve">As though the universe had just been waiting for him to catch up. So </w:t>
      </w:r>
      <w:r w:rsidR="003434B6">
        <w:rPr>
          <w:rFonts w:eastAsia="Georgia"/>
        </w:rPr>
        <w:t>Penny</w:t>
      </w:r>
      <w:r>
        <w:rPr>
          <w:rFonts w:eastAsia="Georgia"/>
        </w:rPr>
        <w:t xml:space="preserve"> went to the cinema. Alone.</w:t>
      </w:r>
    </w:p>
    <w:p w14:paraId="62565F74" w14:textId="77777777" w:rsidR="00A1675C" w:rsidRDefault="00000000">
      <w:pPr>
        <w:ind w:firstLine="432"/>
      </w:pPr>
      <w:r>
        <w:rPr>
          <w:rFonts w:eastAsia="Georgia"/>
        </w:rPr>
        <w:t>This was not particularly unusual. What was unusual was the film she chose.</w:t>
      </w:r>
    </w:p>
    <w:p w14:paraId="2698D097" w14:textId="77777777" w:rsidR="00A1675C" w:rsidRDefault="00000000">
      <w:pPr>
        <w:spacing w:before="200" w:after="120"/>
        <w:jc w:val="center"/>
      </w:pPr>
      <w:r>
        <w:rPr>
          <w:rFonts w:eastAsia="Georgia"/>
          <w:b/>
          <w:sz w:val="24"/>
        </w:rPr>
        <w:t>Everything Everywhere All at Once.</w:t>
      </w:r>
    </w:p>
    <w:p w14:paraId="4F86F677" w14:textId="6F5DAF04" w:rsidR="00A1675C" w:rsidRDefault="00000000">
      <w:pPr>
        <w:ind w:firstLine="432"/>
      </w:pPr>
      <w:r>
        <w:rPr>
          <w:rFonts w:eastAsia="Georgia"/>
        </w:rPr>
        <w:t xml:space="preserve">She settled into her seat with popcorn and a drink and watched the opening credits. Then she saw her. </w:t>
      </w:r>
      <w:r w:rsidR="003434B6">
        <w:rPr>
          <w:rFonts w:eastAsia="Georgia"/>
        </w:rPr>
        <w:t>Penny</w:t>
      </w:r>
      <w:r>
        <w:rPr>
          <w:rFonts w:eastAsia="Georgia"/>
        </w:rPr>
        <w:t xml:space="preserve"> sat upright.</w:t>
      </w:r>
    </w:p>
    <w:p w14:paraId="07AA0342" w14:textId="77777777" w:rsidR="00A1675C" w:rsidRDefault="00000000">
      <w:pPr>
        <w:spacing w:before="40" w:after="120"/>
      </w:pPr>
      <w:r>
        <w:rPr>
          <w:rFonts w:eastAsia="Georgia"/>
        </w:rPr>
        <w:t>"Blimey."</w:t>
      </w:r>
    </w:p>
    <w:p w14:paraId="204BAE28"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1264EA55" w14:textId="1F48FDE2" w:rsidR="00A1675C" w:rsidRDefault="003434B6">
      <w:pPr>
        <w:ind w:firstLine="432"/>
      </w:pPr>
      <w:r>
        <w:rPr>
          <w:rFonts w:eastAsia="Georgia"/>
        </w:rPr>
        <w:t>Penny gently smiled.</w:t>
      </w:r>
    </w:p>
    <w:p w14:paraId="447E8264" w14:textId="77777777" w:rsidR="00A1675C" w:rsidRDefault="00000000">
      <w:pPr>
        <w:spacing w:before="40" w:after="120"/>
      </w:pPr>
      <w:r>
        <w:rPr>
          <w:rFonts w:eastAsia="Georgia"/>
        </w:rPr>
        <w:t>"Americans."</w:t>
      </w:r>
    </w:p>
    <w:p w14:paraId="445D030E" w14:textId="77777777" w:rsidR="00A1675C" w:rsidRDefault="00000000">
      <w:pPr>
        <w:ind w:firstLine="432"/>
      </w:pPr>
      <w:r>
        <w:rPr>
          <w:rFonts w:eastAsia="Georgia"/>
        </w:rPr>
        <w:t>She took a handful of popcorn. The film began. Within minutes there were universes.</w:t>
      </w:r>
    </w:p>
    <w:p w14:paraId="3F4B09ED"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3CC89AC5" w14:textId="1EFB1FC7" w:rsidR="00A1675C" w:rsidRDefault="003434B6">
      <w:pPr>
        <w:ind w:firstLine="432"/>
      </w:pPr>
      <w:r>
        <w:rPr>
          <w:rFonts w:eastAsia="Georgia"/>
        </w:rPr>
        <w:t>Penny watched. She became increasingly interested. Not because the film was physically accurate.</w:t>
      </w:r>
    </w:p>
    <w:p w14:paraId="76E650F4" w14:textId="77777777" w:rsidR="00A1675C" w:rsidRDefault="00000000">
      <w:pPr>
        <w:ind w:firstLine="432"/>
      </w:pPr>
      <w:r>
        <w:rPr>
          <w:rFonts w:eastAsia="Georgia"/>
        </w:rPr>
        <w:t>It wasn't. Nor was it trying to be. But the underlying idea was strangely familiar.</w:t>
      </w:r>
    </w:p>
    <w:p w14:paraId="7CBC953A" w14:textId="77777777" w:rsidR="00A1675C" w:rsidRDefault="00000000">
      <w:pPr>
        <w:ind w:firstLine="432"/>
      </w:pPr>
      <w:r>
        <w:rPr>
          <w:rFonts w:eastAsia="Georgia"/>
        </w:rPr>
        <w:t>Different possible realities. Different versions of people. Different histories.</w:t>
      </w:r>
    </w:p>
    <w:p w14:paraId="69B5C42F" w14:textId="77777777" w:rsidR="00A1675C" w:rsidRDefault="00000000">
      <w:pPr>
        <w:ind w:firstLine="432"/>
      </w:pPr>
      <w:r>
        <w:rPr>
          <w:rFonts w:eastAsia="Georgia"/>
        </w:rPr>
        <w:t>Different outcomes. Different choices. A universe in which one thing happened.</w:t>
      </w:r>
    </w:p>
    <w:p w14:paraId="7D34317C" w14:textId="27A78E5B" w:rsidR="00A1675C" w:rsidRDefault="00000000">
      <w:pPr>
        <w:ind w:firstLine="432"/>
      </w:pPr>
      <w:r>
        <w:rPr>
          <w:rFonts w:eastAsia="Georgia"/>
        </w:rPr>
        <w:t xml:space="preserve">Another in which it didn't. </w:t>
      </w:r>
      <w:r w:rsidR="003434B6">
        <w:rPr>
          <w:rFonts w:eastAsia="Georgia"/>
        </w:rPr>
        <w:t>Penny</w:t>
      </w:r>
      <w:r>
        <w:rPr>
          <w:rFonts w:eastAsia="Georgia"/>
        </w:rPr>
        <w:t xml:space="preserve"> thought about Derek. She thought about the </w:t>
      </w:r>
      <w:r w:rsidR="00C86E0C">
        <w:rPr>
          <w:rFonts w:eastAsia="Georgia"/>
        </w:rPr>
        <w:t>Investigation Bureau</w:t>
      </w:r>
      <w:r>
        <w:rPr>
          <w:rFonts w:eastAsia="Georgia"/>
        </w:rPr>
        <w:t>.</w:t>
      </w:r>
    </w:p>
    <w:p w14:paraId="565B7042" w14:textId="77777777" w:rsidR="00A1675C" w:rsidRDefault="00000000">
      <w:pPr>
        <w:ind w:firstLine="432"/>
      </w:pPr>
      <w:r>
        <w:rPr>
          <w:rFonts w:eastAsia="Georgia"/>
        </w:rPr>
        <w:t>She thought about the strange clock. She thought about the train that apparently existed in one description of reality and didn't in another. She thought about Weinstein's question.</w:t>
      </w:r>
    </w:p>
    <w:p w14:paraId="0CEE8AE4" w14:textId="77777777" w:rsidR="00A1675C" w:rsidRDefault="00000000">
      <w:pPr>
        <w:ind w:firstLine="432"/>
      </w:pPr>
      <w:r>
        <w:rPr>
          <w:rFonts w:eastAsia="Georgia"/>
        </w:rPr>
        <w:t>If spacetime itself could be emergent, what exactly did it mean for there to be one universe? She leaned back. The film continued.</w:t>
      </w:r>
    </w:p>
    <w:p w14:paraId="36530A6C" w14:textId="270E7C18" w:rsidR="00A1675C" w:rsidRDefault="00000000">
      <w:pPr>
        <w:ind w:firstLine="432"/>
      </w:pPr>
      <w:r>
        <w:rPr>
          <w:rFonts w:eastAsia="Georgia"/>
        </w:rPr>
        <w:t xml:space="preserve">Michelle Yeoh's character moved through wildly different versions of reality. </w:t>
      </w:r>
      <w:r w:rsidR="003434B6">
        <w:rPr>
          <w:rFonts w:eastAsia="Georgia"/>
        </w:rPr>
        <w:t>Penny</w:t>
      </w:r>
      <w:r>
        <w:rPr>
          <w:rFonts w:eastAsia="Georgia"/>
        </w:rPr>
        <w:t xml:space="preserve"> gently smiled.</w:t>
      </w:r>
    </w:p>
    <w:p w14:paraId="2AC3908D" w14:textId="77777777" w:rsidR="00A1675C" w:rsidRDefault="00000000">
      <w:pPr>
        <w:spacing w:before="40" w:after="120"/>
      </w:pPr>
      <w:r>
        <w:rPr>
          <w:rFonts w:eastAsia="Georgia"/>
        </w:rPr>
        <w:t>"Right."</w:t>
      </w:r>
    </w:p>
    <w:p w14:paraId="2B8D375B" w14:textId="40914A05" w:rsidR="00A1675C" w:rsidRDefault="00000000">
      <w:pPr>
        <w:ind w:firstLine="432"/>
      </w:pPr>
      <w:r>
        <w:rPr>
          <w:rFonts w:eastAsia="Georgia"/>
        </w:rPr>
        <w:t xml:space="preserve">A woman sitting several seats away glanced at her. </w:t>
      </w:r>
      <w:r w:rsidR="003434B6">
        <w:rPr>
          <w:rFonts w:eastAsia="Georgia"/>
        </w:rPr>
        <w:t>Penny</w:t>
      </w:r>
      <w:r>
        <w:rPr>
          <w:rFonts w:eastAsia="Georgia"/>
        </w:rPr>
        <w:t xml:space="preserve"> lowered her voice.</w:t>
      </w:r>
    </w:p>
    <w:p w14:paraId="6391787F" w14:textId="77777777" w:rsidR="00A1675C" w:rsidRDefault="00000000">
      <w:pPr>
        <w:spacing w:before="40" w:after="120"/>
      </w:pPr>
      <w:r>
        <w:rPr>
          <w:rFonts w:eastAsia="Georgia"/>
        </w:rPr>
        <w:t>"This is actually rather relevant."</w:t>
      </w:r>
    </w:p>
    <w:p w14:paraId="5EC88331" w14:textId="1D70C580" w:rsidR="00A1675C" w:rsidRDefault="00000000">
      <w:pPr>
        <w:ind w:firstLine="432"/>
      </w:pPr>
      <w:r>
        <w:rPr>
          <w:rFonts w:eastAsia="Georgia"/>
        </w:rPr>
        <w:t xml:space="preserve">The woman looked away. </w:t>
      </w:r>
      <w:r w:rsidR="003434B6">
        <w:rPr>
          <w:rFonts w:eastAsia="Georgia"/>
        </w:rPr>
        <w:t>Penny</w:t>
      </w:r>
      <w:r>
        <w:rPr>
          <w:rFonts w:eastAsia="Georgia"/>
        </w:rPr>
        <w:t xml:space="preserve"> continued watching. The film's multiverse was not the same thing as the multiverse physicists sometimes discuss.</w:t>
      </w:r>
    </w:p>
    <w:p w14:paraId="4D5DCD96" w14:textId="77777777" w:rsidR="00A1675C" w:rsidRDefault="00000000">
      <w:pPr>
        <w:ind w:firstLine="432"/>
      </w:pPr>
      <w:r>
        <w:rPr>
          <w:rFonts w:eastAsia="Georgia"/>
        </w:rPr>
        <w:t>That distinction mattered. But it was useful as an intuition pump. Suppose reality could be described in many different ways.</w:t>
      </w:r>
    </w:p>
    <w:p w14:paraId="22A4C4B7"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261B766D" w14:textId="77777777" w:rsidR="00A1675C" w:rsidRDefault="00000000">
      <w:pPr>
        <w:ind w:firstLine="432"/>
      </w:pPr>
      <w:r>
        <w:rPr>
          <w:rFonts w:eastAsia="Georgia"/>
        </w:rPr>
        <w:t>What was fundamental? The particular history? The collection of histories?</w:t>
      </w:r>
    </w:p>
    <w:p w14:paraId="069AF431" w14:textId="0F7E4093" w:rsidR="00A1675C" w:rsidRDefault="00000000">
      <w:pPr>
        <w:ind w:firstLine="432"/>
      </w:pPr>
      <w:r>
        <w:rPr>
          <w:rFonts w:eastAsia="Georgia"/>
        </w:rPr>
        <w:t xml:space="preserve">The mathematical structure connecting them? Or something deeper still? </w:t>
      </w:r>
      <w:r w:rsidR="003434B6">
        <w:rPr>
          <w:rFonts w:eastAsia="Georgia"/>
        </w:rPr>
        <w:t>Penny</w:t>
      </w:r>
      <w:r>
        <w:rPr>
          <w:rFonts w:eastAsia="Georgia"/>
        </w:rPr>
        <w:t xml:space="preserve"> thought about holography.</w:t>
      </w:r>
    </w:p>
    <w:p w14:paraId="01969EF2" w14:textId="77777777" w:rsidR="00A1675C" w:rsidRDefault="00000000">
      <w:pPr>
        <w:ind w:firstLine="432"/>
      </w:pPr>
      <w:r>
        <w:rPr>
          <w:rFonts w:eastAsia="Georgia"/>
        </w:rPr>
        <w:t>If a higher-dimensional gravitational description could be equivalent to a lower-dimensional quantum description, then perhaps what quietly looked like an enormous four-dimensional reality from one perspective could be represented by something radically different from another. Not a movie. Not a projection in the everyday sense.</w:t>
      </w:r>
    </w:p>
    <w:p w14:paraId="0A5C64A9" w14:textId="77777777" w:rsidR="00A1675C" w:rsidRDefault="00000000">
      <w:pPr>
        <w:ind w:firstLine="432"/>
      </w:pPr>
      <w:r>
        <w:rPr>
          <w:rFonts w:eastAsia="Georgia"/>
        </w:rPr>
        <w:t>A mathematically equivalent description. Two apparently different descriptions. One underlying physics.</w:t>
      </w:r>
    </w:p>
    <w:p w14:paraId="158E6A76" w14:textId="77777777" w:rsidR="00A1675C" w:rsidRDefault="00000000">
      <w:pPr>
        <w:ind w:firstLine="432"/>
      </w:pPr>
      <w:r>
        <w:rPr>
          <w:rFonts w:eastAsia="Georgia"/>
        </w:rPr>
        <w:t>She quietly smiled.</w:t>
      </w:r>
    </w:p>
    <w:p w14:paraId="1396DF4A" w14:textId="77777777" w:rsidR="00A1675C" w:rsidRDefault="00000000">
      <w:pPr>
        <w:spacing w:before="40" w:after="120"/>
      </w:pPr>
      <w:r>
        <w:rPr>
          <w:rFonts w:eastAsia="Georgia"/>
        </w:rPr>
        <w:t>"Now we're getting somewhere."</w:t>
      </w:r>
    </w:p>
    <w:p w14:paraId="1E00CE5F" w14:textId="40CAB8C0" w:rsidR="00A1675C" w:rsidRDefault="00000000">
      <w:pPr>
        <w:ind w:firstLine="432"/>
      </w:pPr>
      <w:r>
        <w:rPr>
          <w:rFonts w:eastAsia="Georgia"/>
        </w:rPr>
        <w:t xml:space="preserve">On screen, the characters continued jumping between realities. </w:t>
      </w:r>
      <w:r w:rsidR="003434B6">
        <w:rPr>
          <w:rFonts w:eastAsia="Georgia"/>
        </w:rPr>
        <w:t>Penny</w:t>
      </w:r>
      <w:r>
        <w:rPr>
          <w:rFonts w:eastAsia="Georgia"/>
        </w:rPr>
        <w:t xml:space="preserve"> watched Jamie Lee Curtis.</w:t>
      </w:r>
    </w:p>
    <w:p w14:paraId="1FF9E25A" w14:textId="77777777" w:rsidR="00A1675C" w:rsidRDefault="00000000">
      <w:pPr>
        <w:spacing w:before="40" w:after="120"/>
      </w:pPr>
      <w:r>
        <w:rPr>
          <w:rFonts w:eastAsia="Georgia"/>
        </w:rPr>
        <w:t>"Still alive."</w:t>
      </w:r>
    </w:p>
    <w:p w14:paraId="506D4BA2" w14:textId="77777777" w:rsidR="00A1675C" w:rsidRDefault="00000000">
      <w:pPr>
        <w:ind w:firstLine="432"/>
      </w:pPr>
      <w:r>
        <w:rPr>
          <w:rFonts w:eastAsia="Georgia"/>
        </w:rPr>
        <w:t>She shook her head.</w:t>
      </w:r>
    </w:p>
    <w:p w14:paraId="0BFB5923" w14:textId="77777777" w:rsidR="00A1675C" w:rsidRDefault="00000000">
      <w:pPr>
        <w:spacing w:before="40" w:after="120"/>
      </w:pPr>
      <w:r>
        <w:rPr>
          <w:rFonts w:eastAsia="Georgia"/>
        </w:rPr>
        <w:t>"She really does have remarkable career longevity."</w:t>
      </w:r>
    </w:p>
    <w:p w14:paraId="44975640" w14:textId="7909A013" w:rsidR="00A1675C" w:rsidRDefault="00000000">
      <w:pPr>
        <w:ind w:firstLine="432"/>
      </w:pPr>
      <w:r>
        <w:rPr>
          <w:rFonts w:eastAsia="Georgia"/>
        </w:rPr>
        <w:t xml:space="preserve">Then another universe appeared. </w:t>
      </w:r>
      <w:r w:rsidR="003434B6">
        <w:rPr>
          <w:rFonts w:eastAsia="Georgia"/>
        </w:rPr>
        <w:t>Penny</w:t>
      </w:r>
      <w:r>
        <w:rPr>
          <w:rFonts w:eastAsia="Georgia"/>
        </w:rPr>
        <w:t xml:space="preserve"> frowned. Something about it bothered her.</w:t>
      </w:r>
    </w:p>
    <w:p w14:paraId="7CD4BA7A" w14:textId="77777777" w:rsidR="00A1675C" w:rsidRDefault="00000000">
      <w:pPr>
        <w:ind w:firstLine="432"/>
      </w:pPr>
      <w:r>
        <w:rPr>
          <w:rFonts w:eastAsia="Georgia"/>
        </w:rPr>
        <w:t>Not the physics. The logic. If every possible version of a person existed, what distinguished one version from another?</w:t>
      </w:r>
    </w:p>
    <w:p w14:paraId="0802C360" w14:textId="77777777" w:rsidR="00A1675C" w:rsidRDefault="00000000">
      <w:pPr>
        <w:ind w:firstLine="432"/>
      </w:pPr>
      <w:r>
        <w:rPr>
          <w:rFonts w:eastAsia="Georgia"/>
        </w:rPr>
        <w:t>Their history. Their state. Their relationships.</w:t>
      </w:r>
    </w:p>
    <w:p w14:paraId="6D0DE076" w14:textId="4CA91EB6" w:rsidR="00A1675C" w:rsidRDefault="00000000">
      <w:pPr>
        <w:ind w:firstLine="432"/>
      </w:pPr>
      <w:r>
        <w:rPr>
          <w:rFonts w:eastAsia="Georgia"/>
        </w:rPr>
        <w:t xml:space="preserve">Their information. </w:t>
      </w:r>
      <w:r w:rsidR="003434B6">
        <w:rPr>
          <w:rFonts w:eastAsia="Georgia"/>
        </w:rPr>
        <w:t>Penny</w:t>
      </w:r>
      <w:r>
        <w:rPr>
          <w:rFonts w:eastAsia="Georgia"/>
        </w:rPr>
        <w:t xml:space="preserve"> sat forward. Information.</w:t>
      </w:r>
    </w:p>
    <w:p w14:paraId="4868FD9C" w14:textId="77777777" w:rsidR="00A1675C" w:rsidRDefault="00000000">
      <w:pPr>
        <w:ind w:firstLine="432"/>
      </w:pPr>
      <w:r>
        <w:rPr>
          <w:rFonts w:eastAsia="Georgia"/>
        </w:rPr>
        <w:t>That was the word. Everything came back to information. A physical system could be described by its state.</w:t>
      </w:r>
    </w:p>
    <w:p w14:paraId="7ED6357D" w14:textId="77777777" w:rsidR="00A1675C" w:rsidRDefault="00000000">
      <w:pPr>
        <w:ind w:firstLine="432"/>
      </w:pPr>
      <w:r>
        <w:rPr>
          <w:rFonts w:eastAsia="Georgia"/>
        </w:rPr>
        <w:t>a strange silent clock had a state. A cucumber had a state. A person had a state.</w:t>
      </w:r>
    </w:p>
    <w:p w14:paraId="7ACF0B38" w14:textId="77777777" w:rsidR="00A1675C" w:rsidRDefault="00000000">
      <w:pPr>
        <w:ind w:firstLine="432"/>
      </w:pPr>
      <w:r>
        <w:rPr>
          <w:rFonts w:eastAsia="Georgia"/>
        </w:rPr>
        <w:t>a distant train had a state. A universe had a state. And perhaps the geometry of spacetime itself emerged from relationships between quantum states.</w:t>
      </w:r>
    </w:p>
    <w:p w14:paraId="73EE6BA3" w14:textId="77777777" w:rsidR="00A1675C" w:rsidRDefault="00000000">
      <w:pPr>
        <w:ind w:firstLine="432"/>
      </w:pPr>
      <w:r>
        <w:rPr>
          <w:rFonts w:eastAsia="Georgia"/>
        </w:rPr>
        <w:t>She took out her phone. She typed: Holography: information on boundary → bulk geometry?</w:t>
      </w:r>
    </w:p>
    <w:p w14:paraId="1CA435A4" w14:textId="77777777" w:rsidR="00A1675C" w:rsidRDefault="00000000">
      <w:pPr>
        <w:ind w:firstLine="432"/>
      </w:pPr>
      <w:r>
        <w:rPr>
          <w:rFonts w:eastAsia="Georgia"/>
        </w:rPr>
        <w:t>Then: Could different descriptions correspond to same physics? Then:</w:t>
      </w:r>
    </w:p>
    <w:p w14:paraId="62AA9DEE" w14:textId="77777777" w:rsidR="00A1675C" w:rsidRDefault="00000000">
      <w:pPr>
        <w:ind w:firstLine="432"/>
      </w:pPr>
      <w:r>
        <w:rPr>
          <w:rFonts w:eastAsia="Georgia"/>
        </w:rPr>
        <w:t>SR and GR survive because they are emergent descriptions? She paused.</w:t>
      </w:r>
    </w:p>
    <w:p w14:paraId="4679ACFF" w14:textId="77777777" w:rsidR="00A1675C" w:rsidRDefault="00000000">
      <w:pPr>
        <w:spacing w:before="40" w:after="120"/>
      </w:pPr>
      <w:r>
        <w:rPr>
          <w:rFonts w:eastAsia="Georgia"/>
        </w:rPr>
        <w:t>Then added:</w:t>
      </w:r>
    </w:p>
    <w:p w14:paraId="44EE7DF1" w14:textId="77777777" w:rsidR="00A1675C" w:rsidRDefault="00000000">
      <w:pPr>
        <w:ind w:firstLine="432"/>
      </w:pPr>
      <w:r>
        <w:rPr>
          <w:rFonts w:eastAsia="Georgia"/>
        </w:rPr>
        <w:t>Ask Alfred. She put the phone away. On screen, Jamie Lee Curtis was once again doing something completely unreasonable.</w:t>
      </w:r>
    </w:p>
    <w:p w14:paraId="0C624F16" w14:textId="5CD7336C" w:rsidR="00A1675C" w:rsidRDefault="003434B6">
      <w:pPr>
        <w:ind w:firstLine="432"/>
      </w:pPr>
      <w:r>
        <w:rPr>
          <w:rFonts w:eastAsia="Georgia"/>
        </w:rPr>
        <w:t>Penny smiled.</w:t>
      </w:r>
    </w:p>
    <w:p w14:paraId="3280ABE0" w14:textId="77777777" w:rsidR="00A1675C" w:rsidRDefault="00000000">
      <w:pPr>
        <w:spacing w:before="40" w:after="120"/>
      </w:pPr>
      <w:r>
        <w:rPr>
          <w:rFonts w:eastAsia="Georgia"/>
        </w:rPr>
        <w:t>"Americans."</w:t>
      </w:r>
    </w:p>
    <w:p w14:paraId="0D4E82A6" w14:textId="77777777" w:rsidR="00A1675C" w:rsidRDefault="00000000">
      <w:pPr>
        <w:ind w:firstLine="432"/>
      </w:pPr>
      <w:r>
        <w:rPr>
          <w:rFonts w:eastAsia="Georgia"/>
        </w:rPr>
        <w:t>A few minutes later she laughed. Then laughed again. Then stopped.</w:t>
      </w:r>
    </w:p>
    <w:p w14:paraId="17F6DEB8"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4CAE619" w14:textId="77777777" w:rsidR="00A1675C" w:rsidRDefault="00000000">
      <w:pPr>
        <w:ind w:firstLine="432"/>
      </w:pPr>
      <w:r>
        <w:rPr>
          <w:rFonts w:eastAsia="Georgia"/>
        </w:rPr>
        <w:t>The important thing was not that they moved from one physical universe to another. The important thing was that the information defining the character changed. Different memories.</w:t>
      </w:r>
    </w:p>
    <w:p w14:paraId="26EA4232" w14:textId="77777777" w:rsidR="00A1675C" w:rsidRDefault="00000000">
      <w:pPr>
        <w:ind w:firstLine="432"/>
      </w:pPr>
      <w:r>
        <w:rPr>
          <w:rFonts w:eastAsia="Georgia"/>
        </w:rPr>
        <w:t>Different relationships. Different physical histories. Different versions of the same person.</w:t>
      </w:r>
    </w:p>
    <w:p w14:paraId="03FA4E69" w14:textId="16EBF670"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349EC83E"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4A74D1E8" w14:textId="163DEA76" w:rsidR="00A1675C" w:rsidRDefault="00000000">
      <w:pPr>
        <w:ind w:firstLine="432"/>
      </w:pPr>
      <w:r>
        <w:rPr>
          <w:rFonts w:eastAsia="Georgia"/>
        </w:rPr>
        <w:t xml:space="preserve">His apparent history was one way of describing that state and its correlations. </w:t>
      </w:r>
      <w:r w:rsidR="003434B6">
        <w:rPr>
          <w:rFonts w:eastAsia="Georgia"/>
        </w:rPr>
        <w:t>Penny</w:t>
      </w:r>
      <w:r>
        <w:rPr>
          <w:rFonts w:eastAsia="Georgia"/>
        </w:rPr>
        <w:t xml:space="preserve"> smiled.</w:t>
      </w:r>
    </w:p>
    <w:p w14:paraId="7EA593E2" w14:textId="77777777" w:rsidR="00A1675C" w:rsidRDefault="00000000">
      <w:pPr>
        <w:spacing w:before="40" w:after="120"/>
      </w:pPr>
      <w:r>
        <w:rPr>
          <w:rFonts w:eastAsia="Georgia"/>
        </w:rPr>
        <w:t>"That explains the other Derek."</w:t>
      </w:r>
    </w:p>
    <w:p w14:paraId="312746CE" w14:textId="77777777" w:rsidR="00A1675C" w:rsidRDefault="00000000">
      <w:pPr>
        <w:ind w:firstLine="432"/>
      </w:pPr>
      <w:r>
        <w:rPr>
          <w:rFonts w:eastAsia="Georgia"/>
        </w:rPr>
        <w:t>Then she sharply frowned.</w:t>
      </w:r>
    </w:p>
    <w:p w14:paraId="4AD4107F" w14:textId="77777777" w:rsidR="00A1675C" w:rsidRDefault="00000000">
      <w:pPr>
        <w:spacing w:before="40" w:after="120"/>
      </w:pPr>
      <w:r>
        <w:rPr>
          <w:rFonts w:eastAsia="Georgia"/>
        </w:rPr>
        <w:t>"No, it doesn't."</w:t>
      </w:r>
    </w:p>
    <w:p w14:paraId="4489B2CD" w14:textId="77777777" w:rsidR="00A1675C" w:rsidRDefault="00000000">
      <w:pPr>
        <w:ind w:firstLine="432"/>
      </w:pPr>
      <w:r>
        <w:rPr>
          <w:rFonts w:eastAsia="Georgia"/>
        </w:rPr>
        <w:t>The woman beside her looked over again.</w:t>
      </w:r>
    </w:p>
    <w:p w14:paraId="719D3411" w14:textId="3E0DA79A" w:rsidR="00A1675C" w:rsidRDefault="003434B6">
      <w:pPr>
        <w:spacing w:before="40" w:after="120"/>
      </w:pPr>
      <w:r>
        <w:rPr>
          <w:rFonts w:eastAsia="Georgia"/>
        </w:rPr>
        <w:t>Penny whispered:</w:t>
      </w:r>
    </w:p>
    <w:p w14:paraId="36E368F6" w14:textId="77777777" w:rsidR="00A1675C" w:rsidRDefault="00000000">
      <w:pPr>
        <w:spacing w:before="40" w:after="120"/>
      </w:pPr>
      <w:r>
        <w:rPr>
          <w:rFonts w:eastAsia="Georgia"/>
        </w:rPr>
        <w:t>"Sorry."</w:t>
      </w:r>
    </w:p>
    <w:p w14:paraId="4D3E77B7" w14:textId="30F37981" w:rsidR="00A1675C" w:rsidRDefault="00000000">
      <w:pPr>
        <w:ind w:firstLine="432"/>
      </w:pPr>
      <w:r>
        <w:rPr>
          <w:rFonts w:eastAsia="Georgia"/>
        </w:rPr>
        <w:t xml:space="preserve">The film continued. </w:t>
      </w:r>
      <w:r w:rsidR="003434B6">
        <w:rPr>
          <w:rFonts w:eastAsia="Georgia"/>
        </w:rPr>
        <w:t>Penny</w:t>
      </w:r>
      <w:r>
        <w:rPr>
          <w:rFonts w:eastAsia="Georgia"/>
        </w:rPr>
        <w:t xml:space="preserve"> watched. Suddenly the multiverse stopped being merely funny.</w:t>
      </w:r>
    </w:p>
    <w:p w14:paraId="708372DB" w14:textId="77777777" w:rsidR="00A1675C" w:rsidRDefault="00000000">
      <w:pPr>
        <w:ind w:firstLine="432"/>
      </w:pPr>
      <w:r>
        <w:rPr>
          <w:rFonts w:eastAsia="Georgia"/>
        </w:rPr>
        <w:t>It became useful. Not as physics. As a question.</w:t>
      </w:r>
    </w:p>
    <w:p w14:paraId="7DDA316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36A6CB6F"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37D73B04" w14:textId="77777777" w:rsidR="00A1675C" w:rsidRDefault="00000000">
      <w:pPr>
        <w:ind w:firstLine="432"/>
      </w:pPr>
      <w:r>
        <w:rPr>
          <w:rFonts w:eastAsia="Georgia"/>
        </w:rPr>
        <w:t>That was already familiar from relativity. Coordinates could change. Physics didn't.</w:t>
      </w:r>
    </w:p>
    <w:p w14:paraId="56FFCC30" w14:textId="77777777" w:rsidR="00A1675C" w:rsidRDefault="00000000">
      <w:pPr>
        <w:spacing w:before="200" w:after="120"/>
        <w:jc w:val="center"/>
      </w:pPr>
      <w:r>
        <w:rPr>
          <w:rFonts w:eastAsia="Georgia"/>
          <w:b/>
          <w:sz w:val="24"/>
        </w:rPr>
        <w:t>A Lorentz transformation changed the coordinates assigned to events.</w:t>
      </w:r>
    </w:p>
    <w:p w14:paraId="2E492F12" w14:textId="77777777" w:rsidR="00A1675C" w:rsidRDefault="00000000">
      <w:pPr>
        <w:ind w:firstLine="432"/>
      </w:pPr>
      <w:r>
        <w:rPr>
          <w:rFonts w:eastAsia="Georgia"/>
        </w:rPr>
        <w:t>It didn't change the invariant interval. A different coordinate system could make the mathematics look different. The physics remained.</w:t>
      </w:r>
    </w:p>
    <w:p w14:paraId="489F9304"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2CD7D340" w14:textId="32E6852B" w:rsidR="00A1675C" w:rsidRDefault="00000000">
      <w:pPr>
        <w:ind w:firstLine="432"/>
      </w:pPr>
      <w:r>
        <w:rPr>
          <w:rFonts w:eastAsia="Georgia"/>
        </w:rPr>
        <w:t xml:space="preserve">Yet they could encode the same physics. </w:t>
      </w:r>
      <w:r w:rsidR="003434B6">
        <w:rPr>
          <w:rFonts w:eastAsia="Georgia"/>
        </w:rPr>
        <w:t>Penny</w:t>
      </w:r>
      <w:r>
        <w:rPr>
          <w:rFonts w:eastAsia="Georgia"/>
        </w:rPr>
        <w:t xml:space="preserve"> sat back.</w:t>
      </w:r>
    </w:p>
    <w:p w14:paraId="6ED00D12" w14:textId="77777777" w:rsidR="00A1675C" w:rsidRDefault="00000000">
      <w:pPr>
        <w:spacing w:before="40" w:after="120"/>
      </w:pPr>
      <w:r>
        <w:rPr>
          <w:rFonts w:eastAsia="Georgia"/>
        </w:rPr>
        <w:t>"Bloody hell."</w:t>
      </w:r>
    </w:p>
    <w:p w14:paraId="3E926F0A" w14:textId="2DF40940" w:rsidR="00A1675C" w:rsidRDefault="00000000">
      <w:pPr>
        <w:ind w:firstLine="432"/>
      </w:pPr>
      <w:r>
        <w:rPr>
          <w:rFonts w:eastAsia="Georgia"/>
        </w:rPr>
        <w:t xml:space="preserve">The woman beside her looked again. </w:t>
      </w:r>
      <w:r w:rsidR="003434B6">
        <w:rPr>
          <w:rFonts w:eastAsia="Georgia"/>
        </w:rPr>
        <w:t>Penny</w:t>
      </w:r>
      <w:r>
        <w:rPr>
          <w:rFonts w:eastAsia="Georgia"/>
        </w:rPr>
        <w:t xml:space="preserve"> gently smiled.</w:t>
      </w:r>
    </w:p>
    <w:p w14:paraId="12BAA415" w14:textId="77777777" w:rsidR="00A1675C" w:rsidRDefault="00000000">
      <w:pPr>
        <w:spacing w:before="40" w:after="120"/>
      </w:pPr>
      <w:r>
        <w:rPr>
          <w:rFonts w:eastAsia="Georgia"/>
        </w:rPr>
        <w:t>"Physics."</w:t>
      </w:r>
    </w:p>
    <w:p w14:paraId="1D357E1E" w14:textId="3C4BECE4" w:rsidR="00A1675C" w:rsidRDefault="00000000">
      <w:pPr>
        <w:ind w:firstLine="432"/>
      </w:pPr>
      <w:r>
        <w:rPr>
          <w:rFonts w:eastAsia="Georgia"/>
        </w:rPr>
        <w:t xml:space="preserve">The woman nodded uncertainly. On screen, everything became even more absurd. </w:t>
      </w:r>
      <w:r w:rsidR="003434B6">
        <w:rPr>
          <w:rFonts w:eastAsia="Georgia"/>
        </w:rPr>
        <w:t>Penny</w:t>
      </w:r>
      <w:r>
        <w:rPr>
          <w:rFonts w:eastAsia="Georgia"/>
        </w:rPr>
        <w:t xml:space="preserve"> laughed.</w:t>
      </w:r>
    </w:p>
    <w:p w14:paraId="2833F920" w14:textId="1DF8C14E" w:rsidR="00A1675C" w:rsidRDefault="00000000">
      <w:pPr>
        <w:ind w:firstLine="432"/>
      </w:pPr>
      <w:r>
        <w:rPr>
          <w:rFonts w:eastAsia="Georgia"/>
        </w:rPr>
        <w:t xml:space="preserve">Then she suddenly remembered something. The cucumber. She had left it at the </w:t>
      </w:r>
      <w:r w:rsidR="00C86E0C">
        <w:rPr>
          <w:rFonts w:eastAsia="Georgia"/>
        </w:rPr>
        <w:t>office</w:t>
      </w:r>
      <w:r>
        <w:rPr>
          <w:rFonts w:eastAsia="Georgia"/>
        </w:rPr>
        <w:t>.</w:t>
      </w:r>
    </w:p>
    <w:p w14:paraId="6CE90B40" w14:textId="77777777" w:rsidR="00A1675C" w:rsidRDefault="00000000">
      <w:pPr>
        <w:ind w:firstLine="432"/>
      </w:pPr>
      <w:r>
        <w:rPr>
          <w:rFonts w:eastAsia="Georgia"/>
        </w:rPr>
        <w:t>She carefully looked at her phone. No messages. Then the screen lit up.</w:t>
      </w:r>
    </w:p>
    <w:p w14:paraId="43619328" w14:textId="77777777" w:rsidR="00A1675C" w:rsidRDefault="00000000">
      <w:pPr>
        <w:ind w:firstLine="432"/>
      </w:pPr>
      <w:r>
        <w:rPr>
          <w:rFonts w:eastAsia="Georgia"/>
        </w:rPr>
        <w:t>A sudden message from Derek.</w:t>
      </w:r>
    </w:p>
    <w:p w14:paraId="11573795" w14:textId="77777777" w:rsidR="00A1675C" w:rsidRDefault="00000000">
      <w:pPr>
        <w:spacing w:before="200" w:after="120"/>
        <w:jc w:val="center"/>
      </w:pPr>
      <w:r>
        <w:rPr>
          <w:rFonts w:eastAsia="Georgia"/>
          <w:b/>
          <w:sz w:val="24"/>
        </w:rPr>
        <w:t>WHERE ARE YOU?</w:t>
      </w:r>
    </w:p>
    <w:p w14:paraId="59FBFEA2" w14:textId="6EBC7104" w:rsidR="00A1675C" w:rsidRDefault="003434B6">
      <w:pPr>
        <w:ind w:firstLine="432"/>
      </w:pPr>
      <w:r>
        <w:rPr>
          <w:rFonts w:eastAsia="Georgia"/>
        </w:rPr>
        <w:t>Penny typed: Cinema. Three dots suddenly appeared.</w:t>
      </w:r>
    </w:p>
    <w:p w14:paraId="33646CD6" w14:textId="77777777" w:rsidR="00A1675C" w:rsidRDefault="00000000">
      <w:pPr>
        <w:spacing w:before="200" w:after="120"/>
        <w:jc w:val="center"/>
      </w:pPr>
      <w:r>
        <w:rPr>
          <w:rFonts w:eastAsia="Georgia"/>
          <w:b/>
          <w:sz w:val="24"/>
        </w:rPr>
        <w:t>WHAT ARE YOU WATCHING?</w:t>
      </w:r>
    </w:p>
    <w:p w14:paraId="2EB01B5F" w14:textId="77777777" w:rsidR="00A1675C" w:rsidRDefault="00000000">
      <w:pPr>
        <w:spacing w:before="40" w:after="120"/>
      </w:pPr>
      <w:r>
        <w:rPr>
          <w:rFonts w:eastAsia="Georgia"/>
        </w:rPr>
        <w:t>She replied:</w:t>
      </w:r>
    </w:p>
    <w:p w14:paraId="3516C5E2" w14:textId="77777777" w:rsidR="00A1675C" w:rsidRDefault="00000000">
      <w:pPr>
        <w:spacing w:before="200" w:after="120"/>
        <w:jc w:val="center"/>
      </w:pPr>
      <w:r>
        <w:rPr>
          <w:rFonts w:eastAsia="Georgia"/>
          <w:b/>
          <w:sz w:val="24"/>
        </w:rPr>
        <w:t>Everything Everywhere All at Once.</w:t>
      </w:r>
    </w:p>
    <w:p w14:paraId="45B235AF" w14:textId="77777777" w:rsidR="00A1675C" w:rsidRDefault="00000000">
      <w:pPr>
        <w:ind w:firstLine="432"/>
      </w:pPr>
      <w:r>
        <w:rPr>
          <w:rFonts w:eastAsia="Georgia"/>
        </w:rPr>
        <w:t>The reply came almost immediately.</w:t>
      </w:r>
    </w:p>
    <w:p w14:paraId="60C25875" w14:textId="77777777" w:rsidR="00A1675C" w:rsidRDefault="00000000">
      <w:pPr>
        <w:spacing w:before="200" w:after="120"/>
        <w:jc w:val="center"/>
      </w:pPr>
      <w:r>
        <w:rPr>
          <w:rFonts w:eastAsia="Georgia"/>
          <w:b/>
          <w:sz w:val="24"/>
        </w:rPr>
        <w:t>WHY?</w:t>
      </w:r>
    </w:p>
    <w:p w14:paraId="1AC87133" w14:textId="5068783B" w:rsidR="00A1675C" w:rsidRDefault="003434B6">
      <w:pPr>
        <w:ind w:firstLine="432"/>
      </w:pPr>
      <w:r>
        <w:rPr>
          <w:rFonts w:eastAsia="Georgia"/>
        </w:rPr>
        <w:t>Penny gently smiled. She typed: Because you keep talking about holography and I wanted to see what the Americans think it means.</w:t>
      </w:r>
    </w:p>
    <w:p w14:paraId="16AB6C33" w14:textId="77777777" w:rsidR="00A1675C" w:rsidRDefault="00000000">
      <w:pPr>
        <w:ind w:firstLine="432"/>
      </w:pPr>
      <w:r>
        <w:rPr>
          <w:rFonts w:eastAsia="Georgia"/>
        </w:rPr>
        <w:t>There was a pause. Then:</w:t>
      </w:r>
    </w:p>
    <w:p w14:paraId="49629C9F" w14:textId="77777777" w:rsidR="00A1675C" w:rsidRDefault="00000000">
      <w:pPr>
        <w:spacing w:before="200" w:after="120"/>
        <w:jc w:val="center"/>
      </w:pPr>
      <w:r>
        <w:rPr>
          <w:rFonts w:eastAsia="Georgia"/>
          <w:b/>
          <w:sz w:val="24"/>
        </w:rPr>
        <w:t>AND?</w:t>
      </w:r>
    </w:p>
    <w:p w14:paraId="671F4D29" w14:textId="7660E2A4" w:rsidR="00A1675C" w:rsidRDefault="003434B6">
      <w:pPr>
        <w:ind w:firstLine="432"/>
      </w:pPr>
      <w:r>
        <w:rPr>
          <w:rFonts w:eastAsia="Georgia"/>
        </w:rPr>
        <w:t>Penny looked at the screen. She typed: Jamie Lee Curtis survived Halloween.</w:t>
      </w:r>
    </w:p>
    <w:p w14:paraId="36E01016" w14:textId="77777777" w:rsidR="00A1675C" w:rsidRDefault="00000000">
      <w:pPr>
        <w:ind w:firstLine="432"/>
      </w:pPr>
      <w:r>
        <w:rPr>
          <w:rFonts w:eastAsia="Georgia"/>
        </w:rPr>
        <w:t>Another pause. Then:</w:t>
      </w:r>
    </w:p>
    <w:p w14:paraId="4CD5EEF0" w14:textId="77777777" w:rsidR="00A1675C" w:rsidRDefault="00000000">
      <w:pPr>
        <w:spacing w:before="200" w:after="120"/>
        <w:jc w:val="center"/>
      </w:pPr>
      <w:r>
        <w:rPr>
          <w:rFonts w:eastAsia="Georgia"/>
          <w:b/>
          <w:sz w:val="24"/>
        </w:rPr>
        <w:t>THAT'S YOUR PHYSICS CONCLUSION?</w:t>
      </w:r>
    </w:p>
    <w:p w14:paraId="463C49F3" w14:textId="1F9AA558" w:rsidR="00A1675C" w:rsidRDefault="003434B6">
      <w:pPr>
        <w:ind w:firstLine="432"/>
      </w:pPr>
      <w:r>
        <w:rPr>
          <w:rFonts w:eastAsia="Georgia"/>
        </w:rPr>
        <w:t>Penny gently smiled.</w:t>
      </w:r>
    </w:p>
    <w:p w14:paraId="11EDC42D" w14:textId="77777777" w:rsidR="00A1675C" w:rsidRDefault="00000000">
      <w:pPr>
        <w:spacing w:before="40" w:after="120"/>
      </w:pPr>
      <w:r>
        <w:rPr>
          <w:rFonts w:eastAsia="Georgia"/>
        </w:rPr>
        <w:t>No.</w:t>
      </w:r>
    </w:p>
    <w:p w14:paraId="698B9E1B" w14:textId="77777777" w:rsidR="00A1675C" w:rsidRDefault="00000000">
      <w:pPr>
        <w:ind w:firstLine="432"/>
      </w:pPr>
      <w:r>
        <w:rPr>
          <w:rFonts w:eastAsia="Georgia"/>
        </w:rPr>
        <w:t>She looked at the screen. Then typed: My physics conclusion is that if different descriptions can encode the same underlying reality, SR and GR don't need to be fundamental to be true.</w:t>
      </w:r>
    </w:p>
    <w:p w14:paraId="2C3D4EA5" w14:textId="77777777" w:rsidR="00A1675C" w:rsidRDefault="00000000">
      <w:pPr>
        <w:spacing w:before="40" w:after="120"/>
      </w:pPr>
      <w:r>
        <w:rPr>
          <w:rFonts w:eastAsia="Georgia"/>
        </w:rPr>
        <w:t>Derek replied:</w:t>
      </w:r>
    </w:p>
    <w:p w14:paraId="46FEEBCE" w14:textId="77777777" w:rsidR="00A1675C" w:rsidRDefault="00000000">
      <w:pPr>
        <w:spacing w:before="40" w:after="120"/>
      </w:pPr>
      <w:r>
        <w:rPr>
          <w:rFonts w:eastAsia="Georgia"/>
        </w:rPr>
        <w:t>Correct.</w:t>
      </w:r>
    </w:p>
    <w:p w14:paraId="3CA90BD6" w14:textId="63D85B0C" w:rsidR="00A1675C" w:rsidRDefault="003434B6">
      <w:pPr>
        <w:ind w:firstLine="432"/>
      </w:pPr>
      <w:r>
        <w:rPr>
          <w:rFonts w:eastAsia="Georgia"/>
        </w:rPr>
        <w:t>Penny gently smiled. Then another message suddenly appeared.</w:t>
      </w:r>
    </w:p>
    <w:p w14:paraId="3C37EDF4" w14:textId="77777777" w:rsidR="00A1675C" w:rsidRDefault="00000000">
      <w:pPr>
        <w:spacing w:before="40" w:after="120"/>
      </w:pPr>
      <w:r>
        <w:rPr>
          <w:rFonts w:eastAsia="Georgia"/>
        </w:rPr>
        <w:t>ALSO, JAMIE LEE CURTIS DID NOT "SURVIVE HALLOWEEN" IN THE PHYSICS SENSE.</w:t>
      </w:r>
    </w:p>
    <w:p w14:paraId="48B081FB" w14:textId="24F04AF9" w:rsidR="00A1675C" w:rsidRDefault="003434B6">
      <w:pPr>
        <w:ind w:firstLine="432"/>
      </w:pPr>
      <w:r>
        <w:rPr>
          <w:rFonts w:eastAsia="Georgia"/>
        </w:rPr>
        <w:t>Penny deeply frowned. She typed: You know what I meant.</w:t>
      </w:r>
    </w:p>
    <w:p w14:paraId="367759F1" w14:textId="77777777" w:rsidR="00A1675C" w:rsidRDefault="00000000">
      <w:pPr>
        <w:ind w:firstLine="432"/>
      </w:pPr>
      <w:r>
        <w:rPr>
          <w:rFonts w:eastAsia="Georgia"/>
        </w:rPr>
        <w:t>I don't. Americans. A pause.</w:t>
      </w:r>
    </w:p>
    <w:p w14:paraId="1BC251A3" w14:textId="0789C2F2" w:rsidR="00A1675C" w:rsidRDefault="00000000">
      <w:pPr>
        <w:ind w:firstLine="432"/>
      </w:pPr>
      <w:r>
        <w:rPr>
          <w:rFonts w:eastAsia="Georgia"/>
        </w:rPr>
        <w:t xml:space="preserve">Then: That settles it. </w:t>
      </w:r>
      <w:r w:rsidR="003434B6">
        <w:rPr>
          <w:rFonts w:eastAsia="Georgia"/>
        </w:rPr>
        <w:t>Penny</w:t>
      </w:r>
      <w:r>
        <w:rPr>
          <w:rFonts w:eastAsia="Georgia"/>
        </w:rPr>
        <w:t xml:space="preserve"> laughed.</w:t>
      </w:r>
    </w:p>
    <w:p w14:paraId="08C2A0F3" w14:textId="77777777" w:rsidR="00A1675C" w:rsidRDefault="00000000">
      <w:pPr>
        <w:ind w:firstLine="432"/>
      </w:pPr>
      <w:r>
        <w:rPr>
          <w:rFonts w:eastAsia="Georgia"/>
        </w:rPr>
        <w:t>She put the phone away. Then she noticed something. On the screen, a character was holding an ordinary cucumber.</w:t>
      </w:r>
    </w:p>
    <w:p w14:paraId="2DA54FBD" w14:textId="1F518B39" w:rsidR="00A1675C" w:rsidRDefault="003434B6">
      <w:pPr>
        <w:ind w:firstLine="432"/>
      </w:pPr>
      <w:r>
        <w:rPr>
          <w:rFonts w:eastAsia="Georgia"/>
        </w:rPr>
        <w:t>Penny stared. Surely not. She leaned forward.</w:t>
      </w:r>
    </w:p>
    <w:p w14:paraId="39F0C7BF" w14:textId="77777777" w:rsidR="00A1675C" w:rsidRDefault="00000000">
      <w:pPr>
        <w:ind w:firstLine="432"/>
      </w:pPr>
      <w:r>
        <w:rPr>
          <w:rFonts w:eastAsia="Georgia"/>
        </w:rPr>
        <w:t>There it was. A cucumber. She laughed.</w:t>
      </w:r>
    </w:p>
    <w:p w14:paraId="652BCC2B" w14:textId="77777777" w:rsidR="00A1675C" w:rsidRDefault="00000000">
      <w:pPr>
        <w:spacing w:before="40" w:after="120"/>
      </w:pPr>
      <w:r>
        <w:rPr>
          <w:rFonts w:eastAsia="Georgia"/>
        </w:rPr>
        <w:t>"You're having a laugh."</w:t>
      </w:r>
    </w:p>
    <w:p w14:paraId="5C446908" w14:textId="77777777" w:rsidR="00A1675C" w:rsidRDefault="00000000">
      <w:pPr>
        <w:ind w:firstLine="432"/>
      </w:pPr>
      <w:r>
        <w:rPr>
          <w:rFonts w:eastAsia="Georgia"/>
        </w:rPr>
        <w:t>The woman beside her looked at the screen.</w:t>
      </w:r>
    </w:p>
    <w:p w14:paraId="477E48D3" w14:textId="77777777" w:rsidR="00A1675C" w:rsidRDefault="00000000">
      <w:pPr>
        <w:spacing w:before="40" w:after="120"/>
      </w:pPr>
      <w:r>
        <w:rPr>
          <w:rFonts w:eastAsia="Georgia"/>
        </w:rPr>
        <w:t>"What?"</w:t>
      </w:r>
    </w:p>
    <w:p w14:paraId="52BC963A" w14:textId="77777777" w:rsidR="00A1675C" w:rsidRDefault="00000000">
      <w:pPr>
        <w:spacing w:before="40" w:after="120"/>
      </w:pPr>
      <w:r>
        <w:rPr>
          <w:rFonts w:eastAsia="Georgia"/>
        </w:rPr>
        <w:t>"The cucumber."</w:t>
      </w:r>
    </w:p>
    <w:p w14:paraId="27DC052A" w14:textId="77777777" w:rsidR="00A1675C" w:rsidRDefault="00000000">
      <w:pPr>
        <w:spacing w:before="40" w:after="120"/>
      </w:pPr>
      <w:r>
        <w:rPr>
          <w:rFonts w:eastAsia="Georgia"/>
        </w:rPr>
        <w:t>"What about it?"</w:t>
      </w:r>
    </w:p>
    <w:p w14:paraId="3EBEEAC8" w14:textId="1DB7CB4B" w:rsidR="00A1675C" w:rsidRDefault="003434B6">
      <w:pPr>
        <w:ind w:firstLine="432"/>
      </w:pPr>
      <w:r>
        <w:rPr>
          <w:rFonts w:eastAsia="Georgia"/>
        </w:rPr>
        <w:t>Penny stared intently.</w:t>
      </w:r>
    </w:p>
    <w:p w14:paraId="3D41E248" w14:textId="77777777" w:rsidR="00A1675C" w:rsidRDefault="00000000">
      <w:pPr>
        <w:spacing w:before="40" w:after="120"/>
      </w:pPr>
      <w:r>
        <w:rPr>
          <w:rFonts w:eastAsia="Georgia"/>
        </w:rPr>
        <w:t>"Nothing."</w:t>
      </w:r>
    </w:p>
    <w:p w14:paraId="2392C604" w14:textId="77777777" w:rsidR="00A1675C" w:rsidRDefault="00000000">
      <w:pPr>
        <w:ind w:firstLine="432"/>
      </w:pPr>
      <w:r>
        <w:rPr>
          <w:rFonts w:eastAsia="Georgia"/>
        </w:rPr>
        <w:t>She reached into her handbag. Her own cucumber was still there. She slowly looked from the ordinary cucumber in her bag to the cucumber on the screen.</w:t>
      </w:r>
    </w:p>
    <w:p w14:paraId="50C34378" w14:textId="77777777" w:rsidR="00A1675C" w:rsidRDefault="00000000">
      <w:pPr>
        <w:ind w:firstLine="432"/>
      </w:pPr>
      <w:r>
        <w:rPr>
          <w:rFonts w:eastAsia="Georgia"/>
        </w:rPr>
        <w:t>Then back again. She sharply frowned. The one on the screen was not identical.</w:t>
      </w:r>
    </w:p>
    <w:p w14:paraId="6E003F63" w14:textId="77777777" w:rsidR="00A1675C" w:rsidRDefault="00000000">
      <w:pPr>
        <w:ind w:firstLine="432"/>
      </w:pPr>
      <w:r>
        <w:rPr>
          <w:rFonts w:eastAsia="Georgia"/>
        </w:rPr>
        <w:t>Of course it wasn't. That would have been ridiculous. Still...</w:t>
      </w:r>
    </w:p>
    <w:p w14:paraId="1A8CAF47" w14:textId="7E26412A" w:rsidR="00A1675C" w:rsidRDefault="003434B6">
      <w:pPr>
        <w:ind w:firstLine="432"/>
      </w:pPr>
      <w:r>
        <w:rPr>
          <w:rFonts w:eastAsia="Georgia"/>
        </w:rPr>
        <w:t>Penny took a photograph of the screen. She sent it to Derek.</w:t>
      </w:r>
    </w:p>
    <w:p w14:paraId="222D0971" w14:textId="77777777" w:rsidR="00A1675C" w:rsidRDefault="00000000">
      <w:pPr>
        <w:spacing w:before="200" w:after="120"/>
        <w:jc w:val="center"/>
      </w:pPr>
      <w:r>
        <w:rPr>
          <w:rFonts w:eastAsia="Georgia"/>
          <w:b/>
          <w:sz w:val="24"/>
        </w:rPr>
        <w:t>LOOK.</w:t>
      </w:r>
    </w:p>
    <w:p w14:paraId="34CFF4F1" w14:textId="77777777" w:rsidR="00A1675C" w:rsidRDefault="00000000">
      <w:pPr>
        <w:ind w:firstLine="432"/>
      </w:pPr>
      <w:r>
        <w:rPr>
          <w:rFonts w:eastAsia="Georgia"/>
        </w:rPr>
        <w:t>His reply came almost immediately.</w:t>
      </w:r>
    </w:p>
    <w:p w14:paraId="28F48091" w14:textId="77777777" w:rsidR="00A1675C" w:rsidRDefault="00000000">
      <w:pPr>
        <w:spacing w:before="200" w:after="120"/>
        <w:jc w:val="center"/>
      </w:pPr>
      <w:r>
        <w:rPr>
          <w:rFonts w:eastAsia="Georgia"/>
          <w:b/>
          <w:sz w:val="24"/>
        </w:rPr>
        <w:t>I'M LOOKING.</w:t>
      </w:r>
    </w:p>
    <w:p w14:paraId="46F50B4C" w14:textId="77777777" w:rsidR="00A1675C" w:rsidRDefault="00000000">
      <w:pPr>
        <w:ind w:firstLine="432"/>
      </w:pPr>
      <w:r>
        <w:rPr>
          <w:rFonts w:eastAsia="Georgia"/>
        </w:rPr>
        <w:t>Then:</w:t>
      </w:r>
    </w:p>
    <w:p w14:paraId="41BF4D88" w14:textId="77777777" w:rsidR="00A1675C" w:rsidRDefault="00000000">
      <w:pPr>
        <w:spacing w:before="200" w:after="120"/>
        <w:jc w:val="center"/>
      </w:pPr>
      <w:r>
        <w:rPr>
          <w:rFonts w:eastAsia="Georgia"/>
          <w:b/>
          <w:sz w:val="24"/>
        </w:rPr>
        <w:t>THAT'S A CUCUMBER.</w:t>
      </w:r>
    </w:p>
    <w:p w14:paraId="630E3BF6" w14:textId="1817BF4E" w:rsidR="00A1675C" w:rsidRDefault="003434B6">
      <w:pPr>
        <w:ind w:firstLine="432"/>
      </w:pPr>
      <w:r>
        <w:rPr>
          <w:rFonts w:eastAsia="Georgia"/>
        </w:rPr>
        <w:t>Penny smiled.</w:t>
      </w:r>
    </w:p>
    <w:p w14:paraId="341F393D" w14:textId="77777777" w:rsidR="00A1675C" w:rsidRDefault="00000000">
      <w:pPr>
        <w:spacing w:before="40" w:after="120"/>
      </w:pPr>
      <w:r>
        <w:rPr>
          <w:rFonts w:eastAsia="Georgia"/>
        </w:rPr>
        <w:t>Yes.</w:t>
      </w:r>
    </w:p>
    <w:p w14:paraId="2CE3B014" w14:textId="77777777" w:rsidR="00A1675C" w:rsidRDefault="00000000">
      <w:pPr>
        <w:ind w:firstLine="432"/>
      </w:pPr>
      <w:r>
        <w:rPr>
          <w:rFonts w:eastAsia="Georgia"/>
        </w:rPr>
        <w:t>So? She typed: Nothing.</w:t>
      </w:r>
    </w:p>
    <w:p w14:paraId="35E6BDB7" w14:textId="77777777" w:rsidR="00A1675C" w:rsidRDefault="00000000">
      <w:pPr>
        <w:ind w:firstLine="432"/>
      </w:pPr>
      <w:r>
        <w:rPr>
          <w:rFonts w:eastAsia="Georgia"/>
        </w:rPr>
        <w:t>She paused. Then: Yet.</w:t>
      </w:r>
    </w:p>
    <w:p w14:paraId="7008F623" w14:textId="07E2EE66" w:rsidR="00A1675C" w:rsidRDefault="00000000">
      <w:pPr>
        <w:ind w:firstLine="432"/>
      </w:pPr>
      <w:r>
        <w:rPr>
          <w:rFonts w:eastAsia="Georgia"/>
        </w:rPr>
        <w:t xml:space="preserve">She put the phone away. The film continued. </w:t>
      </w:r>
      <w:r w:rsidR="003434B6">
        <w:rPr>
          <w:rFonts w:eastAsia="Georgia"/>
        </w:rPr>
        <w:t>Penny</w:t>
      </w:r>
      <w:r>
        <w:rPr>
          <w:rFonts w:eastAsia="Georgia"/>
        </w:rPr>
        <w:t xml:space="preserve"> watched the characters collide with one absurd reality after another.</w:t>
      </w:r>
    </w:p>
    <w:p w14:paraId="22D782B2" w14:textId="6B1C9BEF" w:rsidR="00A1675C" w:rsidRDefault="00000000">
      <w:pPr>
        <w:ind w:firstLine="432"/>
      </w:pPr>
      <w:r>
        <w:rPr>
          <w:rFonts w:eastAsia="Georgia"/>
        </w:rPr>
        <w:t>Then she thought about the Bureau. About Derek. About Weinstein.</w:t>
      </w:r>
    </w:p>
    <w:p w14:paraId="40BDA262" w14:textId="77777777" w:rsidR="00A1675C" w:rsidRDefault="00000000">
      <w:pPr>
        <w:ind w:firstLine="432"/>
      </w:pPr>
      <w:r>
        <w:rPr>
          <w:rFonts w:eastAsia="Georgia"/>
        </w:rPr>
        <w:t>About Barbarian. About the clocks. About the cold rain.</w:t>
      </w:r>
    </w:p>
    <w:p w14:paraId="460B5A86" w14:textId="77777777" w:rsidR="00A1675C" w:rsidRDefault="00000000">
      <w:pPr>
        <w:ind w:firstLine="432"/>
      </w:pPr>
      <w:r>
        <w:rPr>
          <w:rFonts w:eastAsia="Georgia"/>
        </w:rPr>
        <w:t>About the strange train. About the other Derek. Perhaps the Bureau had been approaching the problem backwards.</w:t>
      </w:r>
    </w:p>
    <w:p w14:paraId="3C9CA71D"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60C3D49B" w14:textId="77777777" w:rsidR="00A1675C" w:rsidRDefault="00000000">
      <w:pPr>
        <w:ind w:firstLine="432"/>
      </w:pPr>
      <w:r>
        <w:rPr>
          <w:rFonts w:eastAsia="Georgia"/>
        </w:rPr>
        <w:t>What if they belonged to different descriptions? What if the distant train wasn't travelling through a strange geometry? What if the train was the strange geometry?</w:t>
      </w:r>
    </w:p>
    <w:p w14:paraId="53C02CAD" w14:textId="68C77AE1" w:rsidR="00A1675C" w:rsidRDefault="003434B6">
      <w:pPr>
        <w:ind w:firstLine="432"/>
      </w:pPr>
      <w:r>
        <w:rPr>
          <w:rFonts w:eastAsia="Georgia"/>
        </w:rPr>
        <w:t>Penny quietly sat very still. Then she smiled. She took out her phone.</w:t>
      </w:r>
    </w:p>
    <w:p w14:paraId="0E7ED80B" w14:textId="77777777" w:rsidR="00A1675C" w:rsidRDefault="00000000">
      <w:pPr>
        <w:ind w:firstLine="432"/>
      </w:pPr>
      <w:r>
        <w:rPr>
          <w:rFonts w:eastAsia="Georgia"/>
        </w:rPr>
        <w:t>She wrote one final message to Derek. Don't investigate the clocks. His reply came:</w:t>
      </w:r>
    </w:p>
    <w:p w14:paraId="3332E6C1" w14:textId="77777777" w:rsidR="00A1675C" w:rsidRDefault="00000000">
      <w:pPr>
        <w:ind w:firstLine="432"/>
      </w:pPr>
      <w:r>
        <w:rPr>
          <w:rFonts w:eastAsia="Georgia"/>
        </w:rPr>
        <w:t>Why? She typed: Investigate the descriptions.</w:t>
      </w:r>
    </w:p>
    <w:p w14:paraId="42CB3BE7" w14:textId="77777777" w:rsidR="00A1675C" w:rsidRDefault="00000000">
      <w:pPr>
        <w:ind w:firstLine="432"/>
      </w:pPr>
      <w:r>
        <w:rPr>
          <w:rFonts w:eastAsia="Georgia"/>
        </w:rPr>
        <w:t>A pause. Then: Explain.</w:t>
      </w:r>
    </w:p>
    <w:p w14:paraId="09C5D2D4" w14:textId="75330BB3" w:rsidR="00A1675C" w:rsidRDefault="003434B6">
      <w:pPr>
        <w:ind w:firstLine="432"/>
      </w:pPr>
      <w:r>
        <w:rPr>
          <w:rFonts w:eastAsia="Georgia"/>
        </w:rPr>
        <w:t>Penny carefully looked at the film. Then at the cucumber. Then at the cold rain running down the cinema window.</w:t>
      </w:r>
    </w:p>
    <w:p w14:paraId="0535D48E" w14:textId="77777777" w:rsidR="00A1675C" w:rsidRDefault="00000000">
      <w:pPr>
        <w:ind w:firstLine="432"/>
      </w:pPr>
      <w:r>
        <w:rPr>
          <w:rFonts w:eastAsia="Georgia"/>
        </w:rPr>
        <w:t>She wrote: Maybe the universe doesn't have one story. She thought for a moment.</w:t>
      </w:r>
    </w:p>
    <w:p w14:paraId="7D27EE46" w14:textId="77777777" w:rsidR="00A1675C" w:rsidRDefault="00000000">
      <w:pPr>
        <w:spacing w:before="40" w:after="120"/>
      </w:pPr>
      <w:r>
        <w:rPr>
          <w:rFonts w:eastAsia="Georgia"/>
        </w:rPr>
        <w:t>Then added:</w:t>
      </w:r>
    </w:p>
    <w:p w14:paraId="7FECF773" w14:textId="77777777" w:rsidR="00A1675C" w:rsidRDefault="00000000">
      <w:pPr>
        <w:ind w:firstLine="432"/>
      </w:pPr>
      <w:r>
        <w:rPr>
          <w:rFonts w:eastAsia="Georgia"/>
        </w:rPr>
        <w:t>Maybe it has several descriptions that all have to agree on what can actually happen.</w:t>
      </w:r>
    </w:p>
    <w:p w14:paraId="40DDF914" w14:textId="77777777" w:rsidR="00A1675C" w:rsidRDefault="00000000">
      <w:pPr>
        <w:spacing w:before="40" w:after="120"/>
      </w:pPr>
      <w:r>
        <w:rPr>
          <w:rFonts w:eastAsia="Georgia"/>
        </w:rPr>
        <w:t>Derek replied:</w:t>
      </w:r>
    </w:p>
    <w:p w14:paraId="1EA94950" w14:textId="4B7C4E52" w:rsidR="00A1675C" w:rsidRDefault="00000000">
      <w:pPr>
        <w:ind w:firstLine="432"/>
      </w:pPr>
      <w:r>
        <w:rPr>
          <w:rFonts w:eastAsia="Georgia"/>
        </w:rPr>
        <w:t xml:space="preserve">Now you're talking. </w:t>
      </w:r>
      <w:r w:rsidR="003434B6">
        <w:rPr>
          <w:rFonts w:eastAsia="Georgia"/>
        </w:rPr>
        <w:t>Penny</w:t>
      </w:r>
      <w:r>
        <w:rPr>
          <w:rFonts w:eastAsia="Georgia"/>
        </w:rPr>
        <w:t xml:space="preserve"> smiled. She put the phone away.</w:t>
      </w:r>
    </w:p>
    <w:p w14:paraId="5F6E3BC1" w14:textId="6ABC0641" w:rsidR="00A1675C" w:rsidRDefault="00000000">
      <w:pPr>
        <w:ind w:firstLine="432"/>
      </w:pPr>
      <w:r>
        <w:rPr>
          <w:rFonts w:eastAsia="Georgia"/>
        </w:rPr>
        <w:t xml:space="preserve">On the screen, everything was happening everywhere all at once. </w:t>
      </w:r>
      <w:r w:rsidR="003434B6">
        <w:rPr>
          <w:rFonts w:eastAsia="Georgia"/>
        </w:rPr>
        <w:t>Penny</w:t>
      </w:r>
      <w:r>
        <w:rPr>
          <w:rFonts w:eastAsia="Georgia"/>
        </w:rPr>
        <w:t xml:space="preserve"> watched for another minute.</w:t>
      </w:r>
    </w:p>
    <w:p w14:paraId="22F75613" w14:textId="77777777" w:rsidR="00A1675C" w:rsidRDefault="00000000">
      <w:pPr>
        <w:spacing w:before="40" w:after="120"/>
      </w:pPr>
      <w:r>
        <w:rPr>
          <w:rFonts w:eastAsia="Georgia"/>
        </w:rPr>
        <w:t>Then quietly clarified:</w:t>
      </w:r>
    </w:p>
    <w:p w14:paraId="05ADCD28" w14:textId="77777777" w:rsidR="00A1675C" w:rsidRDefault="00000000">
      <w:pPr>
        <w:spacing w:before="40" w:after="120"/>
      </w:pPr>
      <w:r>
        <w:rPr>
          <w:rFonts w:eastAsia="Georgia"/>
        </w:rPr>
        <w:t>"Americans."</w:t>
      </w:r>
    </w:p>
    <w:p w14:paraId="77A4181F" w14:textId="77777777" w:rsidR="00A1675C" w:rsidRDefault="00000000">
      <w:pPr>
        <w:ind w:firstLine="432"/>
      </w:pPr>
      <w:r>
        <w:rPr>
          <w:rFonts w:eastAsia="Georgia"/>
        </w:rPr>
        <w:t>She ate another piece of popcorn.</w:t>
      </w:r>
    </w:p>
    <w:p w14:paraId="6D3E5DFC" w14:textId="77777777" w:rsidR="00A1675C" w:rsidRDefault="00000000">
      <w:pPr>
        <w:spacing w:before="40" w:after="120"/>
      </w:pPr>
      <w:r>
        <w:rPr>
          <w:rFonts w:eastAsia="Georgia"/>
        </w:rPr>
        <w:t>"That settles it."</w:t>
      </w:r>
    </w:p>
    <w:p w14:paraId="0CA88F26" w14:textId="77777777" w:rsidR="00A1675C" w:rsidRDefault="00000000">
      <w:pPr>
        <w:ind w:firstLine="432"/>
      </w:pPr>
      <w:r>
        <w:rPr>
          <w:rFonts w:eastAsia="Georgia"/>
        </w:rPr>
        <w:t>And somewhere in London, a strange clock stopped at 11:17. Again. The laboratory door opened.</w:t>
      </w:r>
    </w:p>
    <w:p w14:paraId="39886F5C" w14:textId="77777777" w:rsidR="00A1675C" w:rsidRDefault="00000000">
      <w:pPr>
        <w:ind w:firstLine="432"/>
      </w:pPr>
      <w:r>
        <w:rPr>
          <w:rFonts w:eastAsia="Georgia"/>
        </w:rPr>
        <w:t>Weinstein walked in. Everyone turned. He carefully looked at the whiteboard.</w:t>
      </w:r>
    </w:p>
    <w:p w14:paraId="4224EBFF" w14:textId="662A7508" w:rsidR="00A1675C" w:rsidRDefault="00000000">
      <w:pPr>
        <w:ind w:firstLine="432"/>
      </w:pPr>
      <w:r>
        <w:rPr>
          <w:rFonts w:eastAsia="Georgia"/>
        </w:rPr>
        <w:t xml:space="preserve">Then at Derek. Then at </w:t>
      </w:r>
      <w:r w:rsidR="003434B6">
        <w:rPr>
          <w:rFonts w:eastAsia="Georgia"/>
        </w:rPr>
        <w:t>Penny</w:t>
      </w:r>
      <w:r>
        <w:rPr>
          <w:rFonts w:eastAsia="Georgia"/>
        </w:rPr>
        <w:t>. Then at the cucumber.</w:t>
      </w:r>
    </w:p>
    <w:p w14:paraId="1D7E6BBB" w14:textId="77777777" w:rsidR="00A1675C" w:rsidRDefault="00000000">
      <w:pPr>
        <w:spacing w:before="40" w:after="120"/>
      </w:pPr>
      <w:r>
        <w:rPr>
          <w:rFonts w:eastAsia="Georgia"/>
        </w:rPr>
        <w:t>"Why is there a cucumber?"</w:t>
      </w:r>
    </w:p>
    <w:p w14:paraId="15F7B376" w14:textId="64D5EF9A" w:rsidR="00A1675C" w:rsidRDefault="003434B6">
      <w:pPr>
        <w:ind w:firstLine="432"/>
      </w:pPr>
      <w:r>
        <w:rPr>
          <w:rFonts w:eastAsia="Georgia"/>
        </w:rPr>
        <w:t>Penny gently smiled.</w:t>
      </w:r>
    </w:p>
    <w:p w14:paraId="5AAC7721" w14:textId="77777777" w:rsidR="00A1675C" w:rsidRDefault="00000000">
      <w:pPr>
        <w:spacing w:before="40" w:after="120"/>
      </w:pPr>
      <w:r>
        <w:rPr>
          <w:rFonts w:eastAsia="Georgia"/>
        </w:rPr>
        <w:t>"Long story."</w:t>
      </w:r>
    </w:p>
    <w:p w14:paraId="25630ED9" w14:textId="77777777" w:rsidR="00A1675C" w:rsidRDefault="00000000">
      <w:pPr>
        <w:ind w:firstLine="432"/>
      </w:pPr>
      <w:r>
        <w:rPr>
          <w:rFonts w:eastAsia="Georgia"/>
        </w:rPr>
        <w:t>Weinstein nodded.</w:t>
      </w:r>
    </w:p>
    <w:p w14:paraId="643D56D9" w14:textId="77777777" w:rsidR="00A1675C" w:rsidRDefault="00000000">
      <w:pPr>
        <w:spacing w:before="40" w:after="120"/>
      </w:pPr>
      <w:r>
        <w:rPr>
          <w:rFonts w:eastAsia="Georgia"/>
        </w:rPr>
        <w:t>"Fine."</w:t>
      </w:r>
    </w:p>
    <w:p w14:paraId="2039AFA1" w14:textId="77777777" w:rsidR="00A1675C" w:rsidRDefault="00000000">
      <w:pPr>
        <w:ind w:firstLine="432"/>
      </w:pPr>
      <w:r>
        <w:rPr>
          <w:rFonts w:eastAsia="Georgia"/>
        </w:rPr>
        <w:t>He looked at the board.</w:t>
      </w:r>
    </w:p>
    <w:p w14:paraId="6013836F" w14:textId="77777777" w:rsidR="00A1675C" w:rsidRDefault="00000000">
      <w:pPr>
        <w:spacing w:before="40" w:after="120"/>
      </w:pPr>
      <w:r>
        <w:rPr>
          <w:rFonts w:eastAsia="Georgia"/>
        </w:rPr>
        <w:t>"Holography."</w:t>
      </w:r>
    </w:p>
    <w:p w14:paraId="67A63242" w14:textId="77777777" w:rsidR="00A1675C" w:rsidRDefault="00000000">
      <w:pPr>
        <w:ind w:firstLine="432"/>
      </w:pPr>
      <w:r>
        <w:rPr>
          <w:rFonts w:eastAsia="Georgia"/>
        </w:rPr>
        <w:t>Derek nodded.</w:t>
      </w:r>
    </w:p>
    <w:p w14:paraId="6DE2EE42" w14:textId="77777777" w:rsidR="00A1675C" w:rsidRDefault="00000000">
      <w:pPr>
        <w:spacing w:before="40" w:after="120"/>
      </w:pPr>
      <w:r>
        <w:rPr>
          <w:rFonts w:eastAsia="Georgia"/>
        </w:rPr>
        <w:t>"Yes."</w:t>
      </w:r>
    </w:p>
    <w:p w14:paraId="35DB437A" w14:textId="77777777" w:rsidR="00A1675C" w:rsidRDefault="00000000">
      <w:pPr>
        <w:ind w:firstLine="432"/>
      </w:pPr>
      <w:r>
        <w:rPr>
          <w:rFonts w:eastAsia="Georgia"/>
        </w:rPr>
        <w:t>Weinstein took off his coat.</w:t>
      </w:r>
    </w:p>
    <w:p w14:paraId="37B86F92" w14:textId="77777777" w:rsidR="00A1675C" w:rsidRDefault="00000000">
      <w:pPr>
        <w:spacing w:before="40" w:after="120"/>
      </w:pPr>
      <w:r>
        <w:rPr>
          <w:rFonts w:eastAsia="Georgia"/>
        </w:rPr>
        <w:t>"Interesting."</w:t>
      </w:r>
    </w:p>
    <w:p w14:paraId="399CFC1F" w14:textId="77777777" w:rsidR="00A1675C" w:rsidRDefault="00000000">
      <w:pPr>
        <w:ind w:firstLine="432"/>
      </w:pPr>
      <w:r>
        <w:rPr>
          <w:rFonts w:eastAsia="Georgia"/>
        </w:rPr>
        <w:t>Trevor looked surprised.</w:t>
      </w:r>
    </w:p>
    <w:p w14:paraId="5681010F" w14:textId="77777777" w:rsidR="00A1675C" w:rsidRDefault="00000000">
      <w:pPr>
        <w:spacing w:before="40" w:after="120"/>
      </w:pPr>
      <w:r>
        <w:rPr>
          <w:rFonts w:eastAsia="Georgia"/>
        </w:rPr>
        <w:t>"You believe in it?"</w:t>
      </w:r>
    </w:p>
    <w:p w14:paraId="2E128773" w14:textId="77777777" w:rsidR="00A1675C" w:rsidRDefault="00000000">
      <w:pPr>
        <w:ind w:firstLine="432"/>
      </w:pPr>
      <w:r>
        <w:rPr>
          <w:rFonts w:eastAsia="Georgia"/>
        </w:rPr>
        <w:t>Weinstein smiled.</w:t>
      </w:r>
    </w:p>
    <w:p w14:paraId="17E308F1" w14:textId="77777777" w:rsidR="00A1675C" w:rsidRDefault="00000000">
      <w:pPr>
        <w:spacing w:before="40" w:after="120"/>
      </w:pPr>
      <w:r>
        <w:rPr>
          <w:rFonts w:eastAsia="Georgia"/>
        </w:rPr>
        <w:t>"That's not how theoretical physics works."</w:t>
      </w:r>
    </w:p>
    <w:p w14:paraId="7BDAC7EF" w14:textId="77777777" w:rsidR="00A1675C" w:rsidRDefault="00000000">
      <w:pPr>
        <w:spacing w:before="40" w:after="120"/>
      </w:pPr>
      <w:r>
        <w:rPr>
          <w:rFonts w:eastAsia="Georgia"/>
        </w:rPr>
        <w:t>"How does it work?"</w:t>
      </w:r>
    </w:p>
    <w:p w14:paraId="1335197B" w14:textId="77777777" w:rsidR="00A1675C" w:rsidRDefault="00000000">
      <w:pPr>
        <w:spacing w:before="40" w:after="120"/>
      </w:pPr>
      <w:r>
        <w:rPr>
          <w:rFonts w:eastAsia="Georgia"/>
        </w:rPr>
        <w:t>"We investigate whether the mathematics describes reality."</w:t>
      </w:r>
    </w:p>
    <w:p w14:paraId="771F4EAF" w14:textId="77777777" w:rsidR="00A1675C" w:rsidRDefault="00000000">
      <w:pPr>
        <w:spacing w:before="40" w:after="120"/>
      </w:pPr>
      <w:r>
        <w:rPr>
          <w:rFonts w:eastAsia="Georgia"/>
        </w:rPr>
        <w:t>"Fair."</w:t>
      </w:r>
    </w:p>
    <w:p w14:paraId="071A88F6" w14:textId="77777777" w:rsidR="00A1675C" w:rsidRDefault="00000000">
      <w:pPr>
        <w:ind w:firstLine="432"/>
      </w:pPr>
      <w:r>
        <w:rPr>
          <w:rFonts w:eastAsia="Georgia"/>
        </w:rPr>
        <w:t>Weinstein quietly walked toward the board.</w:t>
      </w:r>
    </w:p>
    <w:p w14:paraId="200502BC" w14:textId="77777777" w:rsidR="00A1675C" w:rsidRDefault="00000000">
      <w:pPr>
        <w:spacing w:before="40" w:after="120"/>
      </w:pPr>
      <w:r>
        <w:rPr>
          <w:rFonts w:eastAsia="Georgia"/>
        </w:rPr>
        <w:t>"You've been asking whether SR and GR can both survive if spacetime is emergent."</w:t>
      </w:r>
    </w:p>
    <w:p w14:paraId="7B46B711" w14:textId="77777777" w:rsidR="00A1675C" w:rsidRDefault="00000000">
      <w:pPr>
        <w:spacing w:before="40" w:after="120"/>
      </w:pPr>
      <w:r>
        <w:rPr>
          <w:rFonts w:eastAsia="Georgia"/>
        </w:rPr>
        <w:t>"Yes."</w:t>
      </w:r>
    </w:p>
    <w:p w14:paraId="62EA0009" w14:textId="77777777" w:rsidR="00A1675C" w:rsidRDefault="00000000">
      <w:pPr>
        <w:spacing w:before="40" w:after="120"/>
      </w:pPr>
      <w:r>
        <w:rPr>
          <w:rFonts w:eastAsia="Georgia"/>
        </w:rPr>
        <w:t>"They can."</w:t>
      </w:r>
    </w:p>
    <w:p w14:paraId="461032A9" w14:textId="77777777" w:rsidR="00A1675C" w:rsidRDefault="00000000">
      <w:pPr>
        <w:ind w:firstLine="432"/>
      </w:pPr>
      <w:r>
        <w:rPr>
          <w:rFonts w:eastAsia="Georgia"/>
        </w:rPr>
        <w:t>Derek nodded.</w:t>
      </w:r>
    </w:p>
    <w:p w14:paraId="76744B9E" w14:textId="77777777" w:rsidR="00A1675C" w:rsidRDefault="00000000">
      <w:pPr>
        <w:spacing w:before="40" w:after="120"/>
      </w:pPr>
      <w:r>
        <w:rPr>
          <w:rFonts w:eastAsia="Georgia"/>
        </w:rPr>
        <w:t>"That was my conclusion."</w:t>
      </w:r>
    </w:p>
    <w:p w14:paraId="6685DE83" w14:textId="77777777" w:rsidR="00A1675C" w:rsidRDefault="00000000">
      <w:pPr>
        <w:spacing w:before="40" w:after="120"/>
      </w:pPr>
      <w:r>
        <w:rPr>
          <w:rFonts w:eastAsia="Georgia"/>
        </w:rPr>
        <w:t>"Good."</w:t>
      </w:r>
    </w:p>
    <w:p w14:paraId="38B63A02" w14:textId="77777777" w:rsidR="00A1675C" w:rsidRDefault="00000000">
      <w:pPr>
        <w:spacing w:before="40" w:after="120"/>
      </w:pPr>
      <w:r>
        <w:rPr>
          <w:rFonts w:eastAsia="Georgia"/>
        </w:rPr>
        <w:t>"Unless..."</w:t>
      </w:r>
    </w:p>
    <w:p w14:paraId="41DC2037" w14:textId="77777777" w:rsidR="00A1675C" w:rsidRDefault="00000000">
      <w:pPr>
        <w:ind w:firstLine="432"/>
      </w:pPr>
      <w:r>
        <w:rPr>
          <w:rFonts w:eastAsia="Georgia"/>
        </w:rPr>
        <w:t>Weinstein smiled.</w:t>
      </w:r>
    </w:p>
    <w:p w14:paraId="34CCAE61" w14:textId="77777777" w:rsidR="00A1675C" w:rsidRDefault="00000000">
      <w:pPr>
        <w:spacing w:before="40" w:after="120"/>
      </w:pPr>
      <w:r>
        <w:rPr>
          <w:rFonts w:eastAsia="Georgia"/>
        </w:rPr>
        <w:t>"There's always an unless."</w:t>
      </w:r>
    </w:p>
    <w:p w14:paraId="2B4A9542" w14:textId="77777777" w:rsidR="00A1675C" w:rsidRDefault="00000000">
      <w:pPr>
        <w:ind w:firstLine="432"/>
      </w:pPr>
      <w:r>
        <w:rPr>
          <w:rFonts w:eastAsia="Georgia"/>
        </w:rPr>
        <w:t>He pointed at the equation.</w:t>
      </w:r>
    </w:p>
    <w:p w14:paraId="674CCC88" w14:textId="77777777" w:rsidR="00A1675C" w:rsidRDefault="00000000">
      <w:pPr>
        <w:spacing w:before="40" w:after="120"/>
      </w:pPr>
      <w:r>
        <w:rPr>
          <w:rFonts w:eastAsia="Georgia"/>
        </w:rPr>
        <w:t>"The important thing is that holography does not mean that the lower-dimensional description is a fake version of the higher-dimensional one."</w:t>
      </w:r>
    </w:p>
    <w:p w14:paraId="084F6928" w14:textId="77777777" w:rsidR="00A1675C" w:rsidRDefault="00000000">
      <w:pPr>
        <w:ind w:firstLine="432"/>
      </w:pPr>
      <w:r>
        <w:rPr>
          <w:rFonts w:eastAsia="Georgia"/>
        </w:rPr>
        <w:t>Derek nodded.</w:t>
      </w:r>
    </w:p>
    <w:p w14:paraId="6981DEA6" w14:textId="77777777" w:rsidR="00A1675C" w:rsidRDefault="00000000">
      <w:pPr>
        <w:spacing w:before="40" w:after="120"/>
      </w:pPr>
      <w:r>
        <w:rPr>
          <w:rFonts w:eastAsia="Georgia"/>
        </w:rPr>
        <w:t>"Duality."</w:t>
      </w:r>
    </w:p>
    <w:p w14:paraId="36476C35" w14:textId="77777777" w:rsidR="00A1675C" w:rsidRDefault="00000000">
      <w:pPr>
        <w:spacing w:before="40" w:after="120"/>
      </w:pPr>
      <w:r>
        <w:rPr>
          <w:rFonts w:eastAsia="Georgia"/>
        </w:rPr>
        <w:t>"Exactly."</w:t>
      </w:r>
    </w:p>
    <w:p w14:paraId="6D0F084A" w14:textId="77777777" w:rsidR="00A1675C" w:rsidRDefault="00000000">
      <w:pPr>
        <w:spacing w:before="40" w:after="120"/>
      </w:pPr>
      <w:r>
        <w:rPr>
          <w:rFonts w:eastAsia="Georgia"/>
        </w:rPr>
        <w:t>"Two descriptions of the same physics."</w:t>
      </w:r>
    </w:p>
    <w:p w14:paraId="74BDF352" w14:textId="77777777" w:rsidR="00A1675C" w:rsidRDefault="00000000">
      <w:pPr>
        <w:spacing w:before="40" w:after="120"/>
      </w:pPr>
      <w:r>
        <w:rPr>
          <w:rFonts w:eastAsia="Georgia"/>
        </w:rPr>
        <w:t>"Yes."</w:t>
      </w:r>
    </w:p>
    <w:p w14:paraId="362C751E" w14:textId="77777777" w:rsidR="00A1675C" w:rsidRDefault="00000000">
      <w:pPr>
        <w:spacing w:before="40" w:after="120"/>
      </w:pPr>
      <w:r>
        <w:rPr>
          <w:rFonts w:eastAsia="Georgia"/>
        </w:rPr>
        <w:t>"Then the geometry could be encoded in something that doesn't look geometric at all."</w:t>
      </w:r>
    </w:p>
    <w:p w14:paraId="6295E221" w14:textId="77777777" w:rsidR="00A1675C" w:rsidRDefault="00000000">
      <w:pPr>
        <w:spacing w:before="40" w:after="120"/>
      </w:pPr>
      <w:r>
        <w:rPr>
          <w:rFonts w:eastAsia="Georgia"/>
        </w:rPr>
        <w:t>"Yes."</w:t>
      </w:r>
    </w:p>
    <w:p w14:paraId="2B10EAD9" w14:textId="77777777" w:rsidR="00A1675C" w:rsidRDefault="00000000">
      <w:pPr>
        <w:ind w:firstLine="432"/>
      </w:pPr>
      <w:r>
        <w:rPr>
          <w:rFonts w:eastAsia="Georgia"/>
        </w:rPr>
        <w:t>Trevor's eyes widened.</w:t>
      </w:r>
    </w:p>
    <w:p w14:paraId="430E5F06" w14:textId="77777777" w:rsidR="00A1675C" w:rsidRDefault="00000000">
      <w:pPr>
        <w:spacing w:before="40" w:after="120"/>
      </w:pPr>
      <w:r>
        <w:rPr>
          <w:rFonts w:eastAsia="Georgia"/>
        </w:rPr>
        <w:t>"So curvature could emerge from information."</w:t>
      </w:r>
    </w:p>
    <w:p w14:paraId="19603B01" w14:textId="77777777" w:rsidR="00A1675C" w:rsidRDefault="00000000">
      <w:pPr>
        <w:spacing w:before="40" w:after="120"/>
      </w:pPr>
      <w:r>
        <w:rPr>
          <w:rFonts w:eastAsia="Georgia"/>
        </w:rPr>
        <w:t>"Possibly."</w:t>
      </w:r>
    </w:p>
    <w:p w14:paraId="1BC45654" w14:textId="77777777" w:rsidR="00A1675C" w:rsidRDefault="00000000">
      <w:pPr>
        <w:spacing w:before="40" w:after="120"/>
      </w:pPr>
      <w:r>
        <w:rPr>
          <w:rFonts w:eastAsia="Georgia"/>
        </w:rPr>
        <w:t>"Gravity too?"</w:t>
      </w:r>
    </w:p>
    <w:p w14:paraId="56309A7F" w14:textId="77777777" w:rsidR="00A1675C" w:rsidRDefault="00000000">
      <w:pPr>
        <w:spacing w:before="40" w:after="120"/>
      </w:pPr>
      <w:r>
        <w:rPr>
          <w:rFonts w:eastAsia="Georgia"/>
        </w:rPr>
        <w:t>"Possibly."</w:t>
      </w:r>
    </w:p>
    <w:p w14:paraId="21A3ED01" w14:textId="77777777" w:rsidR="00A1675C" w:rsidRDefault="00000000">
      <w:pPr>
        <w:spacing w:before="40" w:after="120"/>
      </w:pPr>
      <w:r>
        <w:rPr>
          <w:rFonts w:eastAsia="Georgia"/>
        </w:rPr>
        <w:t>"Spacetime?"</w:t>
      </w:r>
    </w:p>
    <w:p w14:paraId="28C8044D" w14:textId="77777777" w:rsidR="00A1675C" w:rsidRDefault="00000000">
      <w:pPr>
        <w:spacing w:before="40" w:after="120"/>
      </w:pPr>
      <w:r>
        <w:rPr>
          <w:rFonts w:eastAsia="Georgia"/>
        </w:rPr>
        <w:t>"Possibly."</w:t>
      </w:r>
    </w:p>
    <w:p w14:paraId="1C59B5A6" w14:textId="77777777" w:rsidR="00A1675C" w:rsidRDefault="00000000">
      <w:pPr>
        <w:spacing w:before="40" w:after="120"/>
      </w:pPr>
      <w:r>
        <w:rPr>
          <w:rFonts w:eastAsia="Georgia"/>
        </w:rPr>
        <w:t>"Time?"</w:t>
      </w:r>
    </w:p>
    <w:p w14:paraId="389A5335" w14:textId="77777777" w:rsidR="00A1675C" w:rsidRDefault="00000000">
      <w:pPr>
        <w:ind w:firstLine="432"/>
      </w:pPr>
      <w:r>
        <w:rPr>
          <w:rFonts w:eastAsia="Georgia"/>
        </w:rPr>
        <w:t>Weinstein stopped. The room became quiet. He carefully looked at the word.</w:t>
      </w:r>
    </w:p>
    <w:p w14:paraId="1376F10C" w14:textId="77777777" w:rsidR="00A1675C" w:rsidRDefault="00000000">
      <w:pPr>
        <w:spacing w:before="200" w:after="120"/>
        <w:jc w:val="center"/>
      </w:pPr>
      <w:r>
        <w:rPr>
          <w:rFonts w:eastAsia="Georgia"/>
          <w:b/>
          <w:sz w:val="24"/>
        </w:rPr>
        <w:t>TIME.</w:t>
      </w:r>
    </w:p>
    <w:p w14:paraId="550A1633" w14:textId="77777777" w:rsidR="00A1675C" w:rsidRDefault="00000000">
      <w:pPr>
        <w:ind w:firstLine="432"/>
      </w:pPr>
      <w:r>
        <w:rPr>
          <w:rFonts w:eastAsia="Georgia"/>
        </w:rPr>
        <w:t>Then erased it.</w:t>
      </w:r>
    </w:p>
    <w:p w14:paraId="7F028F3F" w14:textId="77777777" w:rsidR="00A1675C" w:rsidRDefault="00000000">
      <w:pPr>
        <w:spacing w:before="40" w:after="120"/>
      </w:pPr>
      <w:r>
        <w:rPr>
          <w:rFonts w:eastAsia="Georgia"/>
        </w:rPr>
        <w:t>"Especially time."</w:t>
      </w:r>
    </w:p>
    <w:p w14:paraId="203E533C" w14:textId="77777777" w:rsidR="00A1675C" w:rsidRDefault="00000000">
      <w:pPr>
        <w:ind w:firstLine="432"/>
      </w:pPr>
      <w:r>
        <w:rPr>
          <w:rFonts w:eastAsia="Georgia"/>
        </w:rPr>
        <w:t>Derek stared.</w:t>
      </w:r>
    </w:p>
    <w:p w14:paraId="120BD547" w14:textId="77777777" w:rsidR="00A1675C" w:rsidRDefault="00000000">
      <w:pPr>
        <w:spacing w:before="40" w:after="120"/>
      </w:pPr>
      <w:r>
        <w:rPr>
          <w:rFonts w:eastAsia="Georgia"/>
        </w:rPr>
        <w:t>"You're thinking the same thing."</w:t>
      </w:r>
    </w:p>
    <w:p w14:paraId="6B01CC46" w14:textId="77777777" w:rsidR="00A1675C" w:rsidRDefault="00000000">
      <w:pPr>
        <w:spacing w:before="40" w:after="120"/>
      </w:pPr>
      <w:r>
        <w:rPr>
          <w:rFonts w:eastAsia="Georgia"/>
        </w:rPr>
        <w:t>"I am."</w:t>
      </w:r>
    </w:p>
    <w:p w14:paraId="3F067E35" w14:textId="3D4FD3FB" w:rsidR="00A1675C" w:rsidRDefault="003434B6">
      <w:pPr>
        <w:ind w:firstLine="432"/>
      </w:pPr>
      <w:r>
        <w:rPr>
          <w:rFonts w:eastAsia="Georgia"/>
        </w:rPr>
        <w:t>Penny sat down.</w:t>
      </w:r>
    </w:p>
    <w:p w14:paraId="77249CEE" w14:textId="77777777" w:rsidR="00A1675C" w:rsidRDefault="00000000">
      <w:pPr>
        <w:spacing w:before="40" w:after="120"/>
      </w:pPr>
      <w:r>
        <w:rPr>
          <w:rFonts w:eastAsia="Georgia"/>
        </w:rPr>
        <w:t>"Explain."</w:t>
      </w:r>
    </w:p>
    <w:p w14:paraId="52A542F5" w14:textId="77777777" w:rsidR="00A1675C" w:rsidRDefault="00000000">
      <w:pPr>
        <w:ind w:firstLine="432"/>
      </w:pPr>
      <w:r>
        <w:rPr>
          <w:rFonts w:eastAsia="Georgia"/>
        </w:rPr>
        <w:t>Weinstein took the marker.</w:t>
      </w:r>
    </w:p>
    <w:p w14:paraId="29068B72" w14:textId="77777777" w:rsidR="00A1675C" w:rsidRDefault="00000000">
      <w:pPr>
        <w:spacing w:before="40" w:after="120"/>
      </w:pPr>
      <w:r>
        <w:rPr>
          <w:rFonts w:eastAsia="Georgia"/>
        </w:rPr>
        <w:t>"Suppose the fundamental description does not contain spacetime in the form we experience it."</w:t>
      </w:r>
    </w:p>
    <w:p w14:paraId="7B20511A" w14:textId="77777777" w:rsidR="00A1675C" w:rsidRDefault="00000000">
      <w:pPr>
        <w:spacing w:before="40" w:after="120"/>
      </w:pPr>
      <w:r>
        <w:rPr>
          <w:rFonts w:eastAsia="Georgia"/>
        </w:rPr>
        <w:t>"Yes."</w:t>
      </w:r>
    </w:p>
    <w:p w14:paraId="21D45798" w14:textId="77777777" w:rsidR="00A1675C" w:rsidRDefault="00000000">
      <w:pPr>
        <w:spacing w:before="40" w:after="120"/>
      </w:pPr>
      <w:r>
        <w:rPr>
          <w:rFonts w:eastAsia="Georgia"/>
        </w:rPr>
        <w:t>"Suppose what we call distance and time emerge from deeper relationships."</w:t>
      </w:r>
    </w:p>
    <w:p w14:paraId="6A313384" w14:textId="77777777" w:rsidR="00A1675C" w:rsidRDefault="00000000">
      <w:pPr>
        <w:spacing w:before="40" w:after="120"/>
      </w:pPr>
      <w:r>
        <w:rPr>
          <w:rFonts w:eastAsia="Georgia"/>
        </w:rPr>
        <w:t>"Yes."</w:t>
      </w:r>
    </w:p>
    <w:p w14:paraId="7C922BDC" w14:textId="77777777" w:rsidR="00A1675C" w:rsidRDefault="00000000">
      <w:pPr>
        <w:spacing w:before="40" w:after="120"/>
      </w:pPr>
      <w:r>
        <w:rPr>
          <w:rFonts w:eastAsia="Georgia"/>
        </w:rPr>
        <w:t>"Then the fact that we experience a temporal ordering doesn't necessarily mean that a fundamental clock is ticking beneath everything."</w:t>
      </w:r>
    </w:p>
    <w:p w14:paraId="0EA9A01E" w14:textId="77777777" w:rsidR="00A1675C" w:rsidRDefault="00000000">
      <w:pPr>
        <w:ind w:firstLine="432"/>
      </w:pPr>
      <w:r>
        <w:rPr>
          <w:rFonts w:eastAsia="Georgia"/>
        </w:rPr>
        <w:t>Derek nodded.</w:t>
      </w:r>
    </w:p>
    <w:p w14:paraId="1C7068DB" w14:textId="77777777" w:rsidR="00A1675C" w:rsidRDefault="00000000">
      <w:pPr>
        <w:spacing w:before="40" w:after="120"/>
      </w:pPr>
      <w:r>
        <w:rPr>
          <w:rFonts w:eastAsia="Georgia"/>
        </w:rPr>
        <w:t>"Barbarian."</w:t>
      </w:r>
    </w:p>
    <w:p w14:paraId="1F7357C0" w14:textId="77777777" w:rsidR="00A1675C" w:rsidRDefault="00000000">
      <w:pPr>
        <w:spacing w:before="40" w:after="120"/>
      </w:pPr>
      <w:r>
        <w:rPr>
          <w:rFonts w:eastAsia="Georgia"/>
        </w:rPr>
        <w:t>"Perhaps."</w:t>
      </w:r>
    </w:p>
    <w:p w14:paraId="26FA3173" w14:textId="77777777" w:rsidR="00A1675C" w:rsidRDefault="00000000">
      <w:pPr>
        <w:ind w:firstLine="432"/>
      </w:pPr>
      <w:r>
        <w:rPr>
          <w:rFonts w:eastAsia="Georgia"/>
        </w:rPr>
        <w:t>Weinstein continued.</w:t>
      </w:r>
    </w:p>
    <w:p w14:paraId="6747D44E" w14:textId="77777777" w:rsidR="00A1675C" w:rsidRDefault="00000000">
      <w:pPr>
        <w:spacing w:before="40" w:after="120"/>
      </w:pPr>
      <w:r>
        <w:rPr>
          <w:rFonts w:eastAsia="Georgia"/>
        </w:rPr>
        <w:t>"Time could emerge together with geometry."</w:t>
      </w:r>
    </w:p>
    <w:p w14:paraId="49A891C5" w14:textId="77777777" w:rsidR="00A1675C" w:rsidRDefault="00000000">
      <w:pPr>
        <w:ind w:firstLine="432"/>
      </w:pPr>
      <w:r>
        <w:rPr>
          <w:rFonts w:eastAsia="Georgia"/>
        </w:rPr>
        <w:t>Trevor deeply frowned.</w:t>
      </w:r>
    </w:p>
    <w:p w14:paraId="62ED1FCF" w14:textId="77777777" w:rsidR="00A1675C" w:rsidRDefault="00000000">
      <w:pPr>
        <w:spacing w:before="40" w:after="120"/>
      </w:pPr>
      <w:r>
        <w:rPr>
          <w:rFonts w:eastAsia="Georgia"/>
        </w:rPr>
        <w:t>"Then why does it feel so real?"</w:t>
      </w:r>
    </w:p>
    <w:p w14:paraId="3DEA41F5" w14:textId="77777777" w:rsidR="00A1675C" w:rsidRDefault="00000000">
      <w:pPr>
        <w:ind w:firstLine="432"/>
      </w:pPr>
      <w:r>
        <w:rPr>
          <w:rFonts w:eastAsia="Georgia"/>
        </w:rPr>
        <w:t>Weinstein carefully looked at him.</w:t>
      </w:r>
    </w:p>
    <w:p w14:paraId="5EF13436" w14:textId="77777777" w:rsidR="00A1675C" w:rsidRDefault="00000000">
      <w:pPr>
        <w:spacing w:before="40" w:after="120"/>
      </w:pPr>
      <w:r>
        <w:rPr>
          <w:rFonts w:eastAsia="Georgia"/>
        </w:rPr>
        <w:t>"Why does temperature feel real?"</w:t>
      </w:r>
    </w:p>
    <w:p w14:paraId="666CDE25" w14:textId="77777777" w:rsidR="00A1675C" w:rsidRDefault="00000000">
      <w:pPr>
        <w:spacing w:before="40" w:after="120"/>
      </w:pPr>
      <w:r>
        <w:rPr>
          <w:rFonts w:eastAsia="Georgia"/>
        </w:rPr>
        <w:t>"Because it is."</w:t>
      </w:r>
    </w:p>
    <w:p w14:paraId="79932C2C" w14:textId="77777777" w:rsidR="00A1675C" w:rsidRDefault="00000000">
      <w:pPr>
        <w:spacing w:before="40" w:after="120"/>
      </w:pPr>
      <w:r>
        <w:rPr>
          <w:rFonts w:eastAsia="Georgia"/>
        </w:rPr>
        <w:t>"Exactly."</w:t>
      </w:r>
    </w:p>
    <w:p w14:paraId="1E12820E" w14:textId="77777777" w:rsidR="00A1675C" w:rsidRDefault="00000000">
      <w:pPr>
        <w:ind w:firstLine="432"/>
      </w:pPr>
      <w:r>
        <w:rPr>
          <w:rFonts w:eastAsia="Georgia"/>
        </w:rPr>
        <w:t>Trevor nodded.</w:t>
      </w:r>
    </w:p>
    <w:p w14:paraId="4714267B" w14:textId="77777777" w:rsidR="00A1675C" w:rsidRDefault="00000000">
      <w:pPr>
        <w:spacing w:before="40" w:after="120"/>
      </w:pPr>
      <w:r>
        <w:rPr>
          <w:rFonts w:eastAsia="Georgia"/>
        </w:rPr>
        <w:t>"But temperature is statistical."</w:t>
      </w:r>
    </w:p>
    <w:p w14:paraId="6B151CE4" w14:textId="77777777" w:rsidR="00A1675C" w:rsidRDefault="00000000">
      <w:pPr>
        <w:spacing w:before="40" w:after="120"/>
      </w:pPr>
      <w:r>
        <w:rPr>
          <w:rFonts w:eastAsia="Georgia"/>
        </w:rPr>
        <w:t>"Yes."</w:t>
      </w:r>
    </w:p>
    <w:p w14:paraId="2402395C" w14:textId="77777777" w:rsidR="00A1675C" w:rsidRDefault="00000000">
      <w:pPr>
        <w:spacing w:before="40" w:after="120"/>
      </w:pPr>
      <w:r>
        <w:rPr>
          <w:rFonts w:eastAsia="Georgia"/>
        </w:rPr>
        <w:t>"And time?"</w:t>
      </w:r>
    </w:p>
    <w:p w14:paraId="045F52DF" w14:textId="77777777" w:rsidR="00A1675C" w:rsidRDefault="00000000">
      <w:pPr>
        <w:spacing w:before="40" w:after="120"/>
      </w:pPr>
      <w:r>
        <w:rPr>
          <w:rFonts w:eastAsia="Georgia"/>
        </w:rPr>
        <w:t>"We don't yet know."</w:t>
      </w:r>
    </w:p>
    <w:p w14:paraId="57FADD52" w14:textId="77777777" w:rsidR="00A1675C" w:rsidRDefault="00000000">
      <w:pPr>
        <w:ind w:firstLine="432"/>
      </w:pPr>
      <w:r>
        <w:rPr>
          <w:rFonts w:eastAsia="Georgia"/>
        </w:rPr>
        <w:t>Derek smiled.</w:t>
      </w:r>
    </w:p>
    <w:p w14:paraId="4E09885A" w14:textId="77777777" w:rsidR="00A1675C" w:rsidRDefault="00000000">
      <w:pPr>
        <w:spacing w:before="40" w:after="120"/>
      </w:pPr>
      <w:r>
        <w:rPr>
          <w:rFonts w:eastAsia="Georgia"/>
        </w:rPr>
        <w:t>"Well, that's settled."</w:t>
      </w:r>
    </w:p>
    <w:p w14:paraId="5EC0BE4F" w14:textId="77777777" w:rsidR="00A1675C" w:rsidRDefault="00000000">
      <w:pPr>
        <w:ind w:firstLine="432"/>
      </w:pPr>
      <w:r>
        <w:rPr>
          <w:rFonts w:eastAsia="Georgia"/>
        </w:rPr>
        <w:t>Weinstein laughed.</w:t>
      </w:r>
    </w:p>
    <w:p w14:paraId="2351BFD5" w14:textId="77777777" w:rsidR="00A1675C" w:rsidRDefault="00000000">
      <w:pPr>
        <w:spacing w:before="40" w:after="120"/>
      </w:pPr>
      <w:r>
        <w:rPr>
          <w:rFonts w:eastAsia="Georgia"/>
        </w:rPr>
        <w:t>"No."</w:t>
      </w:r>
    </w:p>
    <w:p w14:paraId="12390DC5" w14:textId="77777777" w:rsidR="00A1675C" w:rsidRDefault="00000000">
      <w:pPr>
        <w:ind w:firstLine="432"/>
      </w:pPr>
      <w:r>
        <w:rPr>
          <w:rFonts w:eastAsia="Georgia"/>
        </w:rPr>
        <w:t>He pointed at the cucumber.</w:t>
      </w:r>
    </w:p>
    <w:p w14:paraId="31D20BAB" w14:textId="77777777" w:rsidR="00A1675C" w:rsidRDefault="00000000">
      <w:pPr>
        <w:spacing w:before="40" w:after="120"/>
      </w:pPr>
      <w:r>
        <w:rPr>
          <w:rFonts w:eastAsia="Georgia"/>
        </w:rPr>
        <w:t>"But the cucumber is useful."</w:t>
      </w:r>
    </w:p>
    <w:p w14:paraId="12A42D1F" w14:textId="0507236B" w:rsidR="00A1675C" w:rsidRDefault="00C918D2">
      <w:pPr>
        <w:spacing w:before="40" w:after="120"/>
      </w:pPr>
      <w:r>
        <w:t xml:space="preserve">Penny glanced at him. </w:t>
      </w:r>
      <w:r>
        <w:rPr>
          <w:rFonts w:eastAsia="Georgia"/>
        </w:rPr>
        <w:t>"You too?"</w:t>
      </w:r>
    </w:p>
    <w:p w14:paraId="3F63B329" w14:textId="77777777" w:rsidR="00A1675C" w:rsidRDefault="00000000">
      <w:pPr>
        <w:spacing w:before="40" w:after="120"/>
      </w:pPr>
      <w:r>
        <w:rPr>
          <w:rFonts w:eastAsia="Georgia"/>
        </w:rPr>
        <w:t>"Why not?"</w:t>
      </w:r>
    </w:p>
    <w:p w14:paraId="6EDD0EDF" w14:textId="77777777" w:rsidR="00A1675C" w:rsidRDefault="00000000">
      <w:pPr>
        <w:spacing w:before="40" w:after="120"/>
      </w:pPr>
      <w:r>
        <w:rPr>
          <w:rFonts w:eastAsia="Georgia"/>
        </w:rPr>
        <w:t>"Everyone is obsessed with it."</w:t>
      </w:r>
    </w:p>
    <w:p w14:paraId="31907F31" w14:textId="77777777" w:rsidR="00A1675C" w:rsidRDefault="00000000">
      <w:pPr>
        <w:spacing w:before="40" w:after="120"/>
      </w:pPr>
      <w:r>
        <w:rPr>
          <w:rFonts w:eastAsia="Georgia"/>
        </w:rPr>
        <w:t>"It's an excellent test object."</w:t>
      </w:r>
    </w:p>
    <w:p w14:paraId="0F6C5026" w14:textId="77777777" w:rsidR="00A1675C" w:rsidRDefault="00000000">
      <w:pPr>
        <w:spacing w:before="40" w:after="120"/>
      </w:pPr>
      <w:r>
        <w:rPr>
          <w:rFonts w:eastAsia="Georgia"/>
        </w:rPr>
        <w:t>"Why?"</w:t>
      </w:r>
    </w:p>
    <w:p w14:paraId="494B7102" w14:textId="77777777" w:rsidR="00A1675C" w:rsidRDefault="00000000">
      <w:pPr>
        <w:spacing w:before="40" w:after="120"/>
      </w:pPr>
      <w:r>
        <w:rPr>
          <w:rFonts w:eastAsia="Georgia"/>
        </w:rPr>
        <w:t>"Because it is ordinary."</w:t>
      </w:r>
    </w:p>
    <w:p w14:paraId="6E3B4432" w14:textId="77777777" w:rsidR="00A1675C" w:rsidRDefault="00000000">
      <w:pPr>
        <w:ind w:firstLine="432"/>
      </w:pPr>
      <w:r>
        <w:rPr>
          <w:rFonts w:eastAsia="Georgia"/>
        </w:rPr>
        <w:t>Derek nodded.</w:t>
      </w:r>
    </w:p>
    <w:p w14:paraId="72B436A2" w14:textId="77777777" w:rsidR="00A1675C" w:rsidRDefault="00000000">
      <w:pPr>
        <w:spacing w:before="40" w:after="120"/>
      </w:pPr>
      <w:r>
        <w:rPr>
          <w:rFonts w:eastAsia="Georgia"/>
        </w:rPr>
        <w:t>"That's precisely why."</w:t>
      </w:r>
    </w:p>
    <w:p w14:paraId="06A0EA74" w14:textId="77777777" w:rsidR="00A1675C" w:rsidRDefault="00000000">
      <w:pPr>
        <w:ind w:firstLine="432"/>
      </w:pPr>
      <w:r>
        <w:rPr>
          <w:rFonts w:eastAsia="Georgia"/>
        </w:rPr>
        <w:t>Weinstein picked it up. He examined it.</w:t>
      </w:r>
    </w:p>
    <w:p w14:paraId="664F1285" w14:textId="77777777" w:rsidR="00A1675C" w:rsidRDefault="00000000">
      <w:pPr>
        <w:spacing w:before="40" w:after="120"/>
      </w:pPr>
      <w:r>
        <w:rPr>
          <w:rFonts w:eastAsia="Georgia"/>
        </w:rPr>
        <w:t>"An ordinary object should obey ordinary physics."</w:t>
      </w:r>
    </w:p>
    <w:p w14:paraId="028662DE" w14:textId="77777777" w:rsidR="00A1675C" w:rsidRDefault="00000000">
      <w:pPr>
        <w:spacing w:before="40" w:after="120"/>
      </w:pPr>
      <w:r>
        <w:rPr>
          <w:rFonts w:eastAsia="Georgia"/>
        </w:rPr>
        <w:t>"Yes."</w:t>
      </w:r>
    </w:p>
    <w:p w14:paraId="788B9D5C" w14:textId="77777777" w:rsidR="00A1675C" w:rsidRDefault="00000000">
      <w:pPr>
        <w:spacing w:before="200" w:after="120"/>
        <w:jc w:val="center"/>
      </w:pPr>
      <w:r>
        <w:rPr>
          <w:rFonts w:eastAsia="Georgia"/>
          <w:b/>
          <w:sz w:val="24"/>
        </w:rPr>
        <w:t>"SR."</w:t>
      </w:r>
    </w:p>
    <w:p w14:paraId="1F20D3E7" w14:textId="77777777" w:rsidR="00A1675C" w:rsidRDefault="00000000">
      <w:pPr>
        <w:spacing w:before="40" w:after="120"/>
      </w:pPr>
      <w:r>
        <w:rPr>
          <w:rFonts w:eastAsia="Georgia"/>
        </w:rPr>
        <w:t>"Yes."</w:t>
      </w:r>
    </w:p>
    <w:p w14:paraId="496E0AAD" w14:textId="77777777" w:rsidR="00A1675C" w:rsidRDefault="00000000">
      <w:pPr>
        <w:spacing w:before="200" w:after="120"/>
        <w:jc w:val="center"/>
      </w:pPr>
      <w:r>
        <w:rPr>
          <w:rFonts w:eastAsia="Georgia"/>
          <w:b/>
          <w:sz w:val="24"/>
        </w:rPr>
        <w:t>"GR."</w:t>
      </w:r>
    </w:p>
    <w:p w14:paraId="1D9C6CCF" w14:textId="77777777" w:rsidR="00A1675C" w:rsidRDefault="00000000">
      <w:pPr>
        <w:spacing w:before="40" w:after="120"/>
      </w:pPr>
      <w:r>
        <w:rPr>
          <w:rFonts w:eastAsia="Georgia"/>
        </w:rPr>
        <w:t>"Yes."</w:t>
      </w:r>
    </w:p>
    <w:p w14:paraId="15071280" w14:textId="77777777" w:rsidR="00A1675C" w:rsidRDefault="00000000">
      <w:pPr>
        <w:spacing w:before="40" w:after="120"/>
      </w:pPr>
      <w:r>
        <w:rPr>
          <w:rFonts w:eastAsia="Georgia"/>
        </w:rPr>
        <w:t>"Quantum mechanics."</w:t>
      </w:r>
    </w:p>
    <w:p w14:paraId="4B5D6F0C" w14:textId="77777777" w:rsidR="00A1675C" w:rsidRDefault="00000000">
      <w:pPr>
        <w:spacing w:before="40" w:after="120"/>
      </w:pPr>
      <w:r>
        <w:rPr>
          <w:rFonts w:eastAsia="Georgia"/>
        </w:rPr>
        <w:t>"Yes."</w:t>
      </w:r>
    </w:p>
    <w:p w14:paraId="5A7A0230" w14:textId="77777777" w:rsidR="00A1675C" w:rsidRDefault="00000000">
      <w:pPr>
        <w:spacing w:before="40" w:after="120"/>
      </w:pPr>
      <w:r>
        <w:rPr>
          <w:rFonts w:eastAsia="Georgia"/>
        </w:rPr>
        <w:t>"Whatever deeper theory may underlie them."</w:t>
      </w:r>
    </w:p>
    <w:p w14:paraId="15B2DBAF" w14:textId="77777777" w:rsidR="00A1675C" w:rsidRDefault="00000000">
      <w:pPr>
        <w:spacing w:before="40" w:after="120"/>
      </w:pPr>
      <w:r>
        <w:rPr>
          <w:rFonts w:eastAsia="Georgia"/>
        </w:rPr>
        <w:t>"Yes."</w:t>
      </w:r>
    </w:p>
    <w:p w14:paraId="09A27FCD" w14:textId="77777777" w:rsidR="00A1675C" w:rsidRDefault="00000000">
      <w:pPr>
        <w:ind w:firstLine="432"/>
      </w:pPr>
      <w:r>
        <w:rPr>
          <w:rFonts w:eastAsia="Georgia"/>
        </w:rPr>
        <w:t>He put the cucumber down.</w:t>
      </w:r>
    </w:p>
    <w:p w14:paraId="3A0D89EE" w14:textId="77777777" w:rsidR="00A1675C" w:rsidRDefault="00000000">
      <w:pPr>
        <w:spacing w:before="40" w:after="120"/>
      </w:pPr>
      <w:r>
        <w:rPr>
          <w:rFonts w:eastAsia="Georgia"/>
        </w:rPr>
        <w:t>"So if we discover something impossible about the cucumber..."</w:t>
      </w:r>
    </w:p>
    <w:p w14:paraId="34713A9D" w14:textId="77777777" w:rsidR="00A1675C" w:rsidRDefault="00000000">
      <w:pPr>
        <w:ind w:firstLine="432"/>
      </w:pPr>
      <w:r>
        <w:rPr>
          <w:rFonts w:eastAsia="Georgia"/>
        </w:rPr>
        <w:t>Derek gently smiled.</w:t>
      </w:r>
    </w:p>
    <w:p w14:paraId="76E279FD" w14:textId="77777777" w:rsidR="00A1675C" w:rsidRDefault="00000000">
      <w:pPr>
        <w:spacing w:before="40" w:after="120"/>
      </w:pPr>
      <w:r>
        <w:rPr>
          <w:rFonts w:eastAsia="Georgia"/>
        </w:rPr>
        <w:t>"We've found something wrong with our description of reality."</w:t>
      </w:r>
    </w:p>
    <w:p w14:paraId="696EE0C2" w14:textId="77777777" w:rsidR="00A1675C" w:rsidRDefault="00000000">
      <w:pPr>
        <w:spacing w:before="40" w:after="120"/>
      </w:pPr>
      <w:r>
        <w:rPr>
          <w:rFonts w:eastAsia="Georgia"/>
        </w:rPr>
        <w:t>"Or with the cucumber."</w:t>
      </w:r>
    </w:p>
    <w:p w14:paraId="5DB16A6F" w14:textId="269F1065" w:rsidR="00A1675C" w:rsidRDefault="003434B6">
      <w:pPr>
        <w:ind w:firstLine="432"/>
      </w:pPr>
      <w:r>
        <w:rPr>
          <w:rFonts w:eastAsia="Georgia"/>
        </w:rPr>
        <w:t>Penny laughed. Trevor looked at the cucumber.</w:t>
      </w:r>
    </w:p>
    <w:p w14:paraId="7A4D1D1B" w14:textId="77777777" w:rsidR="00A1675C" w:rsidRDefault="00000000">
      <w:pPr>
        <w:spacing w:before="40" w:after="120"/>
      </w:pPr>
      <w:r>
        <w:rPr>
          <w:rFonts w:eastAsia="Georgia"/>
        </w:rPr>
        <w:t>"I don't think it can be trusted."</w:t>
      </w:r>
    </w:p>
    <w:p w14:paraId="7B628D84" w14:textId="77777777" w:rsidR="00A1675C" w:rsidRDefault="00000000">
      <w:pPr>
        <w:ind w:firstLine="432"/>
      </w:pPr>
      <w:r>
        <w:rPr>
          <w:rFonts w:eastAsia="Georgia"/>
        </w:rPr>
        <w:t>Nobody disagreed. Weinstein turned back to the board.</w:t>
      </w:r>
    </w:p>
    <w:p w14:paraId="0EDBF2C6" w14:textId="77777777" w:rsidR="00A1675C" w:rsidRDefault="00000000">
      <w:pPr>
        <w:spacing w:before="40" w:after="120"/>
      </w:pPr>
      <w:r>
        <w:rPr>
          <w:rFonts w:eastAsia="Georgia"/>
        </w:rPr>
        <w:t>"There is another problem."</w:t>
      </w:r>
    </w:p>
    <w:p w14:paraId="26FD461C" w14:textId="77777777" w:rsidR="00A1675C" w:rsidRDefault="00000000">
      <w:pPr>
        <w:ind w:firstLine="432"/>
      </w:pPr>
      <w:r>
        <w:rPr>
          <w:rFonts w:eastAsia="Georgia"/>
        </w:rPr>
        <w:t>Derek waited.</w:t>
      </w:r>
    </w:p>
    <w:p w14:paraId="5D777224" w14:textId="77777777" w:rsidR="00A1675C" w:rsidRDefault="00000000">
      <w:pPr>
        <w:spacing w:before="40" w:after="120"/>
      </w:pPr>
      <w:r>
        <w:rPr>
          <w:rFonts w:eastAsia="Georgia"/>
        </w:rPr>
        <w:t>"If spacetime is emergent, what determines the geometry?"</w:t>
      </w:r>
    </w:p>
    <w:p w14:paraId="4A62C457" w14:textId="77777777" w:rsidR="00A1675C" w:rsidRDefault="00000000">
      <w:pPr>
        <w:spacing w:before="40" w:after="120"/>
      </w:pPr>
      <w:r>
        <w:rPr>
          <w:rFonts w:eastAsia="Georgia"/>
        </w:rPr>
        <w:t>"Information."</w:t>
      </w:r>
    </w:p>
    <w:p w14:paraId="4A1321B6" w14:textId="77777777" w:rsidR="00A1675C" w:rsidRDefault="00000000">
      <w:pPr>
        <w:spacing w:before="40" w:after="120"/>
      </w:pPr>
      <w:r>
        <w:rPr>
          <w:rFonts w:eastAsia="Georgia"/>
        </w:rPr>
        <w:t>"Yes."</w:t>
      </w:r>
    </w:p>
    <w:p w14:paraId="5B01105E" w14:textId="77777777" w:rsidR="00A1675C" w:rsidRDefault="00000000">
      <w:pPr>
        <w:spacing w:before="40" w:after="120"/>
      </w:pPr>
      <w:r>
        <w:rPr>
          <w:rFonts w:eastAsia="Georgia"/>
        </w:rPr>
        <w:t>"Entanglement."</w:t>
      </w:r>
    </w:p>
    <w:p w14:paraId="52DDCA67" w14:textId="77777777" w:rsidR="00A1675C" w:rsidRDefault="00000000">
      <w:pPr>
        <w:spacing w:before="40" w:after="120"/>
      </w:pPr>
      <w:r>
        <w:rPr>
          <w:rFonts w:eastAsia="Georgia"/>
        </w:rPr>
        <w:t>"Possibly."</w:t>
      </w:r>
    </w:p>
    <w:p w14:paraId="21AAAC9C" w14:textId="77777777" w:rsidR="00A1675C" w:rsidRDefault="00000000">
      <w:pPr>
        <w:spacing w:before="40" w:after="120"/>
      </w:pPr>
      <w:r>
        <w:rPr>
          <w:rFonts w:eastAsia="Georgia"/>
        </w:rPr>
        <w:t>"And what determines the information?"</w:t>
      </w:r>
    </w:p>
    <w:p w14:paraId="2BAC9252" w14:textId="77777777" w:rsidR="00A1675C" w:rsidRDefault="00000000">
      <w:pPr>
        <w:ind w:firstLine="432"/>
      </w:pPr>
      <w:r>
        <w:rPr>
          <w:rFonts w:eastAsia="Georgia"/>
        </w:rPr>
        <w:t>Weinstein gently smiled.</w:t>
      </w:r>
    </w:p>
    <w:p w14:paraId="16762FBB" w14:textId="77777777" w:rsidR="00A1675C" w:rsidRDefault="00000000">
      <w:pPr>
        <w:spacing w:before="40" w:after="120"/>
      </w:pPr>
      <w:r>
        <w:rPr>
          <w:rFonts w:eastAsia="Georgia"/>
        </w:rPr>
        <w:t>"That is where the physics gets interesting."</w:t>
      </w:r>
    </w:p>
    <w:p w14:paraId="4F11C78A" w14:textId="77777777" w:rsidR="00A1675C" w:rsidRDefault="00000000">
      <w:pPr>
        <w:ind w:firstLine="432"/>
      </w:pPr>
      <w:r>
        <w:rPr>
          <w:rFonts w:eastAsia="Georgia"/>
        </w:rPr>
        <w:t>He drew two circles. A. B.</w:t>
      </w:r>
    </w:p>
    <w:p w14:paraId="7820D238" w14:textId="77777777" w:rsidR="00A1675C" w:rsidRDefault="00000000">
      <w:pPr>
        <w:ind w:firstLine="432"/>
      </w:pPr>
      <w:r>
        <w:rPr>
          <w:rFonts w:eastAsia="Georgia"/>
        </w:rPr>
        <w:t>Then a line between them.</w:t>
      </w:r>
    </w:p>
    <w:p w14:paraId="1E2DAD6D" w14:textId="77777777" w:rsidR="00A1675C" w:rsidRDefault="00000000">
      <w:pPr>
        <w:spacing w:before="40" w:after="120"/>
      </w:pPr>
      <w:r>
        <w:rPr>
          <w:rFonts w:eastAsia="Georgia"/>
        </w:rPr>
        <w:t>"Suppose two quantum systems are entangled."</w:t>
      </w:r>
    </w:p>
    <w:p w14:paraId="5962E478" w14:textId="77777777" w:rsidR="00A1675C" w:rsidRDefault="00000000">
      <w:pPr>
        <w:spacing w:before="40" w:after="120"/>
      </w:pPr>
      <w:r>
        <w:rPr>
          <w:rFonts w:eastAsia="Georgia"/>
        </w:rPr>
        <w:t>"Yes."</w:t>
      </w:r>
    </w:p>
    <w:p w14:paraId="41E3C070" w14:textId="77777777" w:rsidR="00A1675C" w:rsidRDefault="00000000">
      <w:pPr>
        <w:spacing w:before="40" w:after="120"/>
      </w:pPr>
      <w:r>
        <w:rPr>
          <w:rFonts w:eastAsia="Georgia"/>
        </w:rPr>
        <w:t>"The correlations between them can contain information."</w:t>
      </w:r>
    </w:p>
    <w:p w14:paraId="595A514B" w14:textId="77777777" w:rsidR="00A1675C" w:rsidRDefault="00000000">
      <w:pPr>
        <w:spacing w:before="40" w:after="120"/>
      </w:pPr>
      <w:r>
        <w:rPr>
          <w:rFonts w:eastAsia="Georgia"/>
        </w:rPr>
        <w:t>"Yes."</w:t>
      </w:r>
    </w:p>
    <w:p w14:paraId="78ED8475" w14:textId="77777777" w:rsidR="00A1675C" w:rsidRDefault="00000000">
      <w:pPr>
        <w:spacing w:before="40" w:after="120"/>
      </w:pPr>
      <w:r>
        <w:rPr>
          <w:rFonts w:eastAsia="Georgia"/>
        </w:rPr>
        <w:t>"Now imagine a huge number of such relationships."</w:t>
      </w:r>
    </w:p>
    <w:p w14:paraId="4AFF7104" w14:textId="77777777" w:rsidR="00A1675C" w:rsidRDefault="00000000">
      <w:pPr>
        <w:ind w:firstLine="432"/>
      </w:pPr>
      <w:r>
        <w:rPr>
          <w:rFonts w:eastAsia="Georgia"/>
        </w:rPr>
        <w:t>He drew many more lines.</w:t>
      </w:r>
    </w:p>
    <w:p w14:paraId="449F91AD" w14:textId="77777777" w:rsidR="00A1675C" w:rsidRDefault="00000000">
      <w:pPr>
        <w:spacing w:before="40" w:after="120"/>
      </w:pPr>
      <w:r>
        <w:rPr>
          <w:rFonts w:eastAsia="Georgia"/>
        </w:rPr>
        <w:t>"Could the pattern of entanglement determine which systems are close and which are far apart?"</w:t>
      </w:r>
    </w:p>
    <w:p w14:paraId="38A470EA" w14:textId="77777777" w:rsidR="00A1675C" w:rsidRDefault="00000000">
      <w:pPr>
        <w:ind w:firstLine="432"/>
      </w:pPr>
      <w:r>
        <w:rPr>
          <w:rFonts w:eastAsia="Georgia"/>
        </w:rPr>
        <w:t>Trevor nodded.</w:t>
      </w:r>
    </w:p>
    <w:p w14:paraId="178C9D66" w14:textId="77777777" w:rsidR="00A1675C" w:rsidRDefault="00000000">
      <w:pPr>
        <w:spacing w:before="40" w:after="120"/>
      </w:pPr>
      <w:r>
        <w:rPr>
          <w:rFonts w:eastAsia="Georgia"/>
        </w:rPr>
        <w:t>"Like a network."</w:t>
      </w:r>
    </w:p>
    <w:p w14:paraId="087F041C" w14:textId="77777777" w:rsidR="00A1675C" w:rsidRDefault="00000000">
      <w:pPr>
        <w:spacing w:before="40" w:after="120"/>
      </w:pPr>
      <w:r>
        <w:rPr>
          <w:rFonts w:eastAsia="Georgia"/>
        </w:rPr>
        <w:t>"Exactly."</w:t>
      </w:r>
    </w:p>
    <w:p w14:paraId="0BCD668A" w14:textId="77777777" w:rsidR="00A1675C" w:rsidRDefault="00000000">
      <w:pPr>
        <w:spacing w:before="40" w:after="120"/>
      </w:pPr>
      <w:r>
        <w:rPr>
          <w:rFonts w:eastAsia="Georgia"/>
        </w:rPr>
        <w:t>"And geometry could emerge from the network."</w:t>
      </w:r>
    </w:p>
    <w:p w14:paraId="61E370BB" w14:textId="77777777" w:rsidR="00A1675C" w:rsidRDefault="00000000">
      <w:pPr>
        <w:spacing w:before="40" w:after="120"/>
      </w:pPr>
      <w:r>
        <w:rPr>
          <w:rFonts w:eastAsia="Georgia"/>
        </w:rPr>
        <w:t>"Yes."</w:t>
      </w:r>
    </w:p>
    <w:p w14:paraId="6D68A367" w14:textId="77777777" w:rsidR="00A1675C" w:rsidRDefault="00000000">
      <w:pPr>
        <w:ind w:firstLine="432"/>
      </w:pPr>
      <w:r>
        <w:rPr>
          <w:rFonts w:eastAsia="Georgia"/>
        </w:rPr>
        <w:t>Derek stared at the board.</w:t>
      </w:r>
    </w:p>
    <w:p w14:paraId="62518EB7" w14:textId="77777777" w:rsidR="00A1675C" w:rsidRDefault="00000000">
      <w:pPr>
        <w:spacing w:before="40" w:after="120"/>
      </w:pPr>
      <w:r>
        <w:rPr>
          <w:rFonts w:eastAsia="Georgia"/>
        </w:rPr>
        <w:t>"So distance could be a measure of connectivity."</w:t>
      </w:r>
    </w:p>
    <w:p w14:paraId="6DDCFCB0" w14:textId="77777777" w:rsidR="00A1675C" w:rsidRDefault="00000000">
      <w:pPr>
        <w:spacing w:before="40" w:after="120"/>
      </w:pPr>
      <w:r>
        <w:rPr>
          <w:rFonts w:eastAsia="Georgia"/>
        </w:rPr>
        <w:t>"Potentially."</w:t>
      </w:r>
    </w:p>
    <w:p w14:paraId="51D6CF97" w14:textId="77777777" w:rsidR="00A1675C" w:rsidRDefault="00000000">
      <w:pPr>
        <w:spacing w:before="40" w:after="120"/>
      </w:pPr>
      <w:r>
        <w:rPr>
          <w:rFonts w:eastAsia="Georgia"/>
        </w:rPr>
        <w:t>"And curvature would correspond to changes in that connectivity."</w:t>
      </w:r>
    </w:p>
    <w:p w14:paraId="38E6C42C" w14:textId="77777777" w:rsidR="00A1675C" w:rsidRDefault="00000000">
      <w:pPr>
        <w:spacing w:before="40" w:after="120"/>
      </w:pPr>
      <w:r>
        <w:rPr>
          <w:rFonts w:eastAsia="Georgia"/>
        </w:rPr>
        <w:t>"Potentially."</w:t>
      </w:r>
    </w:p>
    <w:p w14:paraId="0800B08B" w14:textId="77777777" w:rsidR="00A1675C" w:rsidRDefault="00000000">
      <w:pPr>
        <w:spacing w:before="40" w:after="120"/>
      </w:pPr>
      <w:r>
        <w:rPr>
          <w:rFonts w:eastAsia="Georgia"/>
        </w:rPr>
        <w:t>"And gravity would emerge from the structure."</w:t>
      </w:r>
    </w:p>
    <w:p w14:paraId="1D816ED5" w14:textId="77777777" w:rsidR="00A1675C" w:rsidRDefault="00000000">
      <w:pPr>
        <w:spacing w:before="40" w:after="120"/>
      </w:pPr>
      <w:r>
        <w:rPr>
          <w:rFonts w:eastAsia="Georgia"/>
        </w:rPr>
        <w:t>"Potentially."</w:t>
      </w:r>
    </w:p>
    <w:p w14:paraId="0985ACE9" w14:textId="77777777" w:rsidR="00A1675C" w:rsidRDefault="00000000">
      <w:pPr>
        <w:ind w:firstLine="432"/>
      </w:pPr>
      <w:r>
        <w:rPr>
          <w:rFonts w:eastAsia="Georgia"/>
        </w:rPr>
        <w:t>Derek softly smiled.</w:t>
      </w:r>
    </w:p>
    <w:p w14:paraId="68471DB7" w14:textId="77777777" w:rsidR="00A1675C" w:rsidRDefault="00000000">
      <w:pPr>
        <w:spacing w:before="40" w:after="120"/>
      </w:pPr>
      <w:r>
        <w:rPr>
          <w:rFonts w:eastAsia="Georgia"/>
        </w:rPr>
        <w:t>"That's rather beautiful."</w:t>
      </w:r>
    </w:p>
    <w:p w14:paraId="0B4BE2BB" w14:textId="48D563B7" w:rsidR="00A1675C" w:rsidRDefault="003434B6">
      <w:pPr>
        <w:ind w:firstLine="432"/>
      </w:pPr>
      <w:r>
        <w:rPr>
          <w:rFonts w:eastAsia="Georgia"/>
        </w:rPr>
        <w:t>Penny nodded.</w:t>
      </w:r>
    </w:p>
    <w:p w14:paraId="7945CCF6" w14:textId="77777777" w:rsidR="00A1675C" w:rsidRDefault="00000000">
      <w:pPr>
        <w:spacing w:before="40" w:after="120"/>
      </w:pPr>
      <w:r>
        <w:rPr>
          <w:rFonts w:eastAsia="Georgia"/>
        </w:rPr>
        <w:t>"Very."</w:t>
      </w:r>
    </w:p>
    <w:p w14:paraId="05D4FFF1" w14:textId="77777777" w:rsidR="00A1675C" w:rsidRDefault="00000000">
      <w:pPr>
        <w:ind w:firstLine="432"/>
      </w:pPr>
      <w:r>
        <w:rPr>
          <w:rFonts w:eastAsia="Georgia"/>
        </w:rPr>
        <w:t>Trevor carefully looked at the cucumber.</w:t>
      </w:r>
    </w:p>
    <w:p w14:paraId="576B7CB8" w14:textId="77777777" w:rsidR="00A1675C" w:rsidRDefault="00000000">
      <w:pPr>
        <w:spacing w:before="40" w:after="120"/>
      </w:pPr>
      <w:r>
        <w:rPr>
          <w:rFonts w:eastAsia="Georgia"/>
        </w:rPr>
        <w:t>"And somewhere in that network..."</w:t>
      </w:r>
    </w:p>
    <w:p w14:paraId="519C7336" w14:textId="77777777" w:rsidR="00A1675C" w:rsidRDefault="00000000">
      <w:pPr>
        <w:ind w:firstLine="432"/>
      </w:pPr>
      <w:r>
        <w:rPr>
          <w:rFonts w:eastAsia="Georgia"/>
        </w:rPr>
        <w:t>He held it up.</w:t>
      </w:r>
    </w:p>
    <w:p w14:paraId="79FCCCAF" w14:textId="77777777" w:rsidR="00A1675C" w:rsidRDefault="00000000">
      <w:pPr>
        <w:spacing w:before="40" w:after="120"/>
      </w:pPr>
      <w:r>
        <w:rPr>
          <w:rFonts w:eastAsia="Georgia"/>
        </w:rPr>
        <w:t>"...there's this."</w:t>
      </w:r>
    </w:p>
    <w:p w14:paraId="72454F41" w14:textId="77777777" w:rsidR="00A1675C" w:rsidRDefault="00000000">
      <w:pPr>
        <w:ind w:firstLine="432"/>
      </w:pPr>
      <w:r>
        <w:rPr>
          <w:rFonts w:eastAsia="Georgia"/>
        </w:rPr>
        <w:t>Weinstein laughed.</w:t>
      </w:r>
    </w:p>
    <w:p w14:paraId="67FE7037" w14:textId="77777777" w:rsidR="00A1675C" w:rsidRDefault="00000000">
      <w:pPr>
        <w:spacing w:before="40" w:after="120"/>
      </w:pPr>
      <w:r>
        <w:rPr>
          <w:rFonts w:eastAsia="Georgia"/>
        </w:rPr>
        <w:t>"Presumably."</w:t>
      </w:r>
    </w:p>
    <w:p w14:paraId="2723D4B6" w14:textId="77777777" w:rsidR="00A1675C" w:rsidRDefault="00000000">
      <w:pPr>
        <w:ind w:firstLine="432"/>
      </w:pPr>
      <w:r>
        <w:rPr>
          <w:rFonts w:eastAsia="Georgia"/>
        </w:rPr>
        <w:t>Derek nodded.</w:t>
      </w:r>
    </w:p>
    <w:p w14:paraId="24A3FEB8" w14:textId="77777777" w:rsidR="00A1675C" w:rsidRDefault="00000000">
      <w:pPr>
        <w:spacing w:before="40" w:after="120"/>
      </w:pPr>
      <w:r>
        <w:rPr>
          <w:rFonts w:eastAsia="Georgia"/>
        </w:rPr>
        <w:t>"Then why not?"</w:t>
      </w:r>
    </w:p>
    <w:p w14:paraId="426F9FF3" w14:textId="0813F7BC" w:rsidR="00A1675C" w:rsidRDefault="003434B6">
      <w:pPr>
        <w:ind w:firstLine="432"/>
      </w:pPr>
      <w:r>
        <w:rPr>
          <w:rFonts w:eastAsia="Georgia"/>
        </w:rPr>
        <w:t>Penny gently smiled.</w:t>
      </w:r>
    </w:p>
    <w:p w14:paraId="4F581594" w14:textId="77777777" w:rsidR="00A1675C" w:rsidRDefault="00000000">
      <w:pPr>
        <w:spacing w:before="40" w:after="120"/>
      </w:pPr>
      <w:r>
        <w:rPr>
          <w:rFonts w:eastAsia="Georgia"/>
        </w:rPr>
        <w:t>"We do."</w:t>
      </w:r>
    </w:p>
    <w:p w14:paraId="0140A29D" w14:textId="77777777" w:rsidR="00A1675C" w:rsidRDefault="00000000">
      <w:pPr>
        <w:ind w:firstLine="432"/>
      </w:pPr>
      <w:r>
        <w:rPr>
          <w:rFonts w:eastAsia="Georgia"/>
        </w:rPr>
        <w:t>Trevor nodded.</w:t>
      </w:r>
    </w:p>
    <w:p w14:paraId="27AB1E54" w14:textId="77777777" w:rsidR="00A1675C" w:rsidRDefault="00000000">
      <w:pPr>
        <w:spacing w:before="40" w:after="120"/>
      </w:pPr>
      <w:r>
        <w:rPr>
          <w:rFonts w:eastAsia="Georgia"/>
        </w:rPr>
        <w:t>"Cucumbers do."</w:t>
      </w:r>
    </w:p>
    <w:p w14:paraId="6AB74652" w14:textId="77777777" w:rsidR="00A1675C" w:rsidRDefault="00000000">
      <w:pPr>
        <w:spacing w:before="40" w:after="120"/>
      </w:pPr>
      <w:r>
        <w:rPr>
          <w:rFonts w:eastAsia="Georgia"/>
        </w:rPr>
        <w:t>Derek added:</w:t>
      </w:r>
    </w:p>
    <w:p w14:paraId="141199E9" w14:textId="77777777" w:rsidR="00A1675C" w:rsidRDefault="00000000">
      <w:pPr>
        <w:spacing w:before="40" w:after="120"/>
      </w:pPr>
      <w:r>
        <w:rPr>
          <w:rFonts w:eastAsia="Georgia"/>
        </w:rPr>
        <w:t>"SR does."</w:t>
      </w:r>
    </w:p>
    <w:p w14:paraId="024A40D6" w14:textId="681CCFFD" w:rsidR="00A1675C" w:rsidRDefault="003434B6">
      <w:pPr>
        <w:ind w:firstLine="432"/>
      </w:pPr>
      <w:r>
        <w:rPr>
          <w:rFonts w:eastAsia="Georgia"/>
        </w:rPr>
        <w:t>Penny:</w:t>
      </w:r>
    </w:p>
    <w:p w14:paraId="75A60644" w14:textId="77777777" w:rsidR="00A1675C" w:rsidRDefault="00000000">
      <w:pPr>
        <w:spacing w:before="40" w:after="120"/>
      </w:pPr>
      <w:r>
        <w:rPr>
          <w:rFonts w:eastAsia="Georgia"/>
        </w:rPr>
        <w:t>"GR does."</w:t>
      </w:r>
    </w:p>
    <w:p w14:paraId="7D4B4534" w14:textId="77777777" w:rsidR="00A1675C" w:rsidRDefault="00000000">
      <w:pPr>
        <w:ind w:firstLine="432"/>
      </w:pPr>
      <w:r>
        <w:rPr>
          <w:rFonts w:eastAsia="Georgia"/>
        </w:rPr>
        <w:t>Trevor:</w:t>
      </w:r>
    </w:p>
    <w:p w14:paraId="4BAADF64" w14:textId="77777777" w:rsidR="00A1675C" w:rsidRDefault="00000000">
      <w:pPr>
        <w:spacing w:before="40" w:after="120"/>
      </w:pPr>
      <w:r>
        <w:rPr>
          <w:rFonts w:eastAsia="Georgia"/>
        </w:rPr>
        <w:t>"Rain does."</w:t>
      </w:r>
    </w:p>
    <w:p w14:paraId="7548D0C6" w14:textId="77777777" w:rsidR="00A1675C" w:rsidRDefault="00000000">
      <w:pPr>
        <w:ind w:firstLine="432"/>
      </w:pPr>
      <w:r>
        <w:rPr>
          <w:rFonts w:eastAsia="Georgia"/>
        </w:rPr>
        <w:t>Derek:</w:t>
      </w:r>
    </w:p>
    <w:p w14:paraId="057E26C8" w14:textId="77777777" w:rsidR="00A1675C" w:rsidRDefault="00000000">
      <w:pPr>
        <w:spacing w:before="40" w:after="120"/>
      </w:pPr>
      <w:r>
        <w:rPr>
          <w:rFonts w:eastAsia="Georgia"/>
        </w:rPr>
        <w:t>"Poetry does."</w:t>
      </w:r>
    </w:p>
    <w:p w14:paraId="1B56BA79" w14:textId="2CD23E7C" w:rsidR="00A1675C" w:rsidRDefault="00C918D2">
      <w:pPr>
        <w:spacing w:before="40" w:after="120"/>
      </w:pPr>
      <w:r w:rsidRPr="00C918D2">
        <w:rPr>
          <w:rFonts w:eastAsia="Georgia"/>
        </w:rPr>
        <w:t>Penny turned to him.</w:t>
      </w:r>
      <w:r>
        <w:rPr>
          <w:rFonts w:eastAsia="Georgia"/>
        </w:rPr>
        <w:t xml:space="preserve"> "Does it?"</w:t>
      </w:r>
    </w:p>
    <w:p w14:paraId="693C8241" w14:textId="77777777" w:rsidR="00A1675C" w:rsidRDefault="00000000">
      <w:pPr>
        <w:ind w:firstLine="432"/>
      </w:pPr>
      <w:r>
        <w:rPr>
          <w:rFonts w:eastAsia="Georgia"/>
        </w:rPr>
        <w:t>Derek considered.</w:t>
      </w:r>
    </w:p>
    <w:p w14:paraId="515DF0B2" w14:textId="77777777" w:rsidR="00A1675C" w:rsidRDefault="00000000">
      <w:pPr>
        <w:spacing w:before="40" w:after="120"/>
      </w:pPr>
      <w:r>
        <w:rPr>
          <w:rFonts w:eastAsia="Georgia"/>
        </w:rPr>
        <w:t>"Most of the time."</w:t>
      </w:r>
    </w:p>
    <w:p w14:paraId="1BE7CAE3" w14:textId="77777777" w:rsidR="00A1675C" w:rsidRDefault="00000000">
      <w:pPr>
        <w:ind w:firstLine="432"/>
      </w:pPr>
      <w:r>
        <w:rPr>
          <w:rFonts w:eastAsia="Georgia"/>
        </w:rPr>
        <w:t>Trevor grinned.</w:t>
      </w:r>
    </w:p>
    <w:p w14:paraId="265F215C" w14:textId="77777777" w:rsidR="00A1675C" w:rsidRDefault="00000000">
      <w:pPr>
        <w:spacing w:before="40" w:after="120"/>
      </w:pPr>
      <w:r>
        <w:rPr>
          <w:rFonts w:eastAsia="Georgia"/>
        </w:rPr>
        <w:t>"And apparently shafting and bonking do."</w:t>
      </w:r>
    </w:p>
    <w:p w14:paraId="2A8F976C" w14:textId="49A226F0" w:rsidR="00A1675C" w:rsidRDefault="003434B6">
      <w:pPr>
        <w:ind w:firstLine="432"/>
      </w:pPr>
      <w:r>
        <w:rPr>
          <w:rFonts w:eastAsia="Georgia"/>
        </w:rPr>
        <w:t>Penny slowly turned toward him. Trevor immediately realised his mistake.</w:t>
      </w:r>
    </w:p>
    <w:p w14:paraId="61B0CB45" w14:textId="77777777" w:rsidR="00A1675C" w:rsidRDefault="00000000">
      <w:pPr>
        <w:spacing w:before="40" w:after="120"/>
      </w:pPr>
      <w:r>
        <w:rPr>
          <w:rFonts w:eastAsia="Georgia"/>
        </w:rPr>
        <w:t>"I mean..."</w:t>
      </w:r>
    </w:p>
    <w:p w14:paraId="56730961" w14:textId="1987143A" w:rsidR="00A1675C" w:rsidRDefault="003434B6">
      <w:pPr>
        <w:ind w:firstLine="432"/>
      </w:pPr>
      <w:r>
        <w:rPr>
          <w:rFonts w:eastAsia="Georgia"/>
        </w:rPr>
        <w:t>Penny raised an eyebrow.</w:t>
      </w:r>
    </w:p>
    <w:p w14:paraId="163BBCFC" w14:textId="77777777" w:rsidR="00A1675C" w:rsidRDefault="00000000">
      <w:pPr>
        <w:spacing w:before="40" w:after="120"/>
      </w:pPr>
      <w:r>
        <w:rPr>
          <w:rFonts w:eastAsia="Georgia"/>
        </w:rPr>
        <w:t>"Go on."</w:t>
      </w:r>
    </w:p>
    <w:p w14:paraId="0CCDD4DC" w14:textId="77777777" w:rsidR="00A1675C" w:rsidRDefault="00000000">
      <w:pPr>
        <w:ind w:firstLine="432"/>
      </w:pPr>
      <w:r>
        <w:rPr>
          <w:rFonts w:eastAsia="Georgia"/>
        </w:rPr>
        <w:t>Trevor looked at Derek. Derek looked at Weinstein. Weinstein looked at the cucumber.</w:t>
      </w:r>
    </w:p>
    <w:p w14:paraId="4F6BB012" w14:textId="540FA0CD" w:rsidR="00A1675C" w:rsidRDefault="00000000">
      <w:pPr>
        <w:ind w:firstLine="432"/>
      </w:pPr>
      <w:r>
        <w:rPr>
          <w:rFonts w:eastAsia="Georgia"/>
        </w:rPr>
        <w:t xml:space="preserve">Nobody spoke. Finally </w:t>
      </w:r>
      <w:r w:rsidR="003434B6">
        <w:rPr>
          <w:rFonts w:eastAsia="Georgia"/>
        </w:rPr>
        <w:t>Penny</w:t>
      </w:r>
      <w:r>
        <w:rPr>
          <w:rFonts w:eastAsia="Georgia"/>
        </w:rPr>
        <w:t xml:space="preserve"> gently smiled.</w:t>
      </w:r>
    </w:p>
    <w:p w14:paraId="714E8C8F" w14:textId="77777777" w:rsidR="00A1675C" w:rsidRDefault="00000000">
      <w:pPr>
        <w:spacing w:before="40" w:after="120"/>
      </w:pPr>
      <w:r>
        <w:rPr>
          <w:rFonts w:eastAsia="Georgia"/>
        </w:rPr>
        <w:t>"Well."</w:t>
      </w:r>
    </w:p>
    <w:p w14:paraId="6D734AF9" w14:textId="77777777" w:rsidR="00A1675C" w:rsidRDefault="00000000">
      <w:pPr>
        <w:ind w:firstLine="432"/>
      </w:pPr>
      <w:r>
        <w:rPr>
          <w:rFonts w:eastAsia="Georgia"/>
        </w:rPr>
        <w:t>She put the ordinary cucumber back on the table.</w:t>
      </w:r>
    </w:p>
    <w:p w14:paraId="7B102A90" w14:textId="77777777" w:rsidR="00A1675C" w:rsidRDefault="00000000">
      <w:pPr>
        <w:spacing w:before="40" w:after="120"/>
      </w:pPr>
      <w:r>
        <w:rPr>
          <w:rFonts w:eastAsia="Georgia"/>
        </w:rPr>
        <w:t>"If the universe can accommodate curved spacetime, quantum entanglement, holographic duality and Trevor..."</w:t>
      </w:r>
    </w:p>
    <w:p w14:paraId="363DDD1C" w14:textId="77777777" w:rsidR="00A1675C" w:rsidRDefault="00000000">
      <w:pPr>
        <w:spacing w:before="40" w:after="120"/>
      </w:pPr>
      <w:r>
        <w:rPr>
          <w:rFonts w:eastAsia="Georgia"/>
        </w:rPr>
        <w:t>Trevor wearily sighed.</w:t>
      </w:r>
    </w:p>
    <w:p w14:paraId="7E584C51" w14:textId="77777777" w:rsidR="00A1675C" w:rsidRDefault="00000000">
      <w:pPr>
        <w:spacing w:before="40" w:after="120"/>
      </w:pPr>
      <w:r>
        <w:rPr>
          <w:rFonts w:eastAsia="Georgia"/>
        </w:rPr>
        <w:t>"...then I suppose there's room for everything else."</w:t>
      </w:r>
    </w:p>
    <w:p w14:paraId="1C74B4C4" w14:textId="77777777" w:rsidR="00A1675C" w:rsidRDefault="00000000">
      <w:pPr>
        <w:ind w:firstLine="432"/>
      </w:pPr>
      <w:r>
        <w:rPr>
          <w:rFonts w:eastAsia="Georgia"/>
        </w:rPr>
        <w:t>Derek nodded.</w:t>
      </w:r>
    </w:p>
    <w:p w14:paraId="44478810" w14:textId="77777777" w:rsidR="00A1675C" w:rsidRDefault="00000000">
      <w:pPr>
        <w:spacing w:before="40" w:after="120"/>
      </w:pPr>
      <w:r>
        <w:rPr>
          <w:rFonts w:eastAsia="Georgia"/>
        </w:rPr>
        <w:t>"Exactly."</w:t>
      </w:r>
    </w:p>
    <w:p w14:paraId="073BA4E2" w14:textId="77777777" w:rsidR="00A1675C" w:rsidRDefault="00000000">
      <w:pPr>
        <w:ind w:firstLine="432"/>
      </w:pPr>
      <w:r>
        <w:rPr>
          <w:rFonts w:eastAsia="Georgia"/>
        </w:rPr>
        <w:t>Weinstein gently softly smiled.</w:t>
      </w:r>
    </w:p>
    <w:p w14:paraId="16312821" w14:textId="77777777" w:rsidR="00A1675C" w:rsidRDefault="00000000">
      <w:pPr>
        <w:spacing w:before="40" w:after="120"/>
      </w:pPr>
      <w:r>
        <w:rPr>
          <w:rFonts w:eastAsia="Georgia"/>
        </w:rPr>
        <w:t>"But remember."</w:t>
      </w:r>
    </w:p>
    <w:p w14:paraId="40DBC0CA" w14:textId="77777777" w:rsidR="00C918D2" w:rsidRDefault="00C918D2">
      <w:pPr>
        <w:spacing w:before="40" w:after="120"/>
      </w:pPr>
      <w:r>
        <w:t xml:space="preserve">They all kept their eyes on him. </w:t>
      </w:r>
    </w:p>
    <w:p w14:paraId="1DEF625D" w14:textId="7BE5FB04" w:rsidR="00A1675C" w:rsidRDefault="00000000">
      <w:pPr>
        <w:spacing w:before="40" w:after="120"/>
      </w:pPr>
      <w:r>
        <w:rPr>
          <w:rFonts w:eastAsia="Georgia"/>
        </w:rPr>
        <w:t>"The holographic principle is a serious physical idea."</w:t>
      </w:r>
    </w:p>
    <w:p w14:paraId="039D3E77" w14:textId="77777777" w:rsidR="00A1675C" w:rsidRDefault="00000000">
      <w:pPr>
        <w:spacing w:before="40" w:after="120"/>
      </w:pPr>
      <w:r>
        <w:rPr>
          <w:rFonts w:eastAsia="Georgia"/>
        </w:rPr>
        <w:t>"Yes."</w:t>
      </w:r>
    </w:p>
    <w:p w14:paraId="427202F1" w14:textId="77777777" w:rsidR="00A1675C" w:rsidRDefault="00000000">
      <w:pPr>
        <w:spacing w:before="200" w:after="120"/>
        <w:jc w:val="center"/>
      </w:pPr>
      <w:r>
        <w:rPr>
          <w:rFonts w:eastAsia="Georgia"/>
          <w:b/>
          <w:sz w:val="24"/>
        </w:rPr>
        <w:t>"It is not established that our actual universe is literally a hologram."</w:t>
      </w:r>
    </w:p>
    <w:p w14:paraId="2AE7BBBB" w14:textId="77777777" w:rsidR="00A1675C" w:rsidRDefault="00000000">
      <w:pPr>
        <w:spacing w:before="40" w:after="120"/>
      </w:pPr>
      <w:r>
        <w:rPr>
          <w:rFonts w:eastAsia="Georgia"/>
        </w:rPr>
        <w:t>"Yes."</w:t>
      </w:r>
    </w:p>
    <w:p w14:paraId="1719C928" w14:textId="77777777" w:rsidR="00A1675C" w:rsidRDefault="00000000">
      <w:pPr>
        <w:spacing w:before="40" w:after="120"/>
      </w:pPr>
      <w:r>
        <w:rPr>
          <w:rFonts w:eastAsia="Georgia"/>
        </w:rPr>
        <w:t>"And even where holographic dualities are well understood, they are mathematical equivalences between particular theories, not proof that reality is secretly a two-dimensional cinema."</w:t>
      </w:r>
    </w:p>
    <w:p w14:paraId="5346BD4D" w14:textId="77777777" w:rsidR="00A1675C" w:rsidRDefault="00000000">
      <w:pPr>
        <w:ind w:firstLine="432"/>
      </w:pPr>
      <w:r>
        <w:rPr>
          <w:rFonts w:eastAsia="Georgia"/>
        </w:rPr>
        <w:t>Derek nodded.</w:t>
      </w:r>
    </w:p>
    <w:p w14:paraId="5BD90E89" w14:textId="77777777" w:rsidR="00A1675C" w:rsidRDefault="00000000">
      <w:pPr>
        <w:spacing w:before="40" w:after="120"/>
      </w:pPr>
      <w:r>
        <w:rPr>
          <w:rFonts w:eastAsia="Georgia"/>
        </w:rPr>
        <w:t>"Understood."</w:t>
      </w:r>
    </w:p>
    <w:p w14:paraId="310F7643" w14:textId="5B1FF72E" w:rsidR="00A1675C" w:rsidRDefault="003434B6">
      <w:pPr>
        <w:ind w:firstLine="432"/>
      </w:pPr>
      <w:r>
        <w:rPr>
          <w:rFonts w:eastAsia="Georgia"/>
        </w:rPr>
        <w:t>Penny nodded.</w:t>
      </w:r>
    </w:p>
    <w:p w14:paraId="3938AFAC" w14:textId="77777777" w:rsidR="00A1675C" w:rsidRDefault="00000000">
      <w:pPr>
        <w:spacing w:before="40" w:after="120"/>
      </w:pPr>
      <w:r>
        <w:rPr>
          <w:rFonts w:eastAsia="Georgia"/>
        </w:rPr>
        <w:t>"Yes."</w:t>
      </w:r>
    </w:p>
    <w:p w14:paraId="4EB83053" w14:textId="77777777" w:rsidR="00A1675C" w:rsidRDefault="00000000">
      <w:pPr>
        <w:ind w:firstLine="432"/>
      </w:pPr>
      <w:r>
        <w:rPr>
          <w:rFonts w:eastAsia="Georgia"/>
        </w:rPr>
        <w:t>Trevor nodded.</w:t>
      </w:r>
    </w:p>
    <w:p w14:paraId="0B22CE00" w14:textId="77777777" w:rsidR="00A1675C" w:rsidRDefault="00000000">
      <w:pPr>
        <w:spacing w:before="40" w:after="120"/>
      </w:pPr>
      <w:r>
        <w:rPr>
          <w:rFonts w:eastAsia="Georgia"/>
        </w:rPr>
        <w:t>"Fine."</w:t>
      </w:r>
    </w:p>
    <w:p w14:paraId="5145946A" w14:textId="77777777" w:rsidR="00A1675C" w:rsidRDefault="00000000">
      <w:pPr>
        <w:ind w:firstLine="432"/>
      </w:pPr>
      <w:r>
        <w:rPr>
          <w:rFonts w:eastAsia="Georgia"/>
        </w:rPr>
        <w:t>Weinstein looked at the ordinary cucumber.</w:t>
      </w:r>
    </w:p>
    <w:p w14:paraId="755B8C1C" w14:textId="77777777" w:rsidR="00A1675C" w:rsidRDefault="00000000">
      <w:pPr>
        <w:spacing w:before="40" w:after="120"/>
      </w:pPr>
      <w:r>
        <w:rPr>
          <w:rFonts w:eastAsia="Georgia"/>
        </w:rPr>
        <w:t>"And that is why we must not confuse a useful description with the thing being described."</w:t>
      </w:r>
    </w:p>
    <w:p w14:paraId="541AF3B3" w14:textId="77777777" w:rsidR="00A1675C" w:rsidRDefault="00000000">
      <w:pPr>
        <w:ind w:firstLine="432"/>
      </w:pPr>
      <w:r>
        <w:rPr>
          <w:rFonts w:eastAsia="Georgia"/>
        </w:rPr>
        <w:t>Derek gently smiled.</w:t>
      </w:r>
    </w:p>
    <w:p w14:paraId="2903F8AA" w14:textId="77777777" w:rsidR="00A1675C" w:rsidRDefault="00000000">
      <w:pPr>
        <w:spacing w:before="40" w:after="120"/>
      </w:pPr>
      <w:r>
        <w:rPr>
          <w:rFonts w:eastAsia="Georgia"/>
        </w:rPr>
        <w:t>"Well, that's settled."</w:t>
      </w:r>
    </w:p>
    <w:p w14:paraId="1867550C" w14:textId="77777777" w:rsidR="00A1675C" w:rsidRDefault="00000000">
      <w:pPr>
        <w:ind w:firstLine="432"/>
      </w:pPr>
      <w:r>
        <w:rPr>
          <w:rFonts w:eastAsia="Georgia"/>
        </w:rPr>
        <w:t>Weinstein smiled back.</w:t>
      </w:r>
    </w:p>
    <w:p w14:paraId="4F36652E" w14:textId="77777777" w:rsidR="00A1675C" w:rsidRDefault="00000000">
      <w:pPr>
        <w:spacing w:before="40" w:after="120"/>
      </w:pPr>
      <w:r>
        <w:rPr>
          <w:rFonts w:eastAsia="Georgia"/>
        </w:rPr>
        <w:t>"For now."</w:t>
      </w:r>
    </w:p>
    <w:p w14:paraId="74D47BE9" w14:textId="77777777" w:rsidR="00A1675C" w:rsidRDefault="00000000">
      <w:pPr>
        <w:ind w:firstLine="432"/>
      </w:pPr>
      <w:r>
        <w:rPr>
          <w:rFonts w:eastAsia="Georgia"/>
        </w:rPr>
        <w:t>The laboratory lights flickered. The clocks stopped. 11:17.</w:t>
      </w:r>
    </w:p>
    <w:p w14:paraId="16A2908F" w14:textId="45191CEC" w:rsidR="00A1675C" w:rsidRDefault="00000000">
      <w:pPr>
        <w:ind w:firstLine="432"/>
      </w:pPr>
      <w:r>
        <w:rPr>
          <w:rFonts w:eastAsia="Georgia"/>
        </w:rPr>
        <w:t xml:space="preserve">Nobody moved. </w:t>
      </w:r>
      <w:r w:rsidR="003434B6">
        <w:rPr>
          <w:rFonts w:eastAsia="Georgia"/>
        </w:rPr>
        <w:t>Penny</w:t>
      </w:r>
      <w:r>
        <w:rPr>
          <w:rFonts w:eastAsia="Georgia"/>
        </w:rPr>
        <w:t xml:space="preserve"> </w:t>
      </w:r>
      <w:r w:rsidR="00C918D2">
        <w:rPr>
          <w:rFonts w:eastAsia="Georgia"/>
        </w:rPr>
        <w:t xml:space="preserve">inspected </w:t>
      </w:r>
      <w:r>
        <w:rPr>
          <w:rFonts w:eastAsia="Georgia"/>
        </w:rPr>
        <w:t>the</w:t>
      </w:r>
      <w:r w:rsidR="00C918D2">
        <w:rPr>
          <w:rFonts w:eastAsia="Georgia"/>
        </w:rPr>
        <w:t xml:space="preserve"> </w:t>
      </w:r>
      <w:r>
        <w:rPr>
          <w:rFonts w:eastAsia="Georgia"/>
        </w:rPr>
        <w:t>cucumber. It had changed.</w:t>
      </w:r>
    </w:p>
    <w:p w14:paraId="75907B9D" w14:textId="77777777" w:rsidR="00A1675C" w:rsidRDefault="00000000">
      <w:pPr>
        <w:ind w:firstLine="432"/>
      </w:pPr>
      <w:r>
        <w:rPr>
          <w:rFonts w:eastAsia="Georgia"/>
        </w:rPr>
        <w:t>Not visibly. Not physically. But there was something different about it.</w:t>
      </w:r>
    </w:p>
    <w:p w14:paraId="42E322AE" w14:textId="77777777" w:rsidR="00A1675C" w:rsidRDefault="00000000">
      <w:pPr>
        <w:ind w:firstLine="432"/>
      </w:pPr>
      <w:r>
        <w:rPr>
          <w:rFonts w:eastAsia="Georgia"/>
        </w:rPr>
        <w:t>Derek approached.</w:t>
      </w:r>
    </w:p>
    <w:p w14:paraId="1EB655BD" w14:textId="77777777" w:rsidR="00A1675C" w:rsidRDefault="00000000">
      <w:pPr>
        <w:spacing w:before="40" w:after="120"/>
      </w:pPr>
      <w:r>
        <w:rPr>
          <w:rFonts w:eastAsia="Georgia"/>
        </w:rPr>
        <w:t>"What happened?"</w:t>
      </w:r>
    </w:p>
    <w:p w14:paraId="5403F60C" w14:textId="39754C18" w:rsidR="00A1675C" w:rsidRDefault="003434B6">
      <w:pPr>
        <w:ind w:firstLine="432"/>
      </w:pPr>
      <w:r>
        <w:rPr>
          <w:rFonts w:eastAsia="Georgia"/>
        </w:rPr>
        <w:t>Penny picked it up. The weight was the same. The temperature was the same.</w:t>
      </w:r>
    </w:p>
    <w:p w14:paraId="370301A7" w14:textId="77777777" w:rsidR="00A1675C" w:rsidRDefault="00000000">
      <w:pPr>
        <w:ind w:firstLine="432"/>
      </w:pPr>
      <w:r>
        <w:rPr>
          <w:rFonts w:eastAsia="Georgia"/>
        </w:rPr>
        <w:t>The shape was the same. Everything measurable suddenly appeared identical. Then Trevor noticed something.</w:t>
      </w:r>
    </w:p>
    <w:p w14:paraId="09632E9A" w14:textId="77777777" w:rsidR="00A1675C" w:rsidRDefault="00000000">
      <w:pPr>
        <w:spacing w:before="40" w:after="120"/>
      </w:pPr>
      <w:r>
        <w:rPr>
          <w:rFonts w:eastAsia="Georgia"/>
        </w:rPr>
        <w:t>"There."</w:t>
      </w:r>
    </w:p>
    <w:p w14:paraId="3CFF6FA2" w14:textId="77777777" w:rsidR="00A1675C" w:rsidRDefault="00000000">
      <w:pPr>
        <w:ind w:firstLine="432"/>
      </w:pPr>
      <w:r>
        <w:rPr>
          <w:rFonts w:eastAsia="Georgia"/>
        </w:rPr>
        <w:t>He pointed to the end of the cucumber. A tiny pattern had suddenly appeared in the skin. Not a letter.</w:t>
      </w:r>
    </w:p>
    <w:p w14:paraId="2E6A81B4" w14:textId="77777777" w:rsidR="00A1675C" w:rsidRDefault="00000000">
      <w:pPr>
        <w:ind w:firstLine="432"/>
      </w:pPr>
      <w:r>
        <w:rPr>
          <w:rFonts w:eastAsia="Georgia"/>
        </w:rPr>
        <w:t>Not a number. A geometric figure. A circle inside a square.</w:t>
      </w:r>
    </w:p>
    <w:p w14:paraId="46FEA6CA" w14:textId="77777777" w:rsidR="00A1675C" w:rsidRDefault="00000000">
      <w:pPr>
        <w:ind w:firstLine="432"/>
      </w:pPr>
      <w:r>
        <w:rPr>
          <w:rFonts w:eastAsia="Georgia"/>
        </w:rPr>
        <w:t>And inside the circle, three lines. Derek intensely stared intently. Weinstein leaned closer.</w:t>
      </w:r>
    </w:p>
    <w:p w14:paraId="32516967" w14:textId="77777777" w:rsidR="00A1675C" w:rsidRDefault="00000000">
      <w:pPr>
        <w:spacing w:before="40" w:after="120"/>
      </w:pPr>
      <w:r>
        <w:rPr>
          <w:rFonts w:eastAsia="Georgia"/>
        </w:rPr>
        <w:t>"It's a projection."</w:t>
      </w:r>
    </w:p>
    <w:p w14:paraId="78455BF9" w14:textId="77777777" w:rsidR="00A1675C" w:rsidRDefault="00000000">
      <w:pPr>
        <w:spacing w:before="40" w:after="120"/>
      </w:pPr>
      <w:r>
        <w:rPr>
          <w:rFonts w:eastAsia="Georgia"/>
        </w:rPr>
        <w:t>"Of what?"</w:t>
      </w:r>
    </w:p>
    <w:p w14:paraId="17E64B35" w14:textId="4FED0450" w:rsidR="00A1675C" w:rsidRDefault="00000000">
      <w:pPr>
        <w:ind w:firstLine="432"/>
      </w:pPr>
      <w:r>
        <w:rPr>
          <w:rFonts w:eastAsia="Georgia"/>
        </w:rPr>
        <w:t xml:space="preserve">Weinstein carefully </w:t>
      </w:r>
      <w:r w:rsidR="00C918D2">
        <w:rPr>
          <w:rFonts w:eastAsia="Georgia"/>
        </w:rPr>
        <w:t>analyz</w:t>
      </w:r>
      <w:r>
        <w:rPr>
          <w:rFonts w:eastAsia="Georgia"/>
        </w:rPr>
        <w:t>ed</w:t>
      </w:r>
      <w:r w:rsidR="00C918D2">
        <w:rPr>
          <w:rFonts w:eastAsia="Georgia"/>
        </w:rPr>
        <w:t xml:space="preserve"> </w:t>
      </w:r>
      <w:r>
        <w:rPr>
          <w:rFonts w:eastAsia="Georgia"/>
        </w:rPr>
        <w:t>the pattern.</w:t>
      </w:r>
    </w:p>
    <w:p w14:paraId="78DFEB85" w14:textId="77777777" w:rsidR="00A1675C" w:rsidRDefault="00000000">
      <w:pPr>
        <w:spacing w:before="40" w:after="120"/>
      </w:pPr>
      <w:r>
        <w:rPr>
          <w:rFonts w:eastAsia="Georgia"/>
        </w:rPr>
        <w:t>"I don't know."</w:t>
      </w:r>
    </w:p>
    <w:p w14:paraId="415B4128" w14:textId="77777777" w:rsidR="00A1675C" w:rsidRDefault="00000000">
      <w:pPr>
        <w:ind w:firstLine="432"/>
      </w:pPr>
      <w:r>
        <w:rPr>
          <w:rFonts w:eastAsia="Georgia"/>
        </w:rPr>
        <w:t>Derek smiled.</w:t>
      </w:r>
    </w:p>
    <w:p w14:paraId="64DF6E7A" w14:textId="77777777" w:rsidR="00A1675C" w:rsidRDefault="00000000">
      <w:pPr>
        <w:spacing w:before="40" w:after="120"/>
      </w:pPr>
      <w:r>
        <w:rPr>
          <w:rFonts w:eastAsia="Georgia"/>
        </w:rPr>
        <w:t>"Well, that's settled."</w:t>
      </w:r>
    </w:p>
    <w:p w14:paraId="6A9E1B14" w14:textId="479ECABA" w:rsidR="00A1675C" w:rsidRDefault="003434B6">
      <w:pPr>
        <w:ind w:firstLine="432"/>
      </w:pPr>
      <w:r>
        <w:rPr>
          <w:rFonts w:eastAsia="Georgia"/>
        </w:rPr>
        <w:t>Penny shook her head.</w:t>
      </w:r>
    </w:p>
    <w:p w14:paraId="4E81C986" w14:textId="77777777" w:rsidR="00A1675C" w:rsidRDefault="00000000">
      <w:pPr>
        <w:spacing w:before="40" w:after="120"/>
      </w:pPr>
      <w:r>
        <w:rPr>
          <w:rFonts w:eastAsia="Georgia"/>
        </w:rPr>
        <w:t>"No."</w:t>
      </w:r>
    </w:p>
    <w:p w14:paraId="641CEBCD" w14:textId="77777777" w:rsidR="00A1675C" w:rsidRDefault="00000000">
      <w:pPr>
        <w:spacing w:before="40" w:after="120"/>
      </w:pPr>
      <w:r>
        <w:rPr>
          <w:rFonts w:eastAsia="Georgia"/>
        </w:rPr>
        <w:t>"What?"</w:t>
      </w:r>
    </w:p>
    <w:p w14:paraId="448EF44F" w14:textId="77777777" w:rsidR="00A1675C" w:rsidRDefault="00000000">
      <w:pPr>
        <w:ind w:firstLine="432"/>
      </w:pPr>
      <w:r>
        <w:rPr>
          <w:rFonts w:eastAsia="Georgia"/>
        </w:rPr>
        <w:t>She suddenly turned the cucumber over. The pattern was also visible on the other side. Exactly the same.</w:t>
      </w:r>
    </w:p>
    <w:p w14:paraId="3B3F5690" w14:textId="77777777" w:rsidR="00A1675C" w:rsidRDefault="00000000">
      <w:pPr>
        <w:ind w:firstLine="432"/>
      </w:pPr>
      <w:r>
        <w:rPr>
          <w:rFonts w:eastAsia="Georgia"/>
        </w:rPr>
        <w:t>Trevor carefully looked at it.</w:t>
      </w:r>
    </w:p>
    <w:p w14:paraId="07E8A051" w14:textId="77777777" w:rsidR="00A1675C" w:rsidRDefault="00000000">
      <w:pPr>
        <w:spacing w:before="40" w:after="120"/>
      </w:pPr>
      <w:r>
        <w:rPr>
          <w:rFonts w:eastAsia="Georgia"/>
        </w:rPr>
        <w:t>"That's impossible."</w:t>
      </w:r>
    </w:p>
    <w:p w14:paraId="025AFA47" w14:textId="77777777" w:rsidR="00A1675C" w:rsidRDefault="00000000">
      <w:pPr>
        <w:ind w:firstLine="432"/>
      </w:pPr>
      <w:r>
        <w:rPr>
          <w:rFonts w:eastAsia="Georgia"/>
        </w:rPr>
        <w:t>Derek smiled.</w:t>
      </w:r>
    </w:p>
    <w:p w14:paraId="774027C4" w14:textId="77777777" w:rsidR="00A1675C" w:rsidRDefault="00000000">
      <w:pPr>
        <w:spacing w:before="40" w:after="120"/>
      </w:pPr>
      <w:r>
        <w:rPr>
          <w:rFonts w:eastAsia="Georgia"/>
        </w:rPr>
        <w:t>"Don't say it."</w:t>
      </w:r>
    </w:p>
    <w:p w14:paraId="73429053" w14:textId="77777777" w:rsidR="00A1675C" w:rsidRDefault="00000000">
      <w:pPr>
        <w:ind w:firstLine="432"/>
      </w:pPr>
      <w:r>
        <w:rPr>
          <w:rFonts w:eastAsia="Georgia"/>
        </w:rPr>
        <w:t>Trevor nodded.</w:t>
      </w:r>
    </w:p>
    <w:p w14:paraId="5BA7B650" w14:textId="77777777" w:rsidR="00A1675C" w:rsidRDefault="00000000">
      <w:pPr>
        <w:spacing w:before="40" w:after="120"/>
      </w:pPr>
      <w:r>
        <w:rPr>
          <w:rFonts w:eastAsia="Georgia"/>
        </w:rPr>
        <w:t>"Right."</w:t>
      </w:r>
    </w:p>
    <w:p w14:paraId="4C0A0622" w14:textId="4113A5C3" w:rsidR="00A1675C" w:rsidRDefault="00000000">
      <w:pPr>
        <w:ind w:firstLine="432"/>
      </w:pPr>
      <w:r>
        <w:rPr>
          <w:rFonts w:eastAsia="Georgia"/>
        </w:rPr>
        <w:t xml:space="preserve">Weinstein took the ordinary cucumber. He </w:t>
      </w:r>
      <w:r w:rsidR="00C918D2">
        <w:rPr>
          <w:rFonts w:eastAsia="Georgia"/>
        </w:rPr>
        <w:t>studi</w:t>
      </w:r>
      <w:r>
        <w:rPr>
          <w:rFonts w:eastAsia="Georgia"/>
        </w:rPr>
        <w:t>ed</w:t>
      </w:r>
      <w:r w:rsidR="00C918D2">
        <w:rPr>
          <w:rFonts w:eastAsia="Georgia"/>
        </w:rPr>
        <w:t xml:space="preserve"> </w:t>
      </w:r>
      <w:r>
        <w:rPr>
          <w:rFonts w:eastAsia="Georgia"/>
        </w:rPr>
        <w:t xml:space="preserve"> the pattern. Then at the strange clock.</w:t>
      </w:r>
    </w:p>
    <w:p w14:paraId="379A35D8" w14:textId="77777777" w:rsidR="00A1675C" w:rsidRDefault="00000000">
      <w:pPr>
        <w:ind w:firstLine="432"/>
      </w:pPr>
      <w:r>
        <w:rPr>
          <w:rFonts w:eastAsia="Georgia"/>
        </w:rPr>
        <w:t>11:17. Then at the whiteboard. At the words:</w:t>
      </w:r>
    </w:p>
    <w:p w14:paraId="32108419" w14:textId="77777777" w:rsidR="00A1675C" w:rsidRDefault="00000000">
      <w:pPr>
        <w:spacing w:before="200" w:after="120"/>
        <w:jc w:val="center"/>
      </w:pPr>
      <w:r>
        <w:rPr>
          <w:rFonts w:eastAsia="Georgia"/>
          <w:b/>
          <w:sz w:val="24"/>
        </w:rPr>
        <w:t>SPACETIME</w:t>
      </w:r>
    </w:p>
    <w:p w14:paraId="3EA88AC0" w14:textId="77777777" w:rsidR="00A1675C" w:rsidRDefault="00000000">
      <w:pPr>
        <w:spacing w:before="200" w:after="120"/>
        <w:jc w:val="center"/>
      </w:pPr>
      <w:r>
        <w:rPr>
          <w:rFonts w:eastAsia="Georgia"/>
          <w:b/>
          <w:sz w:val="24"/>
        </w:rPr>
        <w:t>HOLOGRAPHY</w:t>
      </w:r>
    </w:p>
    <w:p w14:paraId="62DFAF28" w14:textId="77777777" w:rsidR="00A1675C" w:rsidRDefault="00000000">
      <w:pPr>
        <w:spacing w:before="200" w:after="120"/>
        <w:jc w:val="center"/>
      </w:pPr>
      <w:r>
        <w:rPr>
          <w:rFonts w:eastAsia="Georgia"/>
          <w:b/>
          <w:sz w:val="24"/>
        </w:rPr>
        <w:t>INFORMATION</w:t>
      </w:r>
    </w:p>
    <w:p w14:paraId="3A4F6F58" w14:textId="77777777" w:rsidR="00A1675C" w:rsidRDefault="00000000">
      <w:pPr>
        <w:ind w:firstLine="432"/>
      </w:pPr>
      <w:r>
        <w:rPr>
          <w:rFonts w:eastAsia="Georgia"/>
        </w:rPr>
        <w:t>He slowly turned the cucumber around. The pattern was still there. And then he saw what it represented.</w:t>
      </w:r>
    </w:p>
    <w:p w14:paraId="146F4655" w14:textId="77777777" w:rsidR="00A1675C" w:rsidRDefault="00000000">
      <w:pPr>
        <w:ind w:firstLine="432"/>
      </w:pPr>
      <w:r>
        <w:rPr>
          <w:rFonts w:eastAsia="Georgia"/>
        </w:rPr>
        <w:t>Not a map. Not a coordinate system. A boundary.</w:t>
      </w:r>
    </w:p>
    <w:p w14:paraId="0BE9E9AC" w14:textId="161D7243" w:rsidR="00A1675C" w:rsidRDefault="00000000">
      <w:pPr>
        <w:ind w:firstLine="432"/>
      </w:pPr>
      <w:r>
        <w:rPr>
          <w:rFonts w:eastAsia="Georgia"/>
        </w:rPr>
        <w:t xml:space="preserve">Weinstein </w:t>
      </w:r>
      <w:r w:rsidR="00C918D2">
        <w:rPr>
          <w:rFonts w:eastAsia="Georgia"/>
        </w:rPr>
        <w:t>turned to</w:t>
      </w:r>
      <w:r>
        <w:rPr>
          <w:rFonts w:eastAsia="Georgia"/>
        </w:rPr>
        <w:t xml:space="preserve"> Derek.</w:t>
      </w:r>
    </w:p>
    <w:p w14:paraId="27B62734" w14:textId="77777777" w:rsidR="00A1675C" w:rsidRDefault="00000000">
      <w:pPr>
        <w:spacing w:before="40" w:after="120"/>
      </w:pPr>
      <w:r>
        <w:rPr>
          <w:rFonts w:eastAsia="Georgia"/>
        </w:rPr>
        <w:t>"Derek."</w:t>
      </w:r>
    </w:p>
    <w:p w14:paraId="120AC6D1" w14:textId="77777777" w:rsidR="00A1675C" w:rsidRDefault="00000000">
      <w:pPr>
        <w:spacing w:before="40" w:after="120"/>
      </w:pPr>
      <w:r>
        <w:rPr>
          <w:rFonts w:eastAsia="Georgia"/>
        </w:rPr>
        <w:t>"Yes?"</w:t>
      </w:r>
    </w:p>
    <w:p w14:paraId="4279F9FF" w14:textId="77777777" w:rsidR="00A1675C" w:rsidRDefault="00000000">
      <w:pPr>
        <w:spacing w:before="40" w:after="120"/>
      </w:pPr>
      <w:r>
        <w:rPr>
          <w:rFonts w:eastAsia="Georgia"/>
        </w:rPr>
        <w:t>"I think we've just found the surface."</w:t>
      </w:r>
    </w:p>
    <w:p w14:paraId="5C787CB5" w14:textId="77777777" w:rsidR="00A1675C" w:rsidRDefault="00000000">
      <w:pPr>
        <w:ind w:firstLine="432"/>
      </w:pPr>
      <w:r>
        <w:rPr>
          <w:rFonts w:eastAsia="Georgia"/>
        </w:rPr>
        <w:t>Derek sharply stared at the ordinary cucumber.</w:t>
      </w:r>
    </w:p>
    <w:p w14:paraId="15551A20" w14:textId="77777777" w:rsidR="00A1675C" w:rsidRDefault="00000000">
      <w:pPr>
        <w:spacing w:before="40" w:after="120"/>
      </w:pPr>
      <w:r>
        <w:rPr>
          <w:rFonts w:eastAsia="Georgia"/>
        </w:rPr>
        <w:t>"The boundary?"</w:t>
      </w:r>
    </w:p>
    <w:p w14:paraId="7CD80674" w14:textId="77777777" w:rsidR="00A1675C" w:rsidRDefault="00000000">
      <w:pPr>
        <w:ind w:firstLine="432"/>
      </w:pPr>
      <w:r>
        <w:rPr>
          <w:rFonts w:eastAsia="Georgia"/>
        </w:rPr>
        <w:t>Weinstein nodded.</w:t>
      </w:r>
    </w:p>
    <w:p w14:paraId="067C7F43" w14:textId="77777777" w:rsidR="00A1675C" w:rsidRDefault="00000000">
      <w:pPr>
        <w:spacing w:before="40" w:after="120"/>
      </w:pPr>
      <w:r>
        <w:rPr>
          <w:rFonts w:eastAsia="Georgia"/>
        </w:rPr>
        <w:t>"Yes."</w:t>
      </w:r>
    </w:p>
    <w:p w14:paraId="712AEF33" w14:textId="334BA460" w:rsidR="00A1675C" w:rsidRDefault="003434B6">
      <w:pPr>
        <w:ind w:firstLine="432"/>
      </w:pPr>
      <w:r>
        <w:rPr>
          <w:rFonts w:eastAsia="Georgia"/>
        </w:rPr>
        <w:t>Penny gently smiled. Trevor carefully looked horrified.</w:t>
      </w:r>
    </w:p>
    <w:p w14:paraId="17276AC5" w14:textId="77777777" w:rsidR="00A1675C" w:rsidRDefault="00000000">
      <w:pPr>
        <w:spacing w:before="40" w:after="120"/>
      </w:pPr>
      <w:r>
        <w:rPr>
          <w:rFonts w:eastAsia="Georgia"/>
        </w:rPr>
        <w:t>"You're telling me the cucumber is the universe?"</w:t>
      </w:r>
    </w:p>
    <w:p w14:paraId="5E37C921" w14:textId="77777777" w:rsidR="00A1675C" w:rsidRDefault="00000000">
      <w:pPr>
        <w:ind w:firstLine="432"/>
      </w:pPr>
      <w:r>
        <w:rPr>
          <w:rFonts w:eastAsia="Georgia"/>
        </w:rPr>
        <w:t>Weinstein considered it.</w:t>
      </w:r>
    </w:p>
    <w:p w14:paraId="1D2BCE5B" w14:textId="77777777" w:rsidR="00A1675C" w:rsidRDefault="00000000">
      <w:pPr>
        <w:spacing w:before="40" w:after="120"/>
      </w:pPr>
      <w:r>
        <w:rPr>
          <w:rFonts w:eastAsia="Georgia"/>
        </w:rPr>
        <w:t>"No."</w:t>
      </w:r>
    </w:p>
    <w:p w14:paraId="34984AF5" w14:textId="77777777" w:rsidR="00A1675C" w:rsidRDefault="00000000">
      <w:pPr>
        <w:ind w:firstLine="432"/>
      </w:pPr>
      <w:r>
        <w:rPr>
          <w:rFonts w:eastAsia="Georgia"/>
        </w:rPr>
        <w:t>He paused.</w:t>
      </w:r>
    </w:p>
    <w:p w14:paraId="518060EF" w14:textId="77777777" w:rsidR="00A1675C" w:rsidRDefault="00000000">
      <w:pPr>
        <w:spacing w:before="40" w:after="120"/>
      </w:pPr>
      <w:r>
        <w:rPr>
          <w:rFonts w:eastAsia="Georgia"/>
        </w:rPr>
        <w:t>"That would be ridiculous."</w:t>
      </w:r>
    </w:p>
    <w:p w14:paraId="4513990D" w14:textId="77777777" w:rsidR="00A1675C" w:rsidRDefault="00000000">
      <w:pPr>
        <w:ind w:firstLine="432"/>
      </w:pPr>
      <w:r>
        <w:rPr>
          <w:rFonts w:eastAsia="Georgia"/>
        </w:rPr>
        <w:t>The cucumber made a tiny ticking sound. Everyone froze. Derek looked at it.</w:t>
      </w:r>
    </w:p>
    <w:p w14:paraId="1BE3549A" w14:textId="77777777" w:rsidR="00A1675C" w:rsidRDefault="00000000">
      <w:pPr>
        <w:spacing w:before="40" w:after="120"/>
      </w:pPr>
      <w:r>
        <w:rPr>
          <w:rFonts w:eastAsia="Georgia"/>
        </w:rPr>
        <w:t>"Did anyone else hear that?"</w:t>
      </w:r>
    </w:p>
    <w:p w14:paraId="7B31595B" w14:textId="779E02F9" w:rsidR="00A1675C" w:rsidRDefault="003434B6">
      <w:pPr>
        <w:ind w:firstLine="432"/>
      </w:pPr>
      <w:r>
        <w:rPr>
          <w:rFonts w:eastAsia="Georgia"/>
        </w:rPr>
        <w:t>Penny calmly nodded. Trevor nodded. Weinstein sharply stared at the cucumber.</w:t>
      </w:r>
    </w:p>
    <w:p w14:paraId="2F3DE7DA" w14:textId="77777777" w:rsidR="00A1675C" w:rsidRDefault="00000000">
      <w:pPr>
        <w:ind w:firstLine="432"/>
      </w:pPr>
      <w:r>
        <w:rPr>
          <w:rFonts w:eastAsia="Georgia"/>
        </w:rPr>
        <w:t>Then it ticked again. 11:17. And somewhere beneath London, a train began moving.</w:t>
      </w:r>
    </w:p>
    <w:p w14:paraId="74F47055" w14:textId="77777777" w:rsidR="00A1675C" w:rsidRDefault="00000000">
      <w:pPr>
        <w:ind w:firstLine="432"/>
      </w:pPr>
      <w:r>
        <w:rPr>
          <w:rFonts w:eastAsia="Georgia"/>
        </w:rPr>
        <w:t>Without a driver. Without passengers. And, according to every timetable in existence, it had never been built.</w:t>
      </w:r>
    </w:p>
    <w:p w14:paraId="60865A6C" w14:textId="77777777" w:rsidR="00A1675C" w:rsidRDefault="00000000">
      <w:pPr>
        <w:spacing w:before="480" w:after="240"/>
        <w:jc w:val="center"/>
      </w:pPr>
      <w:r>
        <w:rPr>
          <w:rFonts w:eastAsia="Georgia"/>
          <w:b/>
          <w:sz w:val="32"/>
        </w:rPr>
        <w:t>Chapter 12</w:t>
      </w:r>
    </w:p>
    <w:p w14:paraId="1D47D0A8" w14:textId="77777777" w:rsidR="00A1675C" w:rsidRDefault="00000000">
      <w:pPr>
        <w:spacing w:before="200" w:after="120"/>
        <w:jc w:val="center"/>
      </w:pPr>
      <w:r>
        <w:rPr>
          <w:rFonts w:eastAsia="Georgia"/>
          <w:b/>
          <w:sz w:val="24"/>
        </w:rPr>
        <w:t>Everything Everywhere All at Once</w:t>
      </w:r>
    </w:p>
    <w:p w14:paraId="671C7454" w14:textId="00BAB67B" w:rsidR="00A1675C" w:rsidRDefault="003434B6">
      <w:pPr>
        <w:ind w:firstLine="432"/>
      </w:pPr>
      <w:r>
        <w:rPr>
          <w:rFonts w:eastAsia="Georgia"/>
        </w:rPr>
        <w:t>Penny had decided that Derek was becoming unbearable. Not because he was wrong. That would have been easier.</w:t>
      </w:r>
    </w:p>
    <w:p w14:paraId="49A7964D" w14:textId="46713895" w:rsidR="00A1675C" w:rsidRDefault="00000000">
      <w:pPr>
        <w:ind w:firstLine="432"/>
      </w:pPr>
      <w:r>
        <w:rPr>
          <w:rFonts w:eastAsia="Georgia"/>
        </w:rPr>
        <w:t xml:space="preserve">It was because he was usually right. There was something deeply irritating about a man who could spend an afternoon discussing curved spacetime, singularities and the holographic principle and then, when </w:t>
      </w:r>
      <w:r w:rsidR="003434B6">
        <w:rPr>
          <w:rFonts w:eastAsia="Georgia"/>
        </w:rPr>
        <w:t>Penny</w:t>
      </w:r>
      <w:r>
        <w:rPr>
          <w:rFonts w:eastAsia="Georgia"/>
        </w:rPr>
        <w:t xml:space="preserve"> pointed out an obvious practical difficulty, simply say:</w:t>
      </w:r>
    </w:p>
    <w:p w14:paraId="3D3DF55E" w14:textId="77777777" w:rsidR="00A1675C" w:rsidRDefault="00000000">
      <w:pPr>
        <w:spacing w:before="40" w:after="120"/>
      </w:pPr>
      <w:r>
        <w:rPr>
          <w:rFonts w:eastAsia="Georgia"/>
        </w:rPr>
        <w:t>"Yes."</w:t>
      </w:r>
    </w:p>
    <w:p w14:paraId="0CFAF87C" w14:textId="5A3F5B2F" w:rsidR="00A1675C" w:rsidRDefault="00000000">
      <w:pPr>
        <w:ind w:firstLine="432"/>
      </w:pPr>
      <w:r>
        <w:rPr>
          <w:rFonts w:eastAsia="Georgia"/>
        </w:rPr>
        <w:t xml:space="preserve">As though the universe had just been waiting for him to catch up. So </w:t>
      </w:r>
      <w:r w:rsidR="003434B6">
        <w:rPr>
          <w:rFonts w:eastAsia="Georgia"/>
        </w:rPr>
        <w:t>Penny</w:t>
      </w:r>
      <w:r>
        <w:rPr>
          <w:rFonts w:eastAsia="Georgia"/>
        </w:rPr>
        <w:t xml:space="preserve"> went to the cinema. Alone.</w:t>
      </w:r>
    </w:p>
    <w:p w14:paraId="131B5EA7" w14:textId="77777777" w:rsidR="00A1675C" w:rsidRDefault="00000000">
      <w:pPr>
        <w:ind w:firstLine="432"/>
      </w:pPr>
      <w:r>
        <w:rPr>
          <w:rFonts w:eastAsia="Georgia"/>
        </w:rPr>
        <w:t>This was not particularly unusual. What was unusual was the film she chose.</w:t>
      </w:r>
    </w:p>
    <w:p w14:paraId="1C0AE996" w14:textId="77777777" w:rsidR="00A1675C" w:rsidRDefault="00000000">
      <w:pPr>
        <w:spacing w:before="200" w:after="120"/>
        <w:jc w:val="center"/>
      </w:pPr>
      <w:r>
        <w:rPr>
          <w:rFonts w:eastAsia="Georgia"/>
          <w:b/>
          <w:sz w:val="24"/>
        </w:rPr>
        <w:t>Everything Everywhere All at Once.</w:t>
      </w:r>
    </w:p>
    <w:p w14:paraId="69AFECD1" w14:textId="6D4EA835" w:rsidR="00A1675C" w:rsidRDefault="00000000">
      <w:pPr>
        <w:ind w:firstLine="432"/>
      </w:pPr>
      <w:r>
        <w:rPr>
          <w:rFonts w:eastAsia="Georgia"/>
        </w:rPr>
        <w:t xml:space="preserve">She settled into her seat with popcorn and a drink and watched the opening credits. Then she saw her. </w:t>
      </w:r>
      <w:r w:rsidR="003434B6">
        <w:rPr>
          <w:rFonts w:eastAsia="Georgia"/>
        </w:rPr>
        <w:t>Penny</w:t>
      </w:r>
      <w:r>
        <w:rPr>
          <w:rFonts w:eastAsia="Georgia"/>
        </w:rPr>
        <w:t xml:space="preserve"> quietly sat upright.</w:t>
      </w:r>
    </w:p>
    <w:p w14:paraId="1D1CF927" w14:textId="77777777" w:rsidR="00A1675C" w:rsidRDefault="00000000">
      <w:pPr>
        <w:spacing w:before="40" w:after="120"/>
      </w:pPr>
      <w:r>
        <w:rPr>
          <w:rFonts w:eastAsia="Georgia"/>
        </w:rPr>
        <w:t>"Blimey."</w:t>
      </w:r>
    </w:p>
    <w:p w14:paraId="7B8EFDDE" w14:textId="77777777" w:rsidR="00A1675C" w:rsidRDefault="00000000">
      <w:pPr>
        <w:ind w:firstLine="432"/>
      </w:pPr>
      <w:r>
        <w:rPr>
          <w:rFonts w:eastAsia="Georgia"/>
        </w:rPr>
        <w:t>Jamie Lee Curtis. She had survived Halloween after all. Apparently, having spent several films being pursued by a man who refused to die, she had decided that the next sensible career move was to become an IRS employee and spend her time tormenting bewildered Asians across multiple universes.</w:t>
      </w:r>
    </w:p>
    <w:p w14:paraId="37AE3066" w14:textId="4A806CDE" w:rsidR="00A1675C" w:rsidRDefault="003434B6">
      <w:pPr>
        <w:ind w:firstLine="432"/>
      </w:pPr>
      <w:r>
        <w:rPr>
          <w:rFonts w:eastAsia="Georgia"/>
        </w:rPr>
        <w:t>Penny gently smiled.</w:t>
      </w:r>
    </w:p>
    <w:p w14:paraId="3083918C" w14:textId="77777777" w:rsidR="00A1675C" w:rsidRDefault="00000000">
      <w:pPr>
        <w:spacing w:before="40" w:after="120"/>
      </w:pPr>
      <w:r>
        <w:rPr>
          <w:rFonts w:eastAsia="Georgia"/>
        </w:rPr>
        <w:t>"Americans."</w:t>
      </w:r>
    </w:p>
    <w:p w14:paraId="42736F31" w14:textId="77777777" w:rsidR="00A1675C" w:rsidRDefault="00000000">
      <w:pPr>
        <w:ind w:firstLine="432"/>
      </w:pPr>
      <w:r>
        <w:rPr>
          <w:rFonts w:eastAsia="Georgia"/>
        </w:rPr>
        <w:t>She took a handful of popcorn. The film began. Within minutes there were universes.</w:t>
      </w:r>
    </w:p>
    <w:p w14:paraId="617D81A4" w14:textId="77777777" w:rsidR="00A1675C" w:rsidRDefault="00000000">
      <w:pPr>
        <w:ind w:firstLine="432"/>
      </w:pPr>
      <w:r>
        <w:rPr>
          <w:rFonts w:eastAsia="Georgia"/>
        </w:rPr>
        <w:t>Then other universes. Then other versions of the same people. Then universes in which perfectly ordinary things had become completely ridiculous.</w:t>
      </w:r>
    </w:p>
    <w:p w14:paraId="26E35E6D" w14:textId="37B12A64" w:rsidR="00A1675C" w:rsidRDefault="003434B6">
      <w:pPr>
        <w:ind w:firstLine="432"/>
      </w:pPr>
      <w:r>
        <w:rPr>
          <w:rFonts w:eastAsia="Georgia"/>
        </w:rPr>
        <w:t>Penny watched. She became increasingly interested. Not because the film was physically accurate.</w:t>
      </w:r>
    </w:p>
    <w:p w14:paraId="7BAA3A02" w14:textId="77777777" w:rsidR="00A1675C" w:rsidRDefault="00000000">
      <w:pPr>
        <w:ind w:firstLine="432"/>
      </w:pPr>
      <w:r>
        <w:rPr>
          <w:rFonts w:eastAsia="Georgia"/>
        </w:rPr>
        <w:t>It wasn't. Nor was it trying to be. But the underlying idea was strangely familiar.</w:t>
      </w:r>
    </w:p>
    <w:p w14:paraId="4C806AB1" w14:textId="77777777" w:rsidR="00A1675C" w:rsidRDefault="00000000">
      <w:pPr>
        <w:ind w:firstLine="432"/>
      </w:pPr>
      <w:r>
        <w:rPr>
          <w:rFonts w:eastAsia="Georgia"/>
        </w:rPr>
        <w:t>Different possible realities. Different versions of people. Different histories.</w:t>
      </w:r>
    </w:p>
    <w:p w14:paraId="7589EDD3" w14:textId="77777777" w:rsidR="00A1675C" w:rsidRDefault="00000000">
      <w:pPr>
        <w:ind w:firstLine="432"/>
      </w:pPr>
      <w:r>
        <w:rPr>
          <w:rFonts w:eastAsia="Georgia"/>
        </w:rPr>
        <w:t>Different outcomes. Different choices. A universe in which one thing happened.</w:t>
      </w:r>
    </w:p>
    <w:p w14:paraId="0AD0363D" w14:textId="004B924F" w:rsidR="00A1675C" w:rsidRDefault="00000000" w:rsidP="00C86E0C">
      <w:pPr>
        <w:ind w:firstLine="432"/>
      </w:pPr>
      <w:r>
        <w:rPr>
          <w:rFonts w:eastAsia="Georgia"/>
        </w:rPr>
        <w:t xml:space="preserve">Another in which it didn't. Penny thought about Derek. She thought about the strange clock. She thought about the distant train that apparently existed in one description of reality and didn't in another. </w:t>
      </w:r>
      <w:r w:rsidR="00C86E0C">
        <w:rPr>
          <w:rFonts w:eastAsia="Georgia"/>
        </w:rPr>
        <w:t>And</w:t>
      </w:r>
      <w:r>
        <w:rPr>
          <w:rFonts w:eastAsia="Georgia"/>
        </w:rPr>
        <w:t xml:space="preserve"> about Weinstein's question</w:t>
      </w:r>
      <w:r w:rsidR="00C86E0C">
        <w:rPr>
          <w:rFonts w:eastAsia="Georgia"/>
        </w:rPr>
        <w:t>…</w:t>
      </w:r>
    </w:p>
    <w:p w14:paraId="70BD65AC" w14:textId="77777777" w:rsidR="00A1675C" w:rsidRDefault="00000000">
      <w:pPr>
        <w:ind w:firstLine="432"/>
      </w:pPr>
      <w:r>
        <w:rPr>
          <w:rFonts w:eastAsia="Georgia"/>
        </w:rPr>
        <w:t>If spacetime itself could be emergent, what exactly did it mean for there to be one universe? She leaned back. The film continued.</w:t>
      </w:r>
    </w:p>
    <w:p w14:paraId="2CF27B6F" w14:textId="70EAC87B" w:rsidR="00A1675C" w:rsidRDefault="00000000">
      <w:pPr>
        <w:ind w:firstLine="432"/>
      </w:pPr>
      <w:r>
        <w:rPr>
          <w:rFonts w:eastAsia="Georgia"/>
        </w:rPr>
        <w:t xml:space="preserve">Michelle Yeoh's character quietly moved through wildly different versions of reality. </w:t>
      </w:r>
      <w:r w:rsidR="003434B6">
        <w:rPr>
          <w:rFonts w:eastAsia="Georgia"/>
        </w:rPr>
        <w:t>Penny</w:t>
      </w:r>
      <w:r>
        <w:rPr>
          <w:rFonts w:eastAsia="Georgia"/>
        </w:rPr>
        <w:t xml:space="preserve"> gently smiled.</w:t>
      </w:r>
    </w:p>
    <w:p w14:paraId="6D762637" w14:textId="77777777" w:rsidR="00A1675C" w:rsidRDefault="00000000">
      <w:pPr>
        <w:spacing w:before="40" w:after="120"/>
      </w:pPr>
      <w:r>
        <w:rPr>
          <w:rFonts w:eastAsia="Georgia"/>
        </w:rPr>
        <w:t>"Right."</w:t>
      </w:r>
    </w:p>
    <w:p w14:paraId="68A50477" w14:textId="559C57D5" w:rsidR="00A1675C" w:rsidRDefault="00000000">
      <w:pPr>
        <w:ind w:firstLine="432"/>
      </w:pPr>
      <w:r>
        <w:rPr>
          <w:rFonts w:eastAsia="Georgia"/>
        </w:rPr>
        <w:t xml:space="preserve">A woman sitting several seats away glanced at her. </w:t>
      </w:r>
      <w:r w:rsidR="003434B6">
        <w:rPr>
          <w:rFonts w:eastAsia="Georgia"/>
        </w:rPr>
        <w:t>Penny</w:t>
      </w:r>
      <w:r>
        <w:rPr>
          <w:rFonts w:eastAsia="Georgia"/>
        </w:rPr>
        <w:t xml:space="preserve"> lowered her strange voice.</w:t>
      </w:r>
    </w:p>
    <w:p w14:paraId="1DA92612" w14:textId="77777777" w:rsidR="00A1675C" w:rsidRDefault="00000000">
      <w:pPr>
        <w:spacing w:before="40" w:after="120"/>
      </w:pPr>
      <w:r>
        <w:rPr>
          <w:rFonts w:eastAsia="Georgia"/>
        </w:rPr>
        <w:t>"This is actually rather relevant."</w:t>
      </w:r>
    </w:p>
    <w:p w14:paraId="7D263609" w14:textId="2D9A8A1E" w:rsidR="00A1675C" w:rsidRDefault="00000000">
      <w:pPr>
        <w:ind w:firstLine="432"/>
      </w:pPr>
      <w:r>
        <w:rPr>
          <w:rFonts w:eastAsia="Georgia"/>
        </w:rPr>
        <w:t xml:space="preserve">The woman looked away. </w:t>
      </w:r>
      <w:r w:rsidR="003434B6">
        <w:rPr>
          <w:rFonts w:eastAsia="Georgia"/>
        </w:rPr>
        <w:t>Penny</w:t>
      </w:r>
      <w:r>
        <w:rPr>
          <w:rFonts w:eastAsia="Georgia"/>
        </w:rPr>
        <w:t xml:space="preserve"> continued watching. The film's multiverse was not the same thing as the multiverse physicists sometimes discuss.</w:t>
      </w:r>
    </w:p>
    <w:p w14:paraId="3DF3EBA2" w14:textId="77777777" w:rsidR="00A1675C" w:rsidRDefault="00000000">
      <w:pPr>
        <w:ind w:firstLine="432"/>
      </w:pPr>
      <w:r>
        <w:rPr>
          <w:rFonts w:eastAsia="Georgia"/>
        </w:rPr>
        <w:t>That distinction mattered. But it was useful as an intuition pump. Suppose reality could be described in many different ways.</w:t>
      </w:r>
    </w:p>
    <w:p w14:paraId="51A38323" w14:textId="77777777" w:rsidR="00A1675C" w:rsidRDefault="00000000">
      <w:pPr>
        <w:ind w:firstLine="432"/>
      </w:pPr>
      <w:r>
        <w:rPr>
          <w:rFonts w:eastAsia="Georgia"/>
        </w:rPr>
        <w:t>Suppose an observer occupied one particular history. Suppose other histories existed in some mathematical sense. Then the question became:</w:t>
      </w:r>
    </w:p>
    <w:p w14:paraId="08EAB507" w14:textId="77777777" w:rsidR="00A1675C" w:rsidRDefault="00000000">
      <w:pPr>
        <w:ind w:firstLine="432"/>
      </w:pPr>
      <w:r>
        <w:rPr>
          <w:rFonts w:eastAsia="Georgia"/>
        </w:rPr>
        <w:t>What was fundamental? The particular history? The collection of histories?</w:t>
      </w:r>
    </w:p>
    <w:p w14:paraId="2F2F82D1" w14:textId="6059AF59" w:rsidR="00A1675C" w:rsidRDefault="00000000">
      <w:pPr>
        <w:ind w:firstLine="432"/>
      </w:pPr>
      <w:r>
        <w:rPr>
          <w:rFonts w:eastAsia="Georgia"/>
        </w:rPr>
        <w:t xml:space="preserve">The mathematical structure connecting them? Or something deeper still? </w:t>
      </w:r>
      <w:r w:rsidR="003434B6">
        <w:rPr>
          <w:rFonts w:eastAsia="Georgia"/>
        </w:rPr>
        <w:t>Penny</w:t>
      </w:r>
      <w:r>
        <w:rPr>
          <w:rFonts w:eastAsia="Georgia"/>
        </w:rPr>
        <w:t xml:space="preserve"> thought about holography.</w:t>
      </w:r>
    </w:p>
    <w:p w14:paraId="4CBA6B62" w14:textId="77777777" w:rsidR="00A1675C" w:rsidRDefault="00000000">
      <w:pPr>
        <w:ind w:firstLine="432"/>
      </w:pPr>
      <w:r>
        <w:rPr>
          <w:rFonts w:eastAsia="Georgia"/>
        </w:rPr>
        <w:t>If a higher-dimensional gravitational description could be equivalent to a lower-dimensional quantum description, then perhaps what looked sharply like an enormous four-dimensional reality from one perspective could be represented by something radically different from another. Not a movie. Not a projection in the everyday sense.</w:t>
      </w:r>
    </w:p>
    <w:p w14:paraId="26B6782D" w14:textId="77777777" w:rsidR="00A1675C" w:rsidRDefault="00000000">
      <w:pPr>
        <w:ind w:firstLine="432"/>
      </w:pPr>
      <w:r>
        <w:rPr>
          <w:rFonts w:eastAsia="Georgia"/>
        </w:rPr>
        <w:t>A mathematically equivalent description. Two apparently different descriptions. One underlying physics.</w:t>
      </w:r>
    </w:p>
    <w:p w14:paraId="412D2D90" w14:textId="77777777" w:rsidR="00A1675C" w:rsidRDefault="00000000">
      <w:pPr>
        <w:ind w:firstLine="432"/>
      </w:pPr>
      <w:r>
        <w:rPr>
          <w:rFonts w:eastAsia="Georgia"/>
        </w:rPr>
        <w:t>She gently smiled.</w:t>
      </w:r>
    </w:p>
    <w:p w14:paraId="7D39D7A2" w14:textId="77777777" w:rsidR="00A1675C" w:rsidRDefault="00000000">
      <w:pPr>
        <w:spacing w:before="40" w:after="120"/>
      </w:pPr>
      <w:r>
        <w:rPr>
          <w:rFonts w:eastAsia="Georgia"/>
        </w:rPr>
        <w:t>"Now we're getting somewhere."</w:t>
      </w:r>
    </w:p>
    <w:p w14:paraId="2F125864" w14:textId="4568343E" w:rsidR="00A1675C" w:rsidRDefault="00000000">
      <w:pPr>
        <w:ind w:firstLine="432"/>
      </w:pPr>
      <w:r>
        <w:rPr>
          <w:rFonts w:eastAsia="Georgia"/>
        </w:rPr>
        <w:t xml:space="preserve">On screen, the characters continued jumping between realities. </w:t>
      </w:r>
      <w:r w:rsidR="003434B6">
        <w:rPr>
          <w:rFonts w:eastAsia="Georgia"/>
        </w:rPr>
        <w:t>Penny</w:t>
      </w:r>
      <w:r>
        <w:rPr>
          <w:rFonts w:eastAsia="Georgia"/>
        </w:rPr>
        <w:t xml:space="preserve"> watched Jamie Lee Curtis.</w:t>
      </w:r>
    </w:p>
    <w:p w14:paraId="6DD5B597" w14:textId="77777777" w:rsidR="00A1675C" w:rsidRDefault="00000000">
      <w:pPr>
        <w:spacing w:before="40" w:after="120"/>
      </w:pPr>
      <w:r>
        <w:rPr>
          <w:rFonts w:eastAsia="Georgia"/>
        </w:rPr>
        <w:t>"Still alive."</w:t>
      </w:r>
    </w:p>
    <w:p w14:paraId="3AA443B6" w14:textId="77777777" w:rsidR="00A1675C" w:rsidRDefault="00000000">
      <w:pPr>
        <w:ind w:firstLine="432"/>
      </w:pPr>
      <w:r>
        <w:rPr>
          <w:rFonts w:eastAsia="Georgia"/>
        </w:rPr>
        <w:t>She shook her head.</w:t>
      </w:r>
    </w:p>
    <w:p w14:paraId="4AC67FA6" w14:textId="77777777" w:rsidR="00A1675C" w:rsidRDefault="00000000">
      <w:pPr>
        <w:spacing w:before="40" w:after="120"/>
      </w:pPr>
      <w:r>
        <w:rPr>
          <w:rFonts w:eastAsia="Georgia"/>
        </w:rPr>
        <w:t>"She really does have remarkable career longevity."</w:t>
      </w:r>
    </w:p>
    <w:p w14:paraId="3C1BD7AD" w14:textId="72DB3EAA" w:rsidR="00A1675C" w:rsidRDefault="00000000">
      <w:pPr>
        <w:ind w:firstLine="432"/>
      </w:pPr>
      <w:r>
        <w:rPr>
          <w:rFonts w:eastAsia="Georgia"/>
        </w:rPr>
        <w:t xml:space="preserve">Then another universe suddenly mysteriously appeared. </w:t>
      </w:r>
      <w:r w:rsidR="003434B6">
        <w:rPr>
          <w:rFonts w:eastAsia="Georgia"/>
        </w:rPr>
        <w:t>Penny</w:t>
      </w:r>
      <w:r>
        <w:rPr>
          <w:rFonts w:eastAsia="Georgia"/>
        </w:rPr>
        <w:t xml:space="preserve"> deeply frowned. Something about it bothered her.</w:t>
      </w:r>
    </w:p>
    <w:p w14:paraId="132DCF8F" w14:textId="77777777" w:rsidR="00A1675C" w:rsidRDefault="00000000">
      <w:pPr>
        <w:ind w:firstLine="432"/>
      </w:pPr>
      <w:r>
        <w:rPr>
          <w:rFonts w:eastAsia="Georgia"/>
        </w:rPr>
        <w:t>Not the physics. The logic. If every possible version of a person existed, what distinguished one version from another?</w:t>
      </w:r>
    </w:p>
    <w:p w14:paraId="5F804DE8" w14:textId="77777777" w:rsidR="00A1675C" w:rsidRDefault="00000000">
      <w:pPr>
        <w:ind w:firstLine="432"/>
      </w:pPr>
      <w:r>
        <w:rPr>
          <w:rFonts w:eastAsia="Georgia"/>
        </w:rPr>
        <w:t>Their history. Their state. Their relationships.</w:t>
      </w:r>
    </w:p>
    <w:p w14:paraId="58399685" w14:textId="78C6AC3C" w:rsidR="00A1675C" w:rsidRDefault="00000000">
      <w:pPr>
        <w:ind w:firstLine="432"/>
      </w:pPr>
      <w:r>
        <w:rPr>
          <w:rFonts w:eastAsia="Georgia"/>
        </w:rPr>
        <w:t xml:space="preserve">Their information. </w:t>
      </w:r>
      <w:r w:rsidR="003434B6">
        <w:rPr>
          <w:rFonts w:eastAsia="Georgia"/>
        </w:rPr>
        <w:t>Penny</w:t>
      </w:r>
      <w:r>
        <w:rPr>
          <w:rFonts w:eastAsia="Georgia"/>
        </w:rPr>
        <w:t xml:space="preserve"> sat forward. Information.</w:t>
      </w:r>
    </w:p>
    <w:p w14:paraId="345052F8" w14:textId="77777777" w:rsidR="00A1675C" w:rsidRDefault="00000000">
      <w:pPr>
        <w:ind w:firstLine="432"/>
      </w:pPr>
      <w:r>
        <w:rPr>
          <w:rFonts w:eastAsia="Georgia"/>
        </w:rPr>
        <w:t>That was the word. Everything came back to information. A physical system could be described by its state.</w:t>
      </w:r>
    </w:p>
    <w:p w14:paraId="088BC818" w14:textId="77777777" w:rsidR="00A1675C" w:rsidRDefault="00000000">
      <w:pPr>
        <w:ind w:firstLine="432"/>
      </w:pPr>
      <w:r>
        <w:rPr>
          <w:rFonts w:eastAsia="Georgia"/>
        </w:rPr>
        <w:t>A clock had a state. An ordinary cucumber had a state. A person had a state.</w:t>
      </w:r>
    </w:p>
    <w:p w14:paraId="7587E595" w14:textId="77777777" w:rsidR="00A1675C" w:rsidRDefault="00000000">
      <w:pPr>
        <w:ind w:firstLine="432"/>
      </w:pPr>
      <w:r>
        <w:rPr>
          <w:rFonts w:eastAsia="Georgia"/>
        </w:rPr>
        <w:t>A train had a state. A universe had a state. And perhaps the geometry of spacetime itself emerged from relationships between quantum states.</w:t>
      </w:r>
    </w:p>
    <w:p w14:paraId="797F6D0D" w14:textId="77777777" w:rsidR="00A1675C" w:rsidRDefault="00000000">
      <w:pPr>
        <w:ind w:firstLine="432"/>
      </w:pPr>
      <w:r>
        <w:rPr>
          <w:rFonts w:eastAsia="Georgia"/>
        </w:rPr>
        <w:t>She took out her phone. She typed: Holography: information on boundary → bulk geometry?</w:t>
      </w:r>
    </w:p>
    <w:p w14:paraId="28878987" w14:textId="77777777" w:rsidR="00A1675C" w:rsidRDefault="00000000">
      <w:pPr>
        <w:ind w:firstLine="432"/>
      </w:pPr>
      <w:r>
        <w:rPr>
          <w:rFonts w:eastAsia="Georgia"/>
        </w:rPr>
        <w:t>Then: Could different descriptions correspond to same physics? Then:</w:t>
      </w:r>
    </w:p>
    <w:p w14:paraId="72B3D8FB" w14:textId="77777777" w:rsidR="00A1675C" w:rsidRDefault="00000000">
      <w:pPr>
        <w:ind w:firstLine="432"/>
      </w:pPr>
      <w:r>
        <w:rPr>
          <w:rFonts w:eastAsia="Georgia"/>
        </w:rPr>
        <w:t>SR and GR survive because they are emergent descriptions? She paused.</w:t>
      </w:r>
    </w:p>
    <w:p w14:paraId="78980652" w14:textId="77777777" w:rsidR="00A1675C" w:rsidRDefault="00000000">
      <w:pPr>
        <w:spacing w:before="40" w:after="120"/>
      </w:pPr>
      <w:r>
        <w:rPr>
          <w:rFonts w:eastAsia="Georgia"/>
        </w:rPr>
        <w:t>Then added:</w:t>
      </w:r>
    </w:p>
    <w:p w14:paraId="7B3782C7" w14:textId="77777777" w:rsidR="00A1675C" w:rsidRDefault="00000000">
      <w:pPr>
        <w:ind w:firstLine="432"/>
      </w:pPr>
      <w:r>
        <w:rPr>
          <w:rFonts w:eastAsia="Georgia"/>
        </w:rPr>
        <w:t>Ask Alfred. She put the phone away. On screen, Jamie Lee Curtis was once again doing something completely unreasonable.</w:t>
      </w:r>
    </w:p>
    <w:p w14:paraId="1BA10A66" w14:textId="09F68C57" w:rsidR="00A1675C" w:rsidRDefault="003434B6">
      <w:pPr>
        <w:ind w:firstLine="432"/>
      </w:pPr>
      <w:r>
        <w:rPr>
          <w:rFonts w:eastAsia="Georgia"/>
        </w:rPr>
        <w:t>Penny gently smiled.</w:t>
      </w:r>
    </w:p>
    <w:p w14:paraId="0C18B982" w14:textId="77777777" w:rsidR="00A1675C" w:rsidRDefault="00000000">
      <w:pPr>
        <w:spacing w:before="40" w:after="120"/>
      </w:pPr>
      <w:r>
        <w:rPr>
          <w:rFonts w:eastAsia="Georgia"/>
        </w:rPr>
        <w:t>"Americans."</w:t>
      </w:r>
    </w:p>
    <w:p w14:paraId="2B916A86" w14:textId="77777777" w:rsidR="00A1675C" w:rsidRDefault="00000000">
      <w:pPr>
        <w:ind w:firstLine="432"/>
      </w:pPr>
      <w:r>
        <w:rPr>
          <w:rFonts w:eastAsia="Georgia"/>
        </w:rPr>
        <w:t>A few minutes later she laughed. Then laughed again. Then stopped.</w:t>
      </w:r>
    </w:p>
    <w:p w14:paraId="04B0564C" w14:textId="77777777" w:rsidR="00A1675C" w:rsidRDefault="00000000">
      <w:pPr>
        <w:ind w:firstLine="432"/>
      </w:pPr>
      <w:r>
        <w:rPr>
          <w:rFonts w:eastAsia="Georgia"/>
        </w:rPr>
        <w:t>Because something on the screen had triggered a thought. The characters weren't merely travelling through space. They were switching between descriptions of reality.</w:t>
      </w:r>
    </w:p>
    <w:p w14:paraId="7BEB5D40" w14:textId="77777777" w:rsidR="00A1675C" w:rsidRDefault="00000000">
      <w:pPr>
        <w:ind w:firstLine="432"/>
      </w:pPr>
      <w:r>
        <w:rPr>
          <w:rFonts w:eastAsia="Georgia"/>
        </w:rPr>
        <w:t>The important thing was not that they suddenly moved from one physical universe to another. The important thing was that the information defining the character changed. Different memories.</w:t>
      </w:r>
    </w:p>
    <w:p w14:paraId="0F655092" w14:textId="77777777" w:rsidR="00A1675C" w:rsidRDefault="00000000">
      <w:pPr>
        <w:ind w:firstLine="432"/>
      </w:pPr>
      <w:r>
        <w:rPr>
          <w:rFonts w:eastAsia="Georgia"/>
        </w:rPr>
        <w:t>Different relationships. Different physical histories. Different versions of the same person.</w:t>
      </w:r>
    </w:p>
    <w:p w14:paraId="3CD0AF4E" w14:textId="127B7FE3" w:rsidR="00A1675C" w:rsidRDefault="003434B6">
      <w:pPr>
        <w:ind w:firstLine="432"/>
      </w:pPr>
      <w:r>
        <w:rPr>
          <w:rFonts w:eastAsia="Georgia"/>
        </w:rPr>
        <w:t>Penny thought about worldlines. A worldline was a history through spacetime. But if spacetime itself was emergent, perhaps the deeper theory did not contain worldlines at all.</w:t>
      </w:r>
    </w:p>
    <w:p w14:paraId="2CE21B01" w14:textId="77777777" w:rsidR="00A1675C" w:rsidRDefault="00000000">
      <w:pPr>
        <w:ind w:firstLine="432"/>
      </w:pPr>
      <w:r>
        <w:rPr>
          <w:rFonts w:eastAsia="Georgia"/>
        </w:rPr>
        <w:t>Perhaps worldlines were emergent too. That would mean that Derek wasn't fundamentally a line through spacetime. He was a particular physical state, embedded in a network of relationships.</w:t>
      </w:r>
    </w:p>
    <w:p w14:paraId="7932BCC4" w14:textId="5EEFB479" w:rsidR="00A1675C" w:rsidRDefault="00000000">
      <w:pPr>
        <w:ind w:firstLine="432"/>
      </w:pPr>
      <w:r>
        <w:rPr>
          <w:rFonts w:eastAsia="Georgia"/>
        </w:rPr>
        <w:t xml:space="preserve">His apparent history was one way of describing that state and its correlations. </w:t>
      </w:r>
      <w:r w:rsidR="003434B6">
        <w:rPr>
          <w:rFonts w:eastAsia="Georgia"/>
        </w:rPr>
        <w:t>Penny</w:t>
      </w:r>
      <w:r>
        <w:rPr>
          <w:rFonts w:eastAsia="Georgia"/>
        </w:rPr>
        <w:t xml:space="preserve"> gently smiled.</w:t>
      </w:r>
    </w:p>
    <w:p w14:paraId="2A80AF61" w14:textId="77777777" w:rsidR="00A1675C" w:rsidRDefault="00000000">
      <w:pPr>
        <w:spacing w:before="40" w:after="120"/>
      </w:pPr>
      <w:r>
        <w:rPr>
          <w:rFonts w:eastAsia="Georgia"/>
        </w:rPr>
        <w:t>"That explains the other Derek."</w:t>
      </w:r>
    </w:p>
    <w:p w14:paraId="25D4DF9A" w14:textId="77777777" w:rsidR="00A1675C" w:rsidRDefault="00000000">
      <w:pPr>
        <w:ind w:firstLine="432"/>
      </w:pPr>
      <w:r>
        <w:rPr>
          <w:rFonts w:eastAsia="Georgia"/>
        </w:rPr>
        <w:t>Then she deeply frowned.</w:t>
      </w:r>
    </w:p>
    <w:p w14:paraId="7292D5BC" w14:textId="77777777" w:rsidR="00A1675C" w:rsidRDefault="00000000">
      <w:pPr>
        <w:spacing w:before="40" w:after="120"/>
      </w:pPr>
      <w:r>
        <w:rPr>
          <w:rFonts w:eastAsia="Georgia"/>
        </w:rPr>
        <w:t>"No, it doesn't."</w:t>
      </w:r>
    </w:p>
    <w:p w14:paraId="061E6F62" w14:textId="77777777" w:rsidR="00A1675C" w:rsidRDefault="00000000">
      <w:pPr>
        <w:ind w:firstLine="432"/>
      </w:pPr>
      <w:r>
        <w:rPr>
          <w:rFonts w:eastAsia="Georgia"/>
        </w:rPr>
        <w:t>The woman beside her looked over again.</w:t>
      </w:r>
    </w:p>
    <w:p w14:paraId="58A3AD3C" w14:textId="617E3076" w:rsidR="00A1675C" w:rsidRDefault="003434B6">
      <w:pPr>
        <w:spacing w:before="40" w:after="120"/>
      </w:pPr>
      <w:r>
        <w:rPr>
          <w:rFonts w:eastAsia="Georgia"/>
        </w:rPr>
        <w:t>Penny whispered:</w:t>
      </w:r>
    </w:p>
    <w:p w14:paraId="1A39BE33" w14:textId="77777777" w:rsidR="00A1675C" w:rsidRDefault="00000000">
      <w:pPr>
        <w:spacing w:before="40" w:after="120"/>
      </w:pPr>
      <w:r>
        <w:rPr>
          <w:rFonts w:eastAsia="Georgia"/>
        </w:rPr>
        <w:t>"Sorry."</w:t>
      </w:r>
    </w:p>
    <w:p w14:paraId="3442777B" w14:textId="07F50FC0" w:rsidR="00A1675C" w:rsidRDefault="00000000">
      <w:pPr>
        <w:ind w:firstLine="432"/>
      </w:pPr>
      <w:r>
        <w:rPr>
          <w:rFonts w:eastAsia="Georgia"/>
        </w:rPr>
        <w:t xml:space="preserve">The film continued. </w:t>
      </w:r>
      <w:r w:rsidR="003434B6">
        <w:rPr>
          <w:rFonts w:eastAsia="Georgia"/>
        </w:rPr>
        <w:t>Penny</w:t>
      </w:r>
      <w:r>
        <w:rPr>
          <w:rFonts w:eastAsia="Georgia"/>
        </w:rPr>
        <w:t xml:space="preserve"> watched. Suddenly the multiverse stopped being merely funny.</w:t>
      </w:r>
    </w:p>
    <w:p w14:paraId="74EE7210" w14:textId="77777777" w:rsidR="00A1675C" w:rsidRDefault="00000000">
      <w:pPr>
        <w:ind w:firstLine="432"/>
      </w:pPr>
      <w:r>
        <w:rPr>
          <w:rFonts w:eastAsia="Georgia"/>
        </w:rPr>
        <w:t>It became useful. Not as physics. As a question.</w:t>
      </w:r>
    </w:p>
    <w:p w14:paraId="7A9ABB7B" w14:textId="77777777" w:rsidR="00A1675C" w:rsidRDefault="00000000">
      <w:pPr>
        <w:ind w:firstLine="432"/>
      </w:pPr>
      <w:r>
        <w:rPr>
          <w:rFonts w:eastAsia="Georgia"/>
        </w:rPr>
        <w:t>If there were many mathematically possible descriptions of reality, what made one description equivalent to another? What had to remain unchanged? The answer, she realised, had to involve observables.</w:t>
      </w:r>
    </w:p>
    <w:p w14:paraId="1D175EA3" w14:textId="77777777" w:rsidR="00A1675C" w:rsidRDefault="00000000">
      <w:pPr>
        <w:ind w:firstLine="432"/>
      </w:pPr>
      <w:r>
        <w:rPr>
          <w:rFonts w:eastAsia="Georgia"/>
        </w:rPr>
        <w:t>Physics couldn't depend on what coordinates someone chose. It couldn't depend on whether someone described the world using one mathematical language or another. The measurable predictions had to agree.</w:t>
      </w:r>
    </w:p>
    <w:p w14:paraId="24965DEC" w14:textId="77777777" w:rsidR="00A1675C" w:rsidRDefault="00000000">
      <w:pPr>
        <w:ind w:firstLine="432"/>
      </w:pPr>
      <w:r>
        <w:rPr>
          <w:rFonts w:eastAsia="Georgia"/>
        </w:rPr>
        <w:t>That was already familiar from relativity. Coordinates could change. Physics didn't.</w:t>
      </w:r>
    </w:p>
    <w:p w14:paraId="379DDDE2" w14:textId="77777777" w:rsidR="00A1675C" w:rsidRDefault="00000000">
      <w:pPr>
        <w:spacing w:before="200" w:after="120"/>
        <w:jc w:val="center"/>
      </w:pPr>
      <w:r>
        <w:rPr>
          <w:rFonts w:eastAsia="Georgia"/>
          <w:b/>
          <w:sz w:val="24"/>
        </w:rPr>
        <w:t>A Lorentz transformation changed the coordinates assigned to events.</w:t>
      </w:r>
    </w:p>
    <w:p w14:paraId="3E55F4F4" w14:textId="77777777" w:rsidR="00A1675C" w:rsidRDefault="00000000">
      <w:pPr>
        <w:ind w:firstLine="432"/>
      </w:pPr>
      <w:r>
        <w:rPr>
          <w:rFonts w:eastAsia="Georgia"/>
        </w:rPr>
        <w:t>It didn't change the invariant interval. A different coordinate system could make the mathematics look different. The physics remained.</w:t>
      </w:r>
    </w:p>
    <w:p w14:paraId="02A303EB" w14:textId="77777777" w:rsidR="00A1675C" w:rsidRDefault="00000000">
      <w:pPr>
        <w:ind w:firstLine="432"/>
      </w:pPr>
      <w:r>
        <w:rPr>
          <w:rFonts w:eastAsia="Georgia"/>
        </w:rPr>
        <w:t>Perhaps holographic duality was a much more radical version of the same philosophical lesson. One description could have gravity and curved spacetime. Another could have quantum fields without gravity.</w:t>
      </w:r>
    </w:p>
    <w:p w14:paraId="42DA0897" w14:textId="7E0B3991" w:rsidR="00A1675C" w:rsidRDefault="00000000">
      <w:pPr>
        <w:ind w:firstLine="432"/>
      </w:pPr>
      <w:r>
        <w:rPr>
          <w:rFonts w:eastAsia="Georgia"/>
        </w:rPr>
        <w:t xml:space="preserve">Yet they could encode the same physics. </w:t>
      </w:r>
      <w:r w:rsidR="003434B6">
        <w:rPr>
          <w:rFonts w:eastAsia="Georgia"/>
        </w:rPr>
        <w:t>Penny</w:t>
      </w:r>
      <w:r>
        <w:rPr>
          <w:rFonts w:eastAsia="Georgia"/>
        </w:rPr>
        <w:t xml:space="preserve"> sat back.</w:t>
      </w:r>
    </w:p>
    <w:p w14:paraId="418867DE" w14:textId="77777777" w:rsidR="00A1675C" w:rsidRDefault="00000000">
      <w:pPr>
        <w:spacing w:before="40" w:after="120"/>
      </w:pPr>
      <w:r>
        <w:rPr>
          <w:rFonts w:eastAsia="Georgia"/>
        </w:rPr>
        <w:t>"Bloody hell."</w:t>
      </w:r>
    </w:p>
    <w:p w14:paraId="2905866B" w14:textId="6386B0EB" w:rsidR="00A1675C" w:rsidRDefault="00000000">
      <w:pPr>
        <w:ind w:firstLine="432"/>
      </w:pPr>
      <w:r>
        <w:rPr>
          <w:rFonts w:eastAsia="Georgia"/>
        </w:rPr>
        <w:t xml:space="preserve">The woman beside her looked again. </w:t>
      </w:r>
      <w:r w:rsidR="003434B6">
        <w:rPr>
          <w:rFonts w:eastAsia="Georgia"/>
        </w:rPr>
        <w:t>Penny</w:t>
      </w:r>
      <w:r>
        <w:rPr>
          <w:rFonts w:eastAsia="Georgia"/>
        </w:rPr>
        <w:t xml:space="preserve"> quietly smiled.</w:t>
      </w:r>
    </w:p>
    <w:p w14:paraId="54027762" w14:textId="77777777" w:rsidR="00A1675C" w:rsidRDefault="00000000">
      <w:pPr>
        <w:spacing w:before="40" w:after="120"/>
      </w:pPr>
      <w:r>
        <w:rPr>
          <w:rFonts w:eastAsia="Georgia"/>
        </w:rPr>
        <w:t>"Physics."</w:t>
      </w:r>
    </w:p>
    <w:p w14:paraId="7DAAD37F" w14:textId="03931CDA" w:rsidR="00A1675C" w:rsidRDefault="00000000">
      <w:pPr>
        <w:ind w:firstLine="432"/>
      </w:pPr>
      <w:r>
        <w:rPr>
          <w:rFonts w:eastAsia="Georgia"/>
        </w:rPr>
        <w:t xml:space="preserve">The woman nodded uncertainly. On screen, everything became even more absurd. </w:t>
      </w:r>
      <w:r w:rsidR="003434B6">
        <w:rPr>
          <w:rFonts w:eastAsia="Georgia"/>
        </w:rPr>
        <w:t>Penny</w:t>
      </w:r>
      <w:r>
        <w:rPr>
          <w:rFonts w:eastAsia="Georgia"/>
        </w:rPr>
        <w:t xml:space="preserve"> laughed.</w:t>
      </w:r>
    </w:p>
    <w:p w14:paraId="1D80BABB" w14:textId="0D094378" w:rsidR="00A1675C" w:rsidRDefault="00000000">
      <w:pPr>
        <w:ind w:firstLine="432"/>
      </w:pPr>
      <w:r>
        <w:rPr>
          <w:rFonts w:eastAsia="Georgia"/>
        </w:rPr>
        <w:t xml:space="preserve">Then she suddenly remembered something. The cucumber. She had left it at the </w:t>
      </w:r>
      <w:r w:rsidR="00C86E0C">
        <w:rPr>
          <w:rFonts w:eastAsia="Georgia"/>
        </w:rPr>
        <w:t>office</w:t>
      </w:r>
      <w:r>
        <w:rPr>
          <w:rFonts w:eastAsia="Georgia"/>
        </w:rPr>
        <w:t>.</w:t>
      </w:r>
    </w:p>
    <w:p w14:paraId="6E885AB1" w14:textId="77777777" w:rsidR="00A1675C" w:rsidRDefault="00000000">
      <w:pPr>
        <w:ind w:firstLine="432"/>
      </w:pPr>
      <w:r>
        <w:rPr>
          <w:rFonts w:eastAsia="Georgia"/>
        </w:rPr>
        <w:t>She carefully looked at her phone. No messages. Then the screen lit up.</w:t>
      </w:r>
    </w:p>
    <w:p w14:paraId="000C3270" w14:textId="77777777" w:rsidR="00A1675C" w:rsidRDefault="00000000">
      <w:pPr>
        <w:ind w:firstLine="432"/>
      </w:pPr>
      <w:r>
        <w:rPr>
          <w:rFonts w:eastAsia="Georgia"/>
        </w:rPr>
        <w:t>A mysterious message from Derek.</w:t>
      </w:r>
    </w:p>
    <w:p w14:paraId="6EF7A928" w14:textId="77777777" w:rsidR="00A1675C" w:rsidRDefault="00000000">
      <w:pPr>
        <w:spacing w:before="200" w:after="120"/>
        <w:jc w:val="center"/>
      </w:pPr>
      <w:r>
        <w:rPr>
          <w:rFonts w:eastAsia="Georgia"/>
          <w:b/>
          <w:sz w:val="24"/>
        </w:rPr>
        <w:t>WHERE ARE YOU?</w:t>
      </w:r>
    </w:p>
    <w:p w14:paraId="2E2165C2" w14:textId="059A5076" w:rsidR="00A1675C" w:rsidRDefault="003434B6">
      <w:pPr>
        <w:ind w:firstLine="432"/>
      </w:pPr>
      <w:r>
        <w:rPr>
          <w:rFonts w:eastAsia="Georgia"/>
        </w:rPr>
        <w:t>Penny typed: Cinema. Three dots appeared.</w:t>
      </w:r>
    </w:p>
    <w:p w14:paraId="52499F43" w14:textId="77777777" w:rsidR="00A1675C" w:rsidRDefault="00000000">
      <w:pPr>
        <w:spacing w:before="200" w:after="120"/>
        <w:jc w:val="center"/>
      </w:pPr>
      <w:r>
        <w:rPr>
          <w:rFonts w:eastAsia="Georgia"/>
          <w:b/>
          <w:sz w:val="24"/>
        </w:rPr>
        <w:t>WHAT ARE YOU WATCHING?</w:t>
      </w:r>
    </w:p>
    <w:p w14:paraId="6D6FBABC" w14:textId="77777777" w:rsidR="00A1675C" w:rsidRDefault="00000000">
      <w:pPr>
        <w:spacing w:before="40" w:after="120"/>
      </w:pPr>
      <w:r>
        <w:rPr>
          <w:rFonts w:eastAsia="Georgia"/>
        </w:rPr>
        <w:t>She replied:</w:t>
      </w:r>
    </w:p>
    <w:p w14:paraId="725B9FA0" w14:textId="77777777" w:rsidR="00A1675C" w:rsidRDefault="00000000">
      <w:pPr>
        <w:spacing w:before="200" w:after="120"/>
        <w:jc w:val="center"/>
      </w:pPr>
      <w:r>
        <w:rPr>
          <w:rFonts w:eastAsia="Georgia"/>
          <w:b/>
          <w:sz w:val="24"/>
        </w:rPr>
        <w:t>Everything Everywhere All at Once.</w:t>
      </w:r>
    </w:p>
    <w:p w14:paraId="4007BB88" w14:textId="77777777" w:rsidR="00A1675C" w:rsidRDefault="00000000">
      <w:pPr>
        <w:ind w:firstLine="432"/>
      </w:pPr>
      <w:r>
        <w:rPr>
          <w:rFonts w:eastAsia="Georgia"/>
        </w:rPr>
        <w:t>The reply came almost immediately.</w:t>
      </w:r>
    </w:p>
    <w:p w14:paraId="03B2145F" w14:textId="77777777" w:rsidR="00A1675C" w:rsidRDefault="00000000">
      <w:pPr>
        <w:spacing w:before="200" w:after="120"/>
        <w:jc w:val="center"/>
      </w:pPr>
      <w:r>
        <w:rPr>
          <w:rFonts w:eastAsia="Georgia"/>
          <w:b/>
          <w:sz w:val="24"/>
        </w:rPr>
        <w:t>WHY?</w:t>
      </w:r>
    </w:p>
    <w:p w14:paraId="61C42A52" w14:textId="7A83D02A" w:rsidR="00A1675C" w:rsidRDefault="003434B6">
      <w:pPr>
        <w:ind w:firstLine="432"/>
      </w:pPr>
      <w:r>
        <w:rPr>
          <w:rFonts w:eastAsia="Georgia"/>
        </w:rPr>
        <w:t>Penny gently smiled. She typed: Because you keep talking about holography and I wanted to see what the Americans think it means.</w:t>
      </w:r>
    </w:p>
    <w:p w14:paraId="3D987344" w14:textId="77777777" w:rsidR="00A1675C" w:rsidRDefault="00000000">
      <w:pPr>
        <w:ind w:firstLine="432"/>
      </w:pPr>
      <w:r>
        <w:rPr>
          <w:rFonts w:eastAsia="Georgia"/>
        </w:rPr>
        <w:t>There was a pause. Then:</w:t>
      </w:r>
    </w:p>
    <w:p w14:paraId="1C8ACBA0" w14:textId="77777777" w:rsidR="00A1675C" w:rsidRDefault="00000000">
      <w:pPr>
        <w:spacing w:before="200" w:after="120"/>
        <w:jc w:val="center"/>
      </w:pPr>
      <w:r>
        <w:rPr>
          <w:rFonts w:eastAsia="Georgia"/>
          <w:b/>
          <w:sz w:val="24"/>
        </w:rPr>
        <w:t>AND?</w:t>
      </w:r>
    </w:p>
    <w:p w14:paraId="13B27D63" w14:textId="7EDE405E" w:rsidR="00A1675C" w:rsidRDefault="003434B6">
      <w:pPr>
        <w:ind w:firstLine="432"/>
      </w:pPr>
      <w:r>
        <w:rPr>
          <w:rFonts w:eastAsia="Georgia"/>
        </w:rPr>
        <w:t>Penny carefully looked at the screen. She typed: Jamie Lee Curtis survived Halloween.</w:t>
      </w:r>
    </w:p>
    <w:p w14:paraId="418104A6" w14:textId="77777777" w:rsidR="00A1675C" w:rsidRDefault="00000000">
      <w:pPr>
        <w:ind w:firstLine="432"/>
      </w:pPr>
      <w:r>
        <w:rPr>
          <w:rFonts w:eastAsia="Georgia"/>
        </w:rPr>
        <w:t>Another pause. Then:</w:t>
      </w:r>
    </w:p>
    <w:p w14:paraId="0D9C2B4D" w14:textId="77777777" w:rsidR="00A1675C" w:rsidRDefault="00000000">
      <w:pPr>
        <w:spacing w:before="200" w:after="120"/>
        <w:jc w:val="center"/>
      </w:pPr>
      <w:r>
        <w:rPr>
          <w:rFonts w:eastAsia="Georgia"/>
          <w:b/>
          <w:sz w:val="24"/>
        </w:rPr>
        <w:t>THAT'S YOUR PHYSICS CONCLUSION?</w:t>
      </w:r>
    </w:p>
    <w:p w14:paraId="3B35D807" w14:textId="6C291EAD" w:rsidR="00A1675C" w:rsidRDefault="003434B6">
      <w:pPr>
        <w:ind w:firstLine="432"/>
      </w:pPr>
      <w:r>
        <w:rPr>
          <w:rFonts w:eastAsia="Georgia"/>
        </w:rPr>
        <w:t>Penny smiled.</w:t>
      </w:r>
    </w:p>
    <w:p w14:paraId="1BAD6115" w14:textId="77777777" w:rsidR="00A1675C" w:rsidRDefault="00000000">
      <w:pPr>
        <w:spacing w:before="40" w:after="120"/>
      </w:pPr>
      <w:r>
        <w:rPr>
          <w:rFonts w:eastAsia="Georgia"/>
        </w:rPr>
        <w:t>No.</w:t>
      </w:r>
    </w:p>
    <w:p w14:paraId="6572229E" w14:textId="77777777" w:rsidR="00A1675C" w:rsidRDefault="00000000">
      <w:pPr>
        <w:ind w:firstLine="432"/>
      </w:pPr>
      <w:r>
        <w:rPr>
          <w:rFonts w:eastAsia="Georgia"/>
        </w:rPr>
        <w:t>She carefully looked at the screen. Then typed: My physics conclusion is that if different descriptions can encode the same underlying reality, SR and GR don't need to be fundamental to be true.</w:t>
      </w:r>
    </w:p>
    <w:p w14:paraId="66A6E5E2" w14:textId="77777777" w:rsidR="00A1675C" w:rsidRDefault="00000000">
      <w:pPr>
        <w:spacing w:before="40" w:after="120"/>
      </w:pPr>
      <w:r>
        <w:rPr>
          <w:rFonts w:eastAsia="Georgia"/>
        </w:rPr>
        <w:t>Derek replied:</w:t>
      </w:r>
    </w:p>
    <w:p w14:paraId="2BCDEAD1" w14:textId="77777777" w:rsidR="00A1675C" w:rsidRDefault="00000000">
      <w:pPr>
        <w:spacing w:before="40" w:after="120"/>
      </w:pPr>
      <w:r>
        <w:rPr>
          <w:rFonts w:eastAsia="Georgia"/>
        </w:rPr>
        <w:t>Correct.</w:t>
      </w:r>
    </w:p>
    <w:p w14:paraId="15B613FE" w14:textId="67FD94FC" w:rsidR="00A1675C" w:rsidRDefault="003434B6">
      <w:pPr>
        <w:ind w:firstLine="432"/>
      </w:pPr>
      <w:r>
        <w:rPr>
          <w:rFonts w:eastAsia="Georgia"/>
        </w:rPr>
        <w:t>Penny smiled. Then another sudden message mysteriously appeared.</w:t>
      </w:r>
    </w:p>
    <w:p w14:paraId="0529B65E" w14:textId="77777777" w:rsidR="00A1675C" w:rsidRDefault="00000000">
      <w:pPr>
        <w:spacing w:before="40" w:after="120"/>
      </w:pPr>
      <w:r>
        <w:rPr>
          <w:rFonts w:eastAsia="Georgia"/>
        </w:rPr>
        <w:t>ALSO, JAMIE LEE CURTIS DID NOT "SURVIVE HALLOWEEN" IN THE PHYSICS SENSE.</w:t>
      </w:r>
    </w:p>
    <w:p w14:paraId="2C45E561" w14:textId="4946834C" w:rsidR="00A1675C" w:rsidRDefault="003434B6">
      <w:pPr>
        <w:ind w:firstLine="432"/>
      </w:pPr>
      <w:r>
        <w:rPr>
          <w:rFonts w:eastAsia="Georgia"/>
        </w:rPr>
        <w:t>Penny deeply frowned. She typed: You know what I meant.</w:t>
      </w:r>
    </w:p>
    <w:p w14:paraId="107D7AAE" w14:textId="77777777" w:rsidR="00A1675C" w:rsidRDefault="00000000">
      <w:pPr>
        <w:ind w:firstLine="432"/>
      </w:pPr>
      <w:r>
        <w:rPr>
          <w:rFonts w:eastAsia="Georgia"/>
        </w:rPr>
        <w:t>I don't. Americans. A pause.</w:t>
      </w:r>
    </w:p>
    <w:p w14:paraId="38D820C8" w14:textId="60E2C7E1" w:rsidR="00A1675C" w:rsidRDefault="00000000">
      <w:pPr>
        <w:ind w:firstLine="432"/>
      </w:pPr>
      <w:r>
        <w:rPr>
          <w:rFonts w:eastAsia="Georgia"/>
        </w:rPr>
        <w:t xml:space="preserve">Then: That settles it. </w:t>
      </w:r>
      <w:r w:rsidR="003434B6">
        <w:rPr>
          <w:rFonts w:eastAsia="Georgia"/>
        </w:rPr>
        <w:t>Penny</w:t>
      </w:r>
      <w:r>
        <w:rPr>
          <w:rFonts w:eastAsia="Georgia"/>
        </w:rPr>
        <w:t xml:space="preserve"> laughed.</w:t>
      </w:r>
    </w:p>
    <w:p w14:paraId="566E5BA4" w14:textId="77777777" w:rsidR="00A1675C" w:rsidRDefault="00000000">
      <w:pPr>
        <w:ind w:firstLine="432"/>
      </w:pPr>
      <w:r>
        <w:rPr>
          <w:rFonts w:eastAsia="Georgia"/>
        </w:rPr>
        <w:t>She put the phone away. Then she noticed something. On the screen, a character was holding a cucumber.</w:t>
      </w:r>
    </w:p>
    <w:p w14:paraId="62BE8B40" w14:textId="5CC668D9" w:rsidR="00A1675C" w:rsidRDefault="003434B6">
      <w:pPr>
        <w:ind w:firstLine="432"/>
      </w:pPr>
      <w:r>
        <w:rPr>
          <w:rFonts w:eastAsia="Georgia"/>
        </w:rPr>
        <w:t>Penny silently stared. Surely not. She leaned forward.</w:t>
      </w:r>
    </w:p>
    <w:p w14:paraId="42F10CF0" w14:textId="77777777" w:rsidR="00A1675C" w:rsidRDefault="00000000">
      <w:pPr>
        <w:ind w:firstLine="432"/>
      </w:pPr>
      <w:r>
        <w:rPr>
          <w:rFonts w:eastAsia="Georgia"/>
        </w:rPr>
        <w:t>There it was. A cucumber. She laughed.</w:t>
      </w:r>
    </w:p>
    <w:p w14:paraId="348A223D" w14:textId="77777777" w:rsidR="00A1675C" w:rsidRDefault="00000000">
      <w:pPr>
        <w:spacing w:before="40" w:after="120"/>
      </w:pPr>
      <w:r>
        <w:rPr>
          <w:rFonts w:eastAsia="Georgia"/>
        </w:rPr>
        <w:t>"You're having a laugh."</w:t>
      </w:r>
    </w:p>
    <w:p w14:paraId="325049D7" w14:textId="77777777" w:rsidR="00A1675C" w:rsidRDefault="00000000">
      <w:pPr>
        <w:ind w:firstLine="432"/>
      </w:pPr>
      <w:r>
        <w:rPr>
          <w:rFonts w:eastAsia="Georgia"/>
        </w:rPr>
        <w:t>The woman beside her quietly looked at the screen.</w:t>
      </w:r>
    </w:p>
    <w:p w14:paraId="4D2D821D" w14:textId="77777777" w:rsidR="00A1675C" w:rsidRDefault="00000000">
      <w:pPr>
        <w:spacing w:before="40" w:after="120"/>
      </w:pPr>
      <w:r>
        <w:rPr>
          <w:rFonts w:eastAsia="Georgia"/>
        </w:rPr>
        <w:t>"What?"</w:t>
      </w:r>
    </w:p>
    <w:p w14:paraId="65E57789" w14:textId="77777777" w:rsidR="00A1675C" w:rsidRDefault="00000000">
      <w:pPr>
        <w:spacing w:before="40" w:after="120"/>
      </w:pPr>
      <w:r>
        <w:rPr>
          <w:rFonts w:eastAsia="Georgia"/>
        </w:rPr>
        <w:t>"The cucumber."</w:t>
      </w:r>
    </w:p>
    <w:p w14:paraId="2F27BD47" w14:textId="77777777" w:rsidR="00A1675C" w:rsidRDefault="00000000">
      <w:pPr>
        <w:spacing w:before="40" w:after="120"/>
      </w:pPr>
      <w:r>
        <w:rPr>
          <w:rFonts w:eastAsia="Georgia"/>
        </w:rPr>
        <w:t>"What about it?"</w:t>
      </w:r>
    </w:p>
    <w:p w14:paraId="229525F6" w14:textId="25FF2E4A" w:rsidR="00A1675C" w:rsidRDefault="003434B6">
      <w:pPr>
        <w:ind w:firstLine="432"/>
      </w:pPr>
      <w:r>
        <w:rPr>
          <w:rFonts w:eastAsia="Georgia"/>
        </w:rPr>
        <w:t>Penny stared intently.</w:t>
      </w:r>
    </w:p>
    <w:p w14:paraId="4EDE07B0" w14:textId="77777777" w:rsidR="00A1675C" w:rsidRDefault="00000000">
      <w:pPr>
        <w:spacing w:before="40" w:after="120"/>
      </w:pPr>
      <w:r>
        <w:rPr>
          <w:rFonts w:eastAsia="Georgia"/>
        </w:rPr>
        <w:t>"Nothing."</w:t>
      </w:r>
    </w:p>
    <w:p w14:paraId="36D9C30E" w14:textId="77777777" w:rsidR="00A1675C" w:rsidRDefault="00000000">
      <w:pPr>
        <w:ind w:firstLine="432"/>
      </w:pPr>
      <w:r>
        <w:rPr>
          <w:rFonts w:eastAsia="Georgia"/>
        </w:rPr>
        <w:t>She reached into her handbag. Her own cucumber was still there. She looked from the ordinary cucumber in her bag to the cucumber on the screen.</w:t>
      </w:r>
    </w:p>
    <w:p w14:paraId="5B1CBAF0" w14:textId="77777777" w:rsidR="00A1675C" w:rsidRDefault="00000000">
      <w:pPr>
        <w:ind w:firstLine="432"/>
      </w:pPr>
      <w:r>
        <w:rPr>
          <w:rFonts w:eastAsia="Georgia"/>
        </w:rPr>
        <w:t>Then back again. She deeply frowned. The one on the screen was not identical.</w:t>
      </w:r>
    </w:p>
    <w:p w14:paraId="783C74A2" w14:textId="77777777" w:rsidR="00A1675C" w:rsidRDefault="00000000">
      <w:pPr>
        <w:ind w:firstLine="432"/>
      </w:pPr>
      <w:r>
        <w:rPr>
          <w:rFonts w:eastAsia="Georgia"/>
        </w:rPr>
        <w:t>Of course it wasn't. That would have been ridiculous. Still...</w:t>
      </w:r>
    </w:p>
    <w:p w14:paraId="425356D3" w14:textId="0A64B48F" w:rsidR="00A1675C" w:rsidRDefault="003434B6">
      <w:pPr>
        <w:ind w:firstLine="432"/>
      </w:pPr>
      <w:r>
        <w:rPr>
          <w:rFonts w:eastAsia="Georgia"/>
        </w:rPr>
        <w:t>Penny took a vivid photograph of the screen. She sent it to Derek.</w:t>
      </w:r>
    </w:p>
    <w:p w14:paraId="1236ACC1" w14:textId="77777777" w:rsidR="00A1675C" w:rsidRDefault="00000000">
      <w:pPr>
        <w:spacing w:before="200" w:after="120"/>
        <w:jc w:val="center"/>
      </w:pPr>
      <w:r>
        <w:rPr>
          <w:rFonts w:eastAsia="Georgia"/>
          <w:b/>
          <w:sz w:val="24"/>
        </w:rPr>
        <w:t>LOOK.</w:t>
      </w:r>
    </w:p>
    <w:p w14:paraId="568E2242" w14:textId="77777777" w:rsidR="00A1675C" w:rsidRDefault="00000000">
      <w:pPr>
        <w:ind w:firstLine="432"/>
      </w:pPr>
      <w:r>
        <w:rPr>
          <w:rFonts w:eastAsia="Georgia"/>
        </w:rPr>
        <w:t>His reply came almost immediately.</w:t>
      </w:r>
    </w:p>
    <w:p w14:paraId="25C51605" w14:textId="77777777" w:rsidR="00A1675C" w:rsidRDefault="00000000">
      <w:pPr>
        <w:spacing w:before="200" w:after="120"/>
        <w:jc w:val="center"/>
      </w:pPr>
      <w:r>
        <w:rPr>
          <w:rFonts w:eastAsia="Georgia"/>
          <w:b/>
          <w:sz w:val="24"/>
        </w:rPr>
        <w:t>I'M LOOKING.</w:t>
      </w:r>
    </w:p>
    <w:p w14:paraId="14EA81B4" w14:textId="77777777" w:rsidR="00A1675C" w:rsidRDefault="00000000">
      <w:pPr>
        <w:ind w:firstLine="432"/>
      </w:pPr>
      <w:r>
        <w:rPr>
          <w:rFonts w:eastAsia="Georgia"/>
        </w:rPr>
        <w:t>Then:</w:t>
      </w:r>
    </w:p>
    <w:p w14:paraId="037E9F99" w14:textId="77777777" w:rsidR="00A1675C" w:rsidRDefault="00000000">
      <w:pPr>
        <w:spacing w:before="200" w:after="120"/>
        <w:jc w:val="center"/>
      </w:pPr>
      <w:r>
        <w:rPr>
          <w:rFonts w:eastAsia="Georgia"/>
          <w:b/>
          <w:sz w:val="24"/>
        </w:rPr>
        <w:t>THAT'S A CUCUMBER.</w:t>
      </w:r>
    </w:p>
    <w:p w14:paraId="2BBD75D1" w14:textId="553BF9D2" w:rsidR="00A1675C" w:rsidRDefault="003434B6">
      <w:pPr>
        <w:ind w:firstLine="432"/>
      </w:pPr>
      <w:r>
        <w:rPr>
          <w:rFonts w:eastAsia="Georgia"/>
        </w:rPr>
        <w:t>Penny smiled.</w:t>
      </w:r>
    </w:p>
    <w:p w14:paraId="1E5DA679" w14:textId="77777777" w:rsidR="00A1675C" w:rsidRDefault="00000000">
      <w:pPr>
        <w:spacing w:before="40" w:after="120"/>
      </w:pPr>
      <w:r>
        <w:rPr>
          <w:rFonts w:eastAsia="Georgia"/>
        </w:rPr>
        <w:t>Yes.</w:t>
      </w:r>
    </w:p>
    <w:p w14:paraId="09C837BE" w14:textId="77777777" w:rsidR="00A1675C" w:rsidRDefault="00000000">
      <w:pPr>
        <w:ind w:firstLine="432"/>
      </w:pPr>
      <w:r>
        <w:rPr>
          <w:rFonts w:eastAsia="Georgia"/>
        </w:rPr>
        <w:t>So? She typed: Nothing.</w:t>
      </w:r>
    </w:p>
    <w:p w14:paraId="610F27F2" w14:textId="77777777" w:rsidR="00A1675C" w:rsidRDefault="00000000">
      <w:pPr>
        <w:ind w:firstLine="432"/>
      </w:pPr>
      <w:r>
        <w:rPr>
          <w:rFonts w:eastAsia="Georgia"/>
        </w:rPr>
        <w:t>She paused. Then: Yet.</w:t>
      </w:r>
    </w:p>
    <w:p w14:paraId="1D7C6A66" w14:textId="09DB3C4D" w:rsidR="00A1675C" w:rsidRDefault="00000000">
      <w:pPr>
        <w:ind w:firstLine="432"/>
      </w:pPr>
      <w:r>
        <w:rPr>
          <w:rFonts w:eastAsia="Georgia"/>
        </w:rPr>
        <w:t xml:space="preserve">She put the phone away. The film continued. </w:t>
      </w:r>
      <w:r w:rsidR="003434B6">
        <w:rPr>
          <w:rFonts w:eastAsia="Georgia"/>
        </w:rPr>
        <w:t>Penny</w:t>
      </w:r>
      <w:r>
        <w:rPr>
          <w:rFonts w:eastAsia="Georgia"/>
        </w:rPr>
        <w:t xml:space="preserve"> watched the characters collide with one absurd reality after another.</w:t>
      </w:r>
    </w:p>
    <w:p w14:paraId="490A8BB8" w14:textId="77777777" w:rsidR="00A1675C" w:rsidRDefault="00000000">
      <w:pPr>
        <w:ind w:firstLine="432"/>
      </w:pPr>
      <w:r>
        <w:rPr>
          <w:rFonts w:eastAsia="Georgia"/>
        </w:rPr>
        <w:t>Then she thought about the Bureau. About Derek. About Weinstein.</w:t>
      </w:r>
    </w:p>
    <w:p w14:paraId="349EE251" w14:textId="77777777" w:rsidR="00A1675C" w:rsidRDefault="00000000">
      <w:pPr>
        <w:ind w:firstLine="432"/>
      </w:pPr>
      <w:r>
        <w:rPr>
          <w:rFonts w:eastAsia="Georgia"/>
        </w:rPr>
        <w:t>About Barbarian. About the clocks. About the cold rain.</w:t>
      </w:r>
    </w:p>
    <w:p w14:paraId="4E5D1A69" w14:textId="07103F1C" w:rsidR="00A1675C" w:rsidRDefault="00000000">
      <w:pPr>
        <w:ind w:firstLine="432"/>
      </w:pPr>
      <w:r>
        <w:rPr>
          <w:rFonts w:eastAsia="Georgia"/>
        </w:rPr>
        <w:t xml:space="preserve">About the strange train. About the other Derek. Perhaps the </w:t>
      </w:r>
      <w:r w:rsidR="00C86E0C">
        <w:rPr>
          <w:rFonts w:eastAsia="Georgia"/>
        </w:rPr>
        <w:t>Relativistic Investigation</w:t>
      </w:r>
      <w:r>
        <w:rPr>
          <w:rFonts w:eastAsia="Georgia"/>
        </w:rPr>
        <w:t xml:space="preserve"> Bureau had been approaching the problem backwards.</w:t>
      </w:r>
    </w:p>
    <w:p w14:paraId="64CB17F1" w14:textId="77777777" w:rsidR="00A1675C" w:rsidRDefault="00000000">
      <w:pPr>
        <w:ind w:firstLine="432"/>
      </w:pPr>
      <w:r>
        <w:rPr>
          <w:rFonts w:eastAsia="Georgia"/>
        </w:rPr>
        <w:t>They had assumed that something strange was happening inside spacetime. What if the strange thing was the relationship between different descriptions of spacetime? What if the clocks weren't moving incorrectly?</w:t>
      </w:r>
    </w:p>
    <w:p w14:paraId="5E6264AC" w14:textId="77777777" w:rsidR="00A1675C" w:rsidRDefault="00000000">
      <w:pPr>
        <w:ind w:firstLine="432"/>
      </w:pPr>
      <w:r>
        <w:rPr>
          <w:rFonts w:eastAsia="Georgia"/>
        </w:rPr>
        <w:t>What if they belonged to different descriptions? What if the mysterious train wasn't travelling through a strange geometry? What if the train was the strange geometry?</w:t>
      </w:r>
    </w:p>
    <w:p w14:paraId="7FBCF871" w14:textId="66E16409" w:rsidR="00A1675C" w:rsidRDefault="003434B6">
      <w:pPr>
        <w:ind w:firstLine="432"/>
      </w:pPr>
      <w:r>
        <w:rPr>
          <w:rFonts w:eastAsia="Georgia"/>
        </w:rPr>
        <w:t>Penny wearily sat very still. Then she gently smiled. She took out her phone.</w:t>
      </w:r>
    </w:p>
    <w:p w14:paraId="0F93FEB7" w14:textId="77777777" w:rsidR="00A1675C" w:rsidRDefault="00000000">
      <w:pPr>
        <w:ind w:firstLine="432"/>
      </w:pPr>
      <w:r>
        <w:rPr>
          <w:rFonts w:eastAsia="Georgia"/>
        </w:rPr>
        <w:t>She wrote one final sudden message to Derek. Don't investigate the clocks. His reply came:</w:t>
      </w:r>
    </w:p>
    <w:p w14:paraId="3B9F691B" w14:textId="77777777" w:rsidR="00A1675C" w:rsidRDefault="00000000">
      <w:pPr>
        <w:ind w:firstLine="432"/>
      </w:pPr>
      <w:r>
        <w:rPr>
          <w:rFonts w:eastAsia="Georgia"/>
        </w:rPr>
        <w:t>Why? She typed: Investigate the descriptions.</w:t>
      </w:r>
    </w:p>
    <w:p w14:paraId="6D8FF43E" w14:textId="77777777" w:rsidR="00A1675C" w:rsidRDefault="00000000">
      <w:pPr>
        <w:ind w:firstLine="432"/>
      </w:pPr>
      <w:r>
        <w:rPr>
          <w:rFonts w:eastAsia="Georgia"/>
        </w:rPr>
        <w:t>A pause. Then: Explain.</w:t>
      </w:r>
    </w:p>
    <w:p w14:paraId="4699DAA5" w14:textId="7128F546" w:rsidR="00A1675C" w:rsidRDefault="003434B6">
      <w:pPr>
        <w:ind w:firstLine="432"/>
      </w:pPr>
      <w:r>
        <w:rPr>
          <w:rFonts w:eastAsia="Georgia"/>
        </w:rPr>
        <w:t xml:space="preserve">Penny carefully </w:t>
      </w:r>
      <w:r w:rsidR="004043D9">
        <w:rPr>
          <w:rFonts w:eastAsia="Georgia"/>
        </w:rPr>
        <w:t>examin</w:t>
      </w:r>
      <w:r>
        <w:rPr>
          <w:rFonts w:eastAsia="Georgia"/>
        </w:rPr>
        <w:t>ed at the film. Then at the ordinary cucumber. Then at the rain running down the cinema window.</w:t>
      </w:r>
    </w:p>
    <w:p w14:paraId="1765C9FB" w14:textId="77777777" w:rsidR="00A1675C" w:rsidRDefault="00000000">
      <w:pPr>
        <w:ind w:firstLine="432"/>
      </w:pPr>
      <w:r>
        <w:rPr>
          <w:rFonts w:eastAsia="Georgia"/>
        </w:rPr>
        <w:t>She wrote: Maybe the universe doesn't have one story. She thought for a moment.</w:t>
      </w:r>
    </w:p>
    <w:p w14:paraId="37025416" w14:textId="77777777" w:rsidR="00A1675C" w:rsidRDefault="00000000">
      <w:pPr>
        <w:spacing w:before="40" w:after="120"/>
      </w:pPr>
      <w:r>
        <w:rPr>
          <w:rFonts w:eastAsia="Georgia"/>
        </w:rPr>
        <w:t>Then added:</w:t>
      </w:r>
    </w:p>
    <w:p w14:paraId="6F60A8C8" w14:textId="77777777" w:rsidR="00A1675C" w:rsidRDefault="00000000">
      <w:pPr>
        <w:ind w:firstLine="432"/>
      </w:pPr>
      <w:r>
        <w:rPr>
          <w:rFonts w:eastAsia="Georgia"/>
        </w:rPr>
        <w:t>Maybe it has several descriptions that all have to agree on what can actually happen.</w:t>
      </w:r>
    </w:p>
    <w:p w14:paraId="6A37E3DC" w14:textId="77777777" w:rsidR="00A1675C" w:rsidRDefault="00000000">
      <w:pPr>
        <w:spacing w:before="40" w:after="120"/>
      </w:pPr>
      <w:r>
        <w:rPr>
          <w:rFonts w:eastAsia="Georgia"/>
        </w:rPr>
        <w:t>Derek replied:</w:t>
      </w:r>
    </w:p>
    <w:p w14:paraId="7D2D5BA4" w14:textId="03EC9D33" w:rsidR="00A1675C" w:rsidRDefault="00000000">
      <w:pPr>
        <w:ind w:firstLine="432"/>
      </w:pPr>
      <w:r>
        <w:rPr>
          <w:rFonts w:eastAsia="Georgia"/>
        </w:rPr>
        <w:t xml:space="preserve">Now you're talking. </w:t>
      </w:r>
      <w:r w:rsidR="003434B6">
        <w:rPr>
          <w:rFonts w:eastAsia="Georgia"/>
        </w:rPr>
        <w:t>Penny</w:t>
      </w:r>
      <w:r>
        <w:rPr>
          <w:rFonts w:eastAsia="Georgia"/>
        </w:rPr>
        <w:t xml:space="preserve"> smiled. She put the phone away.</w:t>
      </w:r>
    </w:p>
    <w:p w14:paraId="502191EC" w14:textId="5B90934C" w:rsidR="00A1675C" w:rsidRDefault="00000000">
      <w:pPr>
        <w:ind w:firstLine="432"/>
      </w:pPr>
      <w:r>
        <w:rPr>
          <w:rFonts w:eastAsia="Georgia"/>
        </w:rPr>
        <w:t xml:space="preserve">On the screen, everything was happening everywhere all at once. </w:t>
      </w:r>
      <w:r w:rsidR="003434B6">
        <w:rPr>
          <w:rFonts w:eastAsia="Georgia"/>
        </w:rPr>
        <w:t>Penny</w:t>
      </w:r>
      <w:r>
        <w:rPr>
          <w:rFonts w:eastAsia="Georgia"/>
        </w:rPr>
        <w:t xml:space="preserve"> watched for another minute.</w:t>
      </w:r>
    </w:p>
    <w:p w14:paraId="32E7E194" w14:textId="77777777" w:rsidR="00A1675C" w:rsidRDefault="00000000">
      <w:pPr>
        <w:spacing w:before="40" w:after="120"/>
      </w:pPr>
      <w:r>
        <w:rPr>
          <w:rFonts w:eastAsia="Georgia"/>
        </w:rPr>
        <w:t>Then quietly mentioned:</w:t>
      </w:r>
    </w:p>
    <w:p w14:paraId="04C5B240" w14:textId="77777777" w:rsidR="00A1675C" w:rsidRDefault="00000000">
      <w:pPr>
        <w:spacing w:before="40" w:after="120"/>
      </w:pPr>
      <w:r>
        <w:rPr>
          <w:rFonts w:eastAsia="Georgia"/>
        </w:rPr>
        <w:t>"Americans."</w:t>
      </w:r>
    </w:p>
    <w:p w14:paraId="2F53FFAB" w14:textId="77777777" w:rsidR="00A1675C" w:rsidRDefault="00000000">
      <w:pPr>
        <w:ind w:firstLine="432"/>
      </w:pPr>
      <w:r>
        <w:rPr>
          <w:rFonts w:eastAsia="Georgia"/>
        </w:rPr>
        <w:t>She ate another piece of popcorn.</w:t>
      </w:r>
    </w:p>
    <w:p w14:paraId="4484025C" w14:textId="77777777" w:rsidR="00A1675C" w:rsidRDefault="00000000">
      <w:pPr>
        <w:spacing w:before="40" w:after="120"/>
      </w:pPr>
      <w:r>
        <w:rPr>
          <w:rFonts w:eastAsia="Georgia"/>
        </w:rPr>
        <w:t>"That settles it."</w:t>
      </w:r>
    </w:p>
    <w:p w14:paraId="175B68F4" w14:textId="77777777" w:rsidR="00A1675C" w:rsidRDefault="00000000">
      <w:pPr>
        <w:ind w:firstLine="432"/>
      </w:pPr>
      <w:r>
        <w:rPr>
          <w:rFonts w:eastAsia="Georgia"/>
        </w:rPr>
        <w:t>And somewhere in London, a clock stopped at 11:17. Again.</w:t>
      </w:r>
    </w:p>
    <w:p w14:paraId="28D610D7" w14:textId="77777777" w:rsidR="00A1675C" w:rsidRDefault="00000000">
      <w:pPr>
        <w:spacing w:before="480" w:after="240"/>
        <w:jc w:val="center"/>
      </w:pPr>
      <w:r>
        <w:rPr>
          <w:rFonts w:eastAsia="Georgia"/>
          <w:b/>
          <w:sz w:val="32"/>
        </w:rPr>
        <w:t>Chapter 13</w:t>
      </w:r>
    </w:p>
    <w:p w14:paraId="3750C46C" w14:textId="77777777" w:rsidR="00A1675C" w:rsidRDefault="00000000">
      <w:pPr>
        <w:spacing w:before="200" w:after="120"/>
        <w:jc w:val="center"/>
      </w:pPr>
      <w:r>
        <w:rPr>
          <w:rFonts w:eastAsia="Georgia"/>
          <w:b/>
          <w:sz w:val="24"/>
        </w:rPr>
        <w:t>The Station That Wasn't Quite There</w:t>
      </w:r>
    </w:p>
    <w:p w14:paraId="308C458B" w14:textId="77777777" w:rsidR="00A1675C" w:rsidRDefault="00000000">
      <w:pPr>
        <w:ind w:firstLine="432"/>
      </w:pPr>
      <w:r>
        <w:rPr>
          <w:rFonts w:eastAsia="Georgia"/>
        </w:rPr>
        <w:t>The first thing Derek noticed was that the gloomy station had twelve doors. The second thing he noticed was that it had thirteen. The third thing he noticed was that Trevor was counting them.</w:t>
      </w:r>
    </w:p>
    <w:p w14:paraId="1054A4F7" w14:textId="77777777" w:rsidR="00A1675C" w:rsidRDefault="00000000">
      <w:pPr>
        <w:spacing w:before="40" w:after="120"/>
      </w:pPr>
      <w:r>
        <w:rPr>
          <w:rFonts w:eastAsia="Georgia"/>
        </w:rPr>
        <w:t>"How many?"</w:t>
      </w:r>
    </w:p>
    <w:p w14:paraId="1A494570" w14:textId="77777777" w:rsidR="00A1675C" w:rsidRDefault="00000000">
      <w:pPr>
        <w:spacing w:before="40" w:after="120"/>
      </w:pPr>
      <w:r>
        <w:rPr>
          <w:rFonts w:eastAsia="Georgia"/>
        </w:rPr>
        <w:t>"Twelve."</w:t>
      </w:r>
    </w:p>
    <w:p w14:paraId="07F9ABE3" w14:textId="77777777" w:rsidR="00A1675C" w:rsidRDefault="00000000">
      <w:pPr>
        <w:ind w:firstLine="432"/>
      </w:pPr>
      <w:r>
        <w:rPr>
          <w:rFonts w:eastAsia="Georgia"/>
        </w:rPr>
        <w:t>Derek pointed.</w:t>
      </w:r>
    </w:p>
    <w:p w14:paraId="1043E0E9" w14:textId="77777777" w:rsidR="00A1675C" w:rsidRDefault="00000000">
      <w:pPr>
        <w:spacing w:before="40" w:after="120"/>
      </w:pPr>
      <w:r>
        <w:rPr>
          <w:rFonts w:eastAsia="Georgia"/>
        </w:rPr>
        <w:t>"Thirteen."</w:t>
      </w:r>
    </w:p>
    <w:p w14:paraId="1717FC06" w14:textId="77777777" w:rsidR="00A1675C" w:rsidRDefault="00000000">
      <w:pPr>
        <w:ind w:firstLine="432"/>
      </w:pPr>
      <w:r>
        <w:rPr>
          <w:rFonts w:eastAsia="Georgia"/>
        </w:rPr>
        <w:t>Trevor counted again.</w:t>
      </w:r>
    </w:p>
    <w:p w14:paraId="0E2C408F" w14:textId="77777777" w:rsidR="00A1675C" w:rsidRDefault="00000000">
      <w:pPr>
        <w:spacing w:before="40" w:after="120"/>
      </w:pPr>
      <w:r>
        <w:rPr>
          <w:rFonts w:eastAsia="Georgia"/>
        </w:rPr>
        <w:t>"Twelve."</w:t>
      </w:r>
    </w:p>
    <w:p w14:paraId="52B56146" w14:textId="5ABC992C" w:rsidR="00A1675C" w:rsidRDefault="003434B6">
      <w:pPr>
        <w:ind w:firstLine="432"/>
      </w:pPr>
      <w:r>
        <w:rPr>
          <w:rFonts w:eastAsia="Georgia"/>
        </w:rPr>
        <w:t>Penny looked.</w:t>
      </w:r>
    </w:p>
    <w:p w14:paraId="1361A488" w14:textId="77777777" w:rsidR="00A1675C" w:rsidRDefault="00000000">
      <w:pPr>
        <w:spacing w:before="40" w:after="120"/>
      </w:pPr>
      <w:r>
        <w:rPr>
          <w:rFonts w:eastAsia="Georgia"/>
        </w:rPr>
        <w:t>"Thirteen."</w:t>
      </w:r>
    </w:p>
    <w:p w14:paraId="23F1B0AD" w14:textId="77777777" w:rsidR="00A1675C" w:rsidRDefault="00000000">
      <w:pPr>
        <w:ind w:firstLine="432"/>
      </w:pPr>
      <w:r>
        <w:rPr>
          <w:rFonts w:eastAsia="Georgia"/>
        </w:rPr>
        <w:t>Trevor quietly looked again.</w:t>
      </w:r>
    </w:p>
    <w:p w14:paraId="0A13AA54" w14:textId="77777777" w:rsidR="00A1675C" w:rsidRDefault="00000000">
      <w:pPr>
        <w:spacing w:before="40" w:after="120"/>
      </w:pPr>
      <w:r>
        <w:rPr>
          <w:rFonts w:eastAsia="Georgia"/>
        </w:rPr>
        <w:t>"Twelve."</w:t>
      </w:r>
    </w:p>
    <w:p w14:paraId="2F7A04F3" w14:textId="77777777" w:rsidR="00A1675C" w:rsidRDefault="00000000">
      <w:pPr>
        <w:ind w:firstLine="432"/>
      </w:pPr>
      <w:r>
        <w:rPr>
          <w:rFonts w:eastAsia="Georgia"/>
        </w:rPr>
        <w:t>Derek nodded.</w:t>
      </w:r>
    </w:p>
    <w:p w14:paraId="771CAD19" w14:textId="77777777" w:rsidR="00A1675C" w:rsidRDefault="00000000">
      <w:pPr>
        <w:spacing w:before="40" w:after="120"/>
      </w:pPr>
      <w:r>
        <w:rPr>
          <w:rFonts w:eastAsia="Georgia"/>
        </w:rPr>
        <w:t>"Good."</w:t>
      </w:r>
    </w:p>
    <w:p w14:paraId="22299B95" w14:textId="77777777" w:rsidR="00A1675C" w:rsidRDefault="00000000">
      <w:pPr>
        <w:ind w:firstLine="432"/>
      </w:pPr>
      <w:r>
        <w:rPr>
          <w:rFonts w:eastAsia="Georgia"/>
        </w:rPr>
        <w:t>Trevor sharply frowned.</w:t>
      </w:r>
    </w:p>
    <w:p w14:paraId="31427494" w14:textId="77777777" w:rsidR="00A1675C" w:rsidRDefault="00000000">
      <w:pPr>
        <w:spacing w:before="40" w:after="120"/>
      </w:pPr>
      <w:r>
        <w:rPr>
          <w:rFonts w:eastAsia="Georgia"/>
        </w:rPr>
        <w:t>"Good?"</w:t>
      </w:r>
    </w:p>
    <w:p w14:paraId="5D7F1640" w14:textId="77777777" w:rsidR="00A1675C" w:rsidRDefault="00000000">
      <w:pPr>
        <w:spacing w:before="40" w:after="120"/>
      </w:pPr>
      <w:r>
        <w:rPr>
          <w:rFonts w:eastAsia="Georgia"/>
        </w:rPr>
        <w:t>"At least we're all seeing the same disagreement."</w:t>
      </w:r>
    </w:p>
    <w:p w14:paraId="6F856FD6" w14:textId="77777777" w:rsidR="00A1675C" w:rsidRDefault="00000000">
      <w:pPr>
        <w:ind w:firstLine="432"/>
      </w:pPr>
      <w:r>
        <w:rPr>
          <w:rFonts w:eastAsia="Georgia"/>
        </w:rPr>
        <w:t>They were standing in a strange corridor beneath London. It looked like an ordinary Underground corridor. This was, naturally, suspicious.</w:t>
      </w:r>
    </w:p>
    <w:p w14:paraId="6D2055BB" w14:textId="77777777" w:rsidR="00A1675C" w:rsidRDefault="00000000">
      <w:pPr>
        <w:ind w:firstLine="432"/>
      </w:pPr>
      <w:r>
        <w:rPr>
          <w:rFonts w:eastAsia="Georgia"/>
        </w:rPr>
        <w:t>The tiles were ordinary. The fluorescent lights were ordinary. The smell was ordinary.</w:t>
      </w:r>
    </w:p>
    <w:p w14:paraId="0C85E3D8" w14:textId="77777777" w:rsidR="00A1675C" w:rsidRDefault="00000000">
      <w:pPr>
        <w:ind w:firstLine="432"/>
      </w:pPr>
      <w:r>
        <w:rPr>
          <w:rFonts w:eastAsia="Georgia"/>
        </w:rPr>
        <w:t>Even the damp patch on the wall was reassuringly ordinary. But the narrow corridor was wrong. Not dramatically wrong.</w:t>
      </w:r>
    </w:p>
    <w:p w14:paraId="07828128" w14:textId="77777777" w:rsidR="00A1675C" w:rsidRDefault="00000000">
      <w:pPr>
        <w:ind w:firstLine="432"/>
      </w:pPr>
      <w:r>
        <w:rPr>
          <w:rFonts w:eastAsia="Georgia"/>
        </w:rPr>
        <w:t>That would have been easier. Dramatically wrong things announce themselves. They have the decency to be obvious.</w:t>
      </w:r>
    </w:p>
    <w:p w14:paraId="34A18B09" w14:textId="77777777" w:rsidR="00A1675C" w:rsidRDefault="00000000">
      <w:pPr>
        <w:ind w:firstLine="432"/>
      </w:pPr>
      <w:r>
        <w:rPr>
          <w:rFonts w:eastAsia="Georgia"/>
        </w:rPr>
        <w:t>This narrow corridor was merely wrong enough to make a sensible person uncomfortable. Derek quietly walked back to the entrance and looked at the sign. There was no station name.</w:t>
      </w:r>
    </w:p>
    <w:p w14:paraId="345FB841" w14:textId="77777777" w:rsidR="00A1675C" w:rsidRDefault="00000000">
      <w:pPr>
        <w:ind w:firstLine="432"/>
      </w:pPr>
      <w:r>
        <w:rPr>
          <w:rFonts w:eastAsia="Georgia"/>
        </w:rPr>
        <w:t>Only:</w:t>
      </w:r>
    </w:p>
    <w:p w14:paraId="572C633D" w14:textId="77777777" w:rsidR="00A1675C" w:rsidRDefault="00000000">
      <w:pPr>
        <w:spacing w:before="200" w:after="120"/>
        <w:jc w:val="center"/>
      </w:pPr>
      <w:r>
        <w:rPr>
          <w:rFonts w:eastAsia="Georgia"/>
          <w:b/>
          <w:sz w:val="24"/>
        </w:rPr>
        <w:t>PLATFORM 7</w:t>
      </w:r>
    </w:p>
    <w:p w14:paraId="5CE7FBE4" w14:textId="76B256D2" w:rsidR="00A1675C" w:rsidRDefault="003434B6">
      <w:pPr>
        <w:ind w:firstLine="432"/>
      </w:pPr>
      <w:r>
        <w:rPr>
          <w:rFonts w:eastAsia="Georgia"/>
        </w:rPr>
        <w:t>Penny looked at it.</w:t>
      </w:r>
    </w:p>
    <w:p w14:paraId="4AB746C6" w14:textId="77777777" w:rsidR="00A1675C" w:rsidRDefault="00000000">
      <w:pPr>
        <w:spacing w:before="40" w:after="120"/>
      </w:pPr>
      <w:r>
        <w:rPr>
          <w:rFonts w:eastAsia="Georgia"/>
        </w:rPr>
        <w:t>"We're already on Platform Seven."</w:t>
      </w:r>
    </w:p>
    <w:p w14:paraId="7422F7D0" w14:textId="77777777" w:rsidR="00A1675C" w:rsidRDefault="00000000">
      <w:pPr>
        <w:ind w:firstLine="432"/>
      </w:pPr>
      <w:r>
        <w:rPr>
          <w:rFonts w:eastAsia="Georgia"/>
        </w:rPr>
        <w:t>Derek nodded.</w:t>
      </w:r>
    </w:p>
    <w:p w14:paraId="7C89D740" w14:textId="77777777" w:rsidR="00A1675C" w:rsidRDefault="00000000">
      <w:pPr>
        <w:spacing w:before="40" w:after="120"/>
      </w:pPr>
      <w:r>
        <w:rPr>
          <w:rFonts w:eastAsia="Georgia"/>
        </w:rPr>
        <w:t>"Apparently."</w:t>
      </w:r>
    </w:p>
    <w:p w14:paraId="4F13B9A5" w14:textId="77777777" w:rsidR="00A1675C" w:rsidRDefault="00000000">
      <w:pPr>
        <w:ind w:firstLine="432"/>
      </w:pPr>
      <w:r>
        <w:rPr>
          <w:rFonts w:eastAsia="Georgia"/>
        </w:rPr>
        <w:t>Trevor looked behind them. There was no Platform Seven. There was only the narrow corridor.</w:t>
      </w:r>
    </w:p>
    <w:p w14:paraId="42C5D179" w14:textId="77777777" w:rsidR="00A1675C" w:rsidRDefault="00000000">
      <w:pPr>
        <w:spacing w:before="40" w:after="120"/>
      </w:pPr>
      <w:r>
        <w:rPr>
          <w:rFonts w:eastAsia="Georgia"/>
        </w:rPr>
        <w:t>"Perhaps it's a service corridor."</w:t>
      </w:r>
    </w:p>
    <w:p w14:paraId="3A01E354" w14:textId="77777777" w:rsidR="00A1675C" w:rsidRDefault="00000000">
      <w:pPr>
        <w:ind w:firstLine="432"/>
      </w:pPr>
      <w:r>
        <w:rPr>
          <w:rFonts w:eastAsia="Georgia"/>
        </w:rPr>
        <w:t>Derek considered this.</w:t>
      </w:r>
    </w:p>
    <w:p w14:paraId="757AD538" w14:textId="77777777" w:rsidR="00A1675C" w:rsidRDefault="00000000">
      <w:pPr>
        <w:spacing w:before="40" w:after="120"/>
      </w:pPr>
      <w:r>
        <w:rPr>
          <w:rFonts w:eastAsia="Georgia"/>
        </w:rPr>
        <w:t>"Then why does it have a platform number?"</w:t>
      </w:r>
    </w:p>
    <w:p w14:paraId="0452BF08" w14:textId="77777777" w:rsidR="00A1675C" w:rsidRDefault="00000000">
      <w:pPr>
        <w:ind w:firstLine="432"/>
      </w:pPr>
      <w:r>
        <w:rPr>
          <w:rFonts w:eastAsia="Georgia"/>
        </w:rPr>
        <w:t>Trevor shrugged.</w:t>
      </w:r>
    </w:p>
    <w:p w14:paraId="757748C8" w14:textId="77777777" w:rsidR="00A1675C" w:rsidRDefault="00000000">
      <w:pPr>
        <w:spacing w:before="40" w:after="120"/>
      </w:pPr>
      <w:r>
        <w:rPr>
          <w:rFonts w:eastAsia="Georgia"/>
        </w:rPr>
        <w:t>"British Rail?"</w:t>
      </w:r>
    </w:p>
    <w:p w14:paraId="7C30074E" w14:textId="77777777" w:rsidR="00A1675C" w:rsidRDefault="00000000">
      <w:pPr>
        <w:spacing w:before="40" w:after="120"/>
      </w:pPr>
      <w:r>
        <w:rPr>
          <w:rFonts w:eastAsia="Georgia"/>
        </w:rPr>
        <w:t>"It's the Underground."</w:t>
      </w:r>
    </w:p>
    <w:p w14:paraId="599535D8" w14:textId="77777777" w:rsidR="00A1675C" w:rsidRDefault="00000000">
      <w:pPr>
        <w:spacing w:before="40" w:after="120"/>
      </w:pPr>
      <w:r>
        <w:rPr>
          <w:rFonts w:eastAsia="Georgia"/>
        </w:rPr>
        <w:t>"Even worse."</w:t>
      </w:r>
    </w:p>
    <w:p w14:paraId="4C3F78B5" w14:textId="1836618F" w:rsidR="00A1675C" w:rsidRDefault="003434B6">
      <w:pPr>
        <w:ind w:firstLine="432"/>
      </w:pPr>
      <w:r>
        <w:rPr>
          <w:rFonts w:eastAsia="Georgia"/>
        </w:rPr>
        <w:t>Penny smiled.</w:t>
      </w:r>
    </w:p>
    <w:p w14:paraId="3A069E68" w14:textId="77777777" w:rsidR="00A1675C" w:rsidRDefault="00000000">
      <w:pPr>
        <w:spacing w:before="40" w:after="120"/>
      </w:pPr>
      <w:r>
        <w:rPr>
          <w:rFonts w:eastAsia="Georgia"/>
        </w:rPr>
        <w:t>"Well, that's settled."</w:t>
      </w:r>
    </w:p>
    <w:p w14:paraId="2AF7CFC7" w14:textId="77777777" w:rsidR="00A1675C" w:rsidRDefault="00000000">
      <w:pPr>
        <w:ind w:firstLine="432"/>
      </w:pPr>
      <w:r>
        <w:rPr>
          <w:rFonts w:eastAsia="Georgia"/>
        </w:rPr>
        <w:t>Derek ignored them. He took a tape measure from his coat. Trevor carefully looked at him.</w:t>
      </w:r>
    </w:p>
    <w:p w14:paraId="7FEAD084" w14:textId="77777777" w:rsidR="00A1675C" w:rsidRDefault="00000000">
      <w:pPr>
        <w:spacing w:before="40" w:after="120"/>
      </w:pPr>
      <w:r>
        <w:rPr>
          <w:rFonts w:eastAsia="Georgia"/>
        </w:rPr>
        <w:t>"You carry a tape measure?"</w:t>
      </w:r>
    </w:p>
    <w:p w14:paraId="6E4E663D" w14:textId="77777777" w:rsidR="00A1675C" w:rsidRDefault="00000000">
      <w:pPr>
        <w:spacing w:before="40" w:after="120"/>
      </w:pPr>
      <w:r>
        <w:rPr>
          <w:rFonts w:eastAsia="Georgia"/>
        </w:rPr>
        <w:t>"I investigate things."</w:t>
      </w:r>
    </w:p>
    <w:p w14:paraId="50B52FF7" w14:textId="77777777" w:rsidR="00A1675C" w:rsidRDefault="00000000">
      <w:pPr>
        <w:spacing w:before="40" w:after="120"/>
      </w:pPr>
      <w:r>
        <w:rPr>
          <w:rFonts w:eastAsia="Georgia"/>
        </w:rPr>
        <w:t>"You carry one everywhere?"</w:t>
      </w:r>
    </w:p>
    <w:p w14:paraId="51FDEFAB" w14:textId="77777777" w:rsidR="00A1675C" w:rsidRDefault="00000000">
      <w:pPr>
        <w:spacing w:before="40" w:after="120"/>
      </w:pPr>
      <w:r>
        <w:rPr>
          <w:rFonts w:eastAsia="Georgia"/>
        </w:rPr>
        <w:t>"Not everywhere."</w:t>
      </w:r>
    </w:p>
    <w:p w14:paraId="15E06444" w14:textId="77777777" w:rsidR="00A1675C" w:rsidRDefault="00000000">
      <w:pPr>
        <w:spacing w:before="40" w:after="120"/>
      </w:pPr>
      <w:r>
        <w:rPr>
          <w:rFonts w:eastAsia="Georgia"/>
        </w:rPr>
        <w:t>"Where don't you carry it?"</w:t>
      </w:r>
    </w:p>
    <w:p w14:paraId="5C7342D1" w14:textId="77777777" w:rsidR="00A1675C" w:rsidRDefault="00000000">
      <w:pPr>
        <w:ind w:firstLine="432"/>
      </w:pPr>
      <w:r>
        <w:rPr>
          <w:rFonts w:eastAsia="Georgia"/>
        </w:rPr>
        <w:t>Derek thought.</w:t>
      </w:r>
    </w:p>
    <w:p w14:paraId="4CD73C05" w14:textId="77777777" w:rsidR="00A1675C" w:rsidRDefault="00000000">
      <w:pPr>
        <w:spacing w:before="40" w:after="120"/>
      </w:pPr>
      <w:r>
        <w:rPr>
          <w:rFonts w:eastAsia="Georgia"/>
        </w:rPr>
        <w:t>"The shower."</w:t>
      </w:r>
    </w:p>
    <w:p w14:paraId="78265B76" w14:textId="1189CCD0" w:rsidR="00A1675C" w:rsidRDefault="003434B6">
      <w:pPr>
        <w:ind w:firstLine="432"/>
      </w:pPr>
      <w:r>
        <w:rPr>
          <w:rFonts w:eastAsia="Georgia"/>
        </w:rPr>
        <w:t>Penny looked at him.</w:t>
      </w:r>
    </w:p>
    <w:p w14:paraId="728FC14A" w14:textId="77777777" w:rsidR="00A1675C" w:rsidRDefault="00000000">
      <w:pPr>
        <w:spacing w:before="40" w:after="120"/>
      </w:pPr>
      <w:r>
        <w:rPr>
          <w:rFonts w:eastAsia="Georgia"/>
        </w:rPr>
        <w:t>"Why not?"</w:t>
      </w:r>
    </w:p>
    <w:p w14:paraId="0FF724CE" w14:textId="77777777" w:rsidR="00A1675C" w:rsidRDefault="00000000">
      <w:pPr>
        <w:ind w:firstLine="432"/>
      </w:pPr>
      <w:r>
        <w:rPr>
          <w:rFonts w:eastAsia="Georgia"/>
        </w:rPr>
        <w:t>Derek stared.</w:t>
      </w:r>
    </w:p>
    <w:p w14:paraId="174B9C20" w14:textId="77777777" w:rsidR="00A1675C" w:rsidRDefault="00000000">
      <w:pPr>
        <w:spacing w:before="40" w:after="120"/>
      </w:pPr>
      <w:r>
        <w:rPr>
          <w:rFonts w:eastAsia="Georgia"/>
        </w:rPr>
        <w:t>"Because I have limits."</w:t>
      </w:r>
    </w:p>
    <w:p w14:paraId="4AB12E53" w14:textId="77777777" w:rsidR="00A1675C" w:rsidRDefault="00000000">
      <w:pPr>
        <w:ind w:firstLine="432"/>
      </w:pPr>
      <w:r>
        <w:rPr>
          <w:rFonts w:eastAsia="Georgia"/>
        </w:rPr>
        <w:t>They measured the strange corridor. Forty-seven metres.</w:t>
      </w:r>
    </w:p>
    <w:p w14:paraId="0A4AF08F" w14:textId="77777777" w:rsidR="00A1675C" w:rsidRDefault="00000000">
      <w:pPr>
        <w:spacing w:before="40" w:after="120"/>
      </w:pPr>
      <w:r>
        <w:rPr>
          <w:rFonts w:eastAsia="Georgia"/>
        </w:rPr>
        <w:t>Exactly.</w:t>
      </w:r>
    </w:p>
    <w:p w14:paraId="77FB5F95" w14:textId="77777777" w:rsidR="00A1675C" w:rsidRDefault="00000000">
      <w:pPr>
        <w:ind w:firstLine="432"/>
      </w:pPr>
      <w:r>
        <w:rPr>
          <w:rFonts w:eastAsia="Georgia"/>
        </w:rPr>
        <w:t>Derek wrote it down. Then he quietly walked from one end to the other. Forty-seven metres.</w:t>
      </w:r>
    </w:p>
    <w:p w14:paraId="018EDBD5" w14:textId="320DBE7F" w:rsidR="00A1675C" w:rsidRDefault="00000000">
      <w:pPr>
        <w:ind w:firstLine="432"/>
      </w:pPr>
      <w:r>
        <w:rPr>
          <w:rFonts w:eastAsia="Georgia"/>
        </w:rPr>
        <w:t xml:space="preserve">He quietly walked back. Forty-seven metres. </w:t>
      </w:r>
      <w:r w:rsidR="003434B6">
        <w:rPr>
          <w:rFonts w:eastAsia="Georgia"/>
        </w:rPr>
        <w:t>Penny</w:t>
      </w:r>
      <w:r>
        <w:rPr>
          <w:rFonts w:eastAsia="Georgia"/>
        </w:rPr>
        <w:t xml:space="preserve"> did the same.</w:t>
      </w:r>
    </w:p>
    <w:p w14:paraId="609421DD" w14:textId="77777777" w:rsidR="00A1675C" w:rsidRDefault="00000000">
      <w:pPr>
        <w:ind w:firstLine="432"/>
      </w:pPr>
      <w:r>
        <w:rPr>
          <w:rFonts w:eastAsia="Georgia"/>
        </w:rPr>
        <w:t>Forty-seven metres. Trevor did the same. Forty-seven metres.</w:t>
      </w:r>
    </w:p>
    <w:p w14:paraId="2DE410ED" w14:textId="77777777" w:rsidR="00A1675C" w:rsidRDefault="00000000">
      <w:pPr>
        <w:ind w:firstLine="432"/>
      </w:pPr>
      <w:r>
        <w:rPr>
          <w:rFonts w:eastAsia="Georgia"/>
        </w:rPr>
        <w:t>Derek slowly nodded.</w:t>
      </w:r>
    </w:p>
    <w:p w14:paraId="216A19C8" w14:textId="77777777" w:rsidR="00A1675C" w:rsidRDefault="00000000">
      <w:pPr>
        <w:spacing w:before="40" w:after="120"/>
      </w:pPr>
      <w:r>
        <w:rPr>
          <w:rFonts w:eastAsia="Georgia"/>
        </w:rPr>
        <w:t>"Good."</w:t>
      </w:r>
    </w:p>
    <w:p w14:paraId="7E6BE4A5" w14:textId="77777777" w:rsidR="00A1675C" w:rsidRDefault="00000000">
      <w:pPr>
        <w:ind w:firstLine="432"/>
      </w:pPr>
      <w:r>
        <w:rPr>
          <w:rFonts w:eastAsia="Georgia"/>
        </w:rPr>
        <w:t>Trevor looked at him.</w:t>
      </w:r>
    </w:p>
    <w:p w14:paraId="0C2F89BA" w14:textId="77777777" w:rsidR="00A1675C" w:rsidRDefault="00000000">
      <w:pPr>
        <w:spacing w:before="40" w:after="120"/>
      </w:pPr>
      <w:r>
        <w:rPr>
          <w:rFonts w:eastAsia="Georgia"/>
        </w:rPr>
        <w:t>"What's good about forty-seven metres?"</w:t>
      </w:r>
    </w:p>
    <w:p w14:paraId="16C35ABF" w14:textId="77777777" w:rsidR="00A1675C" w:rsidRDefault="00000000">
      <w:pPr>
        <w:spacing w:before="40" w:after="120"/>
      </w:pPr>
      <w:r>
        <w:rPr>
          <w:rFonts w:eastAsia="Georgia"/>
        </w:rPr>
        <w:t>"Nothing."</w:t>
      </w:r>
    </w:p>
    <w:p w14:paraId="5F7D1160" w14:textId="77777777" w:rsidR="00A1675C" w:rsidRDefault="00000000">
      <w:pPr>
        <w:spacing w:before="40" w:after="120"/>
      </w:pPr>
      <w:r>
        <w:rPr>
          <w:rFonts w:eastAsia="Georgia"/>
        </w:rPr>
        <w:t>"Then why—"</w:t>
      </w:r>
    </w:p>
    <w:p w14:paraId="5C106E5C" w14:textId="77777777" w:rsidR="00A1675C" w:rsidRDefault="00000000">
      <w:pPr>
        <w:spacing w:before="40" w:after="120"/>
      </w:pPr>
      <w:r>
        <w:rPr>
          <w:rFonts w:eastAsia="Georgia"/>
        </w:rPr>
        <w:t>"Because it's the same."</w:t>
      </w:r>
    </w:p>
    <w:p w14:paraId="7D669B21" w14:textId="77777777" w:rsidR="00A1675C" w:rsidRDefault="00000000">
      <w:pPr>
        <w:spacing w:before="40" w:after="120"/>
      </w:pPr>
      <w:r>
        <w:rPr>
          <w:rFonts w:eastAsia="Georgia"/>
        </w:rPr>
        <w:t>Trevor wearily sighed.</w:t>
      </w:r>
    </w:p>
    <w:p w14:paraId="645A4DC7" w14:textId="77777777" w:rsidR="00A1675C" w:rsidRDefault="00000000">
      <w:pPr>
        <w:spacing w:before="40" w:after="120"/>
      </w:pPr>
      <w:r>
        <w:rPr>
          <w:rFonts w:eastAsia="Georgia"/>
        </w:rPr>
        <w:t>"Right."</w:t>
      </w:r>
    </w:p>
    <w:p w14:paraId="7766B0D1" w14:textId="77777777" w:rsidR="00A1675C" w:rsidRDefault="00000000">
      <w:pPr>
        <w:ind w:firstLine="432"/>
      </w:pPr>
      <w:r>
        <w:rPr>
          <w:rFonts w:eastAsia="Georgia"/>
        </w:rPr>
        <w:t>Derek carefully looked at the doors.</w:t>
      </w:r>
    </w:p>
    <w:p w14:paraId="399A46D9" w14:textId="77777777" w:rsidR="00A1675C" w:rsidRDefault="00000000">
      <w:pPr>
        <w:spacing w:before="40" w:after="120"/>
      </w:pPr>
      <w:r>
        <w:rPr>
          <w:rFonts w:eastAsia="Georgia"/>
        </w:rPr>
        <w:t>"Now let's count them again."</w:t>
      </w:r>
    </w:p>
    <w:p w14:paraId="6E9CD5A9" w14:textId="77777777" w:rsidR="00A1675C" w:rsidRDefault="00000000">
      <w:pPr>
        <w:ind w:firstLine="432"/>
      </w:pPr>
      <w:r>
        <w:rPr>
          <w:rFonts w:eastAsia="Georgia"/>
        </w:rPr>
        <w:t>They did. Twelve. Then thirteen.</w:t>
      </w:r>
    </w:p>
    <w:p w14:paraId="11BDA4A4" w14:textId="624655A2" w:rsidR="00A1675C" w:rsidRDefault="00000000">
      <w:pPr>
        <w:ind w:firstLine="432"/>
      </w:pPr>
      <w:r>
        <w:rPr>
          <w:rFonts w:eastAsia="Georgia"/>
        </w:rPr>
        <w:t xml:space="preserve">Then twelve. Then thirteen. </w:t>
      </w:r>
      <w:r w:rsidR="003434B6">
        <w:rPr>
          <w:rFonts w:eastAsia="Georgia"/>
        </w:rPr>
        <w:t>Penny</w:t>
      </w:r>
      <w:r>
        <w:rPr>
          <w:rFonts w:eastAsia="Georgia"/>
        </w:rPr>
        <w:t xml:space="preserve"> folded her arms.</w:t>
      </w:r>
    </w:p>
    <w:p w14:paraId="3361DEF4" w14:textId="77777777" w:rsidR="00A1675C" w:rsidRDefault="00000000">
      <w:pPr>
        <w:spacing w:before="40" w:after="120"/>
      </w:pPr>
      <w:r>
        <w:rPr>
          <w:rFonts w:eastAsia="Georgia"/>
        </w:rPr>
        <w:t>"Perhaps we're counting different things."</w:t>
      </w:r>
    </w:p>
    <w:p w14:paraId="4CB2F308" w14:textId="77777777" w:rsidR="00A1675C" w:rsidRDefault="00000000">
      <w:pPr>
        <w:ind w:firstLine="432"/>
      </w:pPr>
      <w:r>
        <w:rPr>
          <w:rFonts w:eastAsia="Georgia"/>
        </w:rPr>
        <w:t>Derek gently smiled.</w:t>
      </w:r>
    </w:p>
    <w:p w14:paraId="0822632F" w14:textId="77777777" w:rsidR="00A1675C" w:rsidRDefault="00000000">
      <w:pPr>
        <w:spacing w:before="40" w:after="120"/>
      </w:pPr>
      <w:r>
        <w:rPr>
          <w:rFonts w:eastAsia="Georgia"/>
        </w:rPr>
        <w:t>"Excellent."</w:t>
      </w:r>
    </w:p>
    <w:p w14:paraId="2A43BD6B" w14:textId="77777777" w:rsidR="00A1675C" w:rsidRDefault="00000000">
      <w:pPr>
        <w:ind w:firstLine="432"/>
      </w:pPr>
      <w:r>
        <w:rPr>
          <w:rFonts w:eastAsia="Georgia"/>
        </w:rPr>
        <w:t>He pointed to the first door.</w:t>
      </w:r>
    </w:p>
    <w:p w14:paraId="03C68652" w14:textId="77777777" w:rsidR="00A1675C" w:rsidRDefault="00000000">
      <w:pPr>
        <w:spacing w:before="40" w:after="120"/>
      </w:pPr>
      <w:r>
        <w:rPr>
          <w:rFonts w:eastAsia="Georgia"/>
        </w:rPr>
        <w:t>"Describe it."</w:t>
      </w:r>
    </w:p>
    <w:p w14:paraId="721BA019" w14:textId="77777777" w:rsidR="00A1675C" w:rsidRDefault="00000000">
      <w:pPr>
        <w:spacing w:before="40" w:after="120"/>
      </w:pPr>
      <w:r>
        <w:rPr>
          <w:rFonts w:eastAsia="Georgia"/>
        </w:rPr>
        <w:t>"Brown."</w:t>
      </w:r>
    </w:p>
    <w:p w14:paraId="28D9D4A5" w14:textId="77777777" w:rsidR="00A1675C" w:rsidRDefault="00000000">
      <w:pPr>
        <w:spacing w:before="40" w:after="120"/>
      </w:pPr>
      <w:r>
        <w:rPr>
          <w:rFonts w:eastAsia="Georgia"/>
        </w:rPr>
        <w:t>"Number?"</w:t>
      </w:r>
    </w:p>
    <w:p w14:paraId="47BF97A1" w14:textId="77777777" w:rsidR="00A1675C" w:rsidRDefault="00000000">
      <w:pPr>
        <w:spacing w:before="40" w:after="120"/>
      </w:pPr>
      <w:r>
        <w:rPr>
          <w:rFonts w:eastAsia="Georgia"/>
        </w:rPr>
        <w:t>"One."</w:t>
      </w:r>
    </w:p>
    <w:p w14:paraId="1C28E597" w14:textId="77777777" w:rsidR="00A1675C" w:rsidRDefault="00000000">
      <w:pPr>
        <w:spacing w:before="40" w:after="120"/>
      </w:pPr>
      <w:r>
        <w:rPr>
          <w:rFonts w:eastAsia="Georgia"/>
        </w:rPr>
        <w:t>"Next?"</w:t>
      </w:r>
    </w:p>
    <w:p w14:paraId="67FC8D1F" w14:textId="77777777" w:rsidR="00A1675C" w:rsidRDefault="00000000">
      <w:pPr>
        <w:spacing w:before="40" w:after="120"/>
      </w:pPr>
      <w:r>
        <w:rPr>
          <w:rFonts w:eastAsia="Georgia"/>
        </w:rPr>
        <w:t>"Two."</w:t>
      </w:r>
    </w:p>
    <w:p w14:paraId="5EBED219" w14:textId="77777777" w:rsidR="00A1675C" w:rsidRDefault="00000000">
      <w:pPr>
        <w:spacing w:before="40" w:after="120"/>
      </w:pPr>
      <w:r>
        <w:rPr>
          <w:rFonts w:eastAsia="Georgia"/>
        </w:rPr>
        <w:t>"Next?"</w:t>
      </w:r>
    </w:p>
    <w:p w14:paraId="598F023D" w14:textId="77777777" w:rsidR="00A1675C" w:rsidRDefault="00000000">
      <w:pPr>
        <w:spacing w:before="40" w:after="120"/>
      </w:pPr>
      <w:r>
        <w:rPr>
          <w:rFonts w:eastAsia="Georgia"/>
        </w:rPr>
        <w:t>"Three."</w:t>
      </w:r>
    </w:p>
    <w:p w14:paraId="5E55D359" w14:textId="77777777" w:rsidR="00A1675C" w:rsidRDefault="00000000">
      <w:pPr>
        <w:ind w:firstLine="432"/>
      </w:pPr>
      <w:r>
        <w:rPr>
          <w:rFonts w:eastAsia="Georgia"/>
        </w:rPr>
        <w:t>They continued. Every door was ordinary. Every number was ordinary.</w:t>
      </w:r>
    </w:p>
    <w:p w14:paraId="1D99DA78" w14:textId="77777777" w:rsidR="00A1675C" w:rsidRDefault="00000000">
      <w:pPr>
        <w:ind w:firstLine="432"/>
      </w:pPr>
      <w:r>
        <w:rPr>
          <w:rFonts w:eastAsia="Georgia"/>
        </w:rPr>
        <w:t>Every distance between them was ordinary. And yet, somehow, the corridor contained either twelve or thirteen doors depending on who was doing the counting. Derek took out a notebook.</w:t>
      </w:r>
    </w:p>
    <w:p w14:paraId="325EFEF8" w14:textId="77777777" w:rsidR="00A1675C" w:rsidRDefault="00000000">
      <w:pPr>
        <w:spacing w:before="40" w:after="120"/>
      </w:pPr>
      <w:r>
        <w:rPr>
          <w:rFonts w:eastAsia="Georgia"/>
        </w:rPr>
        <w:t>"Trevor."</w:t>
      </w:r>
    </w:p>
    <w:p w14:paraId="01682D9D" w14:textId="77777777" w:rsidR="00A1675C" w:rsidRDefault="00000000">
      <w:pPr>
        <w:spacing w:before="40" w:after="120"/>
      </w:pPr>
      <w:r>
        <w:rPr>
          <w:rFonts w:eastAsia="Georgia"/>
        </w:rPr>
        <w:t>"Yes?"</w:t>
      </w:r>
    </w:p>
    <w:p w14:paraId="14AA9862" w14:textId="77777777" w:rsidR="00A1675C" w:rsidRDefault="00000000">
      <w:pPr>
        <w:spacing w:before="40" w:after="120"/>
      </w:pPr>
      <w:r>
        <w:rPr>
          <w:rFonts w:eastAsia="Georgia"/>
        </w:rPr>
        <w:t>"Walk to the end."</w:t>
      </w:r>
    </w:p>
    <w:p w14:paraId="6FA4B1DB" w14:textId="77777777" w:rsidR="00A1675C" w:rsidRDefault="00000000">
      <w:pPr>
        <w:ind w:firstLine="432"/>
      </w:pPr>
      <w:r>
        <w:rPr>
          <w:rFonts w:eastAsia="Georgia"/>
        </w:rPr>
        <w:t>Trevor did.</w:t>
      </w:r>
    </w:p>
    <w:p w14:paraId="1C480420" w14:textId="77777777" w:rsidR="00A1675C" w:rsidRDefault="00000000">
      <w:pPr>
        <w:spacing w:before="40" w:after="120"/>
      </w:pPr>
      <w:r>
        <w:rPr>
          <w:rFonts w:eastAsia="Georgia"/>
        </w:rPr>
        <w:t>"How many?"</w:t>
      </w:r>
    </w:p>
    <w:p w14:paraId="11D30E87" w14:textId="77777777" w:rsidR="00A1675C" w:rsidRDefault="00000000">
      <w:pPr>
        <w:spacing w:before="40" w:after="120"/>
      </w:pPr>
      <w:r>
        <w:rPr>
          <w:rFonts w:eastAsia="Georgia"/>
        </w:rPr>
        <w:t>"Twelve."</w:t>
      </w:r>
    </w:p>
    <w:p w14:paraId="68E10EC8" w14:textId="7D5D5DF3" w:rsidR="00A1675C" w:rsidRDefault="00000000">
      <w:pPr>
        <w:spacing w:before="40" w:after="120"/>
      </w:pPr>
      <w:r>
        <w:rPr>
          <w:rFonts w:eastAsia="Georgia"/>
        </w:rPr>
        <w:t>"</w:t>
      </w:r>
      <w:r w:rsidR="003434B6">
        <w:rPr>
          <w:rFonts w:eastAsia="Georgia"/>
        </w:rPr>
        <w:t>Penny</w:t>
      </w:r>
      <w:r>
        <w:rPr>
          <w:rFonts w:eastAsia="Georgia"/>
        </w:rPr>
        <w:t>?"</w:t>
      </w:r>
    </w:p>
    <w:p w14:paraId="1D010246" w14:textId="77777777" w:rsidR="00A1675C" w:rsidRDefault="00000000">
      <w:pPr>
        <w:spacing w:before="40" w:after="120"/>
      </w:pPr>
      <w:r>
        <w:rPr>
          <w:rFonts w:eastAsia="Georgia"/>
        </w:rPr>
        <w:t>"Thirteen."</w:t>
      </w:r>
    </w:p>
    <w:p w14:paraId="4AC0F552" w14:textId="77777777" w:rsidR="00A1675C" w:rsidRDefault="00000000">
      <w:pPr>
        <w:spacing w:before="40" w:after="120"/>
      </w:pPr>
      <w:r>
        <w:rPr>
          <w:rFonts w:eastAsia="Georgia"/>
        </w:rPr>
        <w:t>"Derek?"</w:t>
      </w:r>
    </w:p>
    <w:p w14:paraId="679025FA" w14:textId="77777777" w:rsidR="00A1675C" w:rsidRDefault="00000000">
      <w:pPr>
        <w:ind w:firstLine="432"/>
      </w:pPr>
      <w:r>
        <w:rPr>
          <w:rFonts w:eastAsia="Georgia"/>
        </w:rPr>
        <w:t>He counted.</w:t>
      </w:r>
    </w:p>
    <w:p w14:paraId="200DC3D6" w14:textId="77777777" w:rsidR="00A1675C" w:rsidRDefault="00000000">
      <w:pPr>
        <w:spacing w:before="40" w:after="120"/>
      </w:pPr>
      <w:r>
        <w:rPr>
          <w:rFonts w:eastAsia="Georgia"/>
        </w:rPr>
        <w:t>"Twelve."</w:t>
      </w:r>
    </w:p>
    <w:p w14:paraId="4B1E9E51" w14:textId="1002503A" w:rsidR="00A1675C" w:rsidRDefault="003434B6">
      <w:pPr>
        <w:ind w:firstLine="432"/>
      </w:pPr>
      <w:r>
        <w:rPr>
          <w:rFonts w:eastAsia="Georgia"/>
        </w:rPr>
        <w:t>Penny smiled.</w:t>
      </w:r>
    </w:p>
    <w:p w14:paraId="70AC5E64" w14:textId="77777777" w:rsidR="00A1675C" w:rsidRDefault="00000000">
      <w:pPr>
        <w:spacing w:before="40" w:after="120"/>
      </w:pPr>
      <w:r>
        <w:rPr>
          <w:rFonts w:eastAsia="Georgia"/>
        </w:rPr>
        <w:t>"So it's me."</w:t>
      </w:r>
    </w:p>
    <w:p w14:paraId="1FAE21C9" w14:textId="77777777" w:rsidR="00A1675C" w:rsidRDefault="00000000">
      <w:pPr>
        <w:ind w:firstLine="432"/>
      </w:pPr>
      <w:r>
        <w:rPr>
          <w:rFonts w:eastAsia="Georgia"/>
        </w:rPr>
        <w:t>Trevor looked at her.</w:t>
      </w:r>
    </w:p>
    <w:p w14:paraId="7652CE71" w14:textId="77777777" w:rsidR="00A1675C" w:rsidRDefault="00000000">
      <w:pPr>
        <w:spacing w:before="40" w:after="120"/>
      </w:pPr>
      <w:r>
        <w:rPr>
          <w:rFonts w:eastAsia="Georgia"/>
        </w:rPr>
        <w:t>"You're the problem."</w:t>
      </w:r>
    </w:p>
    <w:p w14:paraId="61C6CE9E" w14:textId="77777777" w:rsidR="00A1675C" w:rsidRDefault="00000000">
      <w:pPr>
        <w:spacing w:before="40" w:after="120"/>
      </w:pPr>
      <w:r>
        <w:rPr>
          <w:rFonts w:eastAsia="Georgia"/>
        </w:rPr>
        <w:t>"Apparently."</w:t>
      </w:r>
    </w:p>
    <w:p w14:paraId="22F1701F" w14:textId="77777777" w:rsidR="00A1675C" w:rsidRDefault="00000000">
      <w:pPr>
        <w:ind w:firstLine="432"/>
      </w:pPr>
      <w:r>
        <w:rPr>
          <w:rFonts w:eastAsia="Georgia"/>
        </w:rPr>
        <w:t>Derek shook his head.</w:t>
      </w:r>
    </w:p>
    <w:p w14:paraId="23671E3E" w14:textId="77777777" w:rsidR="00A1675C" w:rsidRDefault="00000000">
      <w:pPr>
        <w:spacing w:before="40" w:after="120"/>
      </w:pPr>
      <w:r>
        <w:rPr>
          <w:rFonts w:eastAsia="Georgia"/>
        </w:rPr>
        <w:t>"No."</w:t>
      </w:r>
    </w:p>
    <w:p w14:paraId="46000737" w14:textId="77777777" w:rsidR="00A1675C" w:rsidRDefault="00000000">
      <w:pPr>
        <w:ind w:firstLine="432"/>
      </w:pPr>
      <w:r>
        <w:rPr>
          <w:rFonts w:eastAsia="Georgia"/>
        </w:rPr>
        <w:t>They looked at him.</w:t>
      </w:r>
    </w:p>
    <w:p w14:paraId="0A21A8E4" w14:textId="77777777" w:rsidR="00A1675C" w:rsidRDefault="00000000">
      <w:pPr>
        <w:spacing w:before="40" w:after="120"/>
      </w:pPr>
      <w:r>
        <w:rPr>
          <w:rFonts w:eastAsia="Georgia"/>
        </w:rPr>
        <w:t>"The problem is that we're assuming the number of doors is an invariant."</w:t>
      </w:r>
    </w:p>
    <w:p w14:paraId="4858F97C" w14:textId="77777777" w:rsidR="00A1675C" w:rsidRDefault="00000000">
      <w:pPr>
        <w:ind w:firstLine="432"/>
      </w:pPr>
      <w:r>
        <w:rPr>
          <w:rFonts w:eastAsia="Georgia"/>
        </w:rPr>
        <w:t>Trevor frowned.</w:t>
      </w:r>
    </w:p>
    <w:p w14:paraId="1867EEE7" w14:textId="77777777" w:rsidR="00A1675C" w:rsidRDefault="00000000">
      <w:pPr>
        <w:spacing w:before="40" w:after="120"/>
      </w:pPr>
      <w:r>
        <w:rPr>
          <w:rFonts w:eastAsia="Georgia"/>
        </w:rPr>
        <w:t>"A what?"</w:t>
      </w:r>
    </w:p>
    <w:p w14:paraId="6644DA20" w14:textId="77777777" w:rsidR="00A1675C" w:rsidRDefault="00000000">
      <w:pPr>
        <w:spacing w:before="40" w:after="120"/>
      </w:pPr>
      <w:r>
        <w:rPr>
          <w:rFonts w:eastAsia="Georgia"/>
        </w:rPr>
        <w:t>"Something every observer must agree on."</w:t>
      </w:r>
    </w:p>
    <w:p w14:paraId="7A70DF07" w14:textId="185A881C" w:rsidR="00A1675C" w:rsidRDefault="003434B6">
      <w:pPr>
        <w:ind w:firstLine="432"/>
      </w:pPr>
      <w:r>
        <w:rPr>
          <w:rFonts w:eastAsia="Georgia"/>
        </w:rPr>
        <w:t>Penny nodded.</w:t>
      </w:r>
    </w:p>
    <w:p w14:paraId="572914D7" w14:textId="77777777" w:rsidR="00A1675C" w:rsidRDefault="00000000">
      <w:pPr>
        <w:spacing w:before="40" w:after="120"/>
      </w:pPr>
      <w:r>
        <w:rPr>
          <w:rFonts w:eastAsia="Georgia"/>
        </w:rPr>
        <w:t>"Like the spacetime interval."</w:t>
      </w:r>
    </w:p>
    <w:p w14:paraId="5E115B56" w14:textId="77777777" w:rsidR="00A1675C" w:rsidRDefault="00000000">
      <w:pPr>
        <w:spacing w:before="40" w:after="120"/>
      </w:pPr>
      <w:r>
        <w:rPr>
          <w:rFonts w:eastAsia="Georgia"/>
        </w:rPr>
        <w:t>"Exactly."</w:t>
      </w:r>
    </w:p>
    <w:p w14:paraId="5AE9ED46" w14:textId="77777777" w:rsidR="00A1675C" w:rsidRDefault="00000000">
      <w:pPr>
        <w:ind w:firstLine="432"/>
      </w:pPr>
      <w:r>
        <w:rPr>
          <w:rFonts w:eastAsia="Georgia"/>
        </w:rPr>
        <w:t>Trevor carefully looked at the doors.</w:t>
      </w:r>
    </w:p>
    <w:p w14:paraId="5B407A02" w14:textId="77777777" w:rsidR="00A1675C" w:rsidRDefault="00000000">
      <w:pPr>
        <w:spacing w:before="40" w:after="120"/>
      </w:pPr>
      <w:r>
        <w:rPr>
          <w:rFonts w:eastAsia="Georgia"/>
        </w:rPr>
        <w:t>"So door-counting isn't invariant."</w:t>
      </w:r>
    </w:p>
    <w:p w14:paraId="539587ED" w14:textId="77777777" w:rsidR="00A1675C" w:rsidRDefault="00000000">
      <w:pPr>
        <w:spacing w:before="40" w:after="120"/>
      </w:pPr>
      <w:r>
        <w:rPr>
          <w:rFonts w:eastAsia="Georgia"/>
        </w:rPr>
        <w:t>"Not if the corridor isn't behaving like ordinary Euclidean space."</w:t>
      </w:r>
    </w:p>
    <w:p w14:paraId="2A8C69D6" w14:textId="77777777" w:rsidR="00A1675C" w:rsidRDefault="00000000">
      <w:pPr>
        <w:ind w:firstLine="432"/>
      </w:pPr>
      <w:r>
        <w:rPr>
          <w:rFonts w:eastAsia="Georgia"/>
        </w:rPr>
        <w:t>Trevor looked suspicious.</w:t>
      </w:r>
    </w:p>
    <w:p w14:paraId="67C50F4E" w14:textId="77777777" w:rsidR="00A1675C" w:rsidRDefault="00000000">
      <w:pPr>
        <w:spacing w:before="40" w:after="120"/>
      </w:pPr>
      <w:r>
        <w:rPr>
          <w:rFonts w:eastAsia="Georgia"/>
        </w:rPr>
        <w:t>"Are you saying we've found curved space?"</w:t>
      </w:r>
    </w:p>
    <w:p w14:paraId="0DE91801" w14:textId="77777777" w:rsidR="00A1675C" w:rsidRDefault="00000000">
      <w:pPr>
        <w:spacing w:before="40" w:after="120"/>
      </w:pPr>
      <w:r>
        <w:rPr>
          <w:rFonts w:eastAsia="Georgia"/>
        </w:rPr>
        <w:t>"Possibly."</w:t>
      </w:r>
    </w:p>
    <w:p w14:paraId="424A8AB9" w14:textId="77777777" w:rsidR="00A1675C" w:rsidRDefault="00000000">
      <w:pPr>
        <w:spacing w:before="40" w:after="120"/>
      </w:pPr>
      <w:r>
        <w:rPr>
          <w:rFonts w:eastAsia="Georgia"/>
        </w:rPr>
        <w:t>"Underground?"</w:t>
      </w:r>
    </w:p>
    <w:p w14:paraId="40B8A310" w14:textId="77777777" w:rsidR="00A1675C" w:rsidRDefault="00000000">
      <w:pPr>
        <w:spacing w:before="40" w:after="120"/>
      </w:pPr>
      <w:r>
        <w:rPr>
          <w:rFonts w:eastAsia="Georgia"/>
        </w:rPr>
        <w:t>"Yes."</w:t>
      </w:r>
    </w:p>
    <w:p w14:paraId="06547E13" w14:textId="77777777" w:rsidR="00A1675C" w:rsidRDefault="00000000">
      <w:pPr>
        <w:spacing w:before="40" w:after="120"/>
      </w:pPr>
      <w:r>
        <w:rPr>
          <w:rFonts w:eastAsia="Georgia"/>
        </w:rPr>
        <w:t>"In London?"</w:t>
      </w:r>
    </w:p>
    <w:p w14:paraId="72754989" w14:textId="77777777" w:rsidR="00A1675C" w:rsidRDefault="00000000">
      <w:pPr>
        <w:spacing w:before="40" w:after="120"/>
      </w:pPr>
      <w:r>
        <w:rPr>
          <w:rFonts w:eastAsia="Georgia"/>
        </w:rPr>
        <w:t>"Yes."</w:t>
      </w:r>
    </w:p>
    <w:p w14:paraId="1892F42C" w14:textId="77777777" w:rsidR="00A1675C" w:rsidRDefault="00000000">
      <w:pPr>
        <w:ind w:firstLine="432"/>
      </w:pPr>
      <w:r>
        <w:rPr>
          <w:rFonts w:eastAsia="Georgia"/>
        </w:rPr>
        <w:t>Trevor considered this.</w:t>
      </w:r>
    </w:p>
    <w:p w14:paraId="58AE08EF" w14:textId="77777777" w:rsidR="00A1675C" w:rsidRDefault="00000000">
      <w:pPr>
        <w:spacing w:before="40" w:after="120"/>
      </w:pPr>
      <w:r>
        <w:rPr>
          <w:rFonts w:eastAsia="Georgia"/>
        </w:rPr>
        <w:t>"That seems unnecessarily ambitious."</w:t>
      </w:r>
    </w:p>
    <w:p w14:paraId="2799A792" w14:textId="77777777" w:rsidR="00A1675C" w:rsidRDefault="00000000">
      <w:pPr>
        <w:ind w:firstLine="432"/>
      </w:pPr>
      <w:r>
        <w:rPr>
          <w:rFonts w:eastAsia="Georgia"/>
        </w:rPr>
        <w:t>Derek smiled.</w:t>
      </w:r>
    </w:p>
    <w:p w14:paraId="4CBE5159" w14:textId="77777777" w:rsidR="00A1675C" w:rsidRDefault="00000000">
      <w:pPr>
        <w:spacing w:before="40" w:after="120"/>
      </w:pPr>
      <w:r>
        <w:rPr>
          <w:rFonts w:eastAsia="Georgia"/>
        </w:rPr>
        <w:t>"It's London."</w:t>
      </w:r>
    </w:p>
    <w:p w14:paraId="3C439DD9" w14:textId="77777777" w:rsidR="00A1675C" w:rsidRDefault="00000000">
      <w:pPr>
        <w:spacing w:before="40" w:after="120"/>
      </w:pPr>
      <w:r>
        <w:rPr>
          <w:rFonts w:eastAsia="Georgia"/>
        </w:rPr>
        <w:t>"Fair."</w:t>
      </w:r>
    </w:p>
    <w:p w14:paraId="090B517F" w14:textId="77777777" w:rsidR="00A1675C" w:rsidRDefault="00000000">
      <w:pPr>
        <w:ind w:firstLine="432"/>
      </w:pPr>
      <w:r>
        <w:rPr>
          <w:rFonts w:eastAsia="Georgia"/>
        </w:rPr>
        <w:t>They slowly moved farther down the narrow corridor. Derek stopped beside one of the doors.</w:t>
      </w:r>
    </w:p>
    <w:p w14:paraId="12422971" w14:textId="77777777" w:rsidR="00A1675C" w:rsidRDefault="00000000">
      <w:pPr>
        <w:spacing w:before="40" w:after="120"/>
      </w:pPr>
      <w:r>
        <w:rPr>
          <w:rFonts w:eastAsia="Georgia"/>
        </w:rPr>
        <w:t>"Open it."</w:t>
      </w:r>
    </w:p>
    <w:p w14:paraId="0F3C7F4A" w14:textId="77777777" w:rsidR="00A1675C" w:rsidRDefault="00000000">
      <w:pPr>
        <w:ind w:firstLine="432"/>
      </w:pPr>
      <w:r>
        <w:rPr>
          <w:rFonts w:eastAsia="Georgia"/>
        </w:rPr>
        <w:t>Trevor did. There was a small room inside. Two chairs.</w:t>
      </w:r>
    </w:p>
    <w:p w14:paraId="1EEBE5F1" w14:textId="77777777" w:rsidR="00A1675C" w:rsidRDefault="00000000">
      <w:pPr>
        <w:ind w:firstLine="432"/>
      </w:pPr>
      <w:r>
        <w:rPr>
          <w:rFonts w:eastAsia="Georgia"/>
        </w:rPr>
        <w:t>A table. Two clocks. Nothing else.</w:t>
      </w:r>
    </w:p>
    <w:p w14:paraId="5AE120E5" w14:textId="637E000A" w:rsidR="00A1675C" w:rsidRDefault="00000000">
      <w:pPr>
        <w:ind w:firstLine="432"/>
      </w:pPr>
      <w:r>
        <w:rPr>
          <w:rFonts w:eastAsia="Georgia"/>
        </w:rPr>
        <w:t xml:space="preserve">Derek entered. </w:t>
      </w:r>
      <w:r w:rsidR="003434B6">
        <w:rPr>
          <w:rFonts w:eastAsia="Georgia"/>
        </w:rPr>
        <w:t>Penny</w:t>
      </w:r>
      <w:r>
        <w:rPr>
          <w:rFonts w:eastAsia="Georgia"/>
        </w:rPr>
        <w:t xml:space="preserve"> followed. Trevor remained in the doorway.</w:t>
      </w:r>
    </w:p>
    <w:p w14:paraId="09B7E2F0" w14:textId="77777777" w:rsidR="00A1675C" w:rsidRDefault="00000000">
      <w:pPr>
        <w:spacing w:before="40" w:after="120"/>
      </w:pPr>
      <w:r>
        <w:rPr>
          <w:rFonts w:eastAsia="Georgia"/>
        </w:rPr>
        <w:t>"What?"</w:t>
      </w:r>
    </w:p>
    <w:p w14:paraId="6E89BA52" w14:textId="77777777" w:rsidR="00A1675C" w:rsidRDefault="00000000">
      <w:pPr>
        <w:ind w:firstLine="432"/>
      </w:pPr>
      <w:r>
        <w:rPr>
          <w:rFonts w:eastAsia="Georgia"/>
        </w:rPr>
        <w:t>Derek looked at the clocks. One carefully read: 11:17</w:t>
      </w:r>
    </w:p>
    <w:p w14:paraId="34BDD147" w14:textId="77777777" w:rsidR="00A1675C" w:rsidRDefault="00000000">
      <w:pPr>
        <w:ind w:firstLine="432"/>
      </w:pPr>
      <w:r>
        <w:rPr>
          <w:rFonts w:eastAsia="Georgia"/>
        </w:rPr>
        <w:t>The other: 12:04 Trevor stared silently.</w:t>
      </w:r>
    </w:p>
    <w:p w14:paraId="71126370" w14:textId="77777777" w:rsidR="00A1675C" w:rsidRDefault="00000000">
      <w:pPr>
        <w:spacing w:before="40" w:after="120"/>
      </w:pPr>
      <w:r>
        <w:rPr>
          <w:rFonts w:eastAsia="Georgia"/>
        </w:rPr>
        <w:t>"Again?"</w:t>
      </w:r>
    </w:p>
    <w:p w14:paraId="697DA6F0" w14:textId="77777777" w:rsidR="00A1675C" w:rsidRDefault="00000000">
      <w:pPr>
        <w:ind w:firstLine="432"/>
      </w:pPr>
      <w:r>
        <w:rPr>
          <w:rFonts w:eastAsia="Georgia"/>
        </w:rPr>
        <w:t>Derek nodded.</w:t>
      </w:r>
    </w:p>
    <w:p w14:paraId="147A2AB8" w14:textId="77777777" w:rsidR="00A1675C" w:rsidRDefault="00000000">
      <w:pPr>
        <w:spacing w:before="40" w:after="120"/>
      </w:pPr>
      <w:r>
        <w:rPr>
          <w:rFonts w:eastAsia="Georgia"/>
        </w:rPr>
        <w:t>"Again."</w:t>
      </w:r>
    </w:p>
    <w:p w14:paraId="2DC58D0B" w14:textId="36567329" w:rsidR="00A1675C" w:rsidRDefault="003434B6">
      <w:pPr>
        <w:ind w:firstLine="432"/>
      </w:pPr>
      <w:r>
        <w:rPr>
          <w:rFonts w:eastAsia="Georgia"/>
        </w:rPr>
        <w:t>Penny stepped inside.</w:t>
      </w:r>
    </w:p>
    <w:p w14:paraId="0EC09B51" w14:textId="77777777" w:rsidR="00A1675C" w:rsidRDefault="00000000">
      <w:pPr>
        <w:spacing w:before="40" w:after="120"/>
      </w:pPr>
      <w:r>
        <w:rPr>
          <w:rFonts w:eastAsia="Georgia"/>
        </w:rPr>
        <w:t>"Are they broken?"</w:t>
      </w:r>
    </w:p>
    <w:p w14:paraId="0E132E5F" w14:textId="77777777" w:rsidR="00A1675C" w:rsidRDefault="00000000">
      <w:pPr>
        <w:ind w:firstLine="432"/>
      </w:pPr>
      <w:r>
        <w:rPr>
          <w:rFonts w:eastAsia="Georgia"/>
        </w:rPr>
        <w:t>Derek checked them.</w:t>
      </w:r>
    </w:p>
    <w:p w14:paraId="10E6B1FB" w14:textId="77777777" w:rsidR="00A1675C" w:rsidRDefault="00000000">
      <w:pPr>
        <w:spacing w:before="40" w:after="120"/>
      </w:pPr>
      <w:r>
        <w:rPr>
          <w:rFonts w:eastAsia="Georgia"/>
        </w:rPr>
        <w:t>"No."</w:t>
      </w:r>
    </w:p>
    <w:p w14:paraId="7D4697E3" w14:textId="77777777" w:rsidR="00A1675C" w:rsidRDefault="00000000">
      <w:pPr>
        <w:spacing w:before="40" w:after="120"/>
      </w:pPr>
      <w:r>
        <w:rPr>
          <w:rFonts w:eastAsia="Georgia"/>
        </w:rPr>
        <w:t>"Different mechanisms?"</w:t>
      </w:r>
    </w:p>
    <w:p w14:paraId="183DD807" w14:textId="77777777" w:rsidR="00A1675C" w:rsidRDefault="00000000">
      <w:pPr>
        <w:spacing w:before="40" w:after="120"/>
      </w:pPr>
      <w:r>
        <w:rPr>
          <w:rFonts w:eastAsia="Georgia"/>
        </w:rPr>
        <w:t>"No."</w:t>
      </w:r>
    </w:p>
    <w:p w14:paraId="17954210" w14:textId="77777777" w:rsidR="00A1675C" w:rsidRDefault="00000000">
      <w:pPr>
        <w:spacing w:before="40" w:after="120"/>
      </w:pPr>
      <w:r>
        <w:rPr>
          <w:rFonts w:eastAsia="Georgia"/>
        </w:rPr>
        <w:t>"Different batteries?"</w:t>
      </w:r>
    </w:p>
    <w:p w14:paraId="54141828" w14:textId="77777777" w:rsidR="00A1675C" w:rsidRDefault="00000000">
      <w:pPr>
        <w:spacing w:before="40" w:after="120"/>
      </w:pPr>
      <w:r>
        <w:rPr>
          <w:rFonts w:eastAsia="Georgia"/>
        </w:rPr>
        <w:t>"No."</w:t>
      </w:r>
    </w:p>
    <w:p w14:paraId="21EFA727" w14:textId="77777777" w:rsidR="00A1675C" w:rsidRDefault="00000000">
      <w:pPr>
        <w:ind w:firstLine="432"/>
      </w:pPr>
      <w:r>
        <w:rPr>
          <w:rFonts w:eastAsia="Georgia"/>
        </w:rPr>
        <w:t>He compared them carefully. Identical. Same make.</w:t>
      </w:r>
    </w:p>
    <w:p w14:paraId="01EC36DF" w14:textId="77777777" w:rsidR="00A1675C" w:rsidRDefault="00000000">
      <w:pPr>
        <w:ind w:firstLine="432"/>
      </w:pPr>
      <w:r>
        <w:rPr>
          <w:rFonts w:eastAsia="Georgia"/>
        </w:rPr>
        <w:t>Same model. Same calibration. Same temperature.</w:t>
      </w:r>
    </w:p>
    <w:p w14:paraId="5E01C939" w14:textId="77777777" w:rsidR="00A1675C" w:rsidRDefault="00000000">
      <w:pPr>
        <w:ind w:firstLine="432"/>
      </w:pPr>
      <w:r>
        <w:rPr>
          <w:rFonts w:eastAsia="Georgia"/>
        </w:rPr>
        <w:t>Same reference frequency. Same everything. Except the time.</w:t>
      </w:r>
    </w:p>
    <w:p w14:paraId="0591831A" w14:textId="77777777" w:rsidR="00A1675C" w:rsidRDefault="00000000">
      <w:pPr>
        <w:ind w:firstLine="432"/>
      </w:pPr>
      <w:r>
        <w:rPr>
          <w:rFonts w:eastAsia="Georgia"/>
        </w:rPr>
        <w:t>Trevor carefully looked at the two clocks.</w:t>
      </w:r>
    </w:p>
    <w:p w14:paraId="3A5F3C6F" w14:textId="77777777" w:rsidR="00A1675C" w:rsidRDefault="00000000">
      <w:pPr>
        <w:spacing w:before="40" w:after="120"/>
      </w:pPr>
      <w:r>
        <w:rPr>
          <w:rFonts w:eastAsia="Georgia"/>
        </w:rPr>
        <w:t>"They're less than two metres apart."</w:t>
      </w:r>
    </w:p>
    <w:p w14:paraId="729E4CCE" w14:textId="77777777" w:rsidR="00A1675C" w:rsidRDefault="00000000">
      <w:pPr>
        <w:spacing w:before="40" w:after="120"/>
      </w:pPr>
      <w:r>
        <w:rPr>
          <w:rFonts w:eastAsia="Georgia"/>
        </w:rPr>
        <w:t>"Yes."</w:t>
      </w:r>
    </w:p>
    <w:p w14:paraId="3DF57CE9" w14:textId="77777777" w:rsidR="00A1675C" w:rsidRDefault="00000000">
      <w:pPr>
        <w:spacing w:before="40" w:after="120"/>
      </w:pPr>
      <w:r>
        <w:rPr>
          <w:rFonts w:eastAsia="Georgia"/>
        </w:rPr>
        <w:t>"And they're disagreeing by forty-seven minutes."</w:t>
      </w:r>
    </w:p>
    <w:p w14:paraId="0DC5DD13" w14:textId="77777777" w:rsidR="00A1675C" w:rsidRDefault="00000000">
      <w:pPr>
        <w:spacing w:before="40" w:after="120"/>
      </w:pPr>
      <w:r>
        <w:rPr>
          <w:rFonts w:eastAsia="Georgia"/>
        </w:rPr>
        <w:t>"Yes."</w:t>
      </w:r>
    </w:p>
    <w:p w14:paraId="7ABEE0FD" w14:textId="77777777" w:rsidR="00A1675C" w:rsidRDefault="00000000">
      <w:pPr>
        <w:ind w:firstLine="432"/>
      </w:pPr>
      <w:r>
        <w:rPr>
          <w:rFonts w:eastAsia="Georgia"/>
        </w:rPr>
        <w:t>Trevor considered this.</w:t>
      </w:r>
    </w:p>
    <w:p w14:paraId="07CA47DE" w14:textId="77777777" w:rsidR="00A1675C" w:rsidRDefault="00000000">
      <w:pPr>
        <w:spacing w:before="40" w:after="120"/>
      </w:pPr>
      <w:r>
        <w:rPr>
          <w:rFonts w:eastAsia="Georgia"/>
        </w:rPr>
        <w:t>"That's not good."</w:t>
      </w:r>
    </w:p>
    <w:p w14:paraId="7633D029" w14:textId="77777777" w:rsidR="00A1675C" w:rsidRDefault="00000000">
      <w:pPr>
        <w:spacing w:before="40" w:after="120"/>
      </w:pPr>
      <w:r>
        <w:rPr>
          <w:rFonts w:eastAsia="Georgia"/>
        </w:rPr>
        <w:t>"No."</w:t>
      </w:r>
    </w:p>
    <w:p w14:paraId="3CC59DCB" w14:textId="77777777" w:rsidR="00A1675C" w:rsidRDefault="00000000">
      <w:pPr>
        <w:spacing w:before="40" w:after="120"/>
      </w:pPr>
      <w:r>
        <w:rPr>
          <w:rFonts w:eastAsia="Georgia"/>
        </w:rPr>
        <w:t>"Could one be in a different gravitational field?"</w:t>
      </w:r>
    </w:p>
    <w:p w14:paraId="044359FA" w14:textId="77777777" w:rsidR="00A1675C" w:rsidRDefault="00000000">
      <w:pPr>
        <w:ind w:firstLine="432"/>
      </w:pPr>
      <w:r>
        <w:rPr>
          <w:rFonts w:eastAsia="Georgia"/>
        </w:rPr>
        <w:t>Derek smiled.</w:t>
      </w:r>
    </w:p>
    <w:p w14:paraId="26DF8E82" w14:textId="77777777" w:rsidR="00A1675C" w:rsidRDefault="00000000">
      <w:pPr>
        <w:spacing w:before="40" w:after="120"/>
      </w:pPr>
      <w:r>
        <w:rPr>
          <w:rFonts w:eastAsia="Georgia"/>
        </w:rPr>
        <w:t>"Good question."</w:t>
      </w:r>
    </w:p>
    <w:p w14:paraId="696ADE07" w14:textId="77777777" w:rsidR="00A1675C" w:rsidRDefault="00000000">
      <w:pPr>
        <w:ind w:firstLine="432"/>
      </w:pPr>
      <w:r>
        <w:rPr>
          <w:rFonts w:eastAsia="Georgia"/>
        </w:rPr>
        <w:t>He took out an instrument. They measured the local gravitational field. Nothing unusual.</w:t>
      </w:r>
    </w:p>
    <w:p w14:paraId="43D4935A" w14:textId="77777777" w:rsidR="00A1675C" w:rsidRDefault="00000000">
      <w:pPr>
        <w:ind w:firstLine="432"/>
      </w:pPr>
      <w:r>
        <w:rPr>
          <w:rFonts w:eastAsia="Georgia"/>
        </w:rPr>
        <w:t>They measured again. Nothing. Derek moved the 12:04 clock three metres down the corridor.</w:t>
      </w:r>
    </w:p>
    <w:p w14:paraId="4D25B13F" w14:textId="77777777" w:rsidR="00A1675C" w:rsidRDefault="00000000">
      <w:pPr>
        <w:ind w:firstLine="432"/>
      </w:pPr>
      <w:r>
        <w:rPr>
          <w:rFonts w:eastAsia="Georgia"/>
        </w:rPr>
        <w:t>The difference changed. Trevor's eyebrows rose.</w:t>
      </w:r>
    </w:p>
    <w:p w14:paraId="3A0D97A7" w14:textId="77777777" w:rsidR="00A1675C" w:rsidRDefault="00000000">
      <w:pPr>
        <w:spacing w:before="40" w:after="120"/>
      </w:pPr>
      <w:r>
        <w:rPr>
          <w:rFonts w:eastAsia="Georgia"/>
        </w:rPr>
        <w:t>"Did you see that?"</w:t>
      </w:r>
    </w:p>
    <w:p w14:paraId="367FAC5F" w14:textId="77777777" w:rsidR="00A1675C" w:rsidRDefault="00000000">
      <w:pPr>
        <w:spacing w:before="40" w:after="120"/>
      </w:pPr>
      <w:r>
        <w:rPr>
          <w:rFonts w:eastAsia="Georgia"/>
        </w:rPr>
        <w:t>"Yes."</w:t>
      </w:r>
    </w:p>
    <w:p w14:paraId="5B049605" w14:textId="0D7084A0" w:rsidR="00A1675C" w:rsidRDefault="00000000">
      <w:pPr>
        <w:ind w:firstLine="432"/>
      </w:pPr>
      <w:r>
        <w:rPr>
          <w:rFonts w:eastAsia="Georgia"/>
        </w:rPr>
        <w:t xml:space="preserve">Derek quietly moved it back. The difference shrank. </w:t>
      </w:r>
      <w:r w:rsidR="003434B6">
        <w:rPr>
          <w:rFonts w:eastAsia="Georgia"/>
        </w:rPr>
        <w:t>Penny</w:t>
      </w:r>
      <w:r>
        <w:rPr>
          <w:rFonts w:eastAsia="Georgia"/>
        </w:rPr>
        <w:t xml:space="preserve"> carefully looked at him.</w:t>
      </w:r>
    </w:p>
    <w:p w14:paraId="59FC3207" w14:textId="77777777" w:rsidR="00A1675C" w:rsidRDefault="00000000">
      <w:pPr>
        <w:spacing w:before="40" w:after="120"/>
      </w:pPr>
      <w:r>
        <w:rPr>
          <w:rFonts w:eastAsia="Georgia"/>
        </w:rPr>
        <w:t>"That's gravitational."</w:t>
      </w:r>
    </w:p>
    <w:p w14:paraId="3B182C2E" w14:textId="77777777" w:rsidR="00A1675C" w:rsidRDefault="00000000">
      <w:pPr>
        <w:spacing w:before="40" w:after="120"/>
      </w:pPr>
      <w:r>
        <w:rPr>
          <w:rFonts w:eastAsia="Georgia"/>
        </w:rPr>
        <w:t>"Something gravitational."</w:t>
      </w:r>
    </w:p>
    <w:p w14:paraId="2963C14C" w14:textId="77777777" w:rsidR="00A1675C" w:rsidRDefault="00000000">
      <w:pPr>
        <w:spacing w:before="40" w:after="120"/>
      </w:pPr>
      <w:r>
        <w:rPr>
          <w:rFonts w:eastAsia="Georgia"/>
        </w:rPr>
        <w:t>"But the field is nowhere near strong enough."</w:t>
      </w:r>
    </w:p>
    <w:p w14:paraId="72FB3941" w14:textId="77777777" w:rsidR="00A1675C" w:rsidRDefault="00000000">
      <w:pPr>
        <w:spacing w:before="40" w:after="120"/>
      </w:pPr>
      <w:r>
        <w:rPr>
          <w:rFonts w:eastAsia="Georgia"/>
        </w:rPr>
        <w:t>"Correct."</w:t>
      </w:r>
    </w:p>
    <w:p w14:paraId="2AD058BE" w14:textId="77777777" w:rsidR="00A1675C" w:rsidRDefault="00000000">
      <w:pPr>
        <w:spacing w:before="40" w:after="120"/>
      </w:pPr>
      <w:r>
        <w:rPr>
          <w:rFonts w:eastAsia="Georgia"/>
        </w:rPr>
        <w:t>"So?"</w:t>
      </w:r>
    </w:p>
    <w:p w14:paraId="15E93AAE" w14:textId="77777777" w:rsidR="00A1675C" w:rsidRDefault="00000000">
      <w:pPr>
        <w:ind w:firstLine="432"/>
      </w:pPr>
      <w:r>
        <w:rPr>
          <w:rFonts w:eastAsia="Georgia"/>
        </w:rPr>
        <w:t>Derek looked at the two clocks.</w:t>
      </w:r>
    </w:p>
    <w:p w14:paraId="2F7CEDE5" w14:textId="77777777" w:rsidR="00A1675C" w:rsidRDefault="00000000">
      <w:pPr>
        <w:spacing w:before="40" w:after="120"/>
      </w:pPr>
      <w:r>
        <w:rPr>
          <w:rFonts w:eastAsia="Georgia"/>
        </w:rPr>
        <w:t>"The important thing may not be the strength of the gravitational field."</w:t>
      </w:r>
    </w:p>
    <w:p w14:paraId="66BF2502" w14:textId="0635087F" w:rsidR="00A1675C" w:rsidRDefault="003434B6">
      <w:pPr>
        <w:ind w:firstLine="432"/>
      </w:pPr>
      <w:r>
        <w:rPr>
          <w:rFonts w:eastAsia="Georgia"/>
        </w:rPr>
        <w:t>Penny nodded.</w:t>
      </w:r>
    </w:p>
    <w:p w14:paraId="4DFBAE1E" w14:textId="77777777" w:rsidR="00A1675C" w:rsidRDefault="00000000">
      <w:pPr>
        <w:spacing w:before="40" w:after="120"/>
      </w:pPr>
      <w:r>
        <w:rPr>
          <w:rFonts w:eastAsia="Georgia"/>
        </w:rPr>
        <w:t>"The variation."</w:t>
      </w:r>
    </w:p>
    <w:p w14:paraId="4B53A06C" w14:textId="77777777" w:rsidR="00A1675C" w:rsidRDefault="00000000">
      <w:pPr>
        <w:spacing w:before="40" w:after="120"/>
      </w:pPr>
      <w:r>
        <w:rPr>
          <w:rFonts w:eastAsia="Georgia"/>
        </w:rPr>
        <w:t>"Exactly."</w:t>
      </w:r>
    </w:p>
    <w:p w14:paraId="623E1BCF" w14:textId="77777777" w:rsidR="00A1675C" w:rsidRDefault="00000000">
      <w:pPr>
        <w:ind w:firstLine="432"/>
      </w:pPr>
      <w:r>
        <w:rPr>
          <w:rFonts w:eastAsia="Georgia"/>
        </w:rPr>
        <w:t>Trevor looked confused.</w:t>
      </w:r>
    </w:p>
    <w:p w14:paraId="03BDC678" w14:textId="77777777" w:rsidR="00A1675C" w:rsidRDefault="00000000">
      <w:pPr>
        <w:spacing w:before="40" w:after="120"/>
      </w:pPr>
      <w:r>
        <w:rPr>
          <w:rFonts w:eastAsia="Georgia"/>
        </w:rPr>
        <w:t>"Explain."</w:t>
      </w:r>
    </w:p>
    <w:p w14:paraId="22739D26" w14:textId="77777777" w:rsidR="00A1675C" w:rsidRDefault="00000000">
      <w:pPr>
        <w:ind w:firstLine="432"/>
      </w:pPr>
      <w:r>
        <w:rPr>
          <w:rFonts w:eastAsia="Georgia"/>
        </w:rPr>
        <w:t>Derek leaned against the table.</w:t>
      </w:r>
    </w:p>
    <w:p w14:paraId="48606D15" w14:textId="77777777" w:rsidR="00A1675C" w:rsidRDefault="00000000">
      <w:pPr>
        <w:spacing w:before="40" w:after="120"/>
      </w:pPr>
      <w:r>
        <w:rPr>
          <w:rFonts w:eastAsia="Georgia"/>
        </w:rPr>
        <w:t>"Imagine two people falling toward Earth."</w:t>
      </w:r>
    </w:p>
    <w:p w14:paraId="364593E6" w14:textId="77777777" w:rsidR="00A1675C" w:rsidRDefault="00000000">
      <w:pPr>
        <w:spacing w:before="40" w:after="120"/>
      </w:pPr>
      <w:r>
        <w:rPr>
          <w:rFonts w:eastAsia="Georgia"/>
        </w:rPr>
        <w:t>"All right."</w:t>
      </w:r>
    </w:p>
    <w:p w14:paraId="2647AD28" w14:textId="77777777" w:rsidR="00A1675C" w:rsidRDefault="00000000">
      <w:pPr>
        <w:spacing w:before="40" w:after="120"/>
      </w:pPr>
      <w:r>
        <w:rPr>
          <w:rFonts w:eastAsia="Georgia"/>
        </w:rPr>
        <w:t>"They are both accelerating toward the centre of Earth."</w:t>
      </w:r>
    </w:p>
    <w:p w14:paraId="26CA9FC4" w14:textId="77777777" w:rsidR="00A1675C" w:rsidRDefault="00000000">
      <w:pPr>
        <w:spacing w:before="40" w:after="120"/>
      </w:pPr>
      <w:r>
        <w:rPr>
          <w:rFonts w:eastAsia="Georgia"/>
        </w:rPr>
        <w:t>"Yes."</w:t>
      </w:r>
    </w:p>
    <w:p w14:paraId="465FD993" w14:textId="77777777" w:rsidR="00A1675C" w:rsidRDefault="00000000">
      <w:pPr>
        <w:spacing w:before="40" w:after="120"/>
      </w:pPr>
      <w:r>
        <w:rPr>
          <w:rFonts w:eastAsia="Georgia"/>
        </w:rPr>
        <w:t>"But the person slightly to the left is falling in a slightly different direction from the person slightly to the right."</w:t>
      </w:r>
    </w:p>
    <w:p w14:paraId="662ABF28" w14:textId="77777777" w:rsidR="00A1675C" w:rsidRDefault="00000000">
      <w:pPr>
        <w:spacing w:before="40" w:after="120"/>
      </w:pPr>
      <w:r>
        <w:rPr>
          <w:rFonts w:eastAsia="Georgia"/>
        </w:rPr>
        <w:t>"Because they're pointing toward different parts of the Earth."</w:t>
      </w:r>
    </w:p>
    <w:p w14:paraId="10F44ACF" w14:textId="77777777" w:rsidR="00A1675C" w:rsidRDefault="00000000">
      <w:pPr>
        <w:spacing w:before="40" w:after="120"/>
      </w:pPr>
      <w:r>
        <w:rPr>
          <w:rFonts w:eastAsia="Georgia"/>
        </w:rPr>
        <w:t>"Exactly."</w:t>
      </w:r>
    </w:p>
    <w:p w14:paraId="06E6A28C" w14:textId="77777777" w:rsidR="00A1675C" w:rsidRDefault="00000000">
      <w:pPr>
        <w:spacing w:before="40" w:after="120"/>
      </w:pPr>
      <w:r>
        <w:rPr>
          <w:rFonts w:eastAsia="Georgia"/>
        </w:rPr>
        <w:t>"So their paths slowly change relative to each other."</w:t>
      </w:r>
    </w:p>
    <w:p w14:paraId="58F682F0" w14:textId="77777777" w:rsidR="00A1675C" w:rsidRDefault="00000000">
      <w:pPr>
        <w:spacing w:before="40" w:after="120"/>
      </w:pPr>
      <w:r>
        <w:rPr>
          <w:rFonts w:eastAsia="Georgia"/>
        </w:rPr>
        <w:t>"Yes."</w:t>
      </w:r>
    </w:p>
    <w:p w14:paraId="040A263B" w14:textId="77777777" w:rsidR="00A1675C" w:rsidRDefault="00000000">
      <w:pPr>
        <w:spacing w:before="40" w:after="120"/>
      </w:pPr>
      <w:r>
        <w:rPr>
          <w:rFonts w:eastAsia="Georgia"/>
        </w:rPr>
        <w:t>"That's a tidal effect."</w:t>
      </w:r>
    </w:p>
    <w:p w14:paraId="14694E46" w14:textId="77777777" w:rsidR="00A1675C" w:rsidRDefault="00000000">
      <w:pPr>
        <w:spacing w:before="40" w:after="120"/>
      </w:pPr>
      <w:r>
        <w:rPr>
          <w:rFonts w:eastAsia="Georgia"/>
        </w:rPr>
        <w:t>"Exactly."</w:t>
      </w:r>
    </w:p>
    <w:p w14:paraId="26EC86AF" w14:textId="2BA1FC91" w:rsidR="00A1675C" w:rsidRDefault="003434B6">
      <w:pPr>
        <w:ind w:firstLine="432"/>
      </w:pPr>
      <w:r>
        <w:rPr>
          <w:rFonts w:eastAsia="Georgia"/>
        </w:rPr>
        <w:t>Penny nodded.</w:t>
      </w:r>
    </w:p>
    <w:p w14:paraId="5AF7A457" w14:textId="77777777" w:rsidR="00A1675C" w:rsidRDefault="00000000">
      <w:pPr>
        <w:spacing w:before="40" w:after="120"/>
      </w:pPr>
      <w:r>
        <w:rPr>
          <w:rFonts w:eastAsia="Georgia"/>
        </w:rPr>
        <w:t>"Geodesic deviation."</w:t>
      </w:r>
    </w:p>
    <w:p w14:paraId="6968835B" w14:textId="77777777" w:rsidR="00A1675C" w:rsidRDefault="00000000">
      <w:pPr>
        <w:ind w:firstLine="432"/>
      </w:pPr>
      <w:r>
        <w:rPr>
          <w:rFonts w:eastAsia="Georgia"/>
        </w:rPr>
        <w:t>Derek quietly smiled.</w:t>
      </w:r>
    </w:p>
    <w:p w14:paraId="69842D85" w14:textId="77777777" w:rsidR="00A1675C" w:rsidRDefault="00000000">
      <w:pPr>
        <w:spacing w:before="40" w:after="120"/>
      </w:pPr>
      <w:r>
        <w:rPr>
          <w:rFonts w:eastAsia="Georgia"/>
        </w:rPr>
        <w:t>"Precisely."</w:t>
      </w:r>
    </w:p>
    <w:p w14:paraId="0ED34400" w14:textId="77777777" w:rsidR="00A1675C" w:rsidRDefault="00000000">
      <w:pPr>
        <w:ind w:firstLine="432"/>
      </w:pPr>
      <w:r>
        <w:rPr>
          <w:rFonts w:eastAsia="Georgia"/>
        </w:rPr>
        <w:t>Trevor looked from one mysterious clock to the other.</w:t>
      </w:r>
    </w:p>
    <w:p w14:paraId="59E47111" w14:textId="77777777" w:rsidR="00A1675C" w:rsidRDefault="00000000">
      <w:pPr>
        <w:spacing w:before="40" w:after="120"/>
      </w:pPr>
      <w:r>
        <w:rPr>
          <w:rFonts w:eastAsia="Georgia"/>
        </w:rPr>
        <w:t>"So gravity isn't just about how strong it is at one point."</w:t>
      </w:r>
    </w:p>
    <w:p w14:paraId="2BD27471" w14:textId="77777777" w:rsidR="00A1675C" w:rsidRDefault="00000000">
      <w:pPr>
        <w:spacing w:before="40" w:after="120"/>
      </w:pPr>
      <w:r>
        <w:rPr>
          <w:rFonts w:eastAsia="Georgia"/>
        </w:rPr>
        <w:t>"Correct."</w:t>
      </w:r>
    </w:p>
    <w:p w14:paraId="43C9CFAB" w14:textId="77777777" w:rsidR="00A1675C" w:rsidRDefault="00000000">
      <w:pPr>
        <w:spacing w:before="40" w:after="120"/>
      </w:pPr>
      <w:r>
        <w:rPr>
          <w:rFonts w:eastAsia="Georgia"/>
        </w:rPr>
        <w:t>"It's also about how it changes across space."</w:t>
      </w:r>
    </w:p>
    <w:p w14:paraId="3030AAF0" w14:textId="77777777" w:rsidR="00A1675C" w:rsidRDefault="00000000">
      <w:pPr>
        <w:spacing w:before="40" w:after="120"/>
      </w:pPr>
      <w:r>
        <w:rPr>
          <w:rFonts w:eastAsia="Georgia"/>
        </w:rPr>
        <w:t>"Yes."</w:t>
      </w:r>
    </w:p>
    <w:p w14:paraId="561A8E88" w14:textId="77777777" w:rsidR="00A1675C" w:rsidRDefault="00000000">
      <w:pPr>
        <w:spacing w:before="40" w:after="120"/>
      </w:pPr>
      <w:r>
        <w:rPr>
          <w:rFonts w:eastAsia="Georgia"/>
        </w:rPr>
        <w:t>"And that's curvature."</w:t>
      </w:r>
    </w:p>
    <w:p w14:paraId="53DACCF9" w14:textId="77777777" w:rsidR="00A1675C" w:rsidRDefault="00000000">
      <w:pPr>
        <w:spacing w:before="40" w:after="120"/>
      </w:pPr>
      <w:r>
        <w:rPr>
          <w:rFonts w:eastAsia="Georgia"/>
        </w:rPr>
        <w:t>"Now you're getting it."</w:t>
      </w:r>
    </w:p>
    <w:p w14:paraId="0BF656EF" w14:textId="77777777" w:rsidR="00A1675C" w:rsidRDefault="00000000">
      <w:pPr>
        <w:ind w:firstLine="432"/>
      </w:pPr>
      <w:r>
        <w:rPr>
          <w:rFonts w:eastAsia="Georgia"/>
        </w:rPr>
        <w:t>Trevor smiled.</w:t>
      </w:r>
    </w:p>
    <w:p w14:paraId="0471C693" w14:textId="77777777" w:rsidR="00A1675C" w:rsidRDefault="00000000">
      <w:pPr>
        <w:spacing w:before="40" w:after="120"/>
      </w:pPr>
      <w:r>
        <w:rPr>
          <w:rFonts w:eastAsia="Georgia"/>
        </w:rPr>
        <w:t>"Well, that's settled."</w:t>
      </w:r>
    </w:p>
    <w:p w14:paraId="1BDBAE47" w14:textId="77777777" w:rsidR="00A1675C" w:rsidRDefault="00000000">
      <w:pPr>
        <w:ind w:firstLine="432"/>
      </w:pPr>
      <w:r>
        <w:rPr>
          <w:rFonts w:eastAsia="Georgia"/>
        </w:rPr>
        <w:t>The lights flickered. All three carefully looked up. The lights went out.</w:t>
      </w:r>
    </w:p>
    <w:p w14:paraId="55B98819" w14:textId="77777777" w:rsidR="00A1675C" w:rsidRDefault="00000000">
      <w:pPr>
        <w:ind w:firstLine="432"/>
      </w:pPr>
      <w:r>
        <w:rPr>
          <w:rFonts w:eastAsia="Georgia"/>
        </w:rPr>
        <w:t>For one second there was complete darkness. Then they came back on. The clocks were still there.</w:t>
      </w:r>
    </w:p>
    <w:p w14:paraId="49A70AA9" w14:textId="77777777" w:rsidR="00A1675C" w:rsidRDefault="00000000">
      <w:pPr>
        <w:ind w:firstLine="432"/>
      </w:pPr>
      <w:r>
        <w:rPr>
          <w:rFonts w:eastAsia="Georgia"/>
        </w:rPr>
        <w:t>The chairs were still there. The table was still there. But the narrow corridor outside had changed.</w:t>
      </w:r>
    </w:p>
    <w:p w14:paraId="2850DE98" w14:textId="77777777" w:rsidR="00A1675C" w:rsidRDefault="00000000">
      <w:pPr>
        <w:ind w:firstLine="432"/>
      </w:pPr>
      <w:r>
        <w:rPr>
          <w:rFonts w:eastAsia="Georgia"/>
        </w:rPr>
        <w:t>Derek stepped out. There were fourteen doors. Trevor counted.</w:t>
      </w:r>
    </w:p>
    <w:p w14:paraId="417847F5" w14:textId="77777777" w:rsidR="00A1675C" w:rsidRDefault="00000000">
      <w:pPr>
        <w:spacing w:before="40" w:after="120"/>
      </w:pPr>
      <w:r>
        <w:rPr>
          <w:rFonts w:eastAsia="Georgia"/>
        </w:rPr>
        <w:t>"Fourteen."</w:t>
      </w:r>
    </w:p>
    <w:p w14:paraId="3E6D5A92" w14:textId="766773AC" w:rsidR="00A1675C" w:rsidRDefault="003434B6">
      <w:pPr>
        <w:ind w:firstLine="432"/>
      </w:pPr>
      <w:r>
        <w:rPr>
          <w:rFonts w:eastAsia="Georgia"/>
        </w:rPr>
        <w:t>Penny counted.</w:t>
      </w:r>
    </w:p>
    <w:p w14:paraId="04386158" w14:textId="77777777" w:rsidR="00A1675C" w:rsidRDefault="00000000">
      <w:pPr>
        <w:spacing w:before="40" w:after="120"/>
      </w:pPr>
      <w:r>
        <w:rPr>
          <w:rFonts w:eastAsia="Georgia"/>
        </w:rPr>
        <w:t>"Thirteen."</w:t>
      </w:r>
    </w:p>
    <w:p w14:paraId="01FB1955" w14:textId="77777777" w:rsidR="00A1675C" w:rsidRDefault="00000000">
      <w:pPr>
        <w:ind w:firstLine="432"/>
      </w:pPr>
      <w:r>
        <w:rPr>
          <w:rFonts w:eastAsia="Georgia"/>
        </w:rPr>
        <w:t>Derek counted.</w:t>
      </w:r>
    </w:p>
    <w:p w14:paraId="19077360" w14:textId="77777777" w:rsidR="00A1675C" w:rsidRDefault="00000000">
      <w:pPr>
        <w:spacing w:before="40" w:after="120"/>
      </w:pPr>
      <w:r>
        <w:rPr>
          <w:rFonts w:eastAsia="Georgia"/>
        </w:rPr>
        <w:t>"Fourteen."</w:t>
      </w:r>
    </w:p>
    <w:p w14:paraId="4DE1E4C5" w14:textId="5E0675F7" w:rsidR="00A1675C" w:rsidRDefault="00000000">
      <w:pPr>
        <w:ind w:firstLine="432"/>
      </w:pPr>
      <w:r>
        <w:rPr>
          <w:rFonts w:eastAsia="Georgia"/>
        </w:rPr>
        <w:t xml:space="preserve">They stared at each other. Trevor pointed at </w:t>
      </w:r>
      <w:r w:rsidR="003434B6">
        <w:rPr>
          <w:rFonts w:eastAsia="Georgia"/>
        </w:rPr>
        <w:t>Penny</w:t>
      </w:r>
      <w:r>
        <w:rPr>
          <w:rFonts w:eastAsia="Georgia"/>
        </w:rPr>
        <w:t>.</w:t>
      </w:r>
    </w:p>
    <w:p w14:paraId="6E124190" w14:textId="77777777" w:rsidR="00A1675C" w:rsidRDefault="00000000">
      <w:pPr>
        <w:spacing w:before="40" w:after="120"/>
      </w:pPr>
      <w:r>
        <w:rPr>
          <w:rFonts w:eastAsia="Georgia"/>
        </w:rPr>
        <w:t>"You're doing it again."</w:t>
      </w:r>
    </w:p>
    <w:p w14:paraId="4D6A3603" w14:textId="4832B9AC" w:rsidR="00A1675C" w:rsidRDefault="003434B6">
      <w:pPr>
        <w:ind w:firstLine="432"/>
      </w:pPr>
      <w:r>
        <w:rPr>
          <w:rFonts w:eastAsia="Georgia"/>
        </w:rPr>
        <w:t>Penny gently smiled.</w:t>
      </w:r>
    </w:p>
    <w:p w14:paraId="7EA6DEF0" w14:textId="77777777" w:rsidR="00A1675C" w:rsidRDefault="00000000">
      <w:pPr>
        <w:spacing w:before="40" w:after="120"/>
      </w:pPr>
      <w:r>
        <w:rPr>
          <w:rFonts w:eastAsia="Georgia"/>
        </w:rPr>
        <w:t>"Apparently."</w:t>
      </w:r>
    </w:p>
    <w:p w14:paraId="62C392D3" w14:textId="77777777" w:rsidR="00A1675C" w:rsidRDefault="00000000">
      <w:pPr>
        <w:ind w:firstLine="432"/>
      </w:pPr>
      <w:r>
        <w:rPr>
          <w:rFonts w:eastAsia="Georgia"/>
        </w:rPr>
        <w:t>Derek looked at the corridor.</w:t>
      </w:r>
    </w:p>
    <w:p w14:paraId="03E48964" w14:textId="77777777" w:rsidR="00A1675C" w:rsidRDefault="00000000">
      <w:pPr>
        <w:spacing w:before="40" w:after="120"/>
      </w:pPr>
      <w:r>
        <w:rPr>
          <w:rFonts w:eastAsia="Georgia"/>
        </w:rPr>
        <w:t>"Something has changed."</w:t>
      </w:r>
    </w:p>
    <w:p w14:paraId="7177618B" w14:textId="77777777" w:rsidR="00A1675C" w:rsidRDefault="00000000">
      <w:pPr>
        <w:spacing w:before="40" w:after="120"/>
      </w:pPr>
      <w:r>
        <w:rPr>
          <w:rFonts w:eastAsia="Georgia"/>
        </w:rPr>
        <w:t>"What?"</w:t>
      </w:r>
    </w:p>
    <w:p w14:paraId="0BE615BF" w14:textId="77777777" w:rsidR="00A1675C" w:rsidRDefault="00000000">
      <w:pPr>
        <w:spacing w:before="40" w:after="120"/>
      </w:pPr>
      <w:r>
        <w:rPr>
          <w:rFonts w:eastAsia="Georgia"/>
        </w:rPr>
        <w:t>"The geometry."</w:t>
      </w:r>
    </w:p>
    <w:p w14:paraId="14DD0ACB" w14:textId="77777777" w:rsidR="00A1675C" w:rsidRDefault="00000000">
      <w:pPr>
        <w:ind w:firstLine="432"/>
      </w:pPr>
      <w:r>
        <w:rPr>
          <w:rFonts w:eastAsia="Georgia"/>
        </w:rPr>
        <w:t>Trevor deeply frowned.</w:t>
      </w:r>
    </w:p>
    <w:p w14:paraId="7EF3CF61" w14:textId="77777777" w:rsidR="00A1675C" w:rsidRDefault="00000000">
      <w:pPr>
        <w:spacing w:before="40" w:after="120"/>
      </w:pPr>
      <w:r>
        <w:rPr>
          <w:rFonts w:eastAsia="Georgia"/>
        </w:rPr>
        <w:t>"How can you see geometry?"</w:t>
      </w:r>
    </w:p>
    <w:p w14:paraId="6A67C0EF" w14:textId="77777777" w:rsidR="00A1675C" w:rsidRDefault="00000000">
      <w:pPr>
        <w:spacing w:before="40" w:after="120"/>
      </w:pPr>
      <w:r>
        <w:rPr>
          <w:rFonts w:eastAsia="Georgia"/>
        </w:rPr>
        <w:t>"You don't see it directly."</w:t>
      </w:r>
    </w:p>
    <w:p w14:paraId="2961850A" w14:textId="77777777" w:rsidR="00A1675C" w:rsidRDefault="00000000">
      <w:pPr>
        <w:spacing w:before="40" w:after="120"/>
      </w:pPr>
      <w:r>
        <w:rPr>
          <w:rFonts w:eastAsia="Georgia"/>
        </w:rPr>
        <w:t>"Then how do you know?"</w:t>
      </w:r>
    </w:p>
    <w:p w14:paraId="1D399FE9" w14:textId="77777777" w:rsidR="00A1675C" w:rsidRDefault="00000000">
      <w:pPr>
        <w:spacing w:before="40" w:after="120"/>
      </w:pPr>
      <w:r>
        <w:rPr>
          <w:rFonts w:eastAsia="Georgia"/>
        </w:rPr>
        <w:t>"Because measurements don't fit together the way they should."</w:t>
      </w:r>
    </w:p>
    <w:p w14:paraId="46B867DD" w14:textId="5E7A551D" w:rsidR="00A1675C" w:rsidRDefault="003434B6">
      <w:pPr>
        <w:ind w:firstLine="432"/>
      </w:pPr>
      <w:r>
        <w:rPr>
          <w:rFonts w:eastAsia="Georgia"/>
        </w:rPr>
        <w:t>Penny nodded.</w:t>
      </w:r>
    </w:p>
    <w:p w14:paraId="2B75684C" w14:textId="77777777" w:rsidR="00A1675C" w:rsidRDefault="00000000">
      <w:pPr>
        <w:spacing w:before="40" w:after="120"/>
      </w:pPr>
      <w:r>
        <w:rPr>
          <w:rFonts w:eastAsia="Georgia"/>
        </w:rPr>
        <w:t>"That's the important bit."</w:t>
      </w:r>
    </w:p>
    <w:p w14:paraId="522EEB5F" w14:textId="77777777" w:rsidR="00A1675C" w:rsidRDefault="00000000">
      <w:pPr>
        <w:ind w:firstLine="432"/>
      </w:pPr>
      <w:r>
        <w:rPr>
          <w:rFonts w:eastAsia="Georgia"/>
        </w:rPr>
        <w:t>She walked to the end of the narrow corridor. Then back.</w:t>
      </w:r>
    </w:p>
    <w:p w14:paraId="6D088B74" w14:textId="77777777" w:rsidR="00A1675C" w:rsidRDefault="00000000">
      <w:pPr>
        <w:spacing w:before="40" w:after="120"/>
      </w:pPr>
      <w:r>
        <w:rPr>
          <w:rFonts w:eastAsia="Georgia"/>
        </w:rPr>
        <w:t>"Forty-seven metres."</w:t>
      </w:r>
    </w:p>
    <w:p w14:paraId="7BDAC936" w14:textId="77777777" w:rsidR="00A1675C" w:rsidRDefault="00000000">
      <w:pPr>
        <w:ind w:firstLine="432"/>
      </w:pPr>
      <w:r>
        <w:rPr>
          <w:rFonts w:eastAsia="Georgia"/>
        </w:rPr>
        <w:t>Derek measured.</w:t>
      </w:r>
    </w:p>
    <w:p w14:paraId="1366285D" w14:textId="77777777" w:rsidR="00A1675C" w:rsidRDefault="00000000">
      <w:pPr>
        <w:spacing w:before="40" w:after="120"/>
      </w:pPr>
      <w:r>
        <w:rPr>
          <w:rFonts w:eastAsia="Georgia"/>
        </w:rPr>
        <w:t>"Forty-seven."</w:t>
      </w:r>
    </w:p>
    <w:p w14:paraId="5127221E" w14:textId="77777777" w:rsidR="00A1675C" w:rsidRDefault="00000000">
      <w:pPr>
        <w:ind w:firstLine="432"/>
      </w:pPr>
      <w:r>
        <w:rPr>
          <w:rFonts w:eastAsia="Georgia"/>
        </w:rPr>
        <w:t>Trevor measured.</w:t>
      </w:r>
    </w:p>
    <w:p w14:paraId="6554CACA" w14:textId="77777777" w:rsidR="00A1675C" w:rsidRDefault="00000000">
      <w:pPr>
        <w:spacing w:before="40" w:after="120"/>
      </w:pPr>
      <w:r>
        <w:rPr>
          <w:rFonts w:eastAsia="Georgia"/>
        </w:rPr>
        <w:t>"Forty-seven."</w:t>
      </w:r>
    </w:p>
    <w:p w14:paraId="00F484D3" w14:textId="77777777" w:rsidR="00A1675C" w:rsidRDefault="00000000">
      <w:pPr>
        <w:ind w:firstLine="432"/>
      </w:pPr>
      <w:r>
        <w:rPr>
          <w:rFonts w:eastAsia="Georgia"/>
        </w:rPr>
        <w:t>Derek slowly looked at the doors.</w:t>
      </w:r>
    </w:p>
    <w:p w14:paraId="3F98332C" w14:textId="77777777" w:rsidR="00A1675C" w:rsidRDefault="00000000">
      <w:pPr>
        <w:spacing w:before="40" w:after="120"/>
      </w:pPr>
      <w:r>
        <w:rPr>
          <w:rFonts w:eastAsia="Georgia"/>
        </w:rPr>
        <w:t>"So the length hasn't changed."</w:t>
      </w:r>
    </w:p>
    <w:p w14:paraId="4CEFF261" w14:textId="77777777" w:rsidR="00A1675C" w:rsidRDefault="00000000">
      <w:pPr>
        <w:spacing w:before="40" w:after="120"/>
      </w:pPr>
      <w:r>
        <w:rPr>
          <w:rFonts w:eastAsia="Georgia"/>
        </w:rPr>
        <w:t>"No."</w:t>
      </w:r>
    </w:p>
    <w:p w14:paraId="2C325EE9" w14:textId="77777777" w:rsidR="00A1675C" w:rsidRDefault="00000000">
      <w:pPr>
        <w:spacing w:before="40" w:after="120"/>
      </w:pPr>
      <w:r>
        <w:rPr>
          <w:rFonts w:eastAsia="Georgia"/>
        </w:rPr>
        <w:t>"The number of doors has."</w:t>
      </w:r>
    </w:p>
    <w:p w14:paraId="236FEB29" w14:textId="77777777" w:rsidR="00A1675C" w:rsidRDefault="00000000">
      <w:pPr>
        <w:spacing w:before="40" w:after="120"/>
      </w:pPr>
      <w:r>
        <w:rPr>
          <w:rFonts w:eastAsia="Georgia"/>
        </w:rPr>
        <w:t>"Yes."</w:t>
      </w:r>
    </w:p>
    <w:p w14:paraId="179D478F" w14:textId="77777777" w:rsidR="00A1675C" w:rsidRDefault="00000000">
      <w:pPr>
        <w:spacing w:before="40" w:after="120"/>
      </w:pPr>
      <w:r>
        <w:rPr>
          <w:rFonts w:eastAsia="Georgia"/>
        </w:rPr>
        <w:t>"The clocks have changed."</w:t>
      </w:r>
    </w:p>
    <w:p w14:paraId="07CEED41" w14:textId="77777777" w:rsidR="00A1675C" w:rsidRDefault="00000000">
      <w:pPr>
        <w:spacing w:before="40" w:after="120"/>
      </w:pPr>
      <w:r>
        <w:rPr>
          <w:rFonts w:eastAsia="Georgia"/>
        </w:rPr>
        <w:t>"Yes."</w:t>
      </w:r>
    </w:p>
    <w:p w14:paraId="287081D9" w14:textId="77777777" w:rsidR="00A1675C" w:rsidRDefault="00000000">
      <w:pPr>
        <w:spacing w:before="40" w:after="120"/>
      </w:pPr>
      <w:r>
        <w:rPr>
          <w:rFonts w:eastAsia="Georgia"/>
        </w:rPr>
        <w:t>"The gravitational gradient has changed."</w:t>
      </w:r>
    </w:p>
    <w:p w14:paraId="7F323440" w14:textId="77777777" w:rsidR="00A1675C" w:rsidRDefault="00000000">
      <w:pPr>
        <w:spacing w:before="40" w:after="120"/>
      </w:pPr>
      <w:r>
        <w:rPr>
          <w:rFonts w:eastAsia="Georgia"/>
        </w:rPr>
        <w:t>"Yes."</w:t>
      </w:r>
    </w:p>
    <w:p w14:paraId="440B73F6" w14:textId="77777777" w:rsidR="00A1675C" w:rsidRDefault="00000000">
      <w:pPr>
        <w:ind w:firstLine="432"/>
      </w:pPr>
      <w:r>
        <w:rPr>
          <w:rFonts w:eastAsia="Georgia"/>
        </w:rPr>
        <w:t>Trevor looked increasingly uncomfortable.</w:t>
      </w:r>
    </w:p>
    <w:p w14:paraId="066C6FD3" w14:textId="77777777" w:rsidR="00A1675C" w:rsidRDefault="00000000">
      <w:pPr>
        <w:spacing w:before="40" w:after="120"/>
      </w:pPr>
      <w:r>
        <w:rPr>
          <w:rFonts w:eastAsia="Georgia"/>
        </w:rPr>
        <w:t>"And you're saying all of this can happen because spacetime is curved?"</w:t>
      </w:r>
    </w:p>
    <w:p w14:paraId="090AA1C3" w14:textId="77777777" w:rsidR="00A1675C" w:rsidRDefault="00000000">
      <w:pPr>
        <w:ind w:firstLine="432"/>
      </w:pPr>
      <w:r>
        <w:rPr>
          <w:rFonts w:eastAsia="Georgia"/>
        </w:rPr>
        <w:t>Derek nodded.</w:t>
      </w:r>
    </w:p>
    <w:p w14:paraId="77EC5A7A" w14:textId="77777777" w:rsidR="00A1675C" w:rsidRDefault="00000000">
      <w:pPr>
        <w:spacing w:before="40" w:after="120"/>
      </w:pPr>
      <w:r>
        <w:rPr>
          <w:rFonts w:eastAsia="Georgia"/>
        </w:rPr>
        <w:t>"That's what General Relativity permits."</w:t>
      </w:r>
    </w:p>
    <w:p w14:paraId="4157F3B4" w14:textId="77777777" w:rsidR="00A1675C" w:rsidRDefault="00000000">
      <w:pPr>
        <w:spacing w:before="40" w:after="120"/>
      </w:pPr>
      <w:r>
        <w:rPr>
          <w:rFonts w:eastAsia="Georgia"/>
        </w:rPr>
        <w:t>"But not arbitrarily."</w:t>
      </w:r>
    </w:p>
    <w:p w14:paraId="662D241E" w14:textId="77777777" w:rsidR="00A1675C" w:rsidRDefault="00000000">
      <w:pPr>
        <w:spacing w:before="40" w:after="120"/>
      </w:pPr>
      <w:r>
        <w:rPr>
          <w:rFonts w:eastAsia="Georgia"/>
        </w:rPr>
        <w:t>"Correct."</w:t>
      </w:r>
    </w:p>
    <w:p w14:paraId="6CCF8A08" w14:textId="77777777" w:rsidR="00A1675C" w:rsidRDefault="00000000">
      <w:pPr>
        <w:spacing w:before="40" w:after="120"/>
      </w:pPr>
      <w:r>
        <w:rPr>
          <w:rFonts w:eastAsia="Georgia"/>
        </w:rPr>
        <w:t>"The geometry has to satisfy Einstein's equations."</w:t>
      </w:r>
    </w:p>
    <w:p w14:paraId="70EF4DC3" w14:textId="77777777" w:rsidR="00A1675C" w:rsidRDefault="00000000">
      <w:pPr>
        <w:spacing w:before="40" w:after="120"/>
      </w:pPr>
      <w:r>
        <w:rPr>
          <w:rFonts w:eastAsia="Georgia"/>
        </w:rPr>
        <w:t>"Yes."</w:t>
      </w:r>
    </w:p>
    <w:p w14:paraId="27873198" w14:textId="77777777" w:rsidR="00A1675C" w:rsidRDefault="00000000">
      <w:pPr>
        <w:spacing w:before="40" w:after="120"/>
      </w:pPr>
      <w:r>
        <w:rPr>
          <w:rFonts w:eastAsia="Georgia"/>
        </w:rPr>
        <w:t>"So this isn't magic."</w:t>
      </w:r>
    </w:p>
    <w:p w14:paraId="08866286" w14:textId="77777777" w:rsidR="00A1675C" w:rsidRDefault="00000000">
      <w:pPr>
        <w:spacing w:before="40" w:after="120"/>
      </w:pPr>
      <w:r>
        <w:rPr>
          <w:rFonts w:eastAsia="Georgia"/>
        </w:rPr>
        <w:t>"No."</w:t>
      </w:r>
    </w:p>
    <w:p w14:paraId="267E5B0A" w14:textId="77777777" w:rsidR="00A1675C" w:rsidRDefault="00000000">
      <w:pPr>
        <w:ind w:firstLine="432"/>
      </w:pPr>
      <w:r>
        <w:rPr>
          <w:rFonts w:eastAsia="Georgia"/>
        </w:rPr>
        <w:t>Trevor carefully looked at the fourteen doors.</w:t>
      </w:r>
    </w:p>
    <w:p w14:paraId="5877567D" w14:textId="77777777" w:rsidR="00A1675C" w:rsidRDefault="00000000">
      <w:pPr>
        <w:spacing w:before="40" w:after="120"/>
      </w:pPr>
      <w:r>
        <w:rPr>
          <w:rFonts w:eastAsia="Georgia"/>
        </w:rPr>
        <w:t>"It looks remarkably like magic."</w:t>
      </w:r>
    </w:p>
    <w:p w14:paraId="753DDAAA" w14:textId="77777777" w:rsidR="00A1675C" w:rsidRDefault="00000000">
      <w:pPr>
        <w:ind w:firstLine="432"/>
      </w:pPr>
      <w:r>
        <w:rPr>
          <w:rFonts w:eastAsia="Georgia"/>
        </w:rPr>
        <w:t>Derek gently smiled.</w:t>
      </w:r>
    </w:p>
    <w:p w14:paraId="60FAA31E" w14:textId="77777777" w:rsidR="00A1675C" w:rsidRDefault="00000000">
      <w:pPr>
        <w:spacing w:before="40" w:after="120"/>
      </w:pPr>
      <w:r>
        <w:rPr>
          <w:rFonts w:eastAsia="Georgia"/>
        </w:rPr>
        <w:t>"That's because you haven't seen enough mathematics."</w:t>
      </w:r>
    </w:p>
    <w:p w14:paraId="0A509D61" w14:textId="6B0973B6" w:rsidR="00A1675C" w:rsidRDefault="003434B6">
      <w:pPr>
        <w:ind w:firstLine="432"/>
      </w:pPr>
      <w:r>
        <w:rPr>
          <w:rFonts w:eastAsia="Georgia"/>
        </w:rPr>
        <w:t>Penny laughed. They continued. At the far end of the corridor was a wall.</w:t>
      </w:r>
    </w:p>
    <w:p w14:paraId="51B23FCB" w14:textId="77777777" w:rsidR="00A1675C" w:rsidRDefault="00000000">
      <w:pPr>
        <w:ind w:firstLine="432"/>
      </w:pPr>
      <w:r>
        <w:rPr>
          <w:rFonts w:eastAsia="Georgia"/>
        </w:rPr>
        <w:t>No door. No sign. Nothing.</w:t>
      </w:r>
    </w:p>
    <w:p w14:paraId="3E46395F" w14:textId="43E11B01" w:rsidR="00A1675C" w:rsidRDefault="00000000">
      <w:pPr>
        <w:ind w:firstLine="432"/>
      </w:pPr>
      <w:r>
        <w:rPr>
          <w:rFonts w:eastAsia="Georgia"/>
        </w:rPr>
        <w:t xml:space="preserve">Derek touched it. Solid. </w:t>
      </w:r>
      <w:r w:rsidR="003434B6">
        <w:rPr>
          <w:rFonts w:eastAsia="Georgia"/>
        </w:rPr>
        <w:t>Penny</w:t>
      </w:r>
      <w:r>
        <w:rPr>
          <w:rFonts w:eastAsia="Georgia"/>
        </w:rPr>
        <w:t xml:space="preserve"> knocked.</w:t>
      </w:r>
    </w:p>
    <w:p w14:paraId="2713B732" w14:textId="77777777" w:rsidR="00A1675C" w:rsidRDefault="00000000">
      <w:pPr>
        <w:ind w:firstLine="432"/>
      </w:pPr>
      <w:r>
        <w:rPr>
          <w:rFonts w:eastAsia="Georgia"/>
        </w:rPr>
        <w:t>Solid. Trevor knocked. Solid.</w:t>
      </w:r>
    </w:p>
    <w:p w14:paraId="3A67D028" w14:textId="77777777" w:rsidR="00A1675C" w:rsidRDefault="00000000">
      <w:pPr>
        <w:ind w:firstLine="432"/>
      </w:pPr>
      <w:r>
        <w:rPr>
          <w:rFonts w:eastAsia="Georgia"/>
        </w:rPr>
        <w:t>Derek stepped back.</w:t>
      </w:r>
    </w:p>
    <w:p w14:paraId="3BA963F3" w14:textId="77777777" w:rsidR="00A1675C" w:rsidRDefault="00000000">
      <w:pPr>
        <w:spacing w:before="40" w:after="120"/>
      </w:pPr>
      <w:r>
        <w:rPr>
          <w:rFonts w:eastAsia="Georgia"/>
        </w:rPr>
        <w:t>"Move."</w:t>
      </w:r>
    </w:p>
    <w:p w14:paraId="6C6C3DD0" w14:textId="77777777" w:rsidR="00A1675C" w:rsidRDefault="00000000">
      <w:pPr>
        <w:ind w:firstLine="432"/>
      </w:pPr>
      <w:r>
        <w:rPr>
          <w:rFonts w:eastAsia="Georgia"/>
        </w:rPr>
        <w:t>Trevor did. Derek took three steps backward. Then ran toward the wall.</w:t>
      </w:r>
    </w:p>
    <w:p w14:paraId="0F8C3AEB" w14:textId="7BD74DF3" w:rsidR="00A1675C" w:rsidRDefault="003434B6">
      <w:pPr>
        <w:spacing w:before="40" w:after="120"/>
      </w:pPr>
      <w:r>
        <w:rPr>
          <w:rFonts w:eastAsia="Georgia"/>
        </w:rPr>
        <w:t>Penny shouted:</w:t>
      </w:r>
    </w:p>
    <w:p w14:paraId="11BD01A5" w14:textId="77777777" w:rsidR="00A1675C" w:rsidRDefault="00000000">
      <w:pPr>
        <w:spacing w:before="40" w:after="120"/>
      </w:pPr>
      <w:r>
        <w:rPr>
          <w:rFonts w:eastAsia="Georgia"/>
        </w:rPr>
        <w:t>"Derek!"</w:t>
      </w:r>
    </w:p>
    <w:p w14:paraId="1AF4DA3B" w14:textId="77777777" w:rsidR="00A1675C" w:rsidRDefault="00000000">
      <w:pPr>
        <w:ind w:firstLine="432"/>
      </w:pPr>
      <w:r>
        <w:rPr>
          <w:rFonts w:eastAsia="Georgia"/>
        </w:rPr>
        <w:t>He hit the wall. Except he didn't. He went through it.</w:t>
      </w:r>
    </w:p>
    <w:p w14:paraId="3E64C141" w14:textId="7609481D" w:rsidR="00A1675C" w:rsidRDefault="003434B6">
      <w:pPr>
        <w:ind w:firstLine="432"/>
      </w:pPr>
      <w:r>
        <w:rPr>
          <w:rFonts w:eastAsia="Georgia"/>
        </w:rPr>
        <w:t>Penny stared intently. Trevor stared. Derek disappeared.</w:t>
      </w:r>
    </w:p>
    <w:p w14:paraId="3A56C0D1" w14:textId="407C6110" w:rsidR="00A1675C" w:rsidRDefault="00000000">
      <w:pPr>
        <w:ind w:firstLine="432"/>
      </w:pPr>
      <w:r>
        <w:rPr>
          <w:rFonts w:eastAsia="Georgia"/>
        </w:rPr>
        <w:t xml:space="preserve">There was silence. Trevor looked at </w:t>
      </w:r>
      <w:r w:rsidR="003434B6">
        <w:rPr>
          <w:rFonts w:eastAsia="Georgia"/>
        </w:rPr>
        <w:t>Penny</w:t>
      </w:r>
      <w:r>
        <w:rPr>
          <w:rFonts w:eastAsia="Georgia"/>
        </w:rPr>
        <w:t>.</w:t>
      </w:r>
    </w:p>
    <w:p w14:paraId="2D2FE27A" w14:textId="77777777" w:rsidR="00A1675C" w:rsidRDefault="00000000">
      <w:pPr>
        <w:spacing w:before="40" w:after="120"/>
      </w:pPr>
      <w:r>
        <w:rPr>
          <w:rFonts w:eastAsia="Georgia"/>
        </w:rPr>
        <w:t>"He's gone."</w:t>
      </w:r>
    </w:p>
    <w:p w14:paraId="21101FEA" w14:textId="07D5FE44" w:rsidR="00A1675C" w:rsidRDefault="003434B6">
      <w:pPr>
        <w:ind w:firstLine="432"/>
      </w:pPr>
      <w:r>
        <w:rPr>
          <w:rFonts w:eastAsia="Georgia"/>
        </w:rPr>
        <w:t>Penny nodded.</w:t>
      </w:r>
    </w:p>
    <w:p w14:paraId="02A51354" w14:textId="77777777" w:rsidR="00A1675C" w:rsidRDefault="00000000">
      <w:pPr>
        <w:spacing w:before="40" w:after="120"/>
      </w:pPr>
      <w:r>
        <w:rPr>
          <w:rFonts w:eastAsia="Georgia"/>
        </w:rPr>
        <w:t>"Yes."</w:t>
      </w:r>
    </w:p>
    <w:p w14:paraId="11E31D4A" w14:textId="77777777" w:rsidR="00A1675C" w:rsidRDefault="00000000">
      <w:pPr>
        <w:spacing w:before="40" w:after="120"/>
      </w:pPr>
      <w:r>
        <w:rPr>
          <w:rFonts w:eastAsia="Georgia"/>
        </w:rPr>
        <w:t>"Should we be worried?"</w:t>
      </w:r>
    </w:p>
    <w:p w14:paraId="50E753F6" w14:textId="77777777" w:rsidR="00A1675C" w:rsidRDefault="00000000">
      <w:pPr>
        <w:spacing w:before="40" w:after="120"/>
      </w:pPr>
      <w:r>
        <w:rPr>
          <w:rFonts w:eastAsia="Georgia"/>
        </w:rPr>
        <w:t>"No."</w:t>
      </w:r>
    </w:p>
    <w:p w14:paraId="558CD810" w14:textId="77777777" w:rsidR="00A1675C" w:rsidRDefault="00000000">
      <w:pPr>
        <w:spacing w:before="40" w:after="120"/>
      </w:pPr>
      <w:r>
        <w:rPr>
          <w:rFonts w:eastAsia="Georgia"/>
        </w:rPr>
        <w:t>"Why not?"</w:t>
      </w:r>
    </w:p>
    <w:p w14:paraId="1749B389" w14:textId="77777777" w:rsidR="00A1675C" w:rsidRDefault="00000000">
      <w:pPr>
        <w:spacing w:before="40" w:after="120"/>
      </w:pPr>
      <w:r>
        <w:rPr>
          <w:rFonts w:eastAsia="Georgia"/>
        </w:rPr>
        <w:t>"His office door was closed."</w:t>
      </w:r>
    </w:p>
    <w:p w14:paraId="01793A75" w14:textId="77777777" w:rsidR="00A1675C" w:rsidRDefault="00000000">
      <w:pPr>
        <w:ind w:firstLine="432"/>
      </w:pPr>
      <w:r>
        <w:rPr>
          <w:rFonts w:eastAsia="Georgia"/>
        </w:rPr>
        <w:t>Trevor nodded.</w:t>
      </w:r>
    </w:p>
    <w:p w14:paraId="22C44A03" w14:textId="77777777" w:rsidR="00A1675C" w:rsidRDefault="00000000">
      <w:pPr>
        <w:spacing w:before="40" w:after="120"/>
      </w:pPr>
      <w:r>
        <w:rPr>
          <w:rFonts w:eastAsia="Georgia"/>
        </w:rPr>
        <w:t>"Ah."</w:t>
      </w:r>
    </w:p>
    <w:p w14:paraId="5F580EB6" w14:textId="77777777" w:rsidR="00A1675C" w:rsidRDefault="00000000">
      <w:pPr>
        <w:ind w:firstLine="432"/>
      </w:pPr>
      <w:r>
        <w:rPr>
          <w:rFonts w:eastAsia="Georgia"/>
        </w:rPr>
        <w:t>A voice came from the other side of the wall.</w:t>
      </w:r>
    </w:p>
    <w:p w14:paraId="5039353E" w14:textId="77777777" w:rsidR="00A1675C" w:rsidRDefault="00000000">
      <w:pPr>
        <w:spacing w:before="40" w:after="120"/>
      </w:pPr>
      <w:r>
        <w:rPr>
          <w:rFonts w:eastAsia="Georgia"/>
        </w:rPr>
        <w:t>"Come through."</w:t>
      </w:r>
    </w:p>
    <w:p w14:paraId="3DBC7ADE" w14:textId="7D70BC42" w:rsidR="00A1675C" w:rsidRDefault="003434B6">
      <w:pPr>
        <w:ind w:firstLine="432"/>
      </w:pPr>
      <w:r>
        <w:rPr>
          <w:rFonts w:eastAsia="Georgia"/>
        </w:rPr>
        <w:t>Penny walked toward the wall. She touched it. Her hand went through.</w:t>
      </w:r>
    </w:p>
    <w:p w14:paraId="02C26D58" w14:textId="77777777" w:rsidR="00A1675C" w:rsidRDefault="00000000">
      <w:pPr>
        <w:ind w:firstLine="432"/>
      </w:pPr>
      <w:r>
        <w:rPr>
          <w:rFonts w:eastAsia="Georgia"/>
        </w:rPr>
        <w:t>She gently smiled.</w:t>
      </w:r>
    </w:p>
    <w:p w14:paraId="77E98283" w14:textId="77777777" w:rsidR="00A1675C" w:rsidRDefault="00000000">
      <w:pPr>
        <w:spacing w:before="40" w:after="120"/>
      </w:pPr>
      <w:r>
        <w:rPr>
          <w:rFonts w:eastAsia="Georgia"/>
        </w:rPr>
        <w:t>"Interesting."</w:t>
      </w:r>
    </w:p>
    <w:p w14:paraId="5440C89D" w14:textId="77777777" w:rsidR="00A1675C" w:rsidRDefault="00000000">
      <w:pPr>
        <w:ind w:firstLine="432"/>
      </w:pPr>
      <w:r>
        <w:rPr>
          <w:rFonts w:eastAsia="Georgia"/>
        </w:rPr>
        <w:t>Trevor slowly looked horrified.</w:t>
      </w:r>
    </w:p>
    <w:p w14:paraId="545D0487" w14:textId="77777777" w:rsidR="00A1675C" w:rsidRDefault="00000000">
      <w:pPr>
        <w:spacing w:before="40" w:after="120"/>
      </w:pPr>
      <w:r>
        <w:rPr>
          <w:rFonts w:eastAsia="Georgia"/>
        </w:rPr>
        <w:t>"I don't think that's a property walls normally have."</w:t>
      </w:r>
    </w:p>
    <w:p w14:paraId="0F83928D" w14:textId="55C2987D" w:rsidR="00A1675C" w:rsidRDefault="003434B6">
      <w:pPr>
        <w:ind w:firstLine="432"/>
      </w:pPr>
      <w:r>
        <w:rPr>
          <w:rFonts w:eastAsia="Georgia"/>
        </w:rPr>
        <w:t>Penny carefully looked at him.</w:t>
      </w:r>
    </w:p>
    <w:p w14:paraId="4599E717" w14:textId="77777777" w:rsidR="00A1675C" w:rsidRDefault="00000000">
      <w:pPr>
        <w:spacing w:before="40" w:after="120"/>
      </w:pPr>
      <w:r>
        <w:rPr>
          <w:rFonts w:eastAsia="Georgia"/>
        </w:rPr>
        <w:t>"Nothing does until it does."</w:t>
      </w:r>
    </w:p>
    <w:p w14:paraId="3C433C37" w14:textId="77777777" w:rsidR="00A1675C" w:rsidRDefault="00000000">
      <w:pPr>
        <w:ind w:firstLine="432"/>
      </w:pPr>
      <w:r>
        <w:rPr>
          <w:rFonts w:eastAsia="Georgia"/>
        </w:rPr>
        <w:t>She walked through.</w:t>
      </w:r>
    </w:p>
    <w:p w14:paraId="7A69E22B" w14:textId="77777777" w:rsidR="00A1675C" w:rsidRDefault="00000000">
      <w:pPr>
        <w:spacing w:before="40" w:after="120"/>
      </w:pPr>
      <w:r>
        <w:rPr>
          <w:rFonts w:eastAsia="Georgia"/>
        </w:rPr>
        <w:t>Trevor sighed.</w:t>
      </w:r>
    </w:p>
    <w:p w14:paraId="4B1683CE" w14:textId="77777777" w:rsidR="00A1675C" w:rsidRDefault="00000000">
      <w:pPr>
        <w:ind w:firstLine="432"/>
      </w:pPr>
      <w:r>
        <w:rPr>
          <w:rFonts w:eastAsia="Georgia"/>
        </w:rPr>
        <w:t>Then followed. On the other side was another strange corridor. Much longer.</w:t>
      </w:r>
    </w:p>
    <w:p w14:paraId="39CB5D2A" w14:textId="77777777" w:rsidR="00A1675C" w:rsidRDefault="00000000">
      <w:pPr>
        <w:ind w:firstLine="432"/>
      </w:pPr>
      <w:r>
        <w:rPr>
          <w:rFonts w:eastAsia="Georgia"/>
        </w:rPr>
        <w:t>Much darker. And, unlike the first strange corridor, it contained no doors at all. At the far end was a station platform.</w:t>
      </w:r>
    </w:p>
    <w:p w14:paraId="49C1DA3E" w14:textId="77777777" w:rsidR="00A1675C" w:rsidRDefault="00000000">
      <w:pPr>
        <w:ind w:firstLine="432"/>
      </w:pPr>
      <w:r>
        <w:rPr>
          <w:rFonts w:eastAsia="Georgia"/>
        </w:rPr>
        <w:t>A sign read:</w:t>
      </w:r>
    </w:p>
    <w:p w14:paraId="2CDE4907" w14:textId="77777777" w:rsidR="00A1675C" w:rsidRDefault="00000000">
      <w:pPr>
        <w:spacing w:before="200" w:after="120"/>
        <w:jc w:val="center"/>
      </w:pPr>
      <w:r>
        <w:rPr>
          <w:rFonts w:eastAsia="Georgia"/>
          <w:b/>
          <w:sz w:val="24"/>
        </w:rPr>
        <w:t>cold PLATFORM 7</w:t>
      </w:r>
    </w:p>
    <w:p w14:paraId="66A4567A" w14:textId="77777777" w:rsidR="00A1675C" w:rsidRDefault="00000000">
      <w:pPr>
        <w:ind w:firstLine="432"/>
      </w:pPr>
      <w:r>
        <w:rPr>
          <w:rFonts w:eastAsia="Georgia"/>
        </w:rPr>
        <w:t>Derek stood beside it. Trevor joined him.</w:t>
      </w:r>
    </w:p>
    <w:p w14:paraId="4996645B" w14:textId="77777777" w:rsidR="00A1675C" w:rsidRDefault="00000000">
      <w:pPr>
        <w:spacing w:before="40" w:after="120"/>
      </w:pPr>
      <w:r>
        <w:rPr>
          <w:rFonts w:eastAsia="Georgia"/>
        </w:rPr>
        <w:t>"Where are we?"</w:t>
      </w:r>
    </w:p>
    <w:p w14:paraId="2994CF53" w14:textId="77777777" w:rsidR="00A1675C" w:rsidRDefault="00000000">
      <w:pPr>
        <w:ind w:firstLine="432"/>
      </w:pPr>
      <w:r>
        <w:rPr>
          <w:rFonts w:eastAsia="Georgia"/>
        </w:rPr>
        <w:t>Derek looked around.</w:t>
      </w:r>
    </w:p>
    <w:p w14:paraId="4CE27BF1" w14:textId="77777777" w:rsidR="00A1675C" w:rsidRDefault="00000000">
      <w:pPr>
        <w:spacing w:before="40" w:after="120"/>
      </w:pPr>
      <w:r>
        <w:rPr>
          <w:rFonts w:eastAsia="Georgia"/>
        </w:rPr>
        <w:t>"Underground."</w:t>
      </w:r>
    </w:p>
    <w:p w14:paraId="27B9AFC2" w14:textId="77777777" w:rsidR="00A1675C" w:rsidRDefault="00000000">
      <w:pPr>
        <w:spacing w:before="40" w:after="120"/>
      </w:pPr>
      <w:r>
        <w:rPr>
          <w:rFonts w:eastAsia="Georgia"/>
        </w:rPr>
        <w:t>"We were already underground."</w:t>
      </w:r>
    </w:p>
    <w:p w14:paraId="19986BD6" w14:textId="77777777" w:rsidR="00A1675C" w:rsidRDefault="00000000">
      <w:pPr>
        <w:spacing w:before="40" w:after="120"/>
      </w:pPr>
      <w:r>
        <w:rPr>
          <w:rFonts w:eastAsia="Georgia"/>
        </w:rPr>
        <w:t>"Yes."</w:t>
      </w:r>
    </w:p>
    <w:p w14:paraId="076DB9BA" w14:textId="77777777" w:rsidR="00A1675C" w:rsidRDefault="00000000">
      <w:pPr>
        <w:spacing w:before="40" w:after="120"/>
      </w:pPr>
      <w:r>
        <w:rPr>
          <w:rFonts w:eastAsia="Georgia"/>
        </w:rPr>
        <w:t>"So?"</w:t>
      </w:r>
    </w:p>
    <w:p w14:paraId="177AC4E7" w14:textId="77777777" w:rsidR="00A1675C" w:rsidRDefault="00000000">
      <w:pPr>
        <w:ind w:firstLine="432"/>
      </w:pPr>
      <w:r>
        <w:rPr>
          <w:rFonts w:eastAsia="Georgia"/>
        </w:rPr>
        <w:t>Derek pointed upward. They could hear rain. Trevor looked confused.</w:t>
      </w:r>
    </w:p>
    <w:p w14:paraId="5BE08B76" w14:textId="77777777" w:rsidR="00A1675C" w:rsidRDefault="00000000">
      <w:pPr>
        <w:spacing w:before="40" w:after="120"/>
      </w:pPr>
      <w:r>
        <w:rPr>
          <w:rFonts w:eastAsia="Georgia"/>
        </w:rPr>
        <w:t>"We're beneath London."</w:t>
      </w:r>
    </w:p>
    <w:p w14:paraId="50531AE3" w14:textId="77777777" w:rsidR="00A1675C" w:rsidRDefault="00000000">
      <w:pPr>
        <w:spacing w:before="40" w:after="120"/>
      </w:pPr>
      <w:r>
        <w:rPr>
          <w:rFonts w:eastAsia="Georgia"/>
        </w:rPr>
        <w:t>"Yes."</w:t>
      </w:r>
    </w:p>
    <w:p w14:paraId="1F3B5B52" w14:textId="77777777" w:rsidR="00A1675C" w:rsidRDefault="00000000">
      <w:pPr>
        <w:spacing w:before="40" w:after="120"/>
      </w:pPr>
      <w:r>
        <w:rPr>
          <w:rFonts w:eastAsia="Georgia"/>
        </w:rPr>
        <w:t>"And it's raining above us."</w:t>
      </w:r>
    </w:p>
    <w:p w14:paraId="432B1EFF" w14:textId="77777777" w:rsidR="00A1675C" w:rsidRDefault="00000000">
      <w:pPr>
        <w:spacing w:before="40" w:after="120"/>
      </w:pPr>
      <w:r>
        <w:rPr>
          <w:rFonts w:eastAsia="Georgia"/>
        </w:rPr>
        <w:t>"Yes."</w:t>
      </w:r>
    </w:p>
    <w:p w14:paraId="6850FE0B" w14:textId="77777777" w:rsidR="00A1675C" w:rsidRDefault="00000000">
      <w:pPr>
        <w:spacing w:before="40" w:after="120"/>
      </w:pPr>
      <w:r>
        <w:rPr>
          <w:rFonts w:eastAsia="Georgia"/>
        </w:rPr>
        <w:t>"How can you hear it?"</w:t>
      </w:r>
    </w:p>
    <w:p w14:paraId="062ECAEF" w14:textId="77777777" w:rsidR="00A1675C" w:rsidRDefault="00000000">
      <w:pPr>
        <w:ind w:firstLine="432"/>
      </w:pPr>
      <w:r>
        <w:rPr>
          <w:rFonts w:eastAsia="Georgia"/>
        </w:rPr>
        <w:t>Derek gently softly smiled.</w:t>
      </w:r>
    </w:p>
    <w:p w14:paraId="4C2BEB9F" w14:textId="77777777" w:rsidR="00A1675C" w:rsidRDefault="00000000">
      <w:pPr>
        <w:spacing w:before="40" w:after="120"/>
      </w:pPr>
      <w:r>
        <w:rPr>
          <w:rFonts w:eastAsia="Georgia"/>
        </w:rPr>
        <w:t>"Good question."</w:t>
      </w:r>
    </w:p>
    <w:p w14:paraId="4BFB0076" w14:textId="10F35C4B" w:rsidR="00A1675C" w:rsidRDefault="003434B6">
      <w:pPr>
        <w:ind w:firstLine="432"/>
      </w:pPr>
      <w:r>
        <w:rPr>
          <w:rFonts w:eastAsia="Georgia"/>
        </w:rPr>
        <w:t>Penny looked at the floor. Water was running along the edge of the platform. She crouched.</w:t>
      </w:r>
    </w:p>
    <w:p w14:paraId="774D9691" w14:textId="77777777" w:rsidR="00A1675C" w:rsidRDefault="00000000">
      <w:pPr>
        <w:spacing w:before="40" w:after="120"/>
      </w:pPr>
      <w:r>
        <w:rPr>
          <w:rFonts w:eastAsia="Georgia"/>
        </w:rPr>
        <w:t>"It isn't just rain."</w:t>
      </w:r>
    </w:p>
    <w:p w14:paraId="7696217F" w14:textId="77777777" w:rsidR="00A1675C" w:rsidRDefault="00000000">
      <w:pPr>
        <w:ind w:firstLine="432"/>
      </w:pPr>
      <w:r>
        <w:rPr>
          <w:rFonts w:eastAsia="Georgia"/>
        </w:rPr>
        <w:t>Derek joined her.</w:t>
      </w:r>
    </w:p>
    <w:p w14:paraId="789009D5" w14:textId="77777777" w:rsidR="00A1675C" w:rsidRDefault="00000000">
      <w:pPr>
        <w:spacing w:before="40" w:after="120"/>
      </w:pPr>
      <w:r>
        <w:rPr>
          <w:rFonts w:eastAsia="Georgia"/>
        </w:rPr>
        <w:t>"What?"</w:t>
      </w:r>
    </w:p>
    <w:p w14:paraId="48D62498" w14:textId="77777777" w:rsidR="00A1675C" w:rsidRDefault="00000000">
      <w:pPr>
        <w:spacing w:before="40" w:after="120"/>
      </w:pPr>
      <w:r>
        <w:rPr>
          <w:rFonts w:eastAsia="Georgia"/>
        </w:rPr>
        <w:t>"The water."</w:t>
      </w:r>
    </w:p>
    <w:p w14:paraId="5A46AA91" w14:textId="77777777" w:rsidR="00A1675C" w:rsidRDefault="00000000">
      <w:pPr>
        <w:ind w:firstLine="432"/>
      </w:pPr>
      <w:r>
        <w:rPr>
          <w:rFonts w:eastAsia="Georgia"/>
        </w:rPr>
        <w:t>She pointed. It was flowing toward the drain. Then it stopped.</w:t>
      </w:r>
    </w:p>
    <w:p w14:paraId="640A643A" w14:textId="77777777" w:rsidR="00A1675C" w:rsidRDefault="00000000">
      <w:pPr>
        <w:ind w:firstLine="432"/>
      </w:pPr>
      <w:r>
        <w:rPr>
          <w:rFonts w:eastAsia="Georgia"/>
        </w:rPr>
        <w:t>Completely. Not slowed. Stopped.</w:t>
      </w:r>
    </w:p>
    <w:p w14:paraId="7DB3DFF4" w14:textId="77777777" w:rsidR="00A1675C" w:rsidRDefault="00000000">
      <w:pPr>
        <w:ind w:firstLine="432"/>
      </w:pPr>
      <w:r>
        <w:rPr>
          <w:rFonts w:eastAsia="Georgia"/>
        </w:rPr>
        <w:t>A drop hung at the edge of the drain. Trevor crouched.</w:t>
      </w:r>
    </w:p>
    <w:p w14:paraId="78A3A081" w14:textId="77777777" w:rsidR="00A1675C" w:rsidRDefault="00000000">
      <w:pPr>
        <w:spacing w:before="40" w:after="120"/>
      </w:pPr>
      <w:r>
        <w:rPr>
          <w:rFonts w:eastAsia="Georgia"/>
        </w:rPr>
        <w:t>"Is that normal?"</w:t>
      </w:r>
    </w:p>
    <w:p w14:paraId="38516149" w14:textId="77777777" w:rsidR="00A1675C" w:rsidRDefault="00000000">
      <w:pPr>
        <w:spacing w:before="40" w:after="120"/>
      </w:pPr>
      <w:r>
        <w:rPr>
          <w:rFonts w:eastAsia="Georgia"/>
        </w:rPr>
        <w:t>"No," Derek responded.</w:t>
      </w:r>
    </w:p>
    <w:p w14:paraId="250E0111" w14:textId="77777777" w:rsidR="00A1675C" w:rsidRDefault="00000000">
      <w:pPr>
        <w:ind w:firstLine="432"/>
      </w:pPr>
      <w:r>
        <w:rPr>
          <w:rFonts w:eastAsia="Georgia"/>
        </w:rPr>
        <w:t>The drop moved backward. Then forward. Then sideways.</w:t>
      </w:r>
    </w:p>
    <w:p w14:paraId="254BB0F6" w14:textId="77777777" w:rsidR="00A1675C" w:rsidRDefault="00000000">
      <w:pPr>
        <w:ind w:firstLine="432"/>
      </w:pPr>
      <w:r>
        <w:rPr>
          <w:rFonts w:eastAsia="Georgia"/>
        </w:rPr>
        <w:t>Then fell into the drain. Trevor stared.</w:t>
      </w:r>
    </w:p>
    <w:p w14:paraId="63D0814A" w14:textId="77777777" w:rsidR="00A1675C" w:rsidRDefault="00000000">
      <w:pPr>
        <w:spacing w:before="40" w:after="120"/>
      </w:pPr>
      <w:r>
        <w:rPr>
          <w:rFonts w:eastAsia="Georgia"/>
        </w:rPr>
        <w:t>"Right."</w:t>
      </w:r>
    </w:p>
    <w:p w14:paraId="50FCEF5D" w14:textId="77777777" w:rsidR="00A1675C" w:rsidRDefault="00000000">
      <w:pPr>
        <w:ind w:firstLine="432"/>
      </w:pPr>
      <w:r>
        <w:rPr>
          <w:rFonts w:eastAsia="Georgia"/>
        </w:rPr>
        <w:t>Derek stood.</w:t>
      </w:r>
    </w:p>
    <w:p w14:paraId="1277A9D1" w14:textId="77777777" w:rsidR="00A1675C" w:rsidRDefault="00000000">
      <w:pPr>
        <w:spacing w:before="40" w:after="120"/>
      </w:pPr>
      <w:r>
        <w:rPr>
          <w:rFonts w:eastAsia="Georgia"/>
        </w:rPr>
        <w:t>"The local geometry is doing something strange."</w:t>
      </w:r>
    </w:p>
    <w:p w14:paraId="13BA610A" w14:textId="1CEA68DC" w:rsidR="00A1675C" w:rsidRDefault="003434B6">
      <w:pPr>
        <w:ind w:firstLine="432"/>
      </w:pPr>
      <w:r>
        <w:rPr>
          <w:rFonts w:eastAsia="Georgia"/>
        </w:rPr>
        <w:t>Penny carefully looked at him.</w:t>
      </w:r>
    </w:p>
    <w:p w14:paraId="70297341" w14:textId="77777777" w:rsidR="00A1675C" w:rsidRDefault="00000000">
      <w:pPr>
        <w:spacing w:before="40" w:after="120"/>
      </w:pPr>
      <w:r>
        <w:rPr>
          <w:rFonts w:eastAsia="Georgia"/>
        </w:rPr>
        <w:t>"Can we distinguish that from a coordinate effect?"</w:t>
      </w:r>
    </w:p>
    <w:p w14:paraId="01376E6B" w14:textId="77777777" w:rsidR="00A1675C" w:rsidRDefault="00000000">
      <w:pPr>
        <w:spacing w:before="40" w:after="120"/>
      </w:pPr>
      <w:r>
        <w:rPr>
          <w:rFonts w:eastAsia="Georgia"/>
        </w:rPr>
        <w:t>"Not yet."</w:t>
      </w:r>
    </w:p>
    <w:p w14:paraId="46939E44" w14:textId="77777777" w:rsidR="00A1675C" w:rsidRDefault="00000000">
      <w:pPr>
        <w:spacing w:before="40" w:after="120"/>
      </w:pPr>
      <w:r>
        <w:rPr>
          <w:rFonts w:eastAsia="Georgia"/>
        </w:rPr>
        <w:t>"How?"</w:t>
      </w:r>
    </w:p>
    <w:p w14:paraId="282B74AB" w14:textId="77777777" w:rsidR="00A1675C" w:rsidRDefault="00000000">
      <w:pPr>
        <w:spacing w:before="40" w:after="120"/>
      </w:pPr>
      <w:r>
        <w:rPr>
          <w:rFonts w:eastAsia="Georgia"/>
        </w:rPr>
        <w:t>"Find something invariant."</w:t>
      </w:r>
    </w:p>
    <w:p w14:paraId="26277A85" w14:textId="77777777" w:rsidR="00A1675C" w:rsidRDefault="00000000">
      <w:pPr>
        <w:ind w:firstLine="432"/>
      </w:pPr>
      <w:r>
        <w:rPr>
          <w:rFonts w:eastAsia="Georgia"/>
        </w:rPr>
        <w:t>Trevor slowly looked around.</w:t>
      </w:r>
    </w:p>
    <w:p w14:paraId="53941536" w14:textId="77777777" w:rsidR="00A1675C" w:rsidRDefault="00000000">
      <w:pPr>
        <w:spacing w:before="40" w:after="120"/>
      </w:pPr>
      <w:r>
        <w:rPr>
          <w:rFonts w:eastAsia="Georgia"/>
        </w:rPr>
        <w:t>"The cucumber."</w:t>
      </w:r>
    </w:p>
    <w:p w14:paraId="72FE8ABC" w14:textId="77777777" w:rsidR="00A1675C" w:rsidRDefault="00000000">
      <w:pPr>
        <w:ind w:firstLine="432"/>
      </w:pPr>
      <w:r>
        <w:rPr>
          <w:rFonts w:eastAsia="Georgia"/>
        </w:rPr>
        <w:t>They all sharply stared at him. He shrugged.</w:t>
      </w:r>
    </w:p>
    <w:p w14:paraId="2A1D517F" w14:textId="77777777" w:rsidR="00A1675C" w:rsidRDefault="00000000">
      <w:pPr>
        <w:spacing w:before="40" w:after="120"/>
      </w:pPr>
      <w:r>
        <w:rPr>
          <w:rFonts w:eastAsia="Georgia"/>
        </w:rPr>
        <w:t>"You've used it before."</w:t>
      </w:r>
    </w:p>
    <w:p w14:paraId="41CC5113" w14:textId="1C730708" w:rsidR="00A1675C" w:rsidRDefault="003434B6">
      <w:pPr>
        <w:ind w:firstLine="432"/>
      </w:pPr>
      <w:r>
        <w:rPr>
          <w:rFonts w:eastAsia="Georgia"/>
        </w:rPr>
        <w:t>Penny softly smiled.</w:t>
      </w:r>
    </w:p>
    <w:p w14:paraId="564F1ADF" w14:textId="77777777" w:rsidR="00A1675C" w:rsidRDefault="00000000">
      <w:pPr>
        <w:spacing w:before="40" w:after="120"/>
      </w:pPr>
      <w:r>
        <w:rPr>
          <w:rFonts w:eastAsia="Georgia"/>
        </w:rPr>
        <w:t>"Good thinking."</w:t>
      </w:r>
    </w:p>
    <w:p w14:paraId="33C6B61A" w14:textId="77777777" w:rsidR="00A1675C" w:rsidRDefault="00000000">
      <w:pPr>
        <w:ind w:firstLine="432"/>
      </w:pPr>
      <w:r>
        <w:rPr>
          <w:rFonts w:eastAsia="Georgia"/>
        </w:rPr>
        <w:t>She took the cucumber from her bag. Derek stared.</w:t>
      </w:r>
    </w:p>
    <w:p w14:paraId="6944DC29" w14:textId="77777777" w:rsidR="00A1675C" w:rsidRDefault="00000000">
      <w:pPr>
        <w:spacing w:before="40" w:after="120"/>
      </w:pPr>
      <w:r>
        <w:rPr>
          <w:rFonts w:eastAsia="Georgia"/>
        </w:rPr>
        <w:t>"You brought it?"</w:t>
      </w:r>
    </w:p>
    <w:p w14:paraId="11BEED22" w14:textId="77777777" w:rsidR="00A1675C" w:rsidRDefault="00000000">
      <w:pPr>
        <w:spacing w:before="40" w:after="120"/>
      </w:pPr>
      <w:r>
        <w:rPr>
          <w:rFonts w:eastAsia="Georgia"/>
        </w:rPr>
        <w:t>"Obviously."</w:t>
      </w:r>
    </w:p>
    <w:p w14:paraId="649BFBD4" w14:textId="77777777" w:rsidR="00A1675C" w:rsidRDefault="00000000">
      <w:pPr>
        <w:spacing w:before="40" w:after="120"/>
      </w:pPr>
      <w:r>
        <w:rPr>
          <w:rFonts w:eastAsia="Georgia"/>
        </w:rPr>
        <w:t>"Why?"</w:t>
      </w:r>
    </w:p>
    <w:p w14:paraId="4F18E2FC" w14:textId="77777777" w:rsidR="00A1675C" w:rsidRDefault="00000000">
      <w:pPr>
        <w:spacing w:before="40" w:after="120"/>
      </w:pPr>
      <w:r>
        <w:rPr>
          <w:rFonts w:eastAsia="Georgia"/>
        </w:rPr>
        <w:t>"You never know."</w:t>
      </w:r>
    </w:p>
    <w:p w14:paraId="08C8B7C4" w14:textId="77777777" w:rsidR="00A1675C" w:rsidRDefault="00000000">
      <w:pPr>
        <w:ind w:firstLine="432"/>
      </w:pPr>
      <w:r>
        <w:rPr>
          <w:rFonts w:eastAsia="Georgia"/>
        </w:rPr>
        <w:t>Trevor nodded.</w:t>
      </w:r>
    </w:p>
    <w:p w14:paraId="173E81FE" w14:textId="77777777" w:rsidR="00A1675C" w:rsidRDefault="00000000">
      <w:pPr>
        <w:spacing w:before="40" w:after="120"/>
      </w:pPr>
      <w:r>
        <w:rPr>
          <w:rFonts w:eastAsia="Georgia"/>
        </w:rPr>
        <w:t>"Well, that's settled."</w:t>
      </w:r>
    </w:p>
    <w:p w14:paraId="540DB20F" w14:textId="77777777" w:rsidR="00A1675C" w:rsidRDefault="00000000">
      <w:pPr>
        <w:ind w:firstLine="432"/>
      </w:pPr>
      <w:r>
        <w:rPr>
          <w:rFonts w:eastAsia="Georgia"/>
        </w:rPr>
        <w:t>They placed the ordinary cucumber on the platform. Derek measured its length. Exactly thirty-one centimetres.</w:t>
      </w:r>
    </w:p>
    <w:p w14:paraId="2C74B98D" w14:textId="7D095447" w:rsidR="00A1675C" w:rsidRDefault="003434B6">
      <w:pPr>
        <w:ind w:firstLine="432"/>
      </w:pPr>
      <w:r>
        <w:rPr>
          <w:rFonts w:eastAsia="Georgia"/>
        </w:rPr>
        <w:t>Penny measured it. Exactly thirty-one centimetres. Trevor measured it.</w:t>
      </w:r>
    </w:p>
    <w:p w14:paraId="14FF105F" w14:textId="77777777" w:rsidR="00A1675C" w:rsidRDefault="00000000">
      <w:pPr>
        <w:ind w:firstLine="432"/>
      </w:pPr>
      <w:r>
        <w:rPr>
          <w:rFonts w:eastAsia="Georgia"/>
        </w:rPr>
        <w:t>Thirty-one centimetres. Derek nodded.</w:t>
      </w:r>
    </w:p>
    <w:p w14:paraId="1823BE31" w14:textId="77777777" w:rsidR="00A1675C" w:rsidRDefault="00000000">
      <w:pPr>
        <w:spacing w:before="40" w:after="120"/>
      </w:pPr>
      <w:r>
        <w:rPr>
          <w:rFonts w:eastAsia="Georgia"/>
        </w:rPr>
        <w:t>"Stationary."</w:t>
      </w:r>
    </w:p>
    <w:p w14:paraId="2E4421B0" w14:textId="77777777" w:rsidR="00A1675C" w:rsidRDefault="00000000">
      <w:pPr>
        <w:spacing w:before="40" w:after="120"/>
      </w:pPr>
      <w:r>
        <w:rPr>
          <w:rFonts w:eastAsia="Georgia"/>
        </w:rPr>
        <w:t>"Yes."</w:t>
      </w:r>
    </w:p>
    <w:p w14:paraId="06CD2625" w14:textId="77777777" w:rsidR="00A1675C" w:rsidRDefault="00000000">
      <w:pPr>
        <w:spacing w:before="40" w:after="120"/>
      </w:pPr>
      <w:r>
        <w:rPr>
          <w:rFonts w:eastAsia="Georgia"/>
        </w:rPr>
        <w:t>"Now let's move it."</w:t>
      </w:r>
    </w:p>
    <w:p w14:paraId="073D1EAE" w14:textId="2CD9FB6C" w:rsidR="00A1675C" w:rsidRDefault="00000000">
      <w:pPr>
        <w:ind w:firstLine="432"/>
      </w:pPr>
      <w:r>
        <w:rPr>
          <w:rFonts w:eastAsia="Georgia"/>
        </w:rPr>
        <w:t xml:space="preserve">He placed it on a small wheeled platform. They pushed it along the track. </w:t>
      </w:r>
      <w:r w:rsidR="003434B6">
        <w:rPr>
          <w:rFonts w:eastAsia="Georgia"/>
        </w:rPr>
        <w:t>Penny</w:t>
      </w:r>
      <w:r>
        <w:rPr>
          <w:rFonts w:eastAsia="Georgia"/>
        </w:rPr>
        <w:t xml:space="preserve"> measured again.</w:t>
      </w:r>
    </w:p>
    <w:p w14:paraId="4ECEA664" w14:textId="77777777" w:rsidR="00A1675C" w:rsidRDefault="00000000">
      <w:pPr>
        <w:ind w:firstLine="432"/>
      </w:pPr>
      <w:r>
        <w:rPr>
          <w:rFonts w:eastAsia="Georgia"/>
        </w:rPr>
        <w:t>Thirty centimetres. Trevor frowned.</w:t>
      </w:r>
    </w:p>
    <w:p w14:paraId="68D23878" w14:textId="77777777" w:rsidR="00A1675C" w:rsidRDefault="00000000">
      <w:pPr>
        <w:spacing w:before="40" w:after="120"/>
      </w:pPr>
      <w:r>
        <w:rPr>
          <w:rFonts w:eastAsia="Georgia"/>
        </w:rPr>
        <w:t>"Length contraction."</w:t>
      </w:r>
    </w:p>
    <w:p w14:paraId="63CD543E" w14:textId="77777777" w:rsidR="00A1675C" w:rsidRDefault="00000000">
      <w:pPr>
        <w:spacing w:before="40" w:after="120"/>
      </w:pPr>
      <w:r>
        <w:rPr>
          <w:rFonts w:eastAsia="Georgia"/>
        </w:rPr>
        <w:t>"Exactly."</w:t>
      </w:r>
    </w:p>
    <w:p w14:paraId="5725CA01" w14:textId="77777777" w:rsidR="00A1675C" w:rsidRDefault="00000000">
      <w:pPr>
        <w:spacing w:before="40" w:after="120"/>
      </w:pPr>
      <w:r>
        <w:rPr>
          <w:rFonts w:eastAsia="Georgia"/>
        </w:rPr>
        <w:t>"Special Relativity."</w:t>
      </w:r>
    </w:p>
    <w:p w14:paraId="5FC36F63" w14:textId="77777777" w:rsidR="00A1675C" w:rsidRDefault="00000000">
      <w:pPr>
        <w:spacing w:before="40" w:after="120"/>
      </w:pPr>
      <w:r>
        <w:rPr>
          <w:rFonts w:eastAsia="Georgia"/>
        </w:rPr>
        <w:t>"Yes."</w:t>
      </w:r>
    </w:p>
    <w:p w14:paraId="67951FCD" w14:textId="77777777" w:rsidR="00A1675C" w:rsidRDefault="00000000">
      <w:pPr>
        <w:ind w:firstLine="432"/>
      </w:pPr>
      <w:r>
        <w:rPr>
          <w:rFonts w:eastAsia="Georgia"/>
        </w:rPr>
        <w:t>Derek pushed it faster. Twenty-eight centimetres. Trevor smiled.</w:t>
      </w:r>
    </w:p>
    <w:p w14:paraId="5EF1D875" w14:textId="77777777" w:rsidR="00A1675C" w:rsidRDefault="00000000">
      <w:pPr>
        <w:spacing w:before="40" w:after="120"/>
      </w:pPr>
      <w:r>
        <w:rPr>
          <w:rFonts w:eastAsia="Georgia"/>
        </w:rPr>
        <w:t>"Still Special Relativity."</w:t>
      </w:r>
    </w:p>
    <w:p w14:paraId="7F09EA4D" w14:textId="77777777" w:rsidR="00A1675C" w:rsidRDefault="00000000">
      <w:pPr>
        <w:spacing w:before="40" w:after="120"/>
      </w:pPr>
      <w:r>
        <w:rPr>
          <w:rFonts w:eastAsia="Georgia"/>
        </w:rPr>
        <w:t>"Yes."</w:t>
      </w:r>
    </w:p>
    <w:p w14:paraId="3A6E7818" w14:textId="77777777" w:rsidR="00A1675C" w:rsidRDefault="00000000">
      <w:pPr>
        <w:ind w:firstLine="432"/>
      </w:pPr>
      <w:r>
        <w:rPr>
          <w:rFonts w:eastAsia="Georgia"/>
        </w:rPr>
        <w:t>Then they stopped. The cucumber returned to thirty-one centimetres. Perfectly ordinary.</w:t>
      </w:r>
    </w:p>
    <w:p w14:paraId="3B020EC1" w14:textId="2BC940B5" w:rsidR="00A1675C" w:rsidRDefault="003434B6">
      <w:pPr>
        <w:ind w:firstLine="432"/>
      </w:pPr>
      <w:r>
        <w:rPr>
          <w:rFonts w:eastAsia="Georgia"/>
        </w:rPr>
        <w:t>Penny gently smiled.</w:t>
      </w:r>
    </w:p>
    <w:p w14:paraId="58FCDA61" w14:textId="77777777" w:rsidR="00A1675C" w:rsidRDefault="00000000">
      <w:pPr>
        <w:spacing w:before="40" w:after="120"/>
      </w:pPr>
      <w:r>
        <w:rPr>
          <w:rFonts w:eastAsia="Georgia"/>
        </w:rPr>
        <w:t>"Good."</w:t>
      </w:r>
    </w:p>
    <w:p w14:paraId="77529406" w14:textId="77777777" w:rsidR="00A1675C" w:rsidRDefault="00000000">
      <w:pPr>
        <w:ind w:firstLine="432"/>
      </w:pPr>
      <w:r>
        <w:rPr>
          <w:rFonts w:eastAsia="Georgia"/>
        </w:rPr>
        <w:t>Derek nodded.</w:t>
      </w:r>
    </w:p>
    <w:p w14:paraId="3605B3C0" w14:textId="77777777" w:rsidR="00A1675C" w:rsidRDefault="00000000">
      <w:pPr>
        <w:spacing w:before="40" w:after="120"/>
      </w:pPr>
      <w:r>
        <w:rPr>
          <w:rFonts w:eastAsia="Georgia"/>
        </w:rPr>
        <w:t>"Now we know the cucumber works."</w:t>
      </w:r>
    </w:p>
    <w:p w14:paraId="13CD931C" w14:textId="77777777" w:rsidR="00A1675C" w:rsidRDefault="00000000">
      <w:pPr>
        <w:ind w:firstLine="432"/>
      </w:pPr>
      <w:r>
        <w:rPr>
          <w:rFonts w:eastAsia="Georgia"/>
        </w:rPr>
        <w:t>Trevor stared intently at him.</w:t>
      </w:r>
    </w:p>
    <w:p w14:paraId="50916227" w14:textId="77777777" w:rsidR="00A1675C" w:rsidRDefault="00000000">
      <w:pPr>
        <w:spacing w:before="40" w:after="120"/>
      </w:pPr>
      <w:r>
        <w:rPr>
          <w:rFonts w:eastAsia="Georgia"/>
        </w:rPr>
        <w:t>"What does that mean?"</w:t>
      </w:r>
    </w:p>
    <w:p w14:paraId="746F48DB" w14:textId="77777777" w:rsidR="00A1675C" w:rsidRDefault="00000000">
      <w:pPr>
        <w:spacing w:before="40" w:after="120"/>
      </w:pPr>
      <w:r>
        <w:rPr>
          <w:rFonts w:eastAsia="Georgia"/>
        </w:rPr>
        <w:t>"It obeys relativity."</w:t>
      </w:r>
    </w:p>
    <w:p w14:paraId="6C4AFFD4" w14:textId="77777777" w:rsidR="00A1675C" w:rsidRDefault="00000000">
      <w:pPr>
        <w:spacing w:before="40" w:after="120"/>
      </w:pPr>
      <w:r>
        <w:rPr>
          <w:rFonts w:eastAsia="Georgia"/>
        </w:rPr>
        <w:t>"Of course it does."</w:t>
      </w:r>
    </w:p>
    <w:p w14:paraId="1445550A" w14:textId="77777777" w:rsidR="00A1675C" w:rsidRDefault="00000000">
      <w:pPr>
        <w:ind w:firstLine="432"/>
      </w:pPr>
      <w:r>
        <w:rPr>
          <w:rFonts w:eastAsia="Georgia"/>
        </w:rPr>
        <w:t>Derek carefully looked at the empty strange station.</w:t>
      </w:r>
    </w:p>
    <w:p w14:paraId="42DC1F33" w14:textId="77777777" w:rsidR="00A1675C" w:rsidRDefault="00000000">
      <w:pPr>
        <w:spacing w:before="40" w:after="120"/>
      </w:pPr>
      <w:r>
        <w:rPr>
          <w:rFonts w:eastAsia="Georgia"/>
        </w:rPr>
        <w:t>"Now we need to find out whether the geometry itself is changing."</w:t>
      </w:r>
    </w:p>
    <w:p w14:paraId="11A5B4B5" w14:textId="77777777" w:rsidR="00A1675C" w:rsidRDefault="00000000">
      <w:pPr>
        <w:ind w:firstLine="432"/>
      </w:pPr>
      <w:r>
        <w:rPr>
          <w:rFonts w:eastAsia="Georgia"/>
        </w:rPr>
        <w:t>He placed the cucumber at one end of the platform. Then another. Then another.</w:t>
      </w:r>
    </w:p>
    <w:p w14:paraId="1D123AAE" w14:textId="77777777" w:rsidR="00A1675C" w:rsidRDefault="00000000">
      <w:pPr>
        <w:ind w:firstLine="432"/>
      </w:pPr>
      <w:r>
        <w:rPr>
          <w:rFonts w:eastAsia="Georgia"/>
        </w:rPr>
        <w:t>The measured lengths changed slightly depending upon position. Trevor sharply stared at the readings.</w:t>
      </w:r>
    </w:p>
    <w:p w14:paraId="5F61DE28" w14:textId="77777777" w:rsidR="00A1675C" w:rsidRDefault="00000000">
      <w:pPr>
        <w:spacing w:before="40" w:after="120"/>
      </w:pPr>
      <w:r>
        <w:rPr>
          <w:rFonts w:eastAsia="Georgia"/>
        </w:rPr>
        <w:t>"That's not length contraction."</w:t>
      </w:r>
    </w:p>
    <w:p w14:paraId="4894802B" w14:textId="77777777" w:rsidR="00A1675C" w:rsidRDefault="00000000">
      <w:pPr>
        <w:spacing w:before="40" w:after="120"/>
      </w:pPr>
      <w:r>
        <w:rPr>
          <w:rFonts w:eastAsia="Georgia"/>
        </w:rPr>
        <w:t>"No."</w:t>
      </w:r>
    </w:p>
    <w:p w14:paraId="0405D115" w14:textId="77777777" w:rsidR="00A1675C" w:rsidRDefault="00000000">
      <w:pPr>
        <w:spacing w:before="40" w:after="120"/>
      </w:pPr>
      <w:r>
        <w:rPr>
          <w:rFonts w:eastAsia="Georgia"/>
        </w:rPr>
        <w:t>"Because the cucumber isn't moving."</w:t>
      </w:r>
    </w:p>
    <w:p w14:paraId="6E32D5D6" w14:textId="77777777" w:rsidR="00A1675C" w:rsidRDefault="00000000">
      <w:pPr>
        <w:spacing w:before="40" w:after="120"/>
      </w:pPr>
      <w:r>
        <w:rPr>
          <w:rFonts w:eastAsia="Georgia"/>
        </w:rPr>
        <w:t>"Correct."</w:t>
      </w:r>
    </w:p>
    <w:p w14:paraId="2F427053" w14:textId="77777777" w:rsidR="00A1675C" w:rsidRDefault="00000000">
      <w:pPr>
        <w:spacing w:before="40" w:after="120"/>
      </w:pPr>
      <w:r>
        <w:rPr>
          <w:rFonts w:eastAsia="Georgia"/>
        </w:rPr>
        <w:t>"So the spatial geometry is changing."</w:t>
      </w:r>
    </w:p>
    <w:p w14:paraId="22DBE41D" w14:textId="77777777" w:rsidR="00A1675C" w:rsidRDefault="00000000">
      <w:pPr>
        <w:spacing w:before="40" w:after="120"/>
      </w:pPr>
      <w:r>
        <w:rPr>
          <w:rFonts w:eastAsia="Georgia"/>
        </w:rPr>
        <w:t>"Yes."</w:t>
      </w:r>
    </w:p>
    <w:p w14:paraId="68CAFCB5" w14:textId="1CFC2CBB" w:rsidR="00A1675C" w:rsidRDefault="003434B6">
      <w:pPr>
        <w:ind w:firstLine="432"/>
      </w:pPr>
      <w:r>
        <w:rPr>
          <w:rFonts w:eastAsia="Georgia"/>
        </w:rPr>
        <w:t>Penny looked at the track.</w:t>
      </w:r>
    </w:p>
    <w:p w14:paraId="4E4D933B" w14:textId="77777777" w:rsidR="00A1675C" w:rsidRDefault="00000000">
      <w:pPr>
        <w:spacing w:before="40" w:after="120"/>
      </w:pPr>
      <w:r>
        <w:rPr>
          <w:rFonts w:eastAsia="Georgia"/>
        </w:rPr>
        <w:t>"Could the gravitational field be responsible?"</w:t>
      </w:r>
    </w:p>
    <w:p w14:paraId="1116125B" w14:textId="77777777" w:rsidR="00A1675C" w:rsidRDefault="00000000">
      <w:pPr>
        <w:spacing w:before="40" w:after="120"/>
      </w:pPr>
      <w:r>
        <w:rPr>
          <w:rFonts w:eastAsia="Georgia"/>
        </w:rPr>
        <w:t>"Possibly."</w:t>
      </w:r>
    </w:p>
    <w:p w14:paraId="16CAF152" w14:textId="77777777" w:rsidR="00A1675C" w:rsidRDefault="00000000">
      <w:pPr>
        <w:spacing w:before="40" w:after="120"/>
      </w:pPr>
      <w:r>
        <w:rPr>
          <w:rFonts w:eastAsia="Georgia"/>
        </w:rPr>
        <w:t>"The tidal field?"</w:t>
      </w:r>
    </w:p>
    <w:p w14:paraId="02989C7A" w14:textId="77777777" w:rsidR="00A1675C" w:rsidRDefault="00000000">
      <w:pPr>
        <w:spacing w:before="40" w:after="120"/>
      </w:pPr>
      <w:r>
        <w:rPr>
          <w:rFonts w:eastAsia="Georgia"/>
        </w:rPr>
        <w:t>"More likely."</w:t>
      </w:r>
    </w:p>
    <w:p w14:paraId="33B7A4F3" w14:textId="77777777" w:rsidR="00A1675C" w:rsidRDefault="00000000">
      <w:pPr>
        <w:ind w:firstLine="432"/>
      </w:pPr>
      <w:r>
        <w:rPr>
          <w:rFonts w:eastAsia="Georgia"/>
        </w:rPr>
        <w:t>Trevor carefully looked around.</w:t>
      </w:r>
    </w:p>
    <w:p w14:paraId="273FD3B3" w14:textId="77777777" w:rsidR="00A1675C" w:rsidRDefault="00000000">
      <w:pPr>
        <w:spacing w:before="40" w:after="120"/>
      </w:pPr>
      <w:r>
        <w:rPr>
          <w:rFonts w:eastAsia="Georgia"/>
        </w:rPr>
        <w:t>"How much curvature would we need?"</w:t>
      </w:r>
    </w:p>
    <w:p w14:paraId="56A94734" w14:textId="77777777" w:rsidR="00A1675C" w:rsidRDefault="00000000">
      <w:pPr>
        <w:ind w:firstLine="432"/>
      </w:pPr>
      <w:r>
        <w:rPr>
          <w:rFonts w:eastAsia="Georgia"/>
        </w:rPr>
        <w:t>Derek gently smiled.</w:t>
      </w:r>
    </w:p>
    <w:p w14:paraId="371D732D" w14:textId="77777777" w:rsidR="00A1675C" w:rsidRDefault="00000000">
      <w:pPr>
        <w:spacing w:before="40" w:after="120"/>
      </w:pPr>
      <w:r>
        <w:rPr>
          <w:rFonts w:eastAsia="Georgia"/>
        </w:rPr>
        <w:t>"More than London normally provides."</w:t>
      </w:r>
    </w:p>
    <w:p w14:paraId="7FD864A7" w14:textId="77777777" w:rsidR="00A1675C" w:rsidRDefault="00000000">
      <w:pPr>
        <w:spacing w:before="40" w:after="120"/>
      </w:pPr>
      <w:r>
        <w:rPr>
          <w:rFonts w:eastAsia="Georgia"/>
        </w:rPr>
        <w:t>"That's reassuring."</w:t>
      </w:r>
    </w:p>
    <w:p w14:paraId="2B9A5CAC" w14:textId="77777777" w:rsidR="00A1675C" w:rsidRDefault="00000000">
      <w:pPr>
        <w:spacing w:before="40" w:after="120"/>
      </w:pPr>
      <w:r>
        <w:rPr>
          <w:rFonts w:eastAsia="Georgia"/>
        </w:rPr>
        <w:t>"Unfortunately..."</w:t>
      </w:r>
    </w:p>
    <w:p w14:paraId="5BE1EBA7" w14:textId="77777777" w:rsidR="00A1675C" w:rsidRDefault="00000000">
      <w:pPr>
        <w:ind w:firstLine="432"/>
      </w:pPr>
      <w:r>
        <w:rPr>
          <w:rFonts w:eastAsia="Georgia"/>
        </w:rPr>
        <w:t>Derek pointed down the track. The rails were bending. Not physically.</w:t>
      </w:r>
    </w:p>
    <w:p w14:paraId="051A5637" w14:textId="46F7ED65" w:rsidR="00A1675C" w:rsidRDefault="00000000">
      <w:pPr>
        <w:ind w:firstLine="432"/>
      </w:pPr>
      <w:r>
        <w:rPr>
          <w:rFonts w:eastAsia="Georgia"/>
        </w:rPr>
        <w:t xml:space="preserve">They remained straight to the eye. But the measured distance between them was changing. </w:t>
      </w:r>
      <w:r w:rsidR="003434B6">
        <w:rPr>
          <w:rFonts w:eastAsia="Georgia"/>
        </w:rPr>
        <w:t>Penny</w:t>
      </w:r>
      <w:r>
        <w:rPr>
          <w:rFonts w:eastAsia="Georgia"/>
        </w:rPr>
        <w:t xml:space="preserve"> stared intently.</w:t>
      </w:r>
    </w:p>
    <w:p w14:paraId="5E6A28B6" w14:textId="77777777" w:rsidR="00A1675C" w:rsidRDefault="00000000">
      <w:pPr>
        <w:spacing w:before="40" w:after="120"/>
      </w:pPr>
      <w:r>
        <w:rPr>
          <w:rFonts w:eastAsia="Georgia"/>
        </w:rPr>
        <w:t>"That's curvature."</w:t>
      </w:r>
    </w:p>
    <w:p w14:paraId="29A8B8D1" w14:textId="77777777" w:rsidR="00A1675C" w:rsidRDefault="00000000">
      <w:pPr>
        <w:ind w:firstLine="432"/>
      </w:pPr>
      <w:r>
        <w:rPr>
          <w:rFonts w:eastAsia="Georgia"/>
        </w:rPr>
        <w:t>Derek nodded.</w:t>
      </w:r>
    </w:p>
    <w:p w14:paraId="48C6F694" w14:textId="77777777" w:rsidR="00A1675C" w:rsidRDefault="00000000">
      <w:pPr>
        <w:spacing w:before="40" w:after="120"/>
      </w:pPr>
      <w:r>
        <w:rPr>
          <w:rFonts w:eastAsia="Georgia"/>
        </w:rPr>
        <w:t>"Yes."</w:t>
      </w:r>
    </w:p>
    <w:p w14:paraId="13EE5EA4" w14:textId="77777777" w:rsidR="00A1675C" w:rsidRDefault="00000000">
      <w:pPr>
        <w:ind w:firstLine="432"/>
      </w:pPr>
      <w:r>
        <w:rPr>
          <w:rFonts w:eastAsia="Georgia"/>
        </w:rPr>
        <w:t>Trevor swallowed.</w:t>
      </w:r>
    </w:p>
    <w:p w14:paraId="3AB16902" w14:textId="77777777" w:rsidR="00A1675C" w:rsidRDefault="00000000">
      <w:pPr>
        <w:spacing w:before="40" w:after="120"/>
      </w:pPr>
      <w:r>
        <w:rPr>
          <w:rFonts w:eastAsia="Georgia"/>
        </w:rPr>
        <w:t>"So the Underground has become a General Relativity experiment."</w:t>
      </w:r>
    </w:p>
    <w:p w14:paraId="43164ABE" w14:textId="77777777" w:rsidR="00A1675C" w:rsidRDefault="00000000">
      <w:pPr>
        <w:spacing w:before="40" w:after="120"/>
      </w:pPr>
      <w:r>
        <w:rPr>
          <w:rFonts w:eastAsia="Georgia"/>
        </w:rPr>
        <w:t>"Apparently."</w:t>
      </w:r>
    </w:p>
    <w:p w14:paraId="493E2CC5" w14:textId="77777777" w:rsidR="00A1675C" w:rsidRDefault="00000000">
      <w:pPr>
        <w:spacing w:before="40" w:after="120"/>
      </w:pPr>
      <w:r>
        <w:rPr>
          <w:rFonts w:eastAsia="Georgia"/>
        </w:rPr>
        <w:t>"Is that safe?"</w:t>
      </w:r>
    </w:p>
    <w:p w14:paraId="714861EC" w14:textId="77777777" w:rsidR="00A1675C" w:rsidRDefault="00000000">
      <w:pPr>
        <w:ind w:firstLine="432"/>
      </w:pPr>
      <w:r>
        <w:rPr>
          <w:rFonts w:eastAsia="Georgia"/>
        </w:rPr>
        <w:t>Derek considered it.</w:t>
      </w:r>
    </w:p>
    <w:p w14:paraId="00E18B35" w14:textId="77777777" w:rsidR="00A1675C" w:rsidRDefault="00000000">
      <w:pPr>
        <w:spacing w:before="40" w:after="120"/>
      </w:pPr>
      <w:r>
        <w:rPr>
          <w:rFonts w:eastAsia="Georgia"/>
        </w:rPr>
        <w:t>"Probably."</w:t>
      </w:r>
    </w:p>
    <w:p w14:paraId="67A61617" w14:textId="77777777" w:rsidR="00A1675C" w:rsidRDefault="00000000">
      <w:pPr>
        <w:ind w:firstLine="432"/>
      </w:pPr>
      <w:r>
        <w:rPr>
          <w:rFonts w:eastAsia="Georgia"/>
        </w:rPr>
        <w:t>Trevor waited.</w:t>
      </w:r>
    </w:p>
    <w:p w14:paraId="69AA6624" w14:textId="77777777" w:rsidR="00A1675C" w:rsidRDefault="00000000">
      <w:pPr>
        <w:spacing w:before="40" w:after="120"/>
      </w:pPr>
      <w:r>
        <w:rPr>
          <w:rFonts w:eastAsia="Georgia"/>
        </w:rPr>
        <w:t>"Probably?"</w:t>
      </w:r>
    </w:p>
    <w:p w14:paraId="491D6D10" w14:textId="77777777" w:rsidR="00A1675C" w:rsidRDefault="00000000">
      <w:pPr>
        <w:ind w:firstLine="432"/>
      </w:pPr>
      <w:r>
        <w:rPr>
          <w:rFonts w:eastAsia="Georgia"/>
        </w:rPr>
        <w:t>Derek gently smiled.</w:t>
      </w:r>
    </w:p>
    <w:p w14:paraId="08EDCD91" w14:textId="77777777" w:rsidR="00A1675C" w:rsidRDefault="00000000">
      <w:pPr>
        <w:spacing w:before="40" w:after="120"/>
      </w:pPr>
      <w:r>
        <w:rPr>
          <w:rFonts w:eastAsia="Georgia"/>
        </w:rPr>
        <w:t>"Would you prefer 'possibly'?"</w:t>
      </w:r>
    </w:p>
    <w:p w14:paraId="25F3E37B" w14:textId="77777777" w:rsidR="00A1675C" w:rsidRDefault="00000000">
      <w:pPr>
        <w:spacing w:before="40" w:after="120"/>
      </w:pPr>
      <w:r>
        <w:rPr>
          <w:rFonts w:eastAsia="Georgia"/>
        </w:rPr>
        <w:t>"No."</w:t>
      </w:r>
    </w:p>
    <w:p w14:paraId="186ABB2E" w14:textId="77777777" w:rsidR="00A1675C" w:rsidRDefault="00000000">
      <w:pPr>
        <w:spacing w:before="40" w:after="120"/>
      </w:pPr>
      <w:r>
        <w:rPr>
          <w:rFonts w:eastAsia="Georgia"/>
        </w:rPr>
        <w:t>"Then probably."</w:t>
      </w:r>
    </w:p>
    <w:p w14:paraId="519B90DA" w14:textId="77777777" w:rsidR="00A1675C" w:rsidRDefault="00000000">
      <w:pPr>
        <w:ind w:firstLine="432"/>
      </w:pPr>
      <w:r>
        <w:rPr>
          <w:rFonts w:eastAsia="Georgia"/>
        </w:rPr>
        <w:t>The station lights flickered again. The clocks all stopped. 11:17.</w:t>
      </w:r>
    </w:p>
    <w:p w14:paraId="5810DD6D" w14:textId="303940E2" w:rsidR="00A1675C" w:rsidRDefault="003434B6">
      <w:pPr>
        <w:ind w:firstLine="432"/>
      </w:pPr>
      <w:r>
        <w:rPr>
          <w:rFonts w:eastAsia="Georgia"/>
        </w:rPr>
        <w:t>Penny looked at her phone. 11:17. Trevor checked his.</w:t>
      </w:r>
    </w:p>
    <w:p w14:paraId="1A0B7D76" w14:textId="77777777" w:rsidR="00A1675C" w:rsidRDefault="00000000">
      <w:pPr>
        <w:ind w:firstLine="432"/>
      </w:pPr>
      <w:r>
        <w:rPr>
          <w:rFonts w:eastAsia="Georgia"/>
        </w:rPr>
        <w:t>11:17. Derek checked his watch. 11:17.</w:t>
      </w:r>
    </w:p>
    <w:p w14:paraId="45D8C9B2" w14:textId="77777777" w:rsidR="00A1675C" w:rsidRDefault="00000000">
      <w:pPr>
        <w:ind w:firstLine="432"/>
      </w:pPr>
      <w:r>
        <w:rPr>
          <w:rFonts w:eastAsia="Georgia"/>
        </w:rPr>
        <w:t>The cucumber began to tick. Trevor looked at it.</w:t>
      </w:r>
    </w:p>
    <w:p w14:paraId="28BE837D" w14:textId="77777777" w:rsidR="00A1675C" w:rsidRDefault="00000000">
      <w:pPr>
        <w:spacing w:before="40" w:after="120"/>
      </w:pPr>
      <w:r>
        <w:rPr>
          <w:rFonts w:eastAsia="Georgia"/>
        </w:rPr>
        <w:t>"That can't be good."</w:t>
      </w:r>
    </w:p>
    <w:p w14:paraId="2FC71360" w14:textId="77777777" w:rsidR="00A1675C" w:rsidRDefault="00000000">
      <w:pPr>
        <w:ind w:firstLine="432"/>
      </w:pPr>
      <w:r>
        <w:rPr>
          <w:rFonts w:eastAsia="Georgia"/>
        </w:rPr>
        <w:t>Derek gently smiled.</w:t>
      </w:r>
    </w:p>
    <w:p w14:paraId="033F0FDD" w14:textId="77777777" w:rsidR="00A1675C" w:rsidRDefault="00000000">
      <w:pPr>
        <w:spacing w:before="40" w:after="120"/>
      </w:pPr>
      <w:r>
        <w:rPr>
          <w:rFonts w:eastAsia="Georgia"/>
        </w:rPr>
        <w:t>"Nothing is good at 11:17."</w:t>
      </w:r>
    </w:p>
    <w:p w14:paraId="2550376D" w14:textId="77777777" w:rsidR="00A1675C" w:rsidRDefault="00000000">
      <w:pPr>
        <w:ind w:firstLine="432"/>
      </w:pPr>
      <w:r>
        <w:rPr>
          <w:rFonts w:eastAsia="Georgia"/>
        </w:rPr>
        <w:t>A train appeared in the tunnel. No headlights. No sound.</w:t>
      </w:r>
    </w:p>
    <w:p w14:paraId="116B158A" w14:textId="495BE32F" w:rsidR="00A1675C" w:rsidRDefault="00000000">
      <w:pPr>
        <w:ind w:firstLine="432"/>
      </w:pPr>
      <w:r>
        <w:rPr>
          <w:rFonts w:eastAsia="Georgia"/>
        </w:rPr>
        <w:t xml:space="preserve">It simply suddenly appeared. </w:t>
      </w:r>
      <w:r w:rsidR="003434B6">
        <w:rPr>
          <w:rFonts w:eastAsia="Georgia"/>
        </w:rPr>
        <w:t>Penny</w:t>
      </w:r>
      <w:r>
        <w:rPr>
          <w:rFonts w:eastAsia="Georgia"/>
        </w:rPr>
        <w:t xml:space="preserve"> stood.</w:t>
      </w:r>
    </w:p>
    <w:p w14:paraId="5425F771" w14:textId="77777777" w:rsidR="00A1675C" w:rsidRDefault="00000000">
      <w:pPr>
        <w:spacing w:before="40" w:after="120"/>
      </w:pPr>
      <w:r>
        <w:rPr>
          <w:rFonts w:eastAsia="Georgia"/>
        </w:rPr>
        <w:t>"Where did that come from?"</w:t>
      </w:r>
    </w:p>
    <w:p w14:paraId="4F929F9D" w14:textId="77777777" w:rsidR="00A1675C" w:rsidRDefault="00000000">
      <w:pPr>
        <w:ind w:firstLine="432"/>
      </w:pPr>
      <w:r>
        <w:rPr>
          <w:rFonts w:eastAsia="Georgia"/>
        </w:rPr>
        <w:t>Derek carefully looked at the rails.</w:t>
      </w:r>
    </w:p>
    <w:p w14:paraId="470223A6" w14:textId="77777777" w:rsidR="00A1675C" w:rsidRDefault="00000000">
      <w:pPr>
        <w:spacing w:before="40" w:after="120"/>
      </w:pPr>
      <w:r>
        <w:rPr>
          <w:rFonts w:eastAsia="Georgia"/>
        </w:rPr>
        <w:t>"That's the wrong question."</w:t>
      </w:r>
    </w:p>
    <w:p w14:paraId="381E7A70" w14:textId="77777777" w:rsidR="00A1675C" w:rsidRDefault="00000000">
      <w:pPr>
        <w:spacing w:before="40" w:after="120"/>
      </w:pPr>
      <w:r>
        <w:rPr>
          <w:rFonts w:eastAsia="Georgia"/>
        </w:rPr>
        <w:t>"What is the right one?"</w:t>
      </w:r>
    </w:p>
    <w:p w14:paraId="044BDA15" w14:textId="77777777" w:rsidR="00A1675C" w:rsidRDefault="00000000">
      <w:pPr>
        <w:spacing w:before="40" w:after="120"/>
      </w:pPr>
      <w:r>
        <w:rPr>
          <w:rFonts w:eastAsia="Georgia"/>
        </w:rPr>
        <w:t>"Which worldline did it follow?"</w:t>
      </w:r>
    </w:p>
    <w:p w14:paraId="6CF9FE5D" w14:textId="77777777" w:rsidR="00A1675C" w:rsidRDefault="00000000">
      <w:pPr>
        <w:ind w:firstLine="432"/>
      </w:pPr>
      <w:r>
        <w:rPr>
          <w:rFonts w:eastAsia="Georgia"/>
        </w:rPr>
        <w:t>Trevor sharply stared at him.</w:t>
      </w:r>
    </w:p>
    <w:p w14:paraId="4DA03277" w14:textId="77777777" w:rsidR="00A1675C" w:rsidRDefault="00000000">
      <w:pPr>
        <w:spacing w:before="40" w:after="120"/>
      </w:pPr>
      <w:r>
        <w:rPr>
          <w:rFonts w:eastAsia="Georgia"/>
        </w:rPr>
        <w:t>"The train has a worldline?"</w:t>
      </w:r>
    </w:p>
    <w:p w14:paraId="15BCE2AA" w14:textId="77777777" w:rsidR="00A1675C" w:rsidRDefault="00000000">
      <w:pPr>
        <w:spacing w:before="40" w:after="120"/>
      </w:pPr>
      <w:r>
        <w:rPr>
          <w:rFonts w:eastAsia="Georgia"/>
        </w:rPr>
        <w:t>"Everything physical does."</w:t>
      </w:r>
    </w:p>
    <w:p w14:paraId="0A5048A9" w14:textId="77777777" w:rsidR="00A1675C" w:rsidRDefault="00000000">
      <w:pPr>
        <w:spacing w:before="40" w:after="120"/>
      </w:pPr>
      <w:r>
        <w:rPr>
          <w:rFonts w:eastAsia="Georgia"/>
        </w:rPr>
        <w:t>"Even the cucumber?"</w:t>
      </w:r>
    </w:p>
    <w:p w14:paraId="45003803" w14:textId="77777777" w:rsidR="00A1675C" w:rsidRDefault="00000000">
      <w:pPr>
        <w:spacing w:before="40" w:after="120"/>
      </w:pPr>
      <w:r>
        <w:rPr>
          <w:rFonts w:eastAsia="Georgia"/>
        </w:rPr>
        <w:t>"Yes."</w:t>
      </w:r>
    </w:p>
    <w:p w14:paraId="3471A2E8" w14:textId="3062E42D" w:rsidR="00A1675C" w:rsidRDefault="003434B6">
      <w:pPr>
        <w:ind w:firstLine="432"/>
      </w:pPr>
      <w:r>
        <w:rPr>
          <w:rFonts w:eastAsia="Georgia"/>
        </w:rPr>
        <w:t>Penny carefully looked at the ordinary cucumber.</w:t>
      </w:r>
    </w:p>
    <w:p w14:paraId="068373A1" w14:textId="77777777" w:rsidR="00A1675C" w:rsidRDefault="00000000">
      <w:pPr>
        <w:spacing w:before="40" w:after="120"/>
      </w:pPr>
      <w:r>
        <w:rPr>
          <w:rFonts w:eastAsia="Georgia"/>
        </w:rPr>
        <w:t>"Even the cucumber."</w:t>
      </w:r>
    </w:p>
    <w:p w14:paraId="7BF796B1" w14:textId="77777777" w:rsidR="00A1675C" w:rsidRDefault="00000000">
      <w:pPr>
        <w:ind w:firstLine="432"/>
      </w:pPr>
      <w:r>
        <w:rPr>
          <w:rFonts w:eastAsia="Georgia"/>
        </w:rPr>
        <w:t>Trevor nodded slowly.</w:t>
      </w:r>
    </w:p>
    <w:p w14:paraId="645CEEC6" w14:textId="77777777" w:rsidR="00A1675C" w:rsidRDefault="00000000">
      <w:pPr>
        <w:spacing w:before="40" w:after="120"/>
      </w:pPr>
      <w:r>
        <w:rPr>
          <w:rFonts w:eastAsia="Georgia"/>
        </w:rPr>
        <w:t>"Well, that's settled."</w:t>
      </w:r>
    </w:p>
    <w:p w14:paraId="5C41001D" w14:textId="77777777" w:rsidR="00A1675C" w:rsidRDefault="00000000">
      <w:pPr>
        <w:ind w:firstLine="432"/>
      </w:pPr>
      <w:r>
        <w:rPr>
          <w:rFonts w:eastAsia="Georgia"/>
        </w:rPr>
        <w:t>The train approached. It stopped. The doors opened.</w:t>
      </w:r>
    </w:p>
    <w:p w14:paraId="44AE3EBD" w14:textId="77777777" w:rsidR="00A1675C" w:rsidRDefault="00000000">
      <w:pPr>
        <w:ind w:firstLine="432"/>
      </w:pPr>
      <w:r>
        <w:rPr>
          <w:rFonts w:eastAsia="Georgia"/>
        </w:rPr>
        <w:t>Nobody got off. Nobody got on. Inside, the carriage was completely empty.</w:t>
      </w:r>
    </w:p>
    <w:p w14:paraId="6BA9A935" w14:textId="77777777" w:rsidR="00A1675C" w:rsidRDefault="00000000">
      <w:pPr>
        <w:ind w:firstLine="432"/>
      </w:pPr>
      <w:r>
        <w:rPr>
          <w:rFonts w:eastAsia="Georgia"/>
        </w:rPr>
        <w:t>Except for a single seat. And on the seat was another cucumber. Derek sharply stared at it.</w:t>
      </w:r>
    </w:p>
    <w:p w14:paraId="66CD3A35" w14:textId="5C388504" w:rsidR="00A1675C" w:rsidRDefault="003434B6">
      <w:pPr>
        <w:ind w:firstLine="432"/>
      </w:pPr>
      <w:r>
        <w:rPr>
          <w:rFonts w:eastAsia="Georgia"/>
        </w:rPr>
        <w:t>Penny stared at Derek. Trevor stared at Penny. Nobody offered anything.</w:t>
      </w:r>
    </w:p>
    <w:p w14:paraId="6A3EE914" w14:textId="77777777" w:rsidR="00A1675C" w:rsidRDefault="00000000">
      <w:pPr>
        <w:ind w:firstLine="432"/>
      </w:pPr>
      <w:r>
        <w:rPr>
          <w:rFonts w:eastAsia="Georgia"/>
        </w:rPr>
        <w:t>Then Derek gently smiled.</w:t>
      </w:r>
    </w:p>
    <w:p w14:paraId="0A809EB4" w14:textId="77777777" w:rsidR="00A1675C" w:rsidRDefault="00000000">
      <w:pPr>
        <w:spacing w:before="40" w:after="120"/>
      </w:pPr>
      <w:r>
        <w:rPr>
          <w:rFonts w:eastAsia="Georgia"/>
        </w:rPr>
        <w:t>"Well."</w:t>
      </w:r>
    </w:p>
    <w:p w14:paraId="03550B3A" w14:textId="4CC65599" w:rsidR="00A1675C" w:rsidRDefault="003434B6">
      <w:pPr>
        <w:ind w:firstLine="432"/>
      </w:pPr>
      <w:r>
        <w:rPr>
          <w:rFonts w:eastAsia="Georgia"/>
        </w:rPr>
        <w:t>Penny folded her arms.</w:t>
      </w:r>
    </w:p>
    <w:p w14:paraId="709C6D82" w14:textId="77777777" w:rsidR="00A1675C" w:rsidRDefault="00000000">
      <w:pPr>
        <w:spacing w:before="40" w:after="120"/>
      </w:pPr>
      <w:r>
        <w:rPr>
          <w:rFonts w:eastAsia="Georgia"/>
        </w:rPr>
        <w:t>"Don't."</w:t>
      </w:r>
    </w:p>
    <w:p w14:paraId="3C221255" w14:textId="77777777" w:rsidR="00A1675C" w:rsidRDefault="00000000">
      <w:pPr>
        <w:spacing w:before="40" w:after="120"/>
      </w:pPr>
      <w:r>
        <w:rPr>
          <w:rFonts w:eastAsia="Georgia"/>
        </w:rPr>
        <w:t>"I haven't offered anything."</w:t>
      </w:r>
    </w:p>
    <w:p w14:paraId="02262C43" w14:textId="77777777" w:rsidR="00A1675C" w:rsidRDefault="00000000">
      <w:pPr>
        <w:spacing w:before="40" w:after="120"/>
      </w:pPr>
      <w:r>
        <w:rPr>
          <w:rFonts w:eastAsia="Georgia"/>
        </w:rPr>
        <w:t>"You were about to."</w:t>
      </w:r>
    </w:p>
    <w:p w14:paraId="0D7CB09A" w14:textId="77777777" w:rsidR="00A1675C" w:rsidRDefault="00000000">
      <w:pPr>
        <w:ind w:firstLine="432"/>
      </w:pPr>
      <w:r>
        <w:rPr>
          <w:rFonts w:eastAsia="Georgia"/>
        </w:rPr>
        <w:t>Derek looked at the second cucumber.</w:t>
      </w:r>
    </w:p>
    <w:p w14:paraId="038FC883" w14:textId="77777777" w:rsidR="00A1675C" w:rsidRDefault="00000000">
      <w:pPr>
        <w:spacing w:before="40" w:after="120"/>
      </w:pPr>
      <w:r>
        <w:rPr>
          <w:rFonts w:eastAsia="Georgia"/>
        </w:rPr>
        <w:t>"All right."</w:t>
      </w:r>
    </w:p>
    <w:p w14:paraId="3E0BF56C" w14:textId="65B2CDD2" w:rsidR="00A1675C" w:rsidRDefault="00000000">
      <w:pPr>
        <w:ind w:firstLine="432"/>
      </w:pPr>
      <w:r>
        <w:rPr>
          <w:rFonts w:eastAsia="Georgia"/>
        </w:rPr>
        <w:t xml:space="preserve">He stepped into the carriage. </w:t>
      </w:r>
      <w:r w:rsidR="003434B6">
        <w:rPr>
          <w:rFonts w:eastAsia="Georgia"/>
        </w:rPr>
        <w:t>Penny</w:t>
      </w:r>
      <w:r>
        <w:rPr>
          <w:rFonts w:eastAsia="Georgia"/>
        </w:rPr>
        <w:t xml:space="preserve"> followed.</w:t>
      </w:r>
    </w:p>
    <w:p w14:paraId="6BD31409" w14:textId="77777777" w:rsidR="00A1675C" w:rsidRDefault="00000000">
      <w:pPr>
        <w:spacing w:before="40" w:after="120"/>
      </w:pPr>
      <w:r>
        <w:rPr>
          <w:rFonts w:eastAsia="Georgia"/>
        </w:rPr>
        <w:t>Trevor wearily sighed.</w:t>
      </w:r>
    </w:p>
    <w:p w14:paraId="1BB49B60" w14:textId="77777777" w:rsidR="00A1675C" w:rsidRDefault="00000000">
      <w:pPr>
        <w:ind w:firstLine="432"/>
      </w:pPr>
      <w:r>
        <w:rPr>
          <w:rFonts w:eastAsia="Georgia"/>
        </w:rPr>
        <w:t>Then followed them. The doors quietly closed. The mysterious train began to move.</w:t>
      </w:r>
    </w:p>
    <w:p w14:paraId="7AB98052" w14:textId="77777777" w:rsidR="00A1675C" w:rsidRDefault="00000000">
      <w:pPr>
        <w:ind w:firstLine="432"/>
      </w:pPr>
      <w:r>
        <w:rPr>
          <w:rFonts w:eastAsia="Georgia"/>
        </w:rPr>
        <w:t>Behind them, the station disappeared. Ahead, the tunnel curved. And somewhere between London and somewhere that London had apparently forgotten to put on the map, the clocks began moving again.</w:t>
      </w:r>
    </w:p>
    <w:p w14:paraId="397CD0D0" w14:textId="77777777" w:rsidR="00A1675C" w:rsidRDefault="00000000">
      <w:pPr>
        <w:ind w:firstLine="432"/>
      </w:pPr>
      <w:r>
        <w:rPr>
          <w:rFonts w:eastAsia="Georgia"/>
        </w:rPr>
        <w:t>11:18. 11:19. 11:20.</w:t>
      </w:r>
    </w:p>
    <w:p w14:paraId="04637B55" w14:textId="77777777" w:rsidR="00A1675C" w:rsidRDefault="00000000">
      <w:pPr>
        <w:ind w:firstLine="432"/>
      </w:pPr>
      <w:r>
        <w:rPr>
          <w:rFonts w:eastAsia="Georgia"/>
        </w:rPr>
        <w:t>Derek carefully looked at his watch. It still read 11:17. He gently smiled.</w:t>
      </w:r>
    </w:p>
    <w:p w14:paraId="777F0F18" w14:textId="77777777" w:rsidR="00A1675C" w:rsidRDefault="00000000">
      <w:pPr>
        <w:spacing w:before="40" w:after="120"/>
      </w:pPr>
      <w:r>
        <w:rPr>
          <w:rFonts w:eastAsia="Georgia"/>
        </w:rPr>
        <w:t>"Now we're getting somewhere."</w:t>
      </w:r>
    </w:p>
    <w:p w14:paraId="6072F3CB" w14:textId="77777777" w:rsidR="00A1675C" w:rsidRDefault="00000000">
      <w:pPr>
        <w:ind w:firstLine="432"/>
      </w:pPr>
      <w:r>
        <w:rPr>
          <w:rFonts w:eastAsia="Georgia"/>
        </w:rPr>
        <w:t>the mysterious distant train accelerated into the darkness. And for the first time, Derek began to suspect that the strangest thing about the empty empty station was not that its geometry was curved. It was that something appeared to be curving it on purpose.</w:t>
      </w:r>
    </w:p>
    <w:p w14:paraId="34FF9820" w14:textId="77777777" w:rsidR="00A1675C" w:rsidRDefault="00000000">
      <w:pPr>
        <w:spacing w:before="480" w:after="240"/>
        <w:jc w:val="center"/>
      </w:pPr>
      <w:r>
        <w:rPr>
          <w:rFonts w:eastAsia="Georgia"/>
          <w:b/>
          <w:sz w:val="32"/>
        </w:rPr>
        <w:t>Chapter 14</w:t>
      </w:r>
    </w:p>
    <w:p w14:paraId="4C7BD43F" w14:textId="77777777" w:rsidR="00A1675C" w:rsidRDefault="00000000">
      <w:pPr>
        <w:spacing w:before="200" w:after="120"/>
        <w:jc w:val="center"/>
      </w:pPr>
      <w:r>
        <w:rPr>
          <w:rFonts w:eastAsia="Georgia"/>
          <w:b/>
          <w:sz w:val="24"/>
        </w:rPr>
        <w:t>The distant Train That Arrived Before It Left</w:t>
      </w:r>
    </w:p>
    <w:p w14:paraId="458A5FCF" w14:textId="77777777" w:rsidR="00A1675C" w:rsidRDefault="00000000">
      <w:pPr>
        <w:ind w:firstLine="432"/>
      </w:pPr>
      <w:r>
        <w:rPr>
          <w:rFonts w:eastAsia="Georgia"/>
        </w:rPr>
        <w:t>The narrow corridor ended at cold Platform Seven. Derek stopped.</w:t>
      </w:r>
    </w:p>
    <w:p w14:paraId="688A69C1" w14:textId="77777777" w:rsidR="00A1675C" w:rsidRDefault="00000000">
      <w:pPr>
        <w:spacing w:before="40" w:after="120"/>
      </w:pPr>
      <w:r>
        <w:rPr>
          <w:rFonts w:eastAsia="Georgia"/>
        </w:rPr>
        <w:t>"Of course."</w:t>
      </w:r>
    </w:p>
    <w:p w14:paraId="2107FDFC" w14:textId="5C7AFE01" w:rsidR="00A1675C" w:rsidRDefault="003434B6">
      <w:pPr>
        <w:ind w:firstLine="432"/>
      </w:pPr>
      <w:r>
        <w:rPr>
          <w:rFonts w:eastAsia="Georgia"/>
        </w:rPr>
        <w:t>Penny carefully looked at the sign.</w:t>
      </w:r>
    </w:p>
    <w:p w14:paraId="4AA78377" w14:textId="77777777" w:rsidR="00A1675C" w:rsidRDefault="00000000">
      <w:pPr>
        <w:spacing w:before="200" w:after="120"/>
        <w:jc w:val="center"/>
      </w:pPr>
      <w:r>
        <w:rPr>
          <w:rFonts w:eastAsia="Georgia"/>
          <w:b/>
          <w:sz w:val="24"/>
        </w:rPr>
        <w:t>Platform 7</w:t>
      </w:r>
    </w:p>
    <w:p w14:paraId="176B3AAF" w14:textId="77777777" w:rsidR="00A1675C" w:rsidRDefault="00000000">
      <w:pPr>
        <w:ind w:firstLine="432"/>
      </w:pPr>
      <w:r>
        <w:rPr>
          <w:rFonts w:eastAsia="Georgia"/>
        </w:rPr>
        <w:t>Trevor looked at the timetable.</w:t>
      </w:r>
    </w:p>
    <w:p w14:paraId="07B705DF" w14:textId="77777777" w:rsidR="00A1675C" w:rsidRDefault="00000000">
      <w:pPr>
        <w:spacing w:before="40" w:after="120"/>
      </w:pPr>
      <w:r>
        <w:rPr>
          <w:rFonts w:eastAsia="Georgia"/>
        </w:rPr>
        <w:t>"There isn't a Platform Seven."</w:t>
      </w:r>
    </w:p>
    <w:p w14:paraId="1368FBA1" w14:textId="77777777" w:rsidR="00A1675C" w:rsidRDefault="00000000">
      <w:pPr>
        <w:ind w:firstLine="432"/>
      </w:pPr>
      <w:r>
        <w:rPr>
          <w:rFonts w:eastAsia="Georgia"/>
        </w:rPr>
        <w:t>Derek nodded.</w:t>
      </w:r>
    </w:p>
    <w:p w14:paraId="3D8A0B22" w14:textId="77777777" w:rsidR="00A1675C" w:rsidRDefault="00000000">
      <w:pPr>
        <w:spacing w:before="40" w:after="120"/>
      </w:pPr>
      <w:r>
        <w:rPr>
          <w:rFonts w:eastAsia="Georgia"/>
        </w:rPr>
        <w:t>"Excellent."</w:t>
      </w:r>
    </w:p>
    <w:p w14:paraId="73D9E14E" w14:textId="77777777" w:rsidR="00A1675C" w:rsidRDefault="00000000">
      <w:pPr>
        <w:ind w:firstLine="432"/>
      </w:pPr>
      <w:r>
        <w:rPr>
          <w:rFonts w:eastAsia="Georgia"/>
        </w:rPr>
        <w:t>Trevor sharply stared at him.</w:t>
      </w:r>
    </w:p>
    <w:p w14:paraId="08A551E5" w14:textId="77777777" w:rsidR="00A1675C" w:rsidRDefault="00000000">
      <w:pPr>
        <w:spacing w:before="40" w:after="120"/>
      </w:pPr>
      <w:r>
        <w:rPr>
          <w:rFonts w:eastAsia="Georgia"/>
        </w:rPr>
        <w:t>"Why is that excellent?"</w:t>
      </w:r>
    </w:p>
    <w:p w14:paraId="494368AD" w14:textId="77777777" w:rsidR="00A1675C" w:rsidRDefault="00000000">
      <w:pPr>
        <w:spacing w:before="40" w:after="120"/>
      </w:pPr>
      <w:r>
        <w:rPr>
          <w:rFonts w:eastAsia="Georgia"/>
        </w:rPr>
        <w:t>"Because if there were a Platform Seven, this would be considerably less interesting."</w:t>
      </w:r>
    </w:p>
    <w:p w14:paraId="3A138E50" w14:textId="4997428B" w:rsidR="00A1675C" w:rsidRDefault="003434B6">
      <w:pPr>
        <w:ind w:firstLine="432"/>
      </w:pPr>
      <w:r>
        <w:rPr>
          <w:rFonts w:eastAsia="Georgia"/>
        </w:rPr>
        <w:t>Penny looked sharply down the platform. Before she could say anything, a woman's voice came from behind them.</w:t>
      </w:r>
    </w:p>
    <w:p w14:paraId="1B476842" w14:textId="77777777" w:rsidR="00A1675C" w:rsidRDefault="00000000">
      <w:pPr>
        <w:spacing w:before="40" w:after="120"/>
      </w:pPr>
      <w:r>
        <w:rPr>
          <w:rFonts w:eastAsia="Georgia"/>
        </w:rPr>
        <w:t>"If you're planning to take that train, I'd recommend knowing where it goes first."</w:t>
      </w:r>
    </w:p>
    <w:p w14:paraId="1D77739C" w14:textId="77777777" w:rsidR="00A1675C" w:rsidRDefault="00000000">
      <w:pPr>
        <w:ind w:firstLine="432"/>
      </w:pPr>
      <w:r>
        <w:rPr>
          <w:rFonts w:eastAsia="Georgia"/>
        </w:rPr>
        <w:t>All three turned. The woman standing at the end of the lonely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p>
    <w:p w14:paraId="0A9AF407" w14:textId="77777777" w:rsidR="00A1675C" w:rsidRDefault="00000000">
      <w:pPr>
        <w:ind w:firstLine="432"/>
      </w:pPr>
      <w:r>
        <w:rPr>
          <w:rFonts w:eastAsia="Georgia"/>
        </w:rPr>
        <w:t>Trevor stared intently.</w:t>
      </w:r>
    </w:p>
    <w:p w14:paraId="7590678A" w14:textId="77777777" w:rsidR="00A1675C" w:rsidRDefault="00000000">
      <w:pPr>
        <w:spacing w:before="40" w:after="120"/>
      </w:pPr>
      <w:r>
        <w:rPr>
          <w:rFonts w:eastAsia="Georgia"/>
        </w:rPr>
        <w:t>"Tabitha?"</w:t>
      </w:r>
    </w:p>
    <w:p w14:paraId="3FE0FF69" w14:textId="77777777" w:rsidR="00A1675C" w:rsidRDefault="00000000">
      <w:pPr>
        <w:ind w:firstLine="432"/>
      </w:pPr>
      <w:r>
        <w:rPr>
          <w:rFonts w:eastAsia="Georgia"/>
        </w:rPr>
        <w:t>She smiled.</w:t>
      </w:r>
    </w:p>
    <w:p w14:paraId="35B336BD" w14:textId="77777777" w:rsidR="00A1675C" w:rsidRDefault="00000000">
      <w:pPr>
        <w:spacing w:before="40" w:after="120"/>
      </w:pPr>
      <w:r>
        <w:rPr>
          <w:rFonts w:eastAsia="Georgia"/>
        </w:rPr>
        <w:t>"Hello, little brother."</w:t>
      </w:r>
    </w:p>
    <w:p w14:paraId="3747B119" w14:textId="77777777" w:rsidR="00A1675C" w:rsidRDefault="00000000">
      <w:pPr>
        <w:ind w:firstLine="432"/>
      </w:pPr>
      <w:r>
        <w:rPr>
          <w:rFonts w:eastAsia="Georgia"/>
        </w:rPr>
        <w:t>Derek looked sharply at Trevor.</w:t>
      </w:r>
    </w:p>
    <w:p w14:paraId="5461EE03" w14:textId="77777777" w:rsidR="00A1675C" w:rsidRDefault="00000000">
      <w:pPr>
        <w:spacing w:before="40" w:after="120"/>
      </w:pPr>
      <w:r>
        <w:rPr>
          <w:rFonts w:eastAsia="Georgia"/>
        </w:rPr>
        <w:t>"Your sister?"</w:t>
      </w:r>
    </w:p>
    <w:p w14:paraId="4BF4D270" w14:textId="77777777" w:rsidR="00A1675C" w:rsidRDefault="00000000">
      <w:pPr>
        <w:spacing w:before="40" w:after="120"/>
      </w:pPr>
      <w:r>
        <w:rPr>
          <w:rFonts w:eastAsia="Georgia"/>
        </w:rPr>
        <w:t>"Unfortunately," Trevor opined.</w:t>
      </w:r>
    </w:p>
    <w:p w14:paraId="0A39FB5E" w14:textId="77777777" w:rsidR="00A1675C" w:rsidRDefault="00000000">
      <w:pPr>
        <w:ind w:firstLine="432"/>
      </w:pPr>
      <w:r>
        <w:rPr>
          <w:rFonts w:eastAsia="Georgia"/>
        </w:rPr>
        <w:t>Tabitha raised an eyebrow.</w:t>
      </w:r>
    </w:p>
    <w:p w14:paraId="6D6CEF1B" w14:textId="77777777" w:rsidR="00A1675C" w:rsidRDefault="00000000">
      <w:pPr>
        <w:spacing w:before="40" w:after="120"/>
      </w:pPr>
      <w:r>
        <w:rPr>
          <w:rFonts w:eastAsia="Georgia"/>
        </w:rPr>
        <w:t>"I heard that."</w:t>
      </w:r>
    </w:p>
    <w:p w14:paraId="071DD43A" w14:textId="77777777" w:rsidR="00A1675C" w:rsidRDefault="00000000">
      <w:pPr>
        <w:spacing w:before="40" w:after="120"/>
      </w:pPr>
      <w:r>
        <w:rPr>
          <w:rFonts w:eastAsia="Georgia"/>
        </w:rPr>
        <w:t>"You were meant to."</w:t>
      </w:r>
    </w:p>
    <w:p w14:paraId="1E635A76" w14:textId="77777777" w:rsidR="00A1675C" w:rsidRDefault="00000000">
      <w:pPr>
        <w:ind w:firstLine="432"/>
      </w:pPr>
      <w:r>
        <w:rPr>
          <w:rFonts w:eastAsia="Georgia"/>
        </w:rPr>
        <w:t>She looked at Derek.</w:t>
      </w:r>
    </w:p>
    <w:p w14:paraId="64922CD8" w14:textId="77777777" w:rsidR="00A1675C" w:rsidRDefault="00000000">
      <w:pPr>
        <w:spacing w:before="40" w:after="120"/>
      </w:pPr>
      <w:r>
        <w:rPr>
          <w:rFonts w:eastAsia="Georgia"/>
        </w:rPr>
        <w:t>"So you're Derek."</w:t>
      </w:r>
    </w:p>
    <w:p w14:paraId="56CF3B5A" w14:textId="77777777" w:rsidR="00A1675C" w:rsidRDefault="00000000">
      <w:pPr>
        <w:spacing w:before="40" w:after="120"/>
      </w:pPr>
      <w:r>
        <w:rPr>
          <w:rFonts w:eastAsia="Georgia"/>
        </w:rPr>
        <w:t>"Yes."</w:t>
      </w:r>
    </w:p>
    <w:p w14:paraId="6724C036" w14:textId="77777777" w:rsidR="00A1675C" w:rsidRDefault="00000000">
      <w:pPr>
        <w:spacing w:before="40" w:after="120"/>
      </w:pPr>
      <w:r>
        <w:rPr>
          <w:rFonts w:eastAsia="Georgia"/>
        </w:rPr>
        <w:t>"Trevor maintained you were the sensible one."</w:t>
      </w:r>
    </w:p>
    <w:p w14:paraId="07EED3A1" w14:textId="77777777" w:rsidR="00A1675C" w:rsidRDefault="00000000">
      <w:pPr>
        <w:ind w:firstLine="432"/>
      </w:pPr>
      <w:r>
        <w:rPr>
          <w:rFonts w:eastAsia="Georgia"/>
        </w:rPr>
        <w:t>Derek glanced at Trevor.</w:t>
      </w:r>
    </w:p>
    <w:p w14:paraId="70396C33" w14:textId="77777777" w:rsidR="00A1675C" w:rsidRDefault="00000000">
      <w:pPr>
        <w:spacing w:before="40" w:after="120"/>
      </w:pPr>
      <w:r>
        <w:rPr>
          <w:rFonts w:eastAsia="Georgia"/>
        </w:rPr>
        <w:t>"He has never affirmed that to me."</w:t>
      </w:r>
    </w:p>
    <w:p w14:paraId="65F8E0E1" w14:textId="77777777" w:rsidR="00A1675C" w:rsidRDefault="00000000">
      <w:pPr>
        <w:spacing w:before="40" w:after="120"/>
      </w:pPr>
      <w:r>
        <w:rPr>
          <w:rFonts w:eastAsia="Georgia"/>
        </w:rPr>
        <w:t>"Good," Tabitha confirmed. "I'd hate to begin with a false impression."</w:t>
      </w:r>
    </w:p>
    <w:p w14:paraId="17D7F76D" w14:textId="2989A730" w:rsidR="00A1675C" w:rsidRDefault="003434B6">
      <w:pPr>
        <w:ind w:firstLine="432"/>
      </w:pPr>
      <w:r>
        <w:rPr>
          <w:rFonts w:eastAsia="Georgia"/>
        </w:rPr>
        <w:t>Penny looked from Tabitha to Derek. She remained silent. She was very good at saying nothing in ways that made Derek nervous.</w:t>
      </w:r>
    </w:p>
    <w:p w14:paraId="533BC259" w14:textId="77777777" w:rsidR="00A1675C" w:rsidRDefault="00000000">
      <w:pPr>
        <w:ind w:firstLine="432"/>
      </w:pPr>
      <w:r>
        <w:rPr>
          <w:rFonts w:eastAsia="Georgia"/>
        </w:rPr>
        <w:t>Derek found himself noticing that Tabitha was watching him. Then she looked away. He decided not to think about that.</w:t>
      </w:r>
    </w:p>
    <w:p w14:paraId="369BC18D" w14:textId="77777777" w:rsidR="00A1675C" w:rsidRDefault="00000000">
      <w:pPr>
        <w:ind w:firstLine="432"/>
      </w:pPr>
      <w:r>
        <w:rPr>
          <w:rFonts w:eastAsia="Georgia"/>
        </w:rPr>
        <w:t>Which was, in retrospect, the first sign that this was going to be a problem.</w:t>
      </w:r>
    </w:p>
    <w:p w14:paraId="105D034F" w14:textId="77777777" w:rsidR="00A1675C" w:rsidRDefault="00000000">
      <w:pPr>
        <w:spacing w:before="40" w:after="120"/>
      </w:pPr>
      <w:r>
        <w:rPr>
          <w:rFonts w:eastAsia="Georgia"/>
        </w:rPr>
        <w:t>"How did you get here?" Derek asked.</w:t>
      </w:r>
    </w:p>
    <w:p w14:paraId="5B54B34E" w14:textId="77777777" w:rsidR="00A1675C" w:rsidRDefault="00000000">
      <w:pPr>
        <w:ind w:firstLine="432"/>
      </w:pPr>
      <w:r>
        <w:rPr>
          <w:rFonts w:eastAsia="Georgia"/>
        </w:rPr>
        <w:t>Tabitha held up her phone.</w:t>
      </w:r>
    </w:p>
    <w:p w14:paraId="5B6FADB9" w14:textId="77777777" w:rsidR="00A1675C" w:rsidRDefault="00000000">
      <w:pPr>
        <w:spacing w:before="40" w:after="120"/>
      </w:pPr>
      <w:r>
        <w:rPr>
          <w:rFonts w:eastAsia="Georgia"/>
        </w:rPr>
        <w:t>"Trevor sent me a message."</w:t>
      </w:r>
    </w:p>
    <w:p w14:paraId="66686BBF" w14:textId="77777777" w:rsidR="00A1675C" w:rsidRDefault="00000000">
      <w:pPr>
        <w:ind w:firstLine="432"/>
      </w:pPr>
      <w:r>
        <w:rPr>
          <w:rFonts w:eastAsia="Georgia"/>
        </w:rPr>
        <w:t>Trevor deeply frowned.</w:t>
      </w:r>
    </w:p>
    <w:p w14:paraId="4EFA5A8C" w14:textId="77777777" w:rsidR="00A1675C" w:rsidRDefault="00000000">
      <w:pPr>
        <w:spacing w:before="40" w:after="120"/>
      </w:pPr>
      <w:r>
        <w:rPr>
          <w:rFonts w:eastAsia="Georgia"/>
        </w:rPr>
        <w:t>"I didn't."</w:t>
      </w:r>
    </w:p>
    <w:p w14:paraId="757096BB" w14:textId="77777777" w:rsidR="00A1675C" w:rsidRDefault="00000000">
      <w:pPr>
        <w:ind w:firstLine="432"/>
      </w:pPr>
      <w:r>
        <w:rPr>
          <w:rFonts w:eastAsia="Georgia"/>
        </w:rPr>
        <w:t>Tabitha looked at the screen.</w:t>
      </w:r>
    </w:p>
    <w:p w14:paraId="7B537705" w14:textId="77777777" w:rsidR="00A1675C" w:rsidRDefault="00000000">
      <w:pPr>
        <w:spacing w:before="40" w:after="120"/>
      </w:pPr>
      <w:r>
        <w:rPr>
          <w:rFonts w:eastAsia="Georgia"/>
        </w:rPr>
        <w:t>"Apparently someone using your number did."</w:t>
      </w:r>
    </w:p>
    <w:p w14:paraId="4C09FB05" w14:textId="77777777" w:rsidR="00A1675C" w:rsidRDefault="00000000">
      <w:pPr>
        <w:ind w:firstLine="432"/>
      </w:pPr>
      <w:r>
        <w:rPr>
          <w:rFonts w:eastAsia="Georgia"/>
        </w:rPr>
        <w:t>Silence. Derek held out his hand.</w:t>
      </w:r>
    </w:p>
    <w:p w14:paraId="35EFC090" w14:textId="77777777" w:rsidR="00A1675C" w:rsidRDefault="00000000">
      <w:pPr>
        <w:spacing w:before="40" w:after="120"/>
      </w:pPr>
      <w:r>
        <w:rPr>
          <w:rFonts w:eastAsia="Georgia"/>
        </w:rPr>
        <w:t>"What did it say?"</w:t>
      </w:r>
    </w:p>
    <w:p w14:paraId="49BB34AC" w14:textId="77777777" w:rsidR="00A1675C" w:rsidRDefault="00000000">
      <w:pPr>
        <w:ind w:firstLine="432"/>
      </w:pPr>
      <w:r>
        <w:rPr>
          <w:rFonts w:eastAsia="Georgia"/>
        </w:rPr>
        <w:t>Tabitha showed him.</w:t>
      </w:r>
    </w:p>
    <w:p w14:paraId="2DE07497" w14:textId="77777777" w:rsidR="00A1675C" w:rsidRDefault="00000000">
      <w:pPr>
        <w:spacing w:before="200" w:after="120"/>
        <w:jc w:val="center"/>
      </w:pPr>
      <w:r>
        <w:rPr>
          <w:rFonts w:eastAsia="Georgia"/>
          <w:b/>
          <w:sz w:val="24"/>
        </w:rPr>
        <w:t>DON'T LET WEINSTEIN GET TO THE STATION FIRST.</w:t>
      </w:r>
    </w:p>
    <w:p w14:paraId="16E590FC" w14:textId="77777777" w:rsidR="00A1675C" w:rsidRDefault="00000000">
      <w:pPr>
        <w:ind w:firstLine="432"/>
      </w:pPr>
      <w:r>
        <w:rPr>
          <w:rFonts w:eastAsia="Georgia"/>
        </w:rPr>
        <w:t>Derek's expression changed.</w:t>
      </w:r>
    </w:p>
    <w:p w14:paraId="7FF7DC00" w14:textId="77777777" w:rsidR="00A1675C" w:rsidRDefault="00000000">
      <w:pPr>
        <w:spacing w:before="40" w:after="120"/>
      </w:pPr>
      <w:r>
        <w:rPr>
          <w:rFonts w:eastAsia="Georgia"/>
        </w:rPr>
        <w:t>"When did you receive that?"</w:t>
      </w:r>
    </w:p>
    <w:p w14:paraId="62BFDEA3" w14:textId="77777777" w:rsidR="00A1675C" w:rsidRDefault="00000000">
      <w:pPr>
        <w:spacing w:before="40" w:after="120"/>
      </w:pPr>
      <w:r>
        <w:rPr>
          <w:rFonts w:eastAsia="Georgia"/>
        </w:rPr>
        <w:t>"Eleven minutes ago."</w:t>
      </w:r>
    </w:p>
    <w:p w14:paraId="75CD101E" w14:textId="77777777" w:rsidR="00A1675C" w:rsidRDefault="00000000">
      <w:pPr>
        <w:ind w:firstLine="432"/>
      </w:pPr>
      <w:r>
        <w:rPr>
          <w:rFonts w:eastAsia="Georgia"/>
        </w:rPr>
        <w:t>Trevor carefully looked at Derek.</w:t>
      </w:r>
    </w:p>
    <w:p w14:paraId="56F0473B" w14:textId="77777777" w:rsidR="00A1675C" w:rsidRDefault="00000000">
      <w:pPr>
        <w:spacing w:before="40" w:after="120"/>
      </w:pPr>
      <w:r>
        <w:rPr>
          <w:rFonts w:eastAsia="Georgia"/>
        </w:rPr>
        <w:t>"Weinstein is in Munich."</w:t>
      </w:r>
    </w:p>
    <w:p w14:paraId="5AE997D8" w14:textId="77777777" w:rsidR="00A1675C" w:rsidRDefault="00000000">
      <w:pPr>
        <w:spacing w:before="40" w:after="120"/>
      </w:pPr>
      <w:r>
        <w:rPr>
          <w:rFonts w:eastAsia="Georgia"/>
        </w:rPr>
        <w:t>"Apparently not," Derek insisted.</w:t>
      </w:r>
    </w:p>
    <w:p w14:paraId="4E732B82" w14:textId="77777777" w:rsidR="00A1675C" w:rsidRDefault="00000000">
      <w:pPr>
        <w:ind w:firstLine="432"/>
      </w:pPr>
      <w:r>
        <w:rPr>
          <w:rFonts w:eastAsia="Georgia"/>
        </w:rPr>
        <w:t>Tabitha slipped the phone back into her pocket.</w:t>
      </w:r>
    </w:p>
    <w:p w14:paraId="3359059A" w14:textId="77777777" w:rsidR="00A1675C" w:rsidRDefault="00000000">
      <w:pPr>
        <w:spacing w:before="40" w:after="120"/>
      </w:pPr>
      <w:r>
        <w:rPr>
          <w:rFonts w:eastAsia="Georgia"/>
        </w:rPr>
        <w:t>"So," she emphasized, looking at the train, "which part of this is supposed to be normal?"</w:t>
      </w:r>
    </w:p>
    <w:p w14:paraId="7938A395" w14:textId="77777777" w:rsidR="00A1675C" w:rsidRDefault="00000000">
      <w:pPr>
        <w:ind w:firstLine="432"/>
      </w:pPr>
      <w:r>
        <w:rPr>
          <w:rFonts w:eastAsia="Georgia"/>
        </w:rPr>
        <w:t>Derek smiled.</w:t>
      </w:r>
    </w:p>
    <w:p w14:paraId="0CE885A4" w14:textId="77777777" w:rsidR="00A1675C" w:rsidRDefault="00000000">
      <w:pPr>
        <w:spacing w:before="40" w:after="120"/>
      </w:pPr>
      <w:r>
        <w:rPr>
          <w:rFonts w:eastAsia="Georgia"/>
        </w:rPr>
        <w:t>"We're still looking for that part."</w:t>
      </w:r>
    </w:p>
    <w:p w14:paraId="4F5B9774" w14:textId="77777777" w:rsidR="00A1675C" w:rsidRDefault="00000000">
      <w:pPr>
        <w:ind w:firstLine="432"/>
      </w:pPr>
      <w:r>
        <w:rPr>
          <w:rFonts w:eastAsia="Georgia"/>
        </w:rPr>
        <w:t>Tabitha smiled back.</w:t>
      </w:r>
    </w:p>
    <w:p w14:paraId="07CE23CC" w14:textId="77777777" w:rsidR="00A1675C" w:rsidRDefault="00000000">
      <w:pPr>
        <w:spacing w:before="40" w:after="120"/>
      </w:pPr>
      <w:r>
        <w:rPr>
          <w:rFonts w:eastAsia="Georgia"/>
        </w:rPr>
        <w:t>"Good. I was worried I'd missed it."</w:t>
      </w:r>
    </w:p>
    <w:p w14:paraId="0A3FF6BF" w14:textId="77777777" w:rsidR="00A1675C" w:rsidRDefault="00000000">
      <w:pPr>
        <w:ind w:firstLine="432"/>
      </w:pPr>
      <w:r>
        <w:rPr>
          <w:rFonts w:eastAsia="Georgia"/>
        </w:rPr>
        <w:t>There was, in fact, a distant, mysterious train waiting. This was unfortunate. It was an entirely ordinary Underground train.</w:t>
      </w:r>
    </w:p>
    <w:p w14:paraId="52E9A240" w14:textId="77777777" w:rsidR="00A1675C" w:rsidRDefault="00000000">
      <w:pPr>
        <w:ind w:firstLine="432"/>
      </w:pPr>
      <w:r>
        <w:rPr>
          <w:rFonts w:eastAsia="Georgia"/>
        </w:rPr>
        <w:t>Grey. Damp. Slightly depressing.</w:t>
      </w:r>
    </w:p>
    <w:p w14:paraId="6802592C" w14:textId="77777777" w:rsidR="00A1675C" w:rsidRDefault="00000000">
      <w:pPr>
        <w:ind w:firstLine="432"/>
      </w:pPr>
      <w:r>
        <w:rPr>
          <w:rFonts w:eastAsia="Georgia"/>
        </w:rPr>
        <w:t>The sort of train that looked as though it had been designed by a committee whose principal objective had been to discourage tourism. Except for one small problem. There was no driver.</w:t>
      </w:r>
    </w:p>
    <w:p w14:paraId="3D23EAB7" w14:textId="77777777" w:rsidR="00A1675C" w:rsidRDefault="00000000">
      <w:pPr>
        <w:ind w:firstLine="432"/>
      </w:pPr>
      <w:r>
        <w:rPr>
          <w:rFonts w:eastAsia="Georgia"/>
        </w:rPr>
        <w:t>There were no passengers. There was no conductor. There was no staff.</w:t>
      </w:r>
    </w:p>
    <w:p w14:paraId="25F04061" w14:textId="77777777" w:rsidR="00A1675C" w:rsidRDefault="00000000">
      <w:pPr>
        <w:ind w:firstLine="432"/>
      </w:pPr>
      <w:r>
        <w:rPr>
          <w:rFonts w:eastAsia="Georgia"/>
        </w:rPr>
        <w:t>And there was no record of the train on the timetable. Trevor checked the timetable again. Nothing.</w:t>
      </w:r>
    </w:p>
    <w:p w14:paraId="0CE2912C" w14:textId="77777777" w:rsidR="00A1675C" w:rsidRDefault="00000000">
      <w:pPr>
        <w:ind w:firstLine="432"/>
      </w:pPr>
      <w:r>
        <w:rPr>
          <w:rFonts w:eastAsia="Georgia"/>
        </w:rPr>
        <w:t>He checked his phone. Nothing. He checked the transport app.</w:t>
      </w:r>
    </w:p>
    <w:p w14:paraId="6AE806D8" w14:textId="77777777" w:rsidR="00A1675C" w:rsidRDefault="00000000">
      <w:pPr>
        <w:ind w:firstLine="432"/>
      </w:pPr>
      <w:r>
        <w:rPr>
          <w:rFonts w:eastAsia="Georgia"/>
        </w:rPr>
        <w:t>Nothing. He looked at Derek.</w:t>
      </w:r>
    </w:p>
    <w:p w14:paraId="625B7FB5" w14:textId="77777777" w:rsidR="00A1675C" w:rsidRDefault="00000000">
      <w:pPr>
        <w:spacing w:before="40" w:after="120"/>
      </w:pPr>
      <w:r>
        <w:rPr>
          <w:rFonts w:eastAsia="Georgia"/>
        </w:rPr>
        <w:t>"Perhaps it's cancelled."</w:t>
      </w:r>
    </w:p>
    <w:p w14:paraId="6B3F2AAD" w14:textId="77777777" w:rsidR="00A1675C" w:rsidRDefault="00000000">
      <w:pPr>
        <w:ind w:firstLine="432"/>
      </w:pPr>
      <w:r>
        <w:rPr>
          <w:rFonts w:eastAsia="Georgia"/>
        </w:rPr>
        <w:t>Derek carefully looked at the mysterious train.</w:t>
      </w:r>
    </w:p>
    <w:p w14:paraId="71552C93" w14:textId="77777777" w:rsidR="00A1675C" w:rsidRDefault="00000000">
      <w:pPr>
        <w:spacing w:before="40" w:after="120"/>
      </w:pPr>
      <w:r>
        <w:rPr>
          <w:rFonts w:eastAsia="Georgia"/>
        </w:rPr>
        <w:t>"It's here."</w:t>
      </w:r>
    </w:p>
    <w:p w14:paraId="6B9BFBCF" w14:textId="77777777" w:rsidR="00A1675C" w:rsidRDefault="00000000">
      <w:pPr>
        <w:spacing w:before="40" w:after="120"/>
      </w:pPr>
      <w:r>
        <w:rPr>
          <w:rFonts w:eastAsia="Georgia"/>
        </w:rPr>
        <w:t>"Yes."</w:t>
      </w:r>
    </w:p>
    <w:p w14:paraId="5A183081" w14:textId="77777777" w:rsidR="00A1675C" w:rsidRDefault="00000000">
      <w:pPr>
        <w:spacing w:before="40" w:after="120"/>
      </w:pPr>
      <w:r>
        <w:rPr>
          <w:rFonts w:eastAsia="Georgia"/>
        </w:rPr>
        <w:t>"Therefore it isn't cancelled."</w:t>
      </w:r>
    </w:p>
    <w:p w14:paraId="6D09ABE3" w14:textId="77777777" w:rsidR="00A1675C" w:rsidRDefault="00000000">
      <w:pPr>
        <w:ind w:firstLine="432"/>
      </w:pPr>
      <w:r>
        <w:rPr>
          <w:rFonts w:eastAsia="Georgia"/>
        </w:rPr>
        <w:t>Trevor considered this.</w:t>
      </w:r>
    </w:p>
    <w:p w14:paraId="27141A4E" w14:textId="77777777" w:rsidR="00A1675C" w:rsidRDefault="00000000">
      <w:pPr>
        <w:spacing w:before="40" w:after="120"/>
      </w:pPr>
      <w:r>
        <w:rPr>
          <w:rFonts w:eastAsia="Georgia"/>
        </w:rPr>
        <w:t>"That's not how cancellations work."</w:t>
      </w:r>
    </w:p>
    <w:p w14:paraId="4941D91C" w14:textId="77777777" w:rsidR="00A1675C" w:rsidRDefault="00000000">
      <w:pPr>
        <w:spacing w:before="40" w:after="120"/>
      </w:pPr>
      <w:r>
        <w:rPr>
          <w:rFonts w:eastAsia="Georgia"/>
        </w:rPr>
        <w:t>"It is if the train exists."</w:t>
      </w:r>
    </w:p>
    <w:p w14:paraId="7E32D88A" w14:textId="77777777" w:rsidR="00A1675C" w:rsidRDefault="00000000">
      <w:pPr>
        <w:spacing w:before="40" w:after="120"/>
      </w:pPr>
      <w:r>
        <w:rPr>
          <w:rFonts w:eastAsia="Georgia"/>
        </w:rPr>
        <w:t>"Does it?"</w:t>
      </w:r>
    </w:p>
    <w:p w14:paraId="7FAA305F" w14:textId="77777777" w:rsidR="00A1675C" w:rsidRDefault="00000000">
      <w:pPr>
        <w:ind w:firstLine="432"/>
      </w:pPr>
      <w:r>
        <w:rPr>
          <w:rFonts w:eastAsia="Georgia"/>
        </w:rPr>
        <w:t>Derek smiled.</w:t>
      </w:r>
    </w:p>
    <w:p w14:paraId="3F0EB1A9" w14:textId="77777777" w:rsidR="00A1675C" w:rsidRDefault="00000000">
      <w:pPr>
        <w:spacing w:before="40" w:after="120"/>
      </w:pPr>
      <w:r>
        <w:rPr>
          <w:rFonts w:eastAsia="Georgia"/>
        </w:rPr>
        <w:t>"Excellent question."</w:t>
      </w:r>
    </w:p>
    <w:p w14:paraId="31C271B1" w14:textId="77777777" w:rsidR="00A1675C" w:rsidRDefault="00000000">
      <w:pPr>
        <w:ind w:firstLine="432"/>
      </w:pPr>
      <w:r>
        <w:rPr>
          <w:rFonts w:eastAsia="Georgia"/>
        </w:rPr>
        <w:t>Tabitha stopped them.</w:t>
      </w:r>
    </w:p>
    <w:p w14:paraId="0B907037" w14:textId="77777777" w:rsidR="00A1675C" w:rsidRDefault="00000000">
      <w:pPr>
        <w:spacing w:before="40" w:after="120"/>
      </w:pPr>
      <w:r>
        <w:rPr>
          <w:rFonts w:eastAsia="Georgia"/>
        </w:rPr>
        <w:t>"One moment."</w:t>
      </w:r>
    </w:p>
    <w:p w14:paraId="3F2DAA73" w14:textId="77777777" w:rsidR="00A1675C" w:rsidRDefault="00000000">
      <w:pPr>
        <w:ind w:firstLine="432"/>
      </w:pPr>
      <w:r>
        <w:rPr>
          <w:rFonts w:eastAsia="Georgia"/>
        </w:rPr>
        <w:t>She pointed at the destination board.</w:t>
      </w:r>
    </w:p>
    <w:p w14:paraId="55F0C7A8" w14:textId="77777777" w:rsidR="00A1675C" w:rsidRDefault="00000000">
      <w:pPr>
        <w:spacing w:before="40" w:after="120"/>
      </w:pPr>
      <w:r>
        <w:rPr>
          <w:rFonts w:eastAsia="Georgia"/>
        </w:rPr>
        <w:t>"London Terminus."</w:t>
      </w:r>
    </w:p>
    <w:p w14:paraId="1128559F" w14:textId="77777777" w:rsidR="00A1675C" w:rsidRDefault="00000000">
      <w:pPr>
        <w:ind w:firstLine="432"/>
      </w:pPr>
      <w:r>
        <w:rPr>
          <w:rFonts w:eastAsia="Georgia"/>
        </w:rPr>
        <w:t>Derek calmly nodded.</w:t>
      </w:r>
    </w:p>
    <w:p w14:paraId="53696337" w14:textId="77777777" w:rsidR="00A1675C" w:rsidRDefault="00000000">
      <w:pPr>
        <w:spacing w:before="40" w:after="120"/>
      </w:pPr>
      <w:r>
        <w:rPr>
          <w:rFonts w:eastAsia="Georgia"/>
        </w:rPr>
        <w:t>"Yes."</w:t>
      </w:r>
    </w:p>
    <w:p w14:paraId="0D102680" w14:textId="77777777" w:rsidR="00A1675C" w:rsidRDefault="00000000">
      <w:pPr>
        <w:spacing w:before="40" w:after="120"/>
      </w:pPr>
      <w:r>
        <w:rPr>
          <w:rFonts w:eastAsia="Georgia"/>
        </w:rPr>
        <w:t>"Is that actually a destination?"</w:t>
      </w:r>
    </w:p>
    <w:p w14:paraId="3FA1B718" w14:textId="77777777" w:rsidR="00A1675C" w:rsidRDefault="00000000">
      <w:pPr>
        <w:ind w:firstLine="432"/>
      </w:pPr>
      <w:r>
        <w:rPr>
          <w:rFonts w:eastAsia="Georgia"/>
        </w:rPr>
        <w:t>Trevor carefully looked at the sign.</w:t>
      </w:r>
    </w:p>
    <w:p w14:paraId="39F9EF35" w14:textId="77777777" w:rsidR="00A1675C" w:rsidRDefault="00000000">
      <w:pPr>
        <w:spacing w:before="40" w:after="120"/>
      </w:pPr>
      <w:r>
        <w:rPr>
          <w:rFonts w:eastAsia="Georgia"/>
        </w:rPr>
        <w:t>"Apparently."</w:t>
      </w:r>
    </w:p>
    <w:p w14:paraId="445A95C7" w14:textId="77777777" w:rsidR="00A1675C" w:rsidRDefault="00000000">
      <w:pPr>
        <w:ind w:firstLine="432"/>
      </w:pPr>
      <w:r>
        <w:rPr>
          <w:rFonts w:eastAsia="Georgia"/>
        </w:rPr>
        <w:t>Tabitha shook her head.</w:t>
      </w:r>
    </w:p>
    <w:p w14:paraId="6230BEBE" w14:textId="77777777" w:rsidR="00A1675C" w:rsidRDefault="00000000">
      <w:pPr>
        <w:spacing w:before="40" w:after="120"/>
      </w:pPr>
      <w:r>
        <w:rPr>
          <w:rFonts w:eastAsia="Georgia"/>
        </w:rPr>
        <w:t>"No. It is a description. The train isn't telling us where it is going. It is telling us where its worldline ends."</w:t>
      </w:r>
    </w:p>
    <w:p w14:paraId="03127BDC" w14:textId="77777777" w:rsidR="00A1675C" w:rsidRDefault="00000000">
      <w:pPr>
        <w:ind w:firstLine="432"/>
      </w:pPr>
      <w:r>
        <w:rPr>
          <w:rFonts w:eastAsia="Georgia"/>
        </w:rPr>
        <w:t>Derek carefully looked at her. For a moment he remained silent.</w:t>
      </w:r>
    </w:p>
    <w:p w14:paraId="77264B8F" w14:textId="77777777" w:rsidR="00A1675C" w:rsidRDefault="00000000">
      <w:pPr>
        <w:spacing w:before="40" w:after="120"/>
      </w:pPr>
      <w:r>
        <w:rPr>
          <w:rFonts w:eastAsia="Georgia"/>
        </w:rPr>
        <w:t>"That's rather good."</w:t>
      </w:r>
    </w:p>
    <w:p w14:paraId="132DA657" w14:textId="77777777" w:rsidR="00A1675C" w:rsidRDefault="00000000">
      <w:pPr>
        <w:ind w:firstLine="432"/>
      </w:pPr>
      <w:r>
        <w:rPr>
          <w:rFonts w:eastAsia="Georgia"/>
        </w:rPr>
        <w:t>Tabitha smiled.</w:t>
      </w:r>
    </w:p>
    <w:p w14:paraId="595305AF" w14:textId="77777777" w:rsidR="00A1675C" w:rsidRDefault="00000000">
      <w:pPr>
        <w:spacing w:before="40" w:after="120"/>
      </w:pPr>
      <w:r>
        <w:rPr>
          <w:rFonts w:eastAsia="Georgia"/>
        </w:rPr>
        <w:t>"I was hoping you would say that."</w:t>
      </w:r>
    </w:p>
    <w:p w14:paraId="610DFF9C" w14:textId="410A5758" w:rsidR="00A1675C" w:rsidRDefault="003434B6">
      <w:pPr>
        <w:ind w:firstLine="432"/>
      </w:pPr>
      <w:r>
        <w:rPr>
          <w:rFonts w:eastAsia="Georgia"/>
        </w:rPr>
        <w:t>Penny quietly walked toward it. The destination board read:</w:t>
      </w:r>
    </w:p>
    <w:p w14:paraId="7113F93B" w14:textId="77777777" w:rsidR="00A1675C" w:rsidRDefault="00000000">
      <w:pPr>
        <w:spacing w:before="200" w:after="120"/>
        <w:jc w:val="center"/>
      </w:pPr>
      <w:r>
        <w:rPr>
          <w:rFonts w:eastAsia="Georgia"/>
          <w:b/>
          <w:sz w:val="24"/>
        </w:rPr>
        <w:t>LONDON TERMINUS</w:t>
      </w:r>
    </w:p>
    <w:p w14:paraId="264D4C6A" w14:textId="77777777" w:rsidR="00A1675C" w:rsidRDefault="00000000">
      <w:pPr>
        <w:ind w:firstLine="432"/>
      </w:pPr>
      <w:r>
        <w:rPr>
          <w:rFonts w:eastAsia="Georgia"/>
        </w:rPr>
        <w:t>She stopped.</w:t>
      </w:r>
    </w:p>
    <w:p w14:paraId="7E793B45" w14:textId="77777777" w:rsidR="00A1675C" w:rsidRDefault="00000000">
      <w:pPr>
        <w:spacing w:before="40" w:after="120"/>
      </w:pPr>
      <w:r>
        <w:rPr>
          <w:rFonts w:eastAsia="Georgia"/>
        </w:rPr>
        <w:t>"Where is London Terminus?"</w:t>
      </w:r>
    </w:p>
    <w:p w14:paraId="0BE3D230" w14:textId="77777777" w:rsidR="00A1675C" w:rsidRDefault="00000000">
      <w:pPr>
        <w:ind w:firstLine="432"/>
      </w:pPr>
      <w:r>
        <w:rPr>
          <w:rFonts w:eastAsia="Georgia"/>
        </w:rPr>
        <w:t>Derek carefully looked at the sign.</w:t>
      </w:r>
    </w:p>
    <w:p w14:paraId="3E032253" w14:textId="77777777" w:rsidR="00A1675C" w:rsidRDefault="00000000">
      <w:pPr>
        <w:spacing w:before="40" w:after="120"/>
      </w:pPr>
      <w:r>
        <w:rPr>
          <w:rFonts w:eastAsia="Georgia"/>
        </w:rPr>
        <w:t>"Everywhere."</w:t>
      </w:r>
    </w:p>
    <w:p w14:paraId="1948AE69" w14:textId="77777777" w:rsidR="00A1675C" w:rsidRDefault="00000000">
      <w:pPr>
        <w:spacing w:before="40" w:after="120"/>
      </w:pPr>
      <w:r>
        <w:rPr>
          <w:rFonts w:eastAsia="Georgia"/>
        </w:rPr>
        <w:t>Trevor sighed.</w:t>
      </w:r>
    </w:p>
    <w:p w14:paraId="1457A6F9" w14:textId="77777777" w:rsidR="00A1675C" w:rsidRDefault="00000000">
      <w:pPr>
        <w:spacing w:before="40" w:after="120"/>
      </w:pPr>
      <w:r>
        <w:rPr>
          <w:rFonts w:eastAsia="Georgia"/>
        </w:rPr>
        <w:t>"That isn't helpful."</w:t>
      </w:r>
    </w:p>
    <w:p w14:paraId="01AD541C" w14:textId="77777777" w:rsidR="00A1675C" w:rsidRDefault="00000000">
      <w:pPr>
        <w:spacing w:before="40" w:after="120"/>
      </w:pPr>
      <w:r>
        <w:rPr>
          <w:rFonts w:eastAsia="Georgia"/>
        </w:rPr>
        <w:t>"It wasn't intended to be."</w:t>
      </w:r>
    </w:p>
    <w:p w14:paraId="71806BBE" w14:textId="6E86DCE7" w:rsidR="00A1675C" w:rsidRDefault="003434B6">
      <w:pPr>
        <w:ind w:firstLine="432"/>
      </w:pPr>
      <w:r>
        <w:rPr>
          <w:rFonts w:eastAsia="Georgia"/>
        </w:rPr>
        <w:t>Penny carefully looked at the mysterious train.</w:t>
      </w:r>
    </w:p>
    <w:p w14:paraId="66B2535B" w14:textId="77777777" w:rsidR="00A1675C" w:rsidRDefault="00000000">
      <w:pPr>
        <w:spacing w:before="40" w:after="120"/>
      </w:pPr>
      <w:r>
        <w:rPr>
          <w:rFonts w:eastAsia="Georgia"/>
        </w:rPr>
        <w:t>"There's no such station."</w:t>
      </w:r>
    </w:p>
    <w:p w14:paraId="6234BA39" w14:textId="77777777" w:rsidR="00A1675C" w:rsidRDefault="00000000">
      <w:pPr>
        <w:ind w:firstLine="432"/>
      </w:pPr>
      <w:r>
        <w:rPr>
          <w:rFonts w:eastAsia="Georgia"/>
        </w:rPr>
        <w:t>Derek calmly nodded.</w:t>
      </w:r>
    </w:p>
    <w:p w14:paraId="1BD919B1" w14:textId="77777777" w:rsidR="00A1675C" w:rsidRDefault="00000000">
      <w:pPr>
        <w:spacing w:before="40" w:after="120"/>
      </w:pPr>
      <w:r>
        <w:rPr>
          <w:rFonts w:eastAsia="Georgia"/>
        </w:rPr>
        <w:t>"Correct."</w:t>
      </w:r>
    </w:p>
    <w:p w14:paraId="72BB4DE0" w14:textId="77777777" w:rsidR="00A1675C" w:rsidRDefault="00000000">
      <w:pPr>
        <w:spacing w:before="40" w:after="120"/>
      </w:pPr>
      <w:r>
        <w:rPr>
          <w:rFonts w:eastAsia="Georgia"/>
        </w:rPr>
        <w:t>"Then why does the train say it's going there?"</w:t>
      </w:r>
    </w:p>
    <w:p w14:paraId="16A77B85" w14:textId="77777777" w:rsidR="00A1675C" w:rsidRDefault="00000000">
      <w:pPr>
        <w:spacing w:before="40" w:after="120"/>
      </w:pPr>
      <w:r>
        <w:rPr>
          <w:rFonts w:eastAsia="Georgia"/>
        </w:rPr>
        <w:t>"Perhaps it's optimistic."</w:t>
      </w:r>
    </w:p>
    <w:p w14:paraId="323A5B95" w14:textId="77777777" w:rsidR="00A1675C" w:rsidRDefault="00000000">
      <w:pPr>
        <w:ind w:firstLine="432"/>
      </w:pPr>
      <w:r>
        <w:rPr>
          <w:rFonts w:eastAsia="Georgia"/>
        </w:rPr>
        <w:t>The doors carefully opened. Nobody moved. Derek stepped inside.</w:t>
      </w:r>
    </w:p>
    <w:p w14:paraId="03D83ACD" w14:textId="059A019F" w:rsidR="00A1675C" w:rsidRDefault="003434B6">
      <w:pPr>
        <w:ind w:firstLine="432"/>
      </w:pPr>
      <w:r>
        <w:rPr>
          <w:rFonts w:eastAsia="Georgia"/>
        </w:rPr>
        <w:t>Penny followed. Tabitha followed Penny. Trevor remained on the lonely lonely platform.</w:t>
      </w:r>
    </w:p>
    <w:p w14:paraId="19546B85" w14:textId="77777777" w:rsidR="00A1675C" w:rsidRDefault="00000000">
      <w:pPr>
        <w:ind w:firstLine="432"/>
      </w:pPr>
      <w:r>
        <w:rPr>
          <w:rFonts w:eastAsia="Georgia"/>
        </w:rPr>
        <w:t>Derek slowly looked back.</w:t>
      </w:r>
    </w:p>
    <w:p w14:paraId="56AD84C3" w14:textId="77777777" w:rsidR="00A1675C" w:rsidRDefault="00000000">
      <w:pPr>
        <w:spacing w:before="40" w:after="120"/>
      </w:pPr>
      <w:r>
        <w:rPr>
          <w:rFonts w:eastAsia="Georgia"/>
        </w:rPr>
        <w:t>"Coming?"</w:t>
      </w:r>
    </w:p>
    <w:p w14:paraId="59CB1690" w14:textId="77777777" w:rsidR="00A1675C" w:rsidRDefault="00000000">
      <w:pPr>
        <w:ind w:firstLine="432"/>
      </w:pPr>
      <w:r>
        <w:rPr>
          <w:rFonts w:eastAsia="Georgia"/>
        </w:rPr>
        <w:t>Trevor carefully looked at the empty carriage.</w:t>
      </w:r>
    </w:p>
    <w:p w14:paraId="5F2D7777" w14:textId="77777777" w:rsidR="00A1675C" w:rsidRDefault="00000000">
      <w:pPr>
        <w:spacing w:before="40" w:after="120"/>
      </w:pPr>
      <w:r>
        <w:rPr>
          <w:rFonts w:eastAsia="Georgia"/>
        </w:rPr>
        <w:t>"Do you know where it goes?"</w:t>
      </w:r>
    </w:p>
    <w:p w14:paraId="6E4CF24F" w14:textId="77777777" w:rsidR="00A1675C" w:rsidRDefault="00000000">
      <w:pPr>
        <w:spacing w:before="40" w:after="120"/>
      </w:pPr>
      <w:r>
        <w:rPr>
          <w:rFonts w:eastAsia="Georgia"/>
        </w:rPr>
        <w:t>"No."</w:t>
      </w:r>
    </w:p>
    <w:p w14:paraId="18F8B7FD" w14:textId="77777777" w:rsidR="00A1675C" w:rsidRDefault="00000000">
      <w:pPr>
        <w:spacing w:before="40" w:after="120"/>
      </w:pPr>
      <w:r>
        <w:rPr>
          <w:rFonts w:eastAsia="Georgia"/>
        </w:rPr>
        <w:t>"Do you know who is driving it?"</w:t>
      </w:r>
    </w:p>
    <w:p w14:paraId="18B71EFB" w14:textId="77777777" w:rsidR="00A1675C" w:rsidRDefault="00000000">
      <w:pPr>
        <w:spacing w:before="40" w:after="120"/>
      </w:pPr>
      <w:r>
        <w:rPr>
          <w:rFonts w:eastAsia="Georgia"/>
        </w:rPr>
        <w:t>"No."</w:t>
      </w:r>
    </w:p>
    <w:p w14:paraId="442C5442" w14:textId="77777777" w:rsidR="00A1675C" w:rsidRDefault="00000000">
      <w:pPr>
        <w:spacing w:before="40" w:after="120"/>
      </w:pPr>
      <w:r>
        <w:rPr>
          <w:rFonts w:eastAsia="Georgia"/>
        </w:rPr>
        <w:t>"Do you know why it exists?"</w:t>
      </w:r>
    </w:p>
    <w:p w14:paraId="73A92FFB" w14:textId="77777777" w:rsidR="00A1675C" w:rsidRDefault="00000000">
      <w:pPr>
        <w:spacing w:before="40" w:after="120"/>
      </w:pPr>
      <w:r>
        <w:rPr>
          <w:rFonts w:eastAsia="Georgia"/>
        </w:rPr>
        <w:t>"No."</w:t>
      </w:r>
    </w:p>
    <w:p w14:paraId="3CA29F61" w14:textId="77777777" w:rsidR="00A1675C" w:rsidRDefault="00000000">
      <w:pPr>
        <w:spacing w:before="40" w:after="120"/>
      </w:pPr>
      <w:r>
        <w:rPr>
          <w:rFonts w:eastAsia="Georgia"/>
        </w:rPr>
        <w:t>Trevor wearily sighed.</w:t>
      </w:r>
    </w:p>
    <w:p w14:paraId="45C914FE" w14:textId="77777777" w:rsidR="00A1675C" w:rsidRDefault="00000000">
      <w:pPr>
        <w:spacing w:before="40" w:after="120"/>
      </w:pPr>
      <w:r>
        <w:rPr>
          <w:rFonts w:eastAsia="Georgia"/>
        </w:rPr>
        <w:t>"Fine."</w:t>
      </w:r>
    </w:p>
    <w:p w14:paraId="4E373C6C" w14:textId="77777777" w:rsidR="00A1675C" w:rsidRDefault="00000000">
      <w:pPr>
        <w:ind w:firstLine="432"/>
      </w:pPr>
      <w:r>
        <w:rPr>
          <w:rFonts w:eastAsia="Georgia"/>
        </w:rPr>
        <w:t>He stepped aboard. Tabitha carefully looked at him.</w:t>
      </w:r>
    </w:p>
    <w:p w14:paraId="3815E782" w14:textId="77777777" w:rsidR="00A1675C" w:rsidRDefault="00000000">
      <w:pPr>
        <w:spacing w:before="40" w:after="120"/>
      </w:pPr>
      <w:r>
        <w:rPr>
          <w:rFonts w:eastAsia="Georgia"/>
        </w:rPr>
        <w:t>"You know, for someone who asked whether it has a driver, you seem remarkably willing to get on it."</w:t>
      </w:r>
    </w:p>
    <w:p w14:paraId="3B5F2BC3" w14:textId="77777777" w:rsidR="00A1675C" w:rsidRDefault="00000000">
      <w:pPr>
        <w:spacing w:before="40" w:after="120"/>
      </w:pPr>
      <w:r>
        <w:rPr>
          <w:rFonts w:eastAsia="Georgia"/>
        </w:rPr>
        <w:t>"I am beginning to suspect that refusing to board would be less safe."</w:t>
      </w:r>
    </w:p>
    <w:p w14:paraId="4D1EA0E5" w14:textId="77777777" w:rsidR="00A1675C" w:rsidRDefault="00000000">
      <w:pPr>
        <w:spacing w:before="40" w:after="120"/>
      </w:pPr>
      <w:r>
        <w:rPr>
          <w:rFonts w:eastAsia="Georgia"/>
        </w:rPr>
        <w:t>"Good reasoning."</w:t>
      </w:r>
    </w:p>
    <w:p w14:paraId="2B0F4EDA" w14:textId="77777777" w:rsidR="00A1675C" w:rsidRDefault="00000000">
      <w:pPr>
        <w:ind w:firstLine="432"/>
      </w:pPr>
      <w:r>
        <w:rPr>
          <w:rFonts w:eastAsia="Georgia"/>
        </w:rPr>
        <w:t>The doors quietly closed. The mysterious train moved. There was no announcement.</w:t>
      </w:r>
    </w:p>
    <w:p w14:paraId="0550DCFD" w14:textId="77777777" w:rsidR="00A1675C" w:rsidRDefault="00000000">
      <w:pPr>
        <w:ind w:firstLine="432"/>
      </w:pPr>
      <w:r>
        <w:rPr>
          <w:rFonts w:eastAsia="Georgia"/>
        </w:rPr>
        <w:t>No warning. No reassuring strange voice telling them to mind the gap. It simply accelerated.</w:t>
      </w:r>
    </w:p>
    <w:p w14:paraId="0A3A7695" w14:textId="77777777" w:rsidR="00A1675C" w:rsidRDefault="00000000">
      <w:pPr>
        <w:ind w:firstLine="432"/>
      </w:pPr>
      <w:r>
        <w:rPr>
          <w:rFonts w:eastAsia="Georgia"/>
        </w:rPr>
        <w:t>Derek looked sharply at his watch. 11:17. The train clock showed 11:17.</w:t>
      </w:r>
    </w:p>
    <w:p w14:paraId="7FE3ED18" w14:textId="3A7A306E" w:rsidR="00A1675C" w:rsidRDefault="003434B6">
      <w:pPr>
        <w:ind w:firstLine="432"/>
      </w:pPr>
      <w:r>
        <w:rPr>
          <w:rFonts w:eastAsia="Georgia"/>
        </w:rPr>
        <w:t>Penny's phone showed 11:17. Trevor checked his. 11:17.</w:t>
      </w:r>
    </w:p>
    <w:p w14:paraId="660BB00C" w14:textId="77777777" w:rsidR="00A1675C" w:rsidRDefault="00000000">
      <w:pPr>
        <w:ind w:firstLine="432"/>
      </w:pPr>
      <w:r>
        <w:rPr>
          <w:rFonts w:eastAsia="Georgia"/>
        </w:rPr>
        <w:t>Everything appeared perfectly normal. This was, naturally, suspicious. The train accelerated harder.</w:t>
      </w:r>
    </w:p>
    <w:p w14:paraId="696D9FC9" w14:textId="77777777" w:rsidR="00A1675C" w:rsidRDefault="00000000">
      <w:pPr>
        <w:ind w:firstLine="432"/>
      </w:pPr>
      <w:r>
        <w:rPr>
          <w:rFonts w:eastAsia="Georgia"/>
        </w:rPr>
        <w:t>Derek watched the carriage.</w:t>
      </w:r>
    </w:p>
    <w:p w14:paraId="2D97E3A6" w14:textId="77777777" w:rsidR="00A1675C" w:rsidRDefault="00000000">
      <w:pPr>
        <w:spacing w:before="40" w:after="120"/>
      </w:pPr>
      <w:r>
        <w:rPr>
          <w:rFonts w:eastAsia="Georgia"/>
        </w:rPr>
        <w:t>"Acceleration."</w:t>
      </w:r>
    </w:p>
    <w:p w14:paraId="370513EC" w14:textId="77777777" w:rsidR="00A1675C" w:rsidRDefault="00000000">
      <w:pPr>
        <w:ind w:firstLine="432"/>
      </w:pPr>
      <w:r>
        <w:rPr>
          <w:rFonts w:eastAsia="Georgia"/>
        </w:rPr>
        <w:t>Trevor nodded.</w:t>
      </w:r>
    </w:p>
    <w:p w14:paraId="58DA1C8D" w14:textId="77777777" w:rsidR="00A1675C" w:rsidRDefault="00000000">
      <w:pPr>
        <w:spacing w:before="40" w:after="120"/>
      </w:pPr>
      <w:r>
        <w:rPr>
          <w:rFonts w:eastAsia="Georgia"/>
        </w:rPr>
        <w:t>"We can feel it."</w:t>
      </w:r>
    </w:p>
    <w:p w14:paraId="42862291" w14:textId="77777777" w:rsidR="00A1675C" w:rsidRDefault="00000000">
      <w:pPr>
        <w:spacing w:before="40" w:after="120"/>
      </w:pPr>
      <w:r>
        <w:rPr>
          <w:rFonts w:eastAsia="Georgia"/>
        </w:rPr>
        <w:t>"Yes."</w:t>
      </w:r>
    </w:p>
    <w:p w14:paraId="2EE8EA3F" w14:textId="77777777" w:rsidR="00A1675C" w:rsidRDefault="00000000">
      <w:pPr>
        <w:spacing w:before="40" w:after="120"/>
      </w:pPr>
      <w:r>
        <w:rPr>
          <w:rFonts w:eastAsia="Georgia"/>
        </w:rPr>
        <w:t>"And that means this isn't an inertial frame."</w:t>
      </w:r>
    </w:p>
    <w:p w14:paraId="386F36FF" w14:textId="77777777" w:rsidR="00A1675C" w:rsidRDefault="00000000">
      <w:pPr>
        <w:spacing w:before="40" w:after="120"/>
      </w:pPr>
      <w:r>
        <w:rPr>
          <w:rFonts w:eastAsia="Georgia"/>
        </w:rPr>
        <w:t>"Correct."</w:t>
      </w:r>
    </w:p>
    <w:p w14:paraId="1D9DB2C0" w14:textId="3BC06CD6" w:rsidR="00A1675C" w:rsidRDefault="003434B6">
      <w:pPr>
        <w:ind w:firstLine="432"/>
      </w:pPr>
      <w:r>
        <w:rPr>
          <w:rFonts w:eastAsia="Georgia"/>
        </w:rPr>
        <w:t>Penny looked out of the window.</w:t>
      </w:r>
    </w:p>
    <w:p w14:paraId="45DF289F" w14:textId="77777777" w:rsidR="00A1675C" w:rsidRDefault="00000000">
      <w:pPr>
        <w:spacing w:before="40" w:after="120"/>
      </w:pPr>
      <w:r>
        <w:rPr>
          <w:rFonts w:eastAsia="Georgia"/>
        </w:rPr>
        <w:t>"The station is accelerating away from us."</w:t>
      </w:r>
    </w:p>
    <w:p w14:paraId="1D26306F" w14:textId="77777777" w:rsidR="00A1675C" w:rsidRDefault="00000000">
      <w:pPr>
        <w:ind w:firstLine="432"/>
      </w:pPr>
      <w:r>
        <w:rPr>
          <w:rFonts w:eastAsia="Georgia"/>
        </w:rPr>
        <w:t>Derek smiled.</w:t>
      </w:r>
    </w:p>
    <w:p w14:paraId="5D1CCF8A" w14:textId="77777777" w:rsidR="00A1675C" w:rsidRDefault="00000000">
      <w:pPr>
        <w:spacing w:before="40" w:after="120"/>
      </w:pPr>
      <w:r>
        <w:rPr>
          <w:rFonts w:eastAsia="Georgia"/>
        </w:rPr>
        <w:t>"Depending on your frame."</w:t>
      </w:r>
    </w:p>
    <w:p w14:paraId="3552CA55" w14:textId="77777777" w:rsidR="00A1675C" w:rsidRDefault="00000000">
      <w:pPr>
        <w:ind w:firstLine="432"/>
      </w:pPr>
      <w:r>
        <w:rPr>
          <w:rFonts w:eastAsia="Georgia"/>
        </w:rPr>
        <w:t>Trevor nodded.</w:t>
      </w:r>
    </w:p>
    <w:p w14:paraId="4428F99E" w14:textId="77777777" w:rsidR="00A1675C" w:rsidRDefault="00000000">
      <w:pPr>
        <w:spacing w:before="40" w:after="120"/>
      </w:pPr>
      <w:r>
        <w:rPr>
          <w:rFonts w:eastAsia="Georgia"/>
        </w:rPr>
        <w:t>"Right."</w:t>
      </w:r>
    </w:p>
    <w:p w14:paraId="72FCFAF6" w14:textId="77777777" w:rsidR="00A1675C" w:rsidRDefault="00000000">
      <w:pPr>
        <w:ind w:firstLine="432"/>
      </w:pPr>
      <w:r>
        <w:rPr>
          <w:rFonts w:eastAsia="Georgia"/>
        </w:rPr>
        <w:t>the mysterious train continued into the narrow tunnel. Derek took out his notebook.</w:t>
      </w:r>
    </w:p>
    <w:p w14:paraId="6E34A407" w14:textId="77777777" w:rsidR="00A1675C" w:rsidRDefault="00000000">
      <w:pPr>
        <w:spacing w:before="40" w:after="120"/>
      </w:pPr>
      <w:r>
        <w:rPr>
          <w:rFonts w:eastAsia="Georgia"/>
        </w:rPr>
        <w:t>"Let's keep this simple."</w:t>
      </w:r>
    </w:p>
    <w:p w14:paraId="748599B3" w14:textId="77777777" w:rsidR="00A1675C" w:rsidRDefault="00000000">
      <w:pPr>
        <w:ind w:firstLine="432"/>
      </w:pPr>
      <w:r>
        <w:rPr>
          <w:rFonts w:eastAsia="Georgia"/>
        </w:rPr>
        <w:t>Trevor looked at him.</w:t>
      </w:r>
    </w:p>
    <w:p w14:paraId="44665D4A" w14:textId="77777777" w:rsidR="00A1675C" w:rsidRDefault="00000000">
      <w:pPr>
        <w:spacing w:before="40" w:after="120"/>
      </w:pPr>
      <w:r>
        <w:rPr>
          <w:rFonts w:eastAsia="Georgia"/>
        </w:rPr>
        <w:t>"That's unusual."</w:t>
      </w:r>
    </w:p>
    <w:p w14:paraId="2615C410" w14:textId="77777777" w:rsidR="00A1675C" w:rsidRDefault="00000000">
      <w:pPr>
        <w:spacing w:before="40" w:after="120"/>
      </w:pPr>
      <w:r>
        <w:rPr>
          <w:rFonts w:eastAsia="Georgia"/>
        </w:rPr>
        <w:t>"Special Relativity first."</w:t>
      </w:r>
    </w:p>
    <w:p w14:paraId="2C0F6E09" w14:textId="77777777" w:rsidR="00A1675C" w:rsidRDefault="00000000">
      <w:pPr>
        <w:ind w:firstLine="432"/>
      </w:pPr>
      <w:r>
        <w:rPr>
          <w:rFonts w:eastAsia="Georgia"/>
        </w:rPr>
        <w:t>He wrote:</w:t>
      </w:r>
    </w:p>
    <w:p w14:paraId="66FD090A" w14:textId="77777777" w:rsidR="00A1675C" w:rsidRDefault="00000000">
      <w:pPr>
        <w:spacing w:before="200" w:after="120"/>
        <w:jc w:val="center"/>
      </w:pPr>
      <w:r>
        <w:rPr>
          <w:rFonts w:eastAsia="Georgia"/>
          <w:b/>
          <w:sz w:val="24"/>
        </w:rPr>
        <w:t>INERTIAL FRAME</w:t>
      </w:r>
    </w:p>
    <w:p w14:paraId="1450A033" w14:textId="77777777" w:rsidR="00A1675C" w:rsidRDefault="00000000">
      <w:pPr>
        <w:ind w:firstLine="432"/>
      </w:pPr>
      <w:r>
        <w:rPr>
          <w:rFonts w:eastAsia="Georgia"/>
        </w:rPr>
        <w:t>Then:</w:t>
      </w:r>
    </w:p>
    <w:p w14:paraId="741E76A7" w14:textId="77777777" w:rsidR="00A1675C" w:rsidRDefault="00000000">
      <w:pPr>
        <w:spacing w:before="200" w:after="120"/>
        <w:jc w:val="center"/>
      </w:pPr>
      <w:r>
        <w:rPr>
          <w:rFonts w:eastAsia="Georgia"/>
          <w:b/>
          <w:sz w:val="24"/>
        </w:rPr>
        <w:t>LORENTZ TRANSFORMATION</w:t>
      </w:r>
    </w:p>
    <w:p w14:paraId="4FBAD25D" w14:textId="77777777" w:rsidR="00A1675C" w:rsidRDefault="00000000">
      <w:pPr>
        <w:ind w:firstLine="432"/>
      </w:pPr>
      <w:r>
        <w:rPr>
          <w:rFonts w:eastAsia="Georgia"/>
        </w:rPr>
        <w:t>Then:</w:t>
      </w:r>
    </w:p>
    <w:p w14:paraId="4D2510A0" w14:textId="77777777" w:rsidR="00A1675C" w:rsidRDefault="00000000">
      <w:pPr>
        <w:spacing w:before="200" w:after="120"/>
        <w:jc w:val="center"/>
      </w:pPr>
      <w:r>
        <w:rPr>
          <w:rFonts w:eastAsia="Georgia"/>
          <w:b/>
          <w:sz w:val="24"/>
        </w:rPr>
        <w:t>PROPER TIME</w:t>
      </w:r>
    </w:p>
    <w:p w14:paraId="21FBB7F9" w14:textId="34410421" w:rsidR="00A1675C" w:rsidRDefault="003434B6">
      <w:pPr>
        <w:ind w:firstLine="432"/>
      </w:pPr>
      <w:r>
        <w:rPr>
          <w:rFonts w:eastAsia="Georgia"/>
        </w:rPr>
        <w:t>Penny nodded.</w:t>
      </w:r>
    </w:p>
    <w:p w14:paraId="50CD89DF" w14:textId="77777777" w:rsidR="00A1675C" w:rsidRDefault="00000000">
      <w:pPr>
        <w:spacing w:before="40" w:after="120"/>
      </w:pPr>
      <w:r>
        <w:rPr>
          <w:rFonts w:eastAsia="Georgia"/>
        </w:rPr>
        <w:t>"The train has its own proper time."</w:t>
      </w:r>
    </w:p>
    <w:p w14:paraId="782F159D" w14:textId="77777777" w:rsidR="00A1675C" w:rsidRDefault="00000000">
      <w:pPr>
        <w:spacing w:before="40" w:after="120"/>
      </w:pPr>
      <w:r>
        <w:rPr>
          <w:rFonts w:eastAsia="Georgia"/>
        </w:rPr>
        <w:t>"Yes."</w:t>
      </w:r>
    </w:p>
    <w:p w14:paraId="415D0D90" w14:textId="77777777" w:rsidR="00A1675C" w:rsidRDefault="00000000">
      <w:pPr>
        <w:spacing w:before="40" w:after="120"/>
      </w:pPr>
      <w:r>
        <w:rPr>
          <w:rFonts w:eastAsia="Georgia"/>
        </w:rPr>
        <w:t>"The passengers would have their own worldlines."</w:t>
      </w:r>
    </w:p>
    <w:p w14:paraId="29DE2BF3" w14:textId="77777777" w:rsidR="00A1675C" w:rsidRDefault="00000000">
      <w:pPr>
        <w:spacing w:before="40" w:after="120"/>
      </w:pPr>
      <w:r>
        <w:rPr>
          <w:rFonts w:eastAsia="Georgia"/>
        </w:rPr>
        <w:t>"Yes."</w:t>
      </w:r>
    </w:p>
    <w:p w14:paraId="4B48CC90" w14:textId="77777777" w:rsidR="00A1675C" w:rsidRDefault="00000000">
      <w:pPr>
        <w:spacing w:before="40" w:after="120"/>
      </w:pPr>
      <w:r>
        <w:rPr>
          <w:rFonts w:eastAsia="Georgia"/>
        </w:rPr>
        <w:t>"The station has another."</w:t>
      </w:r>
    </w:p>
    <w:p w14:paraId="42DC8E7F" w14:textId="77777777" w:rsidR="00A1675C" w:rsidRDefault="00000000">
      <w:pPr>
        <w:spacing w:before="40" w:after="120"/>
      </w:pPr>
      <w:r>
        <w:rPr>
          <w:rFonts w:eastAsia="Georgia"/>
        </w:rPr>
        <w:t>"Yes."</w:t>
      </w:r>
    </w:p>
    <w:p w14:paraId="22538457" w14:textId="77777777" w:rsidR="00A1675C" w:rsidRDefault="00000000">
      <w:pPr>
        <w:spacing w:before="40" w:after="120"/>
      </w:pPr>
      <w:r>
        <w:rPr>
          <w:rFonts w:eastAsia="Georgia"/>
        </w:rPr>
        <w:t>"And the clocks measure proper time along their respective worldlines."</w:t>
      </w:r>
    </w:p>
    <w:p w14:paraId="7908CE26" w14:textId="77777777" w:rsidR="00A1675C" w:rsidRDefault="00000000">
      <w:pPr>
        <w:spacing w:before="40" w:after="120"/>
      </w:pPr>
      <w:r>
        <w:rPr>
          <w:rFonts w:eastAsia="Georgia"/>
        </w:rPr>
        <w:t>"Exactly."</w:t>
      </w:r>
    </w:p>
    <w:p w14:paraId="61D9921F" w14:textId="77777777" w:rsidR="00A1675C" w:rsidRDefault="00000000">
      <w:pPr>
        <w:ind w:firstLine="432"/>
      </w:pPr>
      <w:r>
        <w:rPr>
          <w:rFonts w:eastAsia="Georgia"/>
        </w:rPr>
        <w:t>Trevor quietly nodded.</w:t>
      </w:r>
    </w:p>
    <w:p w14:paraId="72C79516" w14:textId="77777777" w:rsidR="00A1675C" w:rsidRDefault="00000000">
      <w:pPr>
        <w:spacing w:before="40" w:after="120"/>
      </w:pPr>
      <w:r>
        <w:rPr>
          <w:rFonts w:eastAsia="Georgia"/>
        </w:rPr>
        <w:t>"Fine."</w:t>
      </w:r>
    </w:p>
    <w:p w14:paraId="6DAF676C" w14:textId="77777777" w:rsidR="00A1675C" w:rsidRDefault="00000000">
      <w:pPr>
        <w:ind w:firstLine="432"/>
      </w:pPr>
      <w:r>
        <w:rPr>
          <w:rFonts w:eastAsia="Georgia"/>
        </w:rPr>
        <w:t>The train suddenly slowed. Derek carefully looked at the silent clock. 11:17.</w:t>
      </w:r>
    </w:p>
    <w:p w14:paraId="7D1F92F1" w14:textId="77777777" w:rsidR="00A1675C" w:rsidRDefault="00000000">
      <w:pPr>
        <w:ind w:firstLine="432"/>
      </w:pPr>
      <w:r>
        <w:rPr>
          <w:rFonts w:eastAsia="Georgia"/>
        </w:rPr>
        <w:t>the mysterious train stopped. The doors opened. They stepped onto the cold platform.</w:t>
      </w:r>
    </w:p>
    <w:p w14:paraId="3F55195E" w14:textId="77777777" w:rsidR="00A1675C" w:rsidRDefault="00000000">
      <w:pPr>
        <w:ind w:firstLine="432"/>
      </w:pPr>
      <w:r>
        <w:rPr>
          <w:rFonts w:eastAsia="Georgia"/>
        </w:rPr>
        <w:t>Trevor looked around. His expression changed.</w:t>
      </w:r>
    </w:p>
    <w:p w14:paraId="3EBB01B1" w14:textId="77777777" w:rsidR="00A1675C" w:rsidRDefault="00000000">
      <w:pPr>
        <w:spacing w:before="40" w:after="120"/>
      </w:pPr>
      <w:r>
        <w:rPr>
          <w:rFonts w:eastAsia="Georgia"/>
        </w:rPr>
        <w:t>"This is Platform Seven."</w:t>
      </w:r>
    </w:p>
    <w:p w14:paraId="273CB546" w14:textId="77777777" w:rsidR="00A1675C" w:rsidRDefault="00000000">
      <w:pPr>
        <w:ind w:firstLine="432"/>
      </w:pPr>
      <w:r>
        <w:rPr>
          <w:rFonts w:eastAsia="Georgia"/>
        </w:rPr>
        <w:t>Derek nodded.</w:t>
      </w:r>
    </w:p>
    <w:p w14:paraId="5F030D54" w14:textId="77777777" w:rsidR="00A1675C" w:rsidRDefault="00000000">
      <w:pPr>
        <w:spacing w:before="40" w:after="120"/>
      </w:pPr>
      <w:r>
        <w:rPr>
          <w:rFonts w:eastAsia="Georgia"/>
        </w:rPr>
        <w:t>"Yes."</w:t>
      </w:r>
    </w:p>
    <w:p w14:paraId="1323339F" w14:textId="77777777" w:rsidR="00A1675C" w:rsidRDefault="00000000">
      <w:pPr>
        <w:spacing w:before="40" w:after="120"/>
      </w:pPr>
      <w:r>
        <w:rPr>
          <w:rFonts w:eastAsia="Georgia"/>
        </w:rPr>
        <w:t>"But..."</w:t>
      </w:r>
    </w:p>
    <w:p w14:paraId="48802803" w14:textId="77777777" w:rsidR="00A1675C" w:rsidRDefault="00000000">
      <w:pPr>
        <w:ind w:firstLine="432"/>
      </w:pPr>
      <w:r>
        <w:rPr>
          <w:rFonts w:eastAsia="Georgia"/>
        </w:rPr>
        <w:t>Trevor pointed down the tunnel.</w:t>
      </w:r>
    </w:p>
    <w:p w14:paraId="778BDF57" w14:textId="77777777" w:rsidR="00A1675C" w:rsidRDefault="00000000">
      <w:pPr>
        <w:spacing w:before="40" w:after="120"/>
      </w:pPr>
      <w:r>
        <w:rPr>
          <w:rFonts w:eastAsia="Georgia"/>
        </w:rPr>
        <w:t>"We just left here."</w:t>
      </w:r>
    </w:p>
    <w:p w14:paraId="4C040E28" w14:textId="77777777" w:rsidR="00A1675C" w:rsidRDefault="00000000">
      <w:pPr>
        <w:spacing w:before="40" w:after="120"/>
      </w:pPr>
      <w:r>
        <w:rPr>
          <w:rFonts w:eastAsia="Georgia"/>
        </w:rPr>
        <w:t>"Yes."</w:t>
      </w:r>
    </w:p>
    <w:p w14:paraId="529FF09E" w14:textId="77777777" w:rsidR="00A1675C" w:rsidRDefault="00000000">
      <w:pPr>
        <w:spacing w:before="40" w:after="120"/>
      </w:pPr>
      <w:r>
        <w:rPr>
          <w:rFonts w:eastAsia="Georgia"/>
        </w:rPr>
        <w:t>"And now we're back."</w:t>
      </w:r>
    </w:p>
    <w:p w14:paraId="5CDEC04D" w14:textId="77777777" w:rsidR="00A1675C" w:rsidRDefault="00000000">
      <w:pPr>
        <w:spacing w:before="40" w:after="120"/>
      </w:pPr>
      <w:r>
        <w:rPr>
          <w:rFonts w:eastAsia="Georgia"/>
        </w:rPr>
        <w:t>"Yes."</w:t>
      </w:r>
    </w:p>
    <w:p w14:paraId="6884412E" w14:textId="77777777" w:rsidR="00A1675C" w:rsidRDefault="00000000">
      <w:pPr>
        <w:ind w:firstLine="432"/>
      </w:pPr>
      <w:r>
        <w:rPr>
          <w:rFonts w:eastAsia="Georgia"/>
        </w:rPr>
        <w:t>Trevor checked his phone. 11:18. Derek checked his watch.</w:t>
      </w:r>
    </w:p>
    <w:p w14:paraId="34C5818A" w14:textId="14AC1D62" w:rsidR="00A1675C" w:rsidRDefault="00000000">
      <w:pPr>
        <w:ind w:firstLine="432"/>
      </w:pPr>
      <w:r>
        <w:rPr>
          <w:rFonts w:eastAsia="Georgia"/>
        </w:rPr>
        <w:t xml:space="preserve">11:18. </w:t>
      </w:r>
      <w:r w:rsidR="003434B6">
        <w:rPr>
          <w:rFonts w:eastAsia="Georgia"/>
        </w:rPr>
        <w:t>Penny</w:t>
      </w:r>
      <w:r>
        <w:rPr>
          <w:rFonts w:eastAsia="Georgia"/>
        </w:rPr>
        <w:t xml:space="preserve"> checked hers. 11:18.</w:t>
      </w:r>
    </w:p>
    <w:p w14:paraId="18076054" w14:textId="77777777" w:rsidR="00A1675C" w:rsidRDefault="00000000">
      <w:pPr>
        <w:ind w:firstLine="432"/>
      </w:pPr>
      <w:r>
        <w:rPr>
          <w:rFonts w:eastAsia="Georgia"/>
        </w:rPr>
        <w:t>the empty station clock slowly read: 11:17 Trevor stared intently.</w:t>
      </w:r>
    </w:p>
    <w:p w14:paraId="6E073E25" w14:textId="77777777" w:rsidR="00A1675C" w:rsidRDefault="00000000">
      <w:pPr>
        <w:spacing w:before="40" w:after="120"/>
      </w:pPr>
      <w:r>
        <w:rPr>
          <w:rFonts w:eastAsia="Georgia"/>
        </w:rPr>
        <w:t>"So the station clock hasn't advanced."</w:t>
      </w:r>
    </w:p>
    <w:p w14:paraId="26E80429" w14:textId="77777777" w:rsidR="00A1675C" w:rsidRDefault="00000000">
      <w:pPr>
        <w:spacing w:before="40" w:after="120"/>
      </w:pPr>
      <w:r>
        <w:rPr>
          <w:rFonts w:eastAsia="Georgia"/>
        </w:rPr>
        <w:t>"No."</w:t>
      </w:r>
    </w:p>
    <w:p w14:paraId="2DF44FF8" w14:textId="77777777" w:rsidR="00A1675C" w:rsidRDefault="00000000">
      <w:pPr>
        <w:spacing w:before="40" w:after="120"/>
      </w:pPr>
      <w:r>
        <w:rPr>
          <w:rFonts w:eastAsia="Georgia"/>
        </w:rPr>
        <w:t>"But our clocks have."</w:t>
      </w:r>
    </w:p>
    <w:p w14:paraId="10ACA3FB" w14:textId="77777777" w:rsidR="00A1675C" w:rsidRDefault="00000000">
      <w:pPr>
        <w:spacing w:before="40" w:after="120"/>
      </w:pPr>
      <w:r>
        <w:rPr>
          <w:rFonts w:eastAsia="Georgia"/>
        </w:rPr>
        <w:t>"Yes."</w:t>
      </w:r>
    </w:p>
    <w:p w14:paraId="4A1B8137" w14:textId="77777777" w:rsidR="00A1675C" w:rsidRDefault="00000000">
      <w:pPr>
        <w:spacing w:before="40" w:after="120"/>
      </w:pPr>
      <w:r>
        <w:rPr>
          <w:rFonts w:eastAsia="Georgia"/>
        </w:rPr>
        <w:t>"And we were moving relative to the station."</w:t>
      </w:r>
    </w:p>
    <w:p w14:paraId="1C38FB31" w14:textId="77777777" w:rsidR="00A1675C" w:rsidRDefault="00000000">
      <w:pPr>
        <w:spacing w:before="40" w:after="120"/>
      </w:pPr>
      <w:r>
        <w:rPr>
          <w:rFonts w:eastAsia="Georgia"/>
        </w:rPr>
        <w:t>"Yes."</w:t>
      </w:r>
    </w:p>
    <w:p w14:paraId="510942F8" w14:textId="77777777" w:rsidR="00A1675C" w:rsidRDefault="00000000">
      <w:pPr>
        <w:ind w:firstLine="432"/>
      </w:pPr>
      <w:r>
        <w:rPr>
          <w:rFonts w:eastAsia="Georgia"/>
        </w:rPr>
        <w:t>Trevor carefully looked at Derek.</w:t>
      </w:r>
    </w:p>
    <w:p w14:paraId="6B5AF876" w14:textId="77777777" w:rsidR="00A1675C" w:rsidRDefault="00000000">
      <w:pPr>
        <w:spacing w:before="40" w:after="120"/>
      </w:pPr>
      <w:r>
        <w:rPr>
          <w:rFonts w:eastAsia="Georgia"/>
        </w:rPr>
        <w:t>"Time dilation."</w:t>
      </w:r>
    </w:p>
    <w:p w14:paraId="1BFAB4F0" w14:textId="77777777" w:rsidR="00A1675C" w:rsidRDefault="00000000">
      <w:pPr>
        <w:spacing w:before="40" w:after="120"/>
      </w:pPr>
      <w:r>
        <w:rPr>
          <w:rFonts w:eastAsia="Georgia"/>
        </w:rPr>
        <w:t>"Possibly," Derek queried.</w:t>
      </w:r>
    </w:p>
    <w:p w14:paraId="7BFC2E94" w14:textId="77777777" w:rsidR="00A1675C" w:rsidRDefault="00000000">
      <w:pPr>
        <w:ind w:firstLine="432"/>
      </w:pPr>
      <w:r>
        <w:rPr>
          <w:rFonts w:eastAsia="Georgia"/>
        </w:rPr>
        <w:t>Tabitha looked at the empty empty station clock.</w:t>
      </w:r>
    </w:p>
    <w:p w14:paraId="1493EA57" w14:textId="77777777" w:rsidR="00A1675C" w:rsidRDefault="00000000">
      <w:pPr>
        <w:spacing w:before="40" w:after="120"/>
      </w:pPr>
      <w:r>
        <w:rPr>
          <w:rFonts w:eastAsia="Georgia"/>
        </w:rPr>
        <w:t>"Why do you keep treating that one as the correct clock?"</w:t>
      </w:r>
    </w:p>
    <w:p w14:paraId="0991C7C7" w14:textId="77777777" w:rsidR="00A1675C" w:rsidRDefault="00000000">
      <w:pPr>
        <w:ind w:firstLine="432"/>
      </w:pPr>
      <w:r>
        <w:rPr>
          <w:rFonts w:eastAsia="Georgia"/>
        </w:rPr>
        <w:t>Derek turned toward her.</w:t>
      </w:r>
    </w:p>
    <w:p w14:paraId="38A9CB4D" w14:textId="77777777" w:rsidR="00A1675C" w:rsidRDefault="00000000">
      <w:pPr>
        <w:spacing w:before="40" w:after="120"/>
      </w:pPr>
      <w:r>
        <w:rPr>
          <w:rFonts w:eastAsia="Georgia"/>
        </w:rPr>
        <w:t>"Because it stayed at the station."</w:t>
      </w:r>
    </w:p>
    <w:p w14:paraId="64E910AD" w14:textId="77777777" w:rsidR="00A1675C" w:rsidRDefault="00000000">
      <w:pPr>
        <w:spacing w:before="40" w:after="120"/>
      </w:pPr>
      <w:r>
        <w:rPr>
          <w:rFonts w:eastAsia="Georgia"/>
        </w:rPr>
        <w:t>"So?"</w:t>
      </w:r>
    </w:p>
    <w:p w14:paraId="5C31B688" w14:textId="77777777" w:rsidR="00A1675C" w:rsidRDefault="00000000">
      <w:pPr>
        <w:spacing w:before="40" w:after="120"/>
      </w:pPr>
      <w:r>
        <w:rPr>
          <w:rFonts w:eastAsia="Georgia"/>
        </w:rPr>
        <w:t>"It is the stationary reference clock."</w:t>
      </w:r>
    </w:p>
    <w:p w14:paraId="7A3458A5" w14:textId="77777777" w:rsidR="00A1675C" w:rsidRDefault="00000000">
      <w:pPr>
        <w:ind w:firstLine="432"/>
      </w:pPr>
      <w:r>
        <w:rPr>
          <w:rFonts w:eastAsia="Georgia"/>
        </w:rPr>
        <w:t>Tabitha smiled.</w:t>
      </w:r>
    </w:p>
    <w:p w14:paraId="45399898" w14:textId="77777777" w:rsidR="00A1675C" w:rsidRDefault="00000000">
      <w:pPr>
        <w:spacing w:before="40" w:after="120"/>
      </w:pPr>
      <w:r>
        <w:rPr>
          <w:rFonts w:eastAsia="Georgia"/>
        </w:rPr>
        <w:t>"Stationary relative to what?"</w:t>
      </w:r>
    </w:p>
    <w:p w14:paraId="4D9FD35D" w14:textId="77E9A2C6" w:rsidR="00A1675C" w:rsidRDefault="00000000">
      <w:pPr>
        <w:ind w:firstLine="432"/>
      </w:pPr>
      <w:r>
        <w:rPr>
          <w:rFonts w:eastAsia="Georgia"/>
        </w:rPr>
        <w:t xml:space="preserve">Trevor stopped. </w:t>
      </w:r>
      <w:r w:rsidR="003434B6">
        <w:rPr>
          <w:rFonts w:eastAsia="Georgia"/>
        </w:rPr>
        <w:t>Penny</w:t>
      </w:r>
      <w:r>
        <w:rPr>
          <w:rFonts w:eastAsia="Georgia"/>
        </w:rPr>
        <w:t xml:space="preserve"> carefully looked at the clock.</w:t>
      </w:r>
    </w:p>
    <w:p w14:paraId="077C6FF4" w14:textId="77777777" w:rsidR="00A1675C" w:rsidRDefault="00000000">
      <w:pPr>
        <w:spacing w:before="40" w:after="120"/>
      </w:pPr>
      <w:r>
        <w:rPr>
          <w:rFonts w:eastAsia="Georgia"/>
        </w:rPr>
        <w:t>"She's right."</w:t>
      </w:r>
    </w:p>
    <w:p w14:paraId="4BDF9CF6" w14:textId="77777777" w:rsidR="00A1675C" w:rsidRDefault="00000000">
      <w:pPr>
        <w:ind w:firstLine="432"/>
      </w:pPr>
      <w:r>
        <w:rPr>
          <w:rFonts w:eastAsia="Georgia"/>
        </w:rPr>
        <w:t>Derek stared intently at the empty strange station clock. Tabitha continued.</w:t>
      </w:r>
    </w:p>
    <w:p w14:paraId="5C95617B" w14:textId="77777777" w:rsidR="00A1675C" w:rsidRDefault="00000000">
      <w:pPr>
        <w:spacing w:before="40" w:after="120"/>
      </w:pPr>
      <w:r>
        <w:rPr>
          <w:rFonts w:eastAsia="Georgia"/>
        </w:rPr>
        <w:t>"The clock isn't the universe's clock. It is a clock following the station's worldline. Our clocks followed ours."</w:t>
      </w:r>
    </w:p>
    <w:p w14:paraId="69C99CE6" w14:textId="77777777" w:rsidR="00A1675C" w:rsidRDefault="00000000">
      <w:pPr>
        <w:ind w:firstLine="432"/>
      </w:pPr>
      <w:r>
        <w:rPr>
          <w:rFonts w:eastAsia="Georgia"/>
        </w:rPr>
        <w:t>Trevor's expression changed.</w:t>
      </w:r>
    </w:p>
    <w:p w14:paraId="76950F00" w14:textId="77777777" w:rsidR="00A1675C" w:rsidRDefault="00000000">
      <w:pPr>
        <w:spacing w:before="40" w:after="120"/>
      </w:pPr>
      <w:r>
        <w:rPr>
          <w:rFonts w:eastAsia="Georgia"/>
        </w:rPr>
        <w:t>"So there isn't a privileged timekeeper."</w:t>
      </w:r>
    </w:p>
    <w:p w14:paraId="4F6D5EF9" w14:textId="77777777" w:rsidR="00A1675C" w:rsidRDefault="00000000">
      <w:pPr>
        <w:spacing w:before="40" w:after="120"/>
      </w:pPr>
      <w:r>
        <w:rPr>
          <w:rFonts w:eastAsia="Georgia"/>
        </w:rPr>
        <w:t>"Exactly," Tabitha said.</w:t>
      </w:r>
    </w:p>
    <w:p w14:paraId="31E1468E" w14:textId="4FF69A2B" w:rsidR="00A1675C" w:rsidRDefault="003434B6">
      <w:pPr>
        <w:ind w:firstLine="432"/>
      </w:pPr>
      <w:r>
        <w:rPr>
          <w:rFonts w:eastAsia="Georgia"/>
        </w:rPr>
        <w:t>Penny nodded.</w:t>
      </w:r>
    </w:p>
    <w:p w14:paraId="2A5C9618" w14:textId="77777777" w:rsidR="00A1675C" w:rsidRDefault="00000000">
      <w:pPr>
        <w:spacing w:before="40" w:after="120"/>
      </w:pPr>
      <w:r>
        <w:rPr>
          <w:rFonts w:eastAsia="Georgia"/>
        </w:rPr>
        <w:t>"And if we want to compare the clocks properly, we have to compare the paths they actually took through spacetime."</w:t>
      </w:r>
    </w:p>
    <w:p w14:paraId="3CF6EEC3" w14:textId="77777777" w:rsidR="00A1675C" w:rsidRDefault="00000000">
      <w:pPr>
        <w:ind w:firstLine="432"/>
      </w:pPr>
      <w:r>
        <w:rPr>
          <w:rFonts w:eastAsia="Georgia"/>
        </w:rPr>
        <w:t>Derek smiled.</w:t>
      </w:r>
    </w:p>
    <w:p w14:paraId="683272B9" w14:textId="77777777" w:rsidR="00A1675C" w:rsidRDefault="00000000">
      <w:pPr>
        <w:spacing w:before="40" w:after="120"/>
      </w:pPr>
      <w:r>
        <w:rPr>
          <w:rFonts w:eastAsia="Georgia"/>
        </w:rPr>
        <w:t>"Proper time."</w:t>
      </w:r>
    </w:p>
    <w:p w14:paraId="726812C6" w14:textId="77777777" w:rsidR="00A1675C" w:rsidRDefault="00000000">
      <w:pPr>
        <w:ind w:firstLine="432"/>
      </w:pPr>
      <w:r>
        <w:rPr>
          <w:rFonts w:eastAsia="Georgia"/>
        </w:rPr>
        <w:t>Trevor pointed at the clocks.</w:t>
      </w:r>
    </w:p>
    <w:p w14:paraId="1DA52187" w14:textId="77777777" w:rsidR="00A1675C" w:rsidRDefault="00000000">
      <w:pPr>
        <w:spacing w:before="40" w:after="120"/>
      </w:pPr>
      <w:r>
        <w:rPr>
          <w:rFonts w:eastAsia="Georgia"/>
        </w:rPr>
        <w:t>"So the difference isn't evidence that one clock is wrong."</w:t>
      </w:r>
    </w:p>
    <w:p w14:paraId="63040B96" w14:textId="77777777" w:rsidR="00A1675C" w:rsidRDefault="00000000">
      <w:pPr>
        <w:spacing w:before="40" w:after="120"/>
      </w:pPr>
      <w:r>
        <w:rPr>
          <w:rFonts w:eastAsia="Georgia"/>
        </w:rPr>
        <w:t>"Correct," Derek stated.</w:t>
      </w:r>
    </w:p>
    <w:p w14:paraId="2D3D67A3" w14:textId="77777777" w:rsidR="00A1675C" w:rsidRDefault="00000000">
      <w:pPr>
        <w:ind w:firstLine="432"/>
      </w:pPr>
      <w:r>
        <w:rPr>
          <w:rFonts w:eastAsia="Georgia"/>
        </w:rPr>
        <w:t>Tabitha looked down the tunnel.</w:t>
      </w:r>
    </w:p>
    <w:p w14:paraId="27BDB281" w14:textId="77777777" w:rsidR="00A1675C" w:rsidRDefault="00000000">
      <w:pPr>
        <w:spacing w:before="40" w:after="120"/>
      </w:pPr>
      <w:r>
        <w:rPr>
          <w:rFonts w:eastAsia="Georgia"/>
        </w:rPr>
        <w:t>"Then perhaps the train isn't carrying us through someone else's time. Perhaps it is carrying us along a different path."</w:t>
      </w:r>
    </w:p>
    <w:p w14:paraId="3375D3FC" w14:textId="77777777" w:rsidR="00A1675C" w:rsidRDefault="00000000">
      <w:pPr>
        <w:ind w:firstLine="432"/>
      </w:pPr>
      <w:r>
        <w:rPr>
          <w:rFonts w:eastAsia="Georgia"/>
        </w:rPr>
        <w:t>Silence. Derek carefully looked at her.</w:t>
      </w:r>
    </w:p>
    <w:p w14:paraId="4A522B36" w14:textId="77777777" w:rsidR="00A1675C" w:rsidRDefault="00000000">
      <w:pPr>
        <w:spacing w:before="40" w:after="120"/>
      </w:pPr>
      <w:r>
        <w:rPr>
          <w:rFonts w:eastAsia="Georgia"/>
        </w:rPr>
        <w:t>"Tabitha."</w:t>
      </w:r>
    </w:p>
    <w:p w14:paraId="4D508717" w14:textId="77777777" w:rsidR="00A1675C" w:rsidRDefault="00000000">
      <w:pPr>
        <w:spacing w:before="40" w:after="120"/>
      </w:pPr>
      <w:r>
        <w:rPr>
          <w:rFonts w:eastAsia="Georgia"/>
        </w:rPr>
        <w:t>"Yes?"</w:t>
      </w:r>
    </w:p>
    <w:p w14:paraId="255B5A58" w14:textId="77777777" w:rsidR="00A1675C" w:rsidRDefault="00000000">
      <w:pPr>
        <w:spacing w:before="40" w:after="120"/>
      </w:pPr>
      <w:r>
        <w:rPr>
          <w:rFonts w:eastAsia="Georgia"/>
        </w:rPr>
        <w:t>"You may have just made this considerably worse."</w:t>
      </w:r>
    </w:p>
    <w:p w14:paraId="3CA5A568" w14:textId="77777777" w:rsidR="00A1675C" w:rsidRDefault="00000000">
      <w:pPr>
        <w:ind w:firstLine="432"/>
      </w:pPr>
      <w:r>
        <w:rPr>
          <w:rFonts w:eastAsia="Georgia"/>
        </w:rPr>
        <w:t>She smiled.</w:t>
      </w:r>
    </w:p>
    <w:p w14:paraId="39C74C8A" w14:textId="77777777" w:rsidR="00A1675C" w:rsidRDefault="00000000">
      <w:pPr>
        <w:spacing w:before="40" w:after="120"/>
      </w:pPr>
      <w:r>
        <w:rPr>
          <w:rFonts w:eastAsia="Georgia"/>
        </w:rPr>
        <w:t>"I was afraid of that."</w:t>
      </w:r>
    </w:p>
    <w:p w14:paraId="2DD02818" w14:textId="77777777" w:rsidR="00A1675C" w:rsidRDefault="00000000">
      <w:pPr>
        <w:spacing w:before="40" w:after="120"/>
      </w:pPr>
      <w:r>
        <w:rPr>
          <w:rFonts w:eastAsia="Georgia"/>
        </w:rPr>
        <w:t>"Why possibly?"</w:t>
      </w:r>
    </w:p>
    <w:p w14:paraId="259EF205" w14:textId="77777777" w:rsidR="00A1675C" w:rsidRDefault="00000000">
      <w:pPr>
        <w:spacing w:before="40" w:after="120"/>
      </w:pPr>
      <w:r>
        <w:rPr>
          <w:rFonts w:eastAsia="Georgia"/>
        </w:rPr>
        <w:t>"Because we've only observed a difference in clock readings. We still need to understand the geometry of the situation."</w:t>
      </w:r>
    </w:p>
    <w:p w14:paraId="5DB7605D" w14:textId="77777777" w:rsidR="00A1675C" w:rsidRDefault="00000000">
      <w:pPr>
        <w:ind w:firstLine="432"/>
      </w:pPr>
      <w:r>
        <w:rPr>
          <w:rFonts w:eastAsia="Georgia"/>
        </w:rPr>
        <w:t>Trevor nodded.</w:t>
      </w:r>
    </w:p>
    <w:p w14:paraId="5EF8B29D" w14:textId="77777777" w:rsidR="00A1675C" w:rsidRDefault="00000000">
      <w:pPr>
        <w:spacing w:before="40" w:after="120"/>
      </w:pPr>
      <w:r>
        <w:rPr>
          <w:rFonts w:eastAsia="Georgia"/>
        </w:rPr>
        <w:t>"Right."</w:t>
      </w:r>
    </w:p>
    <w:p w14:paraId="05E92148" w14:textId="0BEFD0EA" w:rsidR="00A1675C" w:rsidRDefault="003434B6">
      <w:pPr>
        <w:ind w:firstLine="432"/>
      </w:pPr>
      <w:r>
        <w:rPr>
          <w:rFonts w:eastAsia="Georgia"/>
        </w:rPr>
        <w:t>Penny pointed at the tunnel.</w:t>
      </w:r>
    </w:p>
    <w:p w14:paraId="5BAE7E61" w14:textId="77777777" w:rsidR="00A1675C" w:rsidRDefault="00000000">
      <w:pPr>
        <w:spacing w:before="40" w:after="120"/>
      </w:pPr>
      <w:r>
        <w:rPr>
          <w:rFonts w:eastAsia="Georgia"/>
        </w:rPr>
        <w:t>"The train is coming back."</w:t>
      </w:r>
    </w:p>
    <w:p w14:paraId="5033240E" w14:textId="77777777" w:rsidR="00A1675C" w:rsidRDefault="00000000">
      <w:pPr>
        <w:ind w:firstLine="432"/>
      </w:pPr>
      <w:r>
        <w:rPr>
          <w:rFonts w:eastAsia="Georgia"/>
        </w:rPr>
        <w:t>Derek looked. The same train was approaching. Trevor frowned.</w:t>
      </w:r>
    </w:p>
    <w:p w14:paraId="54FB1E9A" w14:textId="77777777" w:rsidR="00A1675C" w:rsidRDefault="00000000">
      <w:pPr>
        <w:spacing w:before="40" w:after="120"/>
      </w:pPr>
      <w:r>
        <w:rPr>
          <w:rFonts w:eastAsia="Georgia"/>
        </w:rPr>
        <w:t>"But we just got off it."</w:t>
      </w:r>
    </w:p>
    <w:p w14:paraId="40D1DAE7" w14:textId="77777777" w:rsidR="00A1675C" w:rsidRDefault="00000000">
      <w:pPr>
        <w:spacing w:before="40" w:after="120"/>
      </w:pPr>
      <w:r>
        <w:rPr>
          <w:rFonts w:eastAsia="Georgia"/>
        </w:rPr>
        <w:t>"Yes."</w:t>
      </w:r>
    </w:p>
    <w:p w14:paraId="4DC7AB68" w14:textId="77777777" w:rsidR="00A1675C" w:rsidRDefault="00000000">
      <w:pPr>
        <w:spacing w:before="40" w:after="120"/>
      </w:pPr>
      <w:r>
        <w:rPr>
          <w:rFonts w:eastAsia="Georgia"/>
        </w:rPr>
        <w:t>"It hasn't had time to go anywhere."</w:t>
      </w:r>
    </w:p>
    <w:p w14:paraId="0007864F" w14:textId="77777777" w:rsidR="00A1675C" w:rsidRDefault="00000000">
      <w:pPr>
        <w:ind w:firstLine="432"/>
      </w:pPr>
      <w:r>
        <w:rPr>
          <w:rFonts w:eastAsia="Georgia"/>
        </w:rPr>
        <w:t>Derek watched the train approach.</w:t>
      </w:r>
    </w:p>
    <w:p w14:paraId="3BB829CA" w14:textId="77777777" w:rsidR="00A1675C" w:rsidRDefault="00000000">
      <w:pPr>
        <w:spacing w:before="40" w:after="120"/>
      </w:pPr>
      <w:r>
        <w:rPr>
          <w:rFonts w:eastAsia="Georgia"/>
        </w:rPr>
        <w:t>"That depends on what you mean by time."</w:t>
      </w:r>
    </w:p>
    <w:p w14:paraId="232800DB" w14:textId="77777777" w:rsidR="00A1675C" w:rsidRDefault="00000000">
      <w:pPr>
        <w:spacing w:before="40" w:after="120"/>
      </w:pPr>
      <w:r>
        <w:rPr>
          <w:rFonts w:eastAsia="Georgia"/>
        </w:rPr>
        <w:t>Trevor softly sighed.</w:t>
      </w:r>
    </w:p>
    <w:p w14:paraId="50B583D6" w14:textId="77777777" w:rsidR="00A1675C" w:rsidRDefault="00000000">
      <w:pPr>
        <w:spacing w:before="40" w:after="120"/>
      </w:pPr>
      <w:r>
        <w:rPr>
          <w:rFonts w:eastAsia="Georgia"/>
        </w:rPr>
        <w:t>"I knew you were going to say that."</w:t>
      </w:r>
    </w:p>
    <w:p w14:paraId="5E8F7E02" w14:textId="77777777" w:rsidR="00A1675C" w:rsidRDefault="00000000">
      <w:pPr>
        <w:ind w:firstLine="432"/>
      </w:pPr>
      <w:r>
        <w:rPr>
          <w:rFonts w:eastAsia="Georgia"/>
        </w:rPr>
        <w:t>the mysterious train stopped. The doors carefully opened. A second Derek stepped out.</w:t>
      </w:r>
    </w:p>
    <w:p w14:paraId="41E207B1" w14:textId="2F0FC359" w:rsidR="00A1675C" w:rsidRDefault="00000000">
      <w:pPr>
        <w:ind w:firstLine="432"/>
      </w:pPr>
      <w:r>
        <w:rPr>
          <w:rFonts w:eastAsia="Georgia"/>
        </w:rPr>
        <w:t xml:space="preserve">Trevor went completely still. </w:t>
      </w:r>
      <w:r w:rsidR="003434B6">
        <w:rPr>
          <w:rFonts w:eastAsia="Georgia"/>
        </w:rPr>
        <w:t>Penny</w:t>
      </w:r>
      <w:r>
        <w:rPr>
          <w:rFonts w:eastAsia="Georgia"/>
        </w:rPr>
        <w:t xml:space="preserve"> stared. Derek stared at Derek.</w:t>
      </w:r>
    </w:p>
    <w:p w14:paraId="174DD989" w14:textId="77777777" w:rsidR="00A1675C" w:rsidRDefault="00000000">
      <w:pPr>
        <w:ind w:firstLine="432"/>
      </w:pPr>
      <w:r>
        <w:rPr>
          <w:rFonts w:eastAsia="Georgia"/>
        </w:rPr>
        <w:t>The second Derek looked at them. Then at his watch. Then at the station clock.</w:t>
      </w:r>
    </w:p>
    <w:p w14:paraId="209F1425" w14:textId="77777777" w:rsidR="00A1675C" w:rsidRDefault="00000000">
      <w:pPr>
        <w:spacing w:before="40" w:after="120"/>
      </w:pPr>
      <w:r>
        <w:rPr>
          <w:rFonts w:eastAsia="Georgia"/>
        </w:rPr>
        <w:t>"You're late."</w:t>
      </w:r>
    </w:p>
    <w:p w14:paraId="11D48BD6" w14:textId="77777777" w:rsidR="00A1675C" w:rsidRDefault="00000000">
      <w:pPr>
        <w:ind w:firstLine="432"/>
      </w:pPr>
      <w:r>
        <w:rPr>
          <w:rFonts w:eastAsia="Georgia"/>
        </w:rPr>
        <w:t>The first Derek deeply frowned.</w:t>
      </w:r>
    </w:p>
    <w:p w14:paraId="220553A8" w14:textId="77777777" w:rsidR="00A1675C" w:rsidRDefault="00000000">
      <w:pPr>
        <w:spacing w:before="40" w:after="120"/>
      </w:pPr>
      <w:r>
        <w:rPr>
          <w:rFonts w:eastAsia="Georgia"/>
        </w:rPr>
        <w:t>"I haven't gone anywhere."</w:t>
      </w:r>
    </w:p>
    <w:p w14:paraId="41670F60" w14:textId="77777777" w:rsidR="00A1675C" w:rsidRDefault="00000000">
      <w:pPr>
        <w:ind w:firstLine="432"/>
      </w:pPr>
      <w:r>
        <w:rPr>
          <w:rFonts w:eastAsia="Georgia"/>
        </w:rPr>
        <w:t>The second Derek gently smiled.</w:t>
      </w:r>
    </w:p>
    <w:p w14:paraId="29C5AA52" w14:textId="77777777" w:rsidR="00A1675C" w:rsidRDefault="00000000">
      <w:pPr>
        <w:spacing w:before="40" w:after="120"/>
      </w:pPr>
      <w:r>
        <w:rPr>
          <w:rFonts w:eastAsia="Georgia"/>
        </w:rPr>
        <w:t>"I know."</w:t>
      </w:r>
    </w:p>
    <w:p w14:paraId="1F23DA77" w14:textId="77777777" w:rsidR="00A1675C" w:rsidRDefault="00000000">
      <w:pPr>
        <w:ind w:firstLine="432"/>
      </w:pPr>
      <w:r>
        <w:rPr>
          <w:rFonts w:eastAsia="Georgia"/>
        </w:rPr>
        <w:t>Trevor looked sharply between them.</w:t>
      </w:r>
    </w:p>
    <w:p w14:paraId="3D80D66E" w14:textId="77777777" w:rsidR="00A1675C" w:rsidRDefault="00000000">
      <w:pPr>
        <w:spacing w:before="40" w:after="120"/>
      </w:pPr>
      <w:r>
        <w:rPr>
          <w:rFonts w:eastAsia="Georgia"/>
        </w:rPr>
        <w:t>"Which one of you is Derek?"</w:t>
      </w:r>
    </w:p>
    <w:p w14:paraId="12AF1394" w14:textId="77777777" w:rsidR="00A1675C" w:rsidRDefault="00000000">
      <w:pPr>
        <w:ind w:firstLine="432"/>
      </w:pPr>
      <w:r>
        <w:rPr>
          <w:rFonts w:eastAsia="Georgia"/>
        </w:rPr>
        <w:t>Both Dereks turned toward him.</w:t>
      </w:r>
    </w:p>
    <w:p w14:paraId="618ED188" w14:textId="77777777" w:rsidR="00A1675C" w:rsidRDefault="00000000">
      <w:pPr>
        <w:spacing w:before="40" w:after="120"/>
      </w:pPr>
      <w:r>
        <w:rPr>
          <w:rFonts w:eastAsia="Georgia"/>
        </w:rPr>
        <w:t>"Me."</w:t>
      </w:r>
    </w:p>
    <w:p w14:paraId="3F093429" w14:textId="77777777" w:rsidR="00A1675C" w:rsidRDefault="00000000">
      <w:pPr>
        <w:ind w:firstLine="432"/>
      </w:pPr>
      <w:r>
        <w:rPr>
          <w:rFonts w:eastAsia="Georgia"/>
        </w:rPr>
        <w:t>Trevor quietly closed his eyes.</w:t>
      </w:r>
    </w:p>
    <w:p w14:paraId="5F22D5FF" w14:textId="77777777" w:rsidR="00A1675C" w:rsidRDefault="00000000">
      <w:pPr>
        <w:spacing w:before="40" w:after="120"/>
      </w:pPr>
      <w:r>
        <w:rPr>
          <w:rFonts w:eastAsia="Georgia"/>
        </w:rPr>
        <w:t>"Of course."</w:t>
      </w:r>
    </w:p>
    <w:p w14:paraId="56786DF4" w14:textId="69479D94" w:rsidR="00A1675C" w:rsidRDefault="003434B6">
      <w:pPr>
        <w:ind w:firstLine="432"/>
      </w:pPr>
      <w:r>
        <w:rPr>
          <w:rFonts w:eastAsia="Georgia"/>
        </w:rPr>
        <w:t>Penny looked at the second Derek.</w:t>
      </w:r>
    </w:p>
    <w:p w14:paraId="651F0D12" w14:textId="77777777" w:rsidR="00A1675C" w:rsidRDefault="00000000">
      <w:pPr>
        <w:spacing w:before="40" w:after="120"/>
      </w:pPr>
      <w:r>
        <w:rPr>
          <w:rFonts w:eastAsia="Georgia"/>
        </w:rPr>
        <w:t>"Where did you come from?"</w:t>
      </w:r>
    </w:p>
    <w:p w14:paraId="734546CD" w14:textId="77777777" w:rsidR="00A1675C" w:rsidRDefault="00000000">
      <w:pPr>
        <w:spacing w:before="40" w:after="120"/>
      </w:pPr>
      <w:r>
        <w:rPr>
          <w:rFonts w:eastAsia="Georgia"/>
        </w:rPr>
        <w:t>"The train."</w:t>
      </w:r>
    </w:p>
    <w:p w14:paraId="43BA0974" w14:textId="77777777" w:rsidR="00A1675C" w:rsidRDefault="00000000">
      <w:pPr>
        <w:spacing w:before="40" w:after="120"/>
      </w:pPr>
      <w:r>
        <w:rPr>
          <w:rFonts w:eastAsia="Georgia"/>
        </w:rPr>
        <w:t>"Where was the train?"</w:t>
      </w:r>
    </w:p>
    <w:p w14:paraId="53097F08" w14:textId="77777777" w:rsidR="00A1675C" w:rsidRDefault="00000000">
      <w:pPr>
        <w:spacing w:before="40" w:after="120"/>
      </w:pPr>
      <w:r>
        <w:rPr>
          <w:rFonts w:eastAsia="Georgia"/>
        </w:rPr>
        <w:t>"Here."</w:t>
      </w:r>
    </w:p>
    <w:p w14:paraId="2E5B3238" w14:textId="77777777" w:rsidR="00A1675C" w:rsidRDefault="00000000">
      <w:pPr>
        <w:spacing w:before="40" w:after="120"/>
      </w:pPr>
      <w:r>
        <w:rPr>
          <w:rFonts w:eastAsia="Georgia"/>
        </w:rPr>
        <w:t>"It wasn't."</w:t>
      </w:r>
    </w:p>
    <w:p w14:paraId="7BA25FCA" w14:textId="77777777" w:rsidR="00A1675C" w:rsidRDefault="00000000">
      <w:pPr>
        <w:spacing w:before="40" w:after="120"/>
      </w:pPr>
      <w:r>
        <w:rPr>
          <w:rFonts w:eastAsia="Georgia"/>
        </w:rPr>
        <w:t>"It was."</w:t>
      </w:r>
    </w:p>
    <w:p w14:paraId="1F41B33C" w14:textId="77777777" w:rsidR="00A1675C" w:rsidRDefault="00000000">
      <w:pPr>
        <w:spacing w:before="40" w:after="120"/>
      </w:pPr>
      <w:r>
        <w:rPr>
          <w:rFonts w:eastAsia="Georgia"/>
        </w:rPr>
        <w:t>"You just arrived."</w:t>
      </w:r>
    </w:p>
    <w:p w14:paraId="3685B92C" w14:textId="77777777" w:rsidR="00A1675C" w:rsidRDefault="00000000">
      <w:pPr>
        <w:spacing w:before="40" w:after="120"/>
      </w:pPr>
      <w:r>
        <w:rPr>
          <w:rFonts w:eastAsia="Georgia"/>
        </w:rPr>
        <w:t>"Yes."</w:t>
      </w:r>
    </w:p>
    <w:p w14:paraId="431DA58D" w14:textId="77777777" w:rsidR="00A1675C" w:rsidRDefault="00000000">
      <w:pPr>
        <w:spacing w:before="40" w:after="120"/>
      </w:pPr>
      <w:r>
        <w:rPr>
          <w:rFonts w:eastAsia="Georgia"/>
        </w:rPr>
        <w:t>"From where?"</w:t>
      </w:r>
    </w:p>
    <w:p w14:paraId="6364E085" w14:textId="77777777" w:rsidR="00A1675C" w:rsidRDefault="00000000">
      <w:pPr>
        <w:spacing w:before="40" w:after="120"/>
      </w:pPr>
      <w:r>
        <w:rPr>
          <w:rFonts w:eastAsia="Georgia"/>
        </w:rPr>
        <w:t>"Here."</w:t>
      </w:r>
    </w:p>
    <w:p w14:paraId="30064767" w14:textId="57582178" w:rsidR="00A1675C" w:rsidRDefault="003434B6">
      <w:pPr>
        <w:ind w:firstLine="432"/>
      </w:pPr>
      <w:r>
        <w:rPr>
          <w:rFonts w:eastAsia="Georgia"/>
        </w:rPr>
        <w:t>Penny stared. Derek smiled.</w:t>
      </w:r>
    </w:p>
    <w:p w14:paraId="7BEE0245" w14:textId="77777777" w:rsidR="00A1675C" w:rsidRDefault="00000000">
      <w:pPr>
        <w:spacing w:before="40" w:after="120"/>
      </w:pPr>
      <w:r>
        <w:rPr>
          <w:rFonts w:eastAsia="Georgia"/>
        </w:rPr>
        <w:t>"He's right."</w:t>
      </w:r>
    </w:p>
    <w:p w14:paraId="74DA18AF" w14:textId="77777777" w:rsidR="00A1675C" w:rsidRDefault="00000000">
      <w:pPr>
        <w:ind w:firstLine="432"/>
      </w:pPr>
      <w:r>
        <w:rPr>
          <w:rFonts w:eastAsia="Georgia"/>
        </w:rPr>
        <w:t>Trevor opened his eyes.</w:t>
      </w:r>
    </w:p>
    <w:p w14:paraId="6DF1E915" w14:textId="77777777" w:rsidR="00A1675C" w:rsidRDefault="00000000">
      <w:pPr>
        <w:spacing w:before="40" w:after="120"/>
      </w:pPr>
      <w:r>
        <w:rPr>
          <w:rFonts w:eastAsia="Georgia"/>
        </w:rPr>
        <w:t>"Don't encourage him."</w:t>
      </w:r>
    </w:p>
    <w:p w14:paraId="7487C00A" w14:textId="77777777" w:rsidR="00A1675C" w:rsidRDefault="00000000">
      <w:pPr>
        <w:ind w:firstLine="432"/>
      </w:pPr>
      <w:r>
        <w:rPr>
          <w:rFonts w:eastAsia="Georgia"/>
        </w:rPr>
        <w:t>The second Derek looked at the first.</w:t>
      </w:r>
    </w:p>
    <w:p w14:paraId="16DF31C0" w14:textId="77777777" w:rsidR="00A1675C" w:rsidRDefault="00000000">
      <w:pPr>
        <w:spacing w:before="40" w:after="120"/>
      </w:pPr>
      <w:r>
        <w:rPr>
          <w:rFonts w:eastAsia="Georgia"/>
        </w:rPr>
        <w:t>"You're still trying to describe the whole thing with one clock."</w:t>
      </w:r>
    </w:p>
    <w:p w14:paraId="0B845ECE" w14:textId="77777777" w:rsidR="00A1675C" w:rsidRDefault="00000000">
      <w:pPr>
        <w:ind w:firstLine="432"/>
      </w:pPr>
      <w:r>
        <w:rPr>
          <w:rFonts w:eastAsia="Georgia"/>
        </w:rPr>
        <w:t>Derek nodded.</w:t>
      </w:r>
    </w:p>
    <w:p w14:paraId="7035C652" w14:textId="77777777" w:rsidR="00A1675C" w:rsidRDefault="00000000">
      <w:pPr>
        <w:spacing w:before="40" w:after="120"/>
      </w:pPr>
      <w:r>
        <w:rPr>
          <w:rFonts w:eastAsia="Georgia"/>
        </w:rPr>
        <w:t>"Yes."</w:t>
      </w:r>
    </w:p>
    <w:p w14:paraId="5A062E8D" w14:textId="77777777" w:rsidR="00A1675C" w:rsidRDefault="00000000">
      <w:pPr>
        <w:spacing w:before="40" w:after="120"/>
      </w:pPr>
      <w:r>
        <w:rPr>
          <w:rFonts w:eastAsia="Georgia"/>
        </w:rPr>
        <w:t>"Stop."</w:t>
      </w:r>
    </w:p>
    <w:p w14:paraId="3A34AD51" w14:textId="77777777" w:rsidR="00A1675C" w:rsidRDefault="00000000">
      <w:pPr>
        <w:ind w:firstLine="432"/>
      </w:pPr>
      <w:r>
        <w:rPr>
          <w:rFonts w:eastAsia="Georgia"/>
        </w:rPr>
        <w:t>Derek considered this.</w:t>
      </w:r>
    </w:p>
    <w:p w14:paraId="11E9CAF4" w14:textId="77777777" w:rsidR="00A1675C" w:rsidRDefault="00000000">
      <w:pPr>
        <w:spacing w:before="40" w:after="120"/>
      </w:pPr>
      <w:r>
        <w:rPr>
          <w:rFonts w:eastAsia="Georgia"/>
        </w:rPr>
        <w:t>"Fair."</w:t>
      </w:r>
    </w:p>
    <w:p w14:paraId="511BB3E7" w14:textId="77777777" w:rsidR="00A1675C" w:rsidRDefault="00000000">
      <w:pPr>
        <w:ind w:firstLine="432"/>
      </w:pPr>
      <w:r>
        <w:rPr>
          <w:rFonts w:eastAsia="Georgia"/>
        </w:rPr>
        <w:t>The second Derek pointed toward the empty station.</w:t>
      </w:r>
    </w:p>
    <w:p w14:paraId="2ED186C7" w14:textId="77777777" w:rsidR="00A1675C" w:rsidRDefault="00000000">
      <w:pPr>
        <w:spacing w:before="40" w:after="120"/>
      </w:pPr>
      <w:r>
        <w:rPr>
          <w:rFonts w:eastAsia="Georgia"/>
        </w:rPr>
        <w:t>"Think locally."</w:t>
      </w:r>
    </w:p>
    <w:p w14:paraId="372C3C50" w14:textId="77777777" w:rsidR="00A1675C" w:rsidRDefault="00000000">
      <w:pPr>
        <w:ind w:firstLine="432"/>
      </w:pPr>
      <w:r>
        <w:rPr>
          <w:rFonts w:eastAsia="Georgia"/>
        </w:rPr>
        <w:t>Derek quietly looked around.</w:t>
      </w:r>
    </w:p>
    <w:p w14:paraId="37128F7F" w14:textId="77777777" w:rsidR="00A1675C" w:rsidRDefault="00000000">
      <w:pPr>
        <w:spacing w:before="40" w:after="120"/>
      </w:pPr>
      <w:r>
        <w:rPr>
          <w:rFonts w:eastAsia="Georgia"/>
        </w:rPr>
        <w:t>"Local inertial frames."</w:t>
      </w:r>
    </w:p>
    <w:p w14:paraId="5E17CB15" w14:textId="77777777" w:rsidR="00A1675C" w:rsidRDefault="00000000">
      <w:pPr>
        <w:spacing w:before="40" w:after="120"/>
      </w:pPr>
      <w:r>
        <w:rPr>
          <w:rFonts w:eastAsia="Georgia"/>
        </w:rPr>
        <w:t>"Exactly."</w:t>
      </w:r>
    </w:p>
    <w:p w14:paraId="51D6DD90" w14:textId="77777777" w:rsidR="00A1675C" w:rsidRDefault="00000000">
      <w:pPr>
        <w:spacing w:before="40" w:after="120"/>
      </w:pPr>
      <w:r>
        <w:rPr>
          <w:rFonts w:eastAsia="Georgia"/>
        </w:rPr>
        <w:t>"Special Relativity applies locally."</w:t>
      </w:r>
    </w:p>
    <w:p w14:paraId="3AFEBD99" w14:textId="77777777" w:rsidR="00A1675C" w:rsidRDefault="00000000">
      <w:pPr>
        <w:spacing w:before="40" w:after="120"/>
      </w:pPr>
      <w:r>
        <w:rPr>
          <w:rFonts w:eastAsia="Georgia"/>
        </w:rPr>
        <w:t>"Yes."</w:t>
      </w:r>
    </w:p>
    <w:p w14:paraId="59BC59B7" w14:textId="77777777" w:rsidR="00A1675C" w:rsidRDefault="00000000">
      <w:pPr>
        <w:spacing w:before="40" w:after="120"/>
      </w:pPr>
      <w:r>
        <w:rPr>
          <w:rFonts w:eastAsia="Georgia"/>
        </w:rPr>
        <w:t>"But globally the geometry can be curved."</w:t>
      </w:r>
    </w:p>
    <w:p w14:paraId="29CAB818" w14:textId="77777777" w:rsidR="00A1675C" w:rsidRDefault="00000000">
      <w:pPr>
        <w:spacing w:before="40" w:after="120"/>
      </w:pPr>
      <w:r>
        <w:rPr>
          <w:rFonts w:eastAsia="Georgia"/>
        </w:rPr>
        <w:t>"Yes."</w:t>
      </w:r>
    </w:p>
    <w:p w14:paraId="610538CC" w14:textId="77777777" w:rsidR="00A1675C" w:rsidRDefault="00000000">
      <w:pPr>
        <w:spacing w:before="40" w:after="120"/>
      </w:pPr>
      <w:r>
        <w:rPr>
          <w:rFonts w:eastAsia="Georgia"/>
        </w:rPr>
        <w:t>"So the coordinates can become strange."</w:t>
      </w:r>
    </w:p>
    <w:p w14:paraId="2060E046" w14:textId="77777777" w:rsidR="00A1675C" w:rsidRDefault="00000000">
      <w:pPr>
        <w:spacing w:before="40" w:after="120"/>
      </w:pPr>
      <w:r>
        <w:rPr>
          <w:rFonts w:eastAsia="Georgia"/>
        </w:rPr>
        <w:t>"Very."</w:t>
      </w:r>
    </w:p>
    <w:p w14:paraId="3F88A210" w14:textId="77777777" w:rsidR="00A1675C" w:rsidRDefault="00000000">
      <w:pPr>
        <w:spacing w:before="40" w:after="120"/>
      </w:pPr>
      <w:r>
        <w:rPr>
          <w:rFonts w:eastAsia="Georgia"/>
        </w:rPr>
        <w:t>"But the physical laws remain consistent."</w:t>
      </w:r>
    </w:p>
    <w:p w14:paraId="77BE2856" w14:textId="77777777" w:rsidR="00A1675C" w:rsidRDefault="00000000">
      <w:pPr>
        <w:spacing w:before="40" w:after="120"/>
      </w:pPr>
      <w:r>
        <w:rPr>
          <w:rFonts w:eastAsia="Georgia"/>
        </w:rPr>
        <w:t>"Exactly."</w:t>
      </w:r>
    </w:p>
    <w:p w14:paraId="551E53FE" w14:textId="4C4FC011" w:rsidR="00A1675C" w:rsidRDefault="00000000">
      <w:pPr>
        <w:ind w:firstLine="432"/>
      </w:pPr>
      <w:r>
        <w:rPr>
          <w:rFonts w:eastAsia="Georgia"/>
        </w:rPr>
        <w:t xml:space="preserve">Trevor looked at </w:t>
      </w:r>
      <w:r w:rsidR="003434B6">
        <w:rPr>
          <w:rFonts w:eastAsia="Georgia"/>
        </w:rPr>
        <w:t>Penny</w:t>
      </w:r>
      <w:r>
        <w:rPr>
          <w:rFonts w:eastAsia="Georgia"/>
        </w:rPr>
        <w:t>.</w:t>
      </w:r>
    </w:p>
    <w:p w14:paraId="07890EB8" w14:textId="77777777" w:rsidR="00A1675C" w:rsidRDefault="00000000">
      <w:pPr>
        <w:spacing w:before="40" w:after="120"/>
      </w:pPr>
      <w:r>
        <w:rPr>
          <w:rFonts w:eastAsia="Georgia"/>
        </w:rPr>
        <w:t>"Are they always like this?"</w:t>
      </w:r>
    </w:p>
    <w:p w14:paraId="30065B59" w14:textId="427DCC44" w:rsidR="00A1675C" w:rsidRDefault="003434B6">
      <w:pPr>
        <w:ind w:firstLine="432"/>
      </w:pPr>
      <w:r>
        <w:rPr>
          <w:rFonts w:eastAsia="Georgia"/>
        </w:rPr>
        <w:t>Penny smiled.</w:t>
      </w:r>
    </w:p>
    <w:p w14:paraId="7EEB2923" w14:textId="77777777" w:rsidR="00A1675C" w:rsidRDefault="00000000">
      <w:pPr>
        <w:spacing w:before="40" w:after="120"/>
      </w:pPr>
      <w:r>
        <w:rPr>
          <w:rFonts w:eastAsia="Georgia"/>
        </w:rPr>
        <w:t>"Unfortunately."</w:t>
      </w:r>
    </w:p>
    <w:p w14:paraId="1E9632AE" w14:textId="77777777" w:rsidR="00A1675C" w:rsidRDefault="00000000">
      <w:pPr>
        <w:ind w:firstLine="432"/>
      </w:pPr>
      <w:r>
        <w:rPr>
          <w:rFonts w:eastAsia="Georgia"/>
        </w:rPr>
        <w:t>The second Derek turned to the first.</w:t>
      </w:r>
    </w:p>
    <w:p w14:paraId="03230692" w14:textId="77777777" w:rsidR="00A1675C" w:rsidRDefault="00000000">
      <w:pPr>
        <w:spacing w:before="40" w:after="120"/>
      </w:pPr>
      <w:r>
        <w:rPr>
          <w:rFonts w:eastAsia="Georgia"/>
        </w:rPr>
        <w:t>"You've been asking why the train arrives before it leaves."</w:t>
      </w:r>
    </w:p>
    <w:p w14:paraId="71BFBBD8" w14:textId="77777777" w:rsidR="00A1675C" w:rsidRDefault="00000000">
      <w:pPr>
        <w:spacing w:before="40" w:after="120"/>
      </w:pPr>
      <w:r>
        <w:rPr>
          <w:rFonts w:eastAsia="Georgia"/>
        </w:rPr>
        <w:t>"Yes."</w:t>
      </w:r>
    </w:p>
    <w:p w14:paraId="63963F23" w14:textId="77777777" w:rsidR="00A1675C" w:rsidRDefault="00000000">
      <w:pPr>
        <w:spacing w:before="40" w:after="120"/>
      </w:pPr>
      <w:r>
        <w:rPr>
          <w:rFonts w:eastAsia="Georgia"/>
        </w:rPr>
        <w:t>"Wrong question."</w:t>
      </w:r>
    </w:p>
    <w:p w14:paraId="16010140" w14:textId="77777777" w:rsidR="00A1675C" w:rsidRDefault="00000000">
      <w:pPr>
        <w:spacing w:before="40" w:after="120"/>
      </w:pPr>
      <w:r>
        <w:rPr>
          <w:rFonts w:eastAsia="Georgia"/>
        </w:rPr>
        <w:t>"What is the right one?"</w:t>
      </w:r>
    </w:p>
    <w:p w14:paraId="3F99BE6E" w14:textId="77777777" w:rsidR="00A1675C" w:rsidRDefault="00000000">
      <w:pPr>
        <w:spacing w:before="40" w:after="120"/>
      </w:pPr>
      <w:r>
        <w:rPr>
          <w:rFonts w:eastAsia="Georgia"/>
        </w:rPr>
        <w:t>"Which events are actually connected by a causal curve?"</w:t>
      </w:r>
    </w:p>
    <w:p w14:paraId="082B550F" w14:textId="25B6BBAC" w:rsidR="00A1675C" w:rsidRDefault="00000000">
      <w:pPr>
        <w:ind w:firstLine="432"/>
      </w:pPr>
      <w:r>
        <w:rPr>
          <w:rFonts w:eastAsia="Georgia"/>
        </w:rPr>
        <w:t xml:space="preserve">Derek stared intently. Trevor deeply frowned. </w:t>
      </w:r>
      <w:r w:rsidR="003434B6">
        <w:rPr>
          <w:rFonts w:eastAsia="Georgia"/>
        </w:rPr>
        <w:t>Penny</w:t>
      </w:r>
      <w:r>
        <w:rPr>
          <w:rFonts w:eastAsia="Georgia"/>
        </w:rPr>
        <w:t xml:space="preserve"> nodded.</w:t>
      </w:r>
    </w:p>
    <w:p w14:paraId="016AE4CA" w14:textId="77777777" w:rsidR="00A1675C" w:rsidRDefault="00000000">
      <w:pPr>
        <w:spacing w:before="40" w:after="120"/>
      </w:pPr>
      <w:r>
        <w:rPr>
          <w:rFonts w:eastAsia="Georgia"/>
        </w:rPr>
        <w:t>"Causality."</w:t>
      </w:r>
    </w:p>
    <w:p w14:paraId="7CD7BFAB" w14:textId="77777777" w:rsidR="00A1675C" w:rsidRDefault="00000000">
      <w:pPr>
        <w:spacing w:before="40" w:after="120"/>
      </w:pPr>
      <w:r>
        <w:rPr>
          <w:rFonts w:eastAsia="Georgia"/>
        </w:rPr>
        <w:t>"Exactly."</w:t>
      </w:r>
    </w:p>
    <w:p w14:paraId="7BE0FC5A" w14:textId="77777777" w:rsidR="00A1675C" w:rsidRDefault="00000000">
      <w:pPr>
        <w:ind w:firstLine="432"/>
      </w:pPr>
      <w:r>
        <w:rPr>
          <w:rFonts w:eastAsia="Georgia"/>
        </w:rPr>
        <w:t>Derek quietly looked down the deep deep tunnel.</w:t>
      </w:r>
    </w:p>
    <w:p w14:paraId="013E1065" w14:textId="77777777" w:rsidR="00A1675C" w:rsidRDefault="00000000">
      <w:pPr>
        <w:spacing w:before="40" w:after="120"/>
      </w:pPr>
      <w:r>
        <w:rPr>
          <w:rFonts w:eastAsia="Georgia"/>
        </w:rPr>
        <w:t>"Light cones."</w:t>
      </w:r>
    </w:p>
    <w:p w14:paraId="4507A45E" w14:textId="77777777" w:rsidR="00A1675C" w:rsidRDefault="00000000">
      <w:pPr>
        <w:spacing w:before="40" w:after="120"/>
      </w:pPr>
      <w:r>
        <w:rPr>
          <w:rFonts w:eastAsia="Georgia"/>
        </w:rPr>
        <w:t>"Yes."</w:t>
      </w:r>
    </w:p>
    <w:p w14:paraId="51399466" w14:textId="77777777" w:rsidR="00A1675C" w:rsidRDefault="00000000">
      <w:pPr>
        <w:spacing w:before="40" w:after="120"/>
      </w:pPr>
      <w:r>
        <w:rPr>
          <w:rFonts w:eastAsia="Georgia"/>
        </w:rPr>
        <w:t>"The causal future and causal past of an event."</w:t>
      </w:r>
    </w:p>
    <w:p w14:paraId="28FEE1BA" w14:textId="77777777" w:rsidR="00A1675C" w:rsidRDefault="00000000">
      <w:pPr>
        <w:spacing w:before="40" w:after="120"/>
      </w:pPr>
      <w:r>
        <w:rPr>
          <w:rFonts w:eastAsia="Georgia"/>
        </w:rPr>
        <w:t>"Yes."</w:t>
      </w:r>
    </w:p>
    <w:p w14:paraId="552659C9" w14:textId="77777777" w:rsidR="00A1675C" w:rsidRDefault="00000000">
      <w:pPr>
        <w:spacing w:before="40" w:after="120"/>
      </w:pPr>
      <w:r>
        <w:rPr>
          <w:rFonts w:eastAsia="Georgia"/>
        </w:rPr>
        <w:t>"And events outside the light cone are spacelike separated."</w:t>
      </w:r>
    </w:p>
    <w:p w14:paraId="3B4F5D38" w14:textId="77777777" w:rsidR="00A1675C" w:rsidRDefault="00000000">
      <w:pPr>
        <w:spacing w:before="40" w:after="120"/>
      </w:pPr>
      <w:r>
        <w:rPr>
          <w:rFonts w:eastAsia="Georgia"/>
        </w:rPr>
        <w:t>"Exactly."</w:t>
      </w:r>
    </w:p>
    <w:p w14:paraId="6EB80814" w14:textId="77777777" w:rsidR="00A1675C" w:rsidRDefault="00000000">
      <w:pPr>
        <w:ind w:firstLine="432"/>
      </w:pPr>
      <w:r>
        <w:rPr>
          <w:rFonts w:eastAsia="Georgia"/>
        </w:rPr>
        <w:t>Trevor quietly nodded slowly.</w:t>
      </w:r>
    </w:p>
    <w:p w14:paraId="251AE632" w14:textId="77777777" w:rsidR="00A1675C" w:rsidRDefault="00000000">
      <w:pPr>
        <w:spacing w:before="40" w:after="120"/>
      </w:pPr>
      <w:r>
        <w:rPr>
          <w:rFonts w:eastAsia="Georgia"/>
        </w:rPr>
        <w:t>"So two observers can disagree about which of two spacelike-separated events happened first."</w:t>
      </w:r>
    </w:p>
    <w:p w14:paraId="13FDDA9E" w14:textId="77777777" w:rsidR="00A1675C" w:rsidRDefault="00000000">
      <w:pPr>
        <w:spacing w:before="40" w:after="120"/>
      </w:pPr>
      <w:r>
        <w:rPr>
          <w:rFonts w:eastAsia="Georgia"/>
        </w:rPr>
        <w:t>"Yes."</w:t>
      </w:r>
    </w:p>
    <w:p w14:paraId="0CB899B2" w14:textId="77777777" w:rsidR="00A1675C" w:rsidRDefault="00000000">
      <w:pPr>
        <w:spacing w:before="40" w:after="120"/>
      </w:pPr>
      <w:r>
        <w:rPr>
          <w:rFonts w:eastAsia="Georgia"/>
        </w:rPr>
        <w:t>"But they cannot use that to send information into their own past."</w:t>
      </w:r>
    </w:p>
    <w:p w14:paraId="20ED0148" w14:textId="77777777" w:rsidR="00A1675C" w:rsidRDefault="00000000">
      <w:pPr>
        <w:spacing w:before="40" w:after="120"/>
      </w:pPr>
      <w:r>
        <w:rPr>
          <w:rFonts w:eastAsia="Georgia"/>
        </w:rPr>
        <w:t>"Correct."</w:t>
      </w:r>
    </w:p>
    <w:p w14:paraId="3F56E2CD" w14:textId="77777777" w:rsidR="00A1675C" w:rsidRDefault="00000000">
      <w:pPr>
        <w:ind w:firstLine="432"/>
      </w:pPr>
      <w:r>
        <w:rPr>
          <w:rFonts w:eastAsia="Georgia"/>
        </w:rPr>
        <w:t>Derek quietly smiled.</w:t>
      </w:r>
    </w:p>
    <w:p w14:paraId="03479C6E" w14:textId="77777777" w:rsidR="00A1675C" w:rsidRDefault="00000000">
      <w:pPr>
        <w:spacing w:before="40" w:after="120"/>
      </w:pPr>
      <w:r>
        <w:rPr>
          <w:rFonts w:eastAsia="Georgia"/>
        </w:rPr>
        <w:t>"Well, that's settled."</w:t>
      </w:r>
    </w:p>
    <w:p w14:paraId="6D48E626" w14:textId="77777777" w:rsidR="00A1675C" w:rsidRDefault="00000000">
      <w:pPr>
        <w:ind w:firstLine="432"/>
      </w:pPr>
      <w:r>
        <w:rPr>
          <w:rFonts w:eastAsia="Georgia"/>
        </w:rPr>
        <w:t>The second Derek carefully looked at him.</w:t>
      </w:r>
    </w:p>
    <w:p w14:paraId="20B236DF" w14:textId="77777777" w:rsidR="00A1675C" w:rsidRDefault="00000000">
      <w:pPr>
        <w:spacing w:before="40" w:after="120"/>
      </w:pPr>
      <w:r>
        <w:rPr>
          <w:rFonts w:eastAsia="Georgia"/>
        </w:rPr>
        <w:t>"For now."</w:t>
      </w:r>
    </w:p>
    <w:p w14:paraId="6FEFC52D" w14:textId="77777777" w:rsidR="00A1675C" w:rsidRDefault="00000000">
      <w:pPr>
        <w:ind w:firstLine="432"/>
      </w:pPr>
      <w:r>
        <w:rPr>
          <w:rFonts w:eastAsia="Georgia"/>
        </w:rPr>
        <w:t>Then he disappeared. Trevor jumped.</w:t>
      </w:r>
    </w:p>
    <w:p w14:paraId="5C6C4A14" w14:textId="77777777" w:rsidR="00A1675C" w:rsidRDefault="00000000">
      <w:pPr>
        <w:spacing w:before="40" w:after="120"/>
      </w:pPr>
      <w:r>
        <w:rPr>
          <w:rFonts w:eastAsia="Georgia"/>
        </w:rPr>
        <w:t>"Where did he go?"</w:t>
      </w:r>
    </w:p>
    <w:p w14:paraId="4162CF7C" w14:textId="77777777" w:rsidR="00A1675C" w:rsidRDefault="00000000">
      <w:pPr>
        <w:ind w:firstLine="432"/>
      </w:pPr>
      <w:r>
        <w:rPr>
          <w:rFonts w:eastAsia="Georgia"/>
        </w:rPr>
        <w:t>Derek quietly looked at the empty platform.</w:t>
      </w:r>
    </w:p>
    <w:p w14:paraId="06BEA94F" w14:textId="77777777" w:rsidR="00A1675C" w:rsidRDefault="00000000">
      <w:pPr>
        <w:spacing w:before="40" w:after="120"/>
      </w:pPr>
      <w:r>
        <w:rPr>
          <w:rFonts w:eastAsia="Georgia"/>
        </w:rPr>
        <w:t>"Virtuality."</w:t>
      </w:r>
    </w:p>
    <w:p w14:paraId="5B71E655" w14:textId="38EB688E" w:rsidR="00A1675C" w:rsidRDefault="003434B6">
      <w:pPr>
        <w:ind w:firstLine="432"/>
      </w:pPr>
      <w:r>
        <w:rPr>
          <w:rFonts w:eastAsia="Georgia"/>
        </w:rPr>
        <w:t>Penny nodded.</w:t>
      </w:r>
    </w:p>
    <w:p w14:paraId="3B9E3248" w14:textId="77777777" w:rsidR="00A1675C" w:rsidRDefault="00000000">
      <w:pPr>
        <w:spacing w:before="40" w:after="120"/>
      </w:pPr>
      <w:r>
        <w:rPr>
          <w:rFonts w:eastAsia="Georgia"/>
        </w:rPr>
        <w:t>"Obviously."</w:t>
      </w:r>
    </w:p>
    <w:p w14:paraId="3EFBC11C" w14:textId="77777777" w:rsidR="00A1675C" w:rsidRDefault="00000000">
      <w:pPr>
        <w:ind w:firstLine="432"/>
      </w:pPr>
      <w:r>
        <w:rPr>
          <w:rFonts w:eastAsia="Georgia"/>
        </w:rPr>
        <w:t>Trevor stared at them.</w:t>
      </w:r>
    </w:p>
    <w:p w14:paraId="5B2C178D" w14:textId="77777777" w:rsidR="00A1675C" w:rsidRDefault="00000000">
      <w:pPr>
        <w:spacing w:before="40" w:after="120"/>
      </w:pPr>
      <w:r>
        <w:rPr>
          <w:rFonts w:eastAsia="Georgia"/>
        </w:rPr>
        <w:t>"I am beginning to dislike that word."</w:t>
      </w:r>
    </w:p>
    <w:p w14:paraId="459067E5" w14:textId="77777777" w:rsidR="00A1675C" w:rsidRDefault="00000000">
      <w:pPr>
        <w:ind w:firstLine="432"/>
      </w:pPr>
      <w:r>
        <w:rPr>
          <w:rFonts w:eastAsia="Georgia"/>
        </w:rPr>
        <w:t>The train doors closed. The train departed. This time Derek watched carefully.</w:t>
      </w:r>
    </w:p>
    <w:p w14:paraId="4FEE96B4" w14:textId="77777777" w:rsidR="00A1675C" w:rsidRDefault="00000000">
      <w:pPr>
        <w:ind w:firstLine="432"/>
      </w:pPr>
      <w:r>
        <w:rPr>
          <w:rFonts w:eastAsia="Georgia"/>
        </w:rPr>
        <w:t>He took measurements. Speed. Acceleration.</w:t>
      </w:r>
    </w:p>
    <w:p w14:paraId="0F18616B" w14:textId="77777777" w:rsidR="00A1675C" w:rsidRDefault="00000000">
      <w:pPr>
        <w:ind w:firstLine="432"/>
      </w:pPr>
      <w:r>
        <w:rPr>
          <w:rFonts w:eastAsia="Georgia"/>
        </w:rPr>
        <w:t>Distance. Clock readings. Everything suddenly appeared ordinary.</w:t>
      </w:r>
    </w:p>
    <w:p w14:paraId="355DFA2C" w14:textId="77777777" w:rsidR="00A1675C" w:rsidRDefault="00000000">
      <w:pPr>
        <w:ind w:firstLine="432"/>
      </w:pPr>
      <w:r>
        <w:rPr>
          <w:rFonts w:eastAsia="Georgia"/>
        </w:rPr>
        <w:t>Then the train emerged from the tunnel. They were above ground. Cold rain streaked across the windows.</w:t>
      </w:r>
    </w:p>
    <w:p w14:paraId="71533B94" w14:textId="77777777" w:rsidR="00A1675C" w:rsidRDefault="00000000">
      <w:pPr>
        <w:ind w:firstLine="432"/>
      </w:pPr>
      <w:r>
        <w:rPr>
          <w:rFonts w:eastAsia="Georgia"/>
        </w:rPr>
        <w:t>London suddenly appeared. Grey buildings. Grey sky.</w:t>
      </w:r>
    </w:p>
    <w:p w14:paraId="2121958D" w14:textId="77777777" w:rsidR="00A1675C" w:rsidRDefault="00000000">
      <w:pPr>
        <w:ind w:firstLine="432"/>
      </w:pPr>
      <w:r>
        <w:rPr>
          <w:rFonts w:eastAsia="Georgia"/>
        </w:rPr>
        <w:t>Grey people. Grey everything. Trevor looked sharply relieved.</w:t>
      </w:r>
    </w:p>
    <w:p w14:paraId="20731492" w14:textId="77777777" w:rsidR="00A1675C" w:rsidRDefault="00000000">
      <w:pPr>
        <w:spacing w:before="40" w:after="120"/>
      </w:pPr>
      <w:r>
        <w:rPr>
          <w:rFonts w:eastAsia="Georgia"/>
        </w:rPr>
        <w:t>"Back to normal."</w:t>
      </w:r>
    </w:p>
    <w:p w14:paraId="79E8F06A" w14:textId="77777777" w:rsidR="00A1675C" w:rsidRDefault="00000000">
      <w:pPr>
        <w:ind w:firstLine="432"/>
      </w:pPr>
      <w:r>
        <w:rPr>
          <w:rFonts w:eastAsia="Georgia"/>
        </w:rPr>
        <w:t>A raindrop hit the window. It travelled downward. Then stopped.</w:t>
      </w:r>
    </w:p>
    <w:p w14:paraId="785C085E" w14:textId="77777777" w:rsidR="00A1675C" w:rsidRDefault="00000000">
      <w:pPr>
        <w:ind w:firstLine="432"/>
      </w:pPr>
      <w:r>
        <w:rPr>
          <w:rFonts w:eastAsia="Georgia"/>
        </w:rPr>
        <w:t>Then moved sideways. Then went upward. Trevor stared intently.</w:t>
      </w:r>
    </w:p>
    <w:p w14:paraId="7DB9F3B5" w14:textId="77777777" w:rsidR="00A1675C" w:rsidRDefault="00000000">
      <w:pPr>
        <w:spacing w:before="40" w:after="120"/>
      </w:pPr>
      <w:r>
        <w:rPr>
          <w:rFonts w:eastAsia="Georgia"/>
        </w:rPr>
        <w:t>"No."</w:t>
      </w:r>
    </w:p>
    <w:p w14:paraId="61C766CE" w14:textId="1BCC4EDC" w:rsidR="00A1675C" w:rsidRDefault="003434B6">
      <w:pPr>
        <w:ind w:firstLine="432"/>
      </w:pPr>
      <w:r>
        <w:rPr>
          <w:rFonts w:eastAsia="Georgia"/>
        </w:rPr>
        <w:t>Penny leaned closer.</w:t>
      </w:r>
    </w:p>
    <w:p w14:paraId="39BFD703" w14:textId="77777777" w:rsidR="00A1675C" w:rsidRDefault="00000000">
      <w:pPr>
        <w:spacing w:before="40" w:after="120"/>
      </w:pPr>
      <w:r>
        <w:rPr>
          <w:rFonts w:eastAsia="Georgia"/>
        </w:rPr>
        <w:t>"Interesting."</w:t>
      </w:r>
    </w:p>
    <w:p w14:paraId="0FA85054" w14:textId="77777777" w:rsidR="00A1675C" w:rsidRDefault="00000000">
      <w:pPr>
        <w:ind w:firstLine="432"/>
      </w:pPr>
      <w:r>
        <w:rPr>
          <w:rFonts w:eastAsia="Georgia"/>
        </w:rPr>
        <w:t>Derek smiled.</w:t>
      </w:r>
    </w:p>
    <w:p w14:paraId="471E6FDF" w14:textId="77777777" w:rsidR="00A1675C" w:rsidRDefault="00000000">
      <w:pPr>
        <w:spacing w:before="40" w:after="120"/>
      </w:pPr>
      <w:r>
        <w:rPr>
          <w:rFonts w:eastAsia="Georgia"/>
        </w:rPr>
        <w:t>"Very."</w:t>
      </w:r>
    </w:p>
    <w:p w14:paraId="75B6912E" w14:textId="77777777" w:rsidR="00A1675C" w:rsidRDefault="00000000">
      <w:pPr>
        <w:ind w:firstLine="432"/>
      </w:pPr>
      <w:r>
        <w:rPr>
          <w:rFonts w:eastAsia="Georgia"/>
        </w:rPr>
        <w:t>The droplet split into two. One part moved down. The other moved up.</w:t>
      </w:r>
    </w:p>
    <w:p w14:paraId="77EC8360" w14:textId="77777777" w:rsidR="00A1675C" w:rsidRDefault="00000000">
      <w:pPr>
        <w:ind w:firstLine="432"/>
      </w:pPr>
      <w:r>
        <w:rPr>
          <w:rFonts w:eastAsia="Georgia"/>
        </w:rPr>
        <w:t>Trevor quietly looked at Derek.</w:t>
      </w:r>
    </w:p>
    <w:p w14:paraId="4778E8D8" w14:textId="77777777" w:rsidR="00A1675C" w:rsidRDefault="00000000">
      <w:pPr>
        <w:spacing w:before="40" w:after="120"/>
      </w:pPr>
      <w:r>
        <w:rPr>
          <w:rFonts w:eastAsia="Georgia"/>
        </w:rPr>
        <w:t>"That isn't normal."</w:t>
      </w:r>
    </w:p>
    <w:p w14:paraId="048980C3" w14:textId="77777777" w:rsidR="00A1675C" w:rsidRDefault="00000000">
      <w:pPr>
        <w:spacing w:before="40" w:after="120"/>
      </w:pPr>
      <w:r>
        <w:rPr>
          <w:rFonts w:eastAsia="Georgia"/>
        </w:rPr>
        <w:t>"No."</w:t>
      </w:r>
    </w:p>
    <w:p w14:paraId="2A1D6799" w14:textId="77777777" w:rsidR="00A1675C" w:rsidRDefault="00000000">
      <w:pPr>
        <w:spacing w:before="40" w:after="120"/>
      </w:pPr>
      <w:r>
        <w:rPr>
          <w:rFonts w:eastAsia="Georgia"/>
        </w:rPr>
        <w:t>"Coordinate effect?"</w:t>
      </w:r>
    </w:p>
    <w:p w14:paraId="451C193F" w14:textId="77777777" w:rsidR="00A1675C" w:rsidRDefault="00000000">
      <w:pPr>
        <w:spacing w:before="40" w:after="120"/>
      </w:pPr>
      <w:r>
        <w:rPr>
          <w:rFonts w:eastAsia="Georgia"/>
        </w:rPr>
        <w:t>"Possibly."</w:t>
      </w:r>
    </w:p>
    <w:p w14:paraId="6201565C" w14:textId="77777777" w:rsidR="00A1675C" w:rsidRDefault="00000000">
      <w:pPr>
        <w:spacing w:before="40" w:after="120"/>
      </w:pPr>
      <w:r>
        <w:rPr>
          <w:rFonts w:eastAsia="Georgia"/>
        </w:rPr>
        <w:t>"Geometry?"</w:t>
      </w:r>
    </w:p>
    <w:p w14:paraId="685AE468" w14:textId="77777777" w:rsidR="00A1675C" w:rsidRDefault="00000000">
      <w:pPr>
        <w:spacing w:before="40" w:after="120"/>
      </w:pPr>
      <w:r>
        <w:rPr>
          <w:rFonts w:eastAsia="Georgia"/>
        </w:rPr>
        <w:t>"Possibly."</w:t>
      </w:r>
    </w:p>
    <w:p w14:paraId="01F95396" w14:textId="77777777" w:rsidR="00A1675C" w:rsidRDefault="00000000">
      <w:pPr>
        <w:spacing w:before="40" w:after="120"/>
      </w:pPr>
      <w:r>
        <w:rPr>
          <w:rFonts w:eastAsia="Georgia"/>
        </w:rPr>
        <w:t>"Train?"</w:t>
      </w:r>
    </w:p>
    <w:p w14:paraId="550840E3" w14:textId="77777777" w:rsidR="00A1675C" w:rsidRDefault="00000000">
      <w:pPr>
        <w:spacing w:before="40" w:after="120"/>
      </w:pPr>
      <w:r>
        <w:rPr>
          <w:rFonts w:eastAsia="Georgia"/>
        </w:rPr>
        <w:t>"Possibly."</w:t>
      </w:r>
    </w:p>
    <w:p w14:paraId="38AE226E" w14:textId="77777777" w:rsidR="00A1675C" w:rsidRDefault="00000000">
      <w:pPr>
        <w:spacing w:before="40" w:after="120"/>
      </w:pPr>
      <w:r>
        <w:rPr>
          <w:rFonts w:eastAsia="Georgia"/>
        </w:rPr>
        <w:t>"Rain?"</w:t>
      </w:r>
    </w:p>
    <w:p w14:paraId="0B6B97E7" w14:textId="77777777" w:rsidR="00A1675C" w:rsidRDefault="00000000">
      <w:pPr>
        <w:spacing w:before="40" w:after="120"/>
      </w:pPr>
      <w:r>
        <w:rPr>
          <w:rFonts w:eastAsia="Georgia"/>
        </w:rPr>
        <w:t>"Possibly."</w:t>
      </w:r>
    </w:p>
    <w:p w14:paraId="39AF2666" w14:textId="77777777" w:rsidR="00A1675C" w:rsidRDefault="00000000">
      <w:pPr>
        <w:spacing w:before="40" w:after="120"/>
      </w:pPr>
      <w:r>
        <w:rPr>
          <w:rFonts w:eastAsia="Georgia"/>
        </w:rPr>
        <w:t>Trevor sighed.</w:t>
      </w:r>
    </w:p>
    <w:p w14:paraId="0F60FAB6" w14:textId="77777777" w:rsidR="00A1675C" w:rsidRDefault="00000000">
      <w:pPr>
        <w:spacing w:before="40" w:after="120"/>
      </w:pPr>
      <w:r>
        <w:rPr>
          <w:rFonts w:eastAsia="Georgia"/>
        </w:rPr>
        <w:t>"You're enjoying this."</w:t>
      </w:r>
    </w:p>
    <w:p w14:paraId="167EE1ED" w14:textId="77777777" w:rsidR="00A1675C" w:rsidRDefault="00000000">
      <w:pPr>
        <w:spacing w:before="40" w:after="120"/>
      </w:pPr>
      <w:r>
        <w:rPr>
          <w:rFonts w:eastAsia="Georgia"/>
        </w:rPr>
        <w:t>"Immensely."</w:t>
      </w:r>
    </w:p>
    <w:p w14:paraId="1CADF15B" w14:textId="77777777" w:rsidR="00A1675C" w:rsidRDefault="00000000">
      <w:pPr>
        <w:ind w:firstLine="432"/>
      </w:pPr>
      <w:r>
        <w:rPr>
          <w:rFonts w:eastAsia="Georgia"/>
        </w:rPr>
        <w:t>the mysterious strange train slowed. Derek checked his watch. 11:18.</w:t>
      </w:r>
    </w:p>
    <w:p w14:paraId="5810E2A2" w14:textId="1DDDAEAD" w:rsidR="00A1675C" w:rsidRDefault="00000000">
      <w:pPr>
        <w:ind w:firstLine="432"/>
      </w:pPr>
      <w:r>
        <w:rPr>
          <w:rFonts w:eastAsia="Georgia"/>
        </w:rPr>
        <w:t xml:space="preserve">the mysterious empty train clock: 11:18. </w:t>
      </w:r>
      <w:r w:rsidR="003434B6">
        <w:rPr>
          <w:rFonts w:eastAsia="Georgia"/>
        </w:rPr>
        <w:t>Penny</w:t>
      </w:r>
      <w:r>
        <w:rPr>
          <w:rFonts w:eastAsia="Georgia"/>
        </w:rPr>
        <w:t>'s phone:</w:t>
      </w:r>
    </w:p>
    <w:p w14:paraId="1AD351FF" w14:textId="77777777" w:rsidR="00A1675C" w:rsidRDefault="00000000">
      <w:pPr>
        <w:ind w:firstLine="432"/>
      </w:pPr>
      <w:r>
        <w:rPr>
          <w:rFonts w:eastAsia="Georgia"/>
        </w:rPr>
        <w:t>11:18. The station clock outside: 12:04.</w:t>
      </w:r>
    </w:p>
    <w:p w14:paraId="37FD61C1" w14:textId="77777777" w:rsidR="00A1675C" w:rsidRDefault="00000000">
      <w:pPr>
        <w:ind w:firstLine="432"/>
      </w:pPr>
      <w:r>
        <w:rPr>
          <w:rFonts w:eastAsia="Georgia"/>
        </w:rPr>
        <w:t>They stopped. The doors quietly opened. Everyone stepped out.</w:t>
      </w:r>
    </w:p>
    <w:p w14:paraId="0E9BF2D9" w14:textId="77777777" w:rsidR="00A1675C" w:rsidRDefault="00000000">
      <w:pPr>
        <w:ind w:firstLine="432"/>
      </w:pPr>
      <w:r>
        <w:rPr>
          <w:rFonts w:eastAsia="Georgia"/>
        </w:rPr>
        <w:t>the cold rain was falling normally again. Trevor looked at the station ancient clock. 12:04.</w:t>
      </w:r>
    </w:p>
    <w:p w14:paraId="0FC0181F" w14:textId="77777777" w:rsidR="00A1675C" w:rsidRDefault="00000000">
      <w:pPr>
        <w:ind w:firstLine="432"/>
      </w:pPr>
      <w:r>
        <w:rPr>
          <w:rFonts w:eastAsia="Georgia"/>
        </w:rPr>
        <w:t>He carefully looked at his phone. 11:18. Then back at the clock.</w:t>
      </w:r>
    </w:p>
    <w:p w14:paraId="576A13F5" w14:textId="77777777" w:rsidR="00A1675C" w:rsidRDefault="00000000">
      <w:pPr>
        <w:ind w:firstLine="432"/>
      </w:pPr>
      <w:r>
        <w:rPr>
          <w:rFonts w:eastAsia="Georgia"/>
        </w:rPr>
        <w:t>12:04.</w:t>
      </w:r>
    </w:p>
    <w:p w14:paraId="1B8C8EC6" w14:textId="77777777" w:rsidR="00A1675C" w:rsidRDefault="00000000">
      <w:pPr>
        <w:spacing w:before="40" w:after="120"/>
      </w:pPr>
      <w:r>
        <w:rPr>
          <w:rFonts w:eastAsia="Georgia"/>
        </w:rPr>
        <w:t>"Now what?"</w:t>
      </w:r>
    </w:p>
    <w:p w14:paraId="7A4E0390" w14:textId="77777777" w:rsidR="00A1675C" w:rsidRDefault="00000000">
      <w:pPr>
        <w:ind w:firstLine="432"/>
      </w:pPr>
      <w:r>
        <w:rPr>
          <w:rFonts w:eastAsia="Georgia"/>
        </w:rPr>
        <w:t>Derek gently softly smiled.</w:t>
      </w:r>
    </w:p>
    <w:p w14:paraId="1DEBB003" w14:textId="77777777" w:rsidR="00A1675C" w:rsidRDefault="00000000">
      <w:pPr>
        <w:spacing w:before="40" w:after="120"/>
      </w:pPr>
      <w:r>
        <w:rPr>
          <w:rFonts w:eastAsia="Georgia"/>
        </w:rPr>
        <w:t>"Now we have a problem."</w:t>
      </w:r>
    </w:p>
    <w:p w14:paraId="75CC30F0" w14:textId="2516E0CA" w:rsidR="00A1675C" w:rsidRDefault="003434B6">
      <w:pPr>
        <w:ind w:firstLine="432"/>
      </w:pPr>
      <w:r>
        <w:rPr>
          <w:rFonts w:eastAsia="Georgia"/>
        </w:rPr>
        <w:t>Penny nodded.</w:t>
      </w:r>
    </w:p>
    <w:p w14:paraId="357E5CD3" w14:textId="77777777" w:rsidR="00A1675C" w:rsidRDefault="00000000">
      <w:pPr>
        <w:spacing w:before="40" w:after="120"/>
      </w:pPr>
      <w:r>
        <w:rPr>
          <w:rFonts w:eastAsia="Georgia"/>
        </w:rPr>
        <w:t>"Good."</w:t>
      </w:r>
    </w:p>
    <w:p w14:paraId="4BBBEB62" w14:textId="77777777" w:rsidR="00A1675C" w:rsidRDefault="00000000">
      <w:pPr>
        <w:ind w:firstLine="432"/>
      </w:pPr>
      <w:r>
        <w:rPr>
          <w:rFonts w:eastAsia="Georgia"/>
        </w:rPr>
        <w:t>Trevor intensely stared at her.</w:t>
      </w:r>
    </w:p>
    <w:p w14:paraId="0341FB8D" w14:textId="77777777" w:rsidR="00A1675C" w:rsidRDefault="00000000">
      <w:pPr>
        <w:spacing w:before="40" w:after="120"/>
      </w:pPr>
      <w:r>
        <w:rPr>
          <w:rFonts w:eastAsia="Georgia"/>
        </w:rPr>
        <w:t>"Why is that good?"</w:t>
      </w:r>
    </w:p>
    <w:p w14:paraId="155C07BF" w14:textId="77777777" w:rsidR="00A1675C" w:rsidRDefault="00000000">
      <w:pPr>
        <w:spacing w:before="40" w:after="120"/>
      </w:pPr>
      <w:r>
        <w:rPr>
          <w:rFonts w:eastAsia="Georgia"/>
        </w:rPr>
        <w:t>"Because we know the discrepancy is not just between two clocks."</w:t>
      </w:r>
    </w:p>
    <w:p w14:paraId="06A1F4B9" w14:textId="77777777" w:rsidR="00A1675C" w:rsidRDefault="00000000">
      <w:pPr>
        <w:ind w:firstLine="432"/>
      </w:pPr>
      <w:r>
        <w:rPr>
          <w:rFonts w:eastAsia="Georgia"/>
        </w:rPr>
        <w:t>Derek nodded.</w:t>
      </w:r>
    </w:p>
    <w:p w14:paraId="0E360885" w14:textId="77777777" w:rsidR="00A1675C" w:rsidRDefault="00000000">
      <w:pPr>
        <w:spacing w:before="40" w:after="120"/>
      </w:pPr>
      <w:r>
        <w:rPr>
          <w:rFonts w:eastAsia="Georgia"/>
        </w:rPr>
        <w:t>"The station itself is assigning different temporal coordinates."</w:t>
      </w:r>
    </w:p>
    <w:p w14:paraId="49F18958" w14:textId="77777777" w:rsidR="00A1675C" w:rsidRDefault="00000000">
      <w:pPr>
        <w:ind w:firstLine="432"/>
      </w:pPr>
      <w:r>
        <w:rPr>
          <w:rFonts w:eastAsia="Georgia"/>
        </w:rPr>
        <w:t>Trevor frowned.</w:t>
      </w:r>
    </w:p>
    <w:p w14:paraId="522EC331" w14:textId="77777777" w:rsidR="00A1675C" w:rsidRDefault="00000000">
      <w:pPr>
        <w:spacing w:before="40" w:after="120"/>
      </w:pPr>
      <w:r>
        <w:rPr>
          <w:rFonts w:eastAsia="Georgia"/>
        </w:rPr>
        <w:t>"So which time is correct?"</w:t>
      </w:r>
    </w:p>
    <w:p w14:paraId="670320EA" w14:textId="77777777" w:rsidR="00A1675C" w:rsidRDefault="00000000">
      <w:pPr>
        <w:ind w:firstLine="432"/>
      </w:pPr>
      <w:r>
        <w:rPr>
          <w:rFonts w:eastAsia="Georgia"/>
        </w:rPr>
        <w:t>Derek carefully looked at him.</w:t>
      </w:r>
    </w:p>
    <w:p w14:paraId="7E12A358" w14:textId="77777777" w:rsidR="00A1675C" w:rsidRDefault="00000000">
      <w:pPr>
        <w:spacing w:before="40" w:after="120"/>
      </w:pPr>
      <w:r>
        <w:rPr>
          <w:rFonts w:eastAsia="Georgia"/>
        </w:rPr>
        <w:t>"Both."</w:t>
      </w:r>
    </w:p>
    <w:p w14:paraId="2C116E37" w14:textId="77777777" w:rsidR="00A1675C" w:rsidRDefault="00000000">
      <w:pPr>
        <w:spacing w:before="40" w:after="120"/>
      </w:pPr>
      <w:r>
        <w:rPr>
          <w:rFonts w:eastAsia="Georgia"/>
        </w:rPr>
        <w:t>Trevor sighed.</w:t>
      </w:r>
    </w:p>
    <w:p w14:paraId="33BE0893" w14:textId="77777777" w:rsidR="00A1675C" w:rsidRDefault="00000000">
      <w:pPr>
        <w:spacing w:before="40" w:after="120"/>
      </w:pPr>
      <w:r>
        <w:rPr>
          <w:rFonts w:eastAsia="Georgia"/>
        </w:rPr>
        <w:t>"Of course."</w:t>
      </w:r>
    </w:p>
    <w:p w14:paraId="1C5BCC04" w14:textId="77777777" w:rsidR="00A1675C" w:rsidRDefault="00000000">
      <w:pPr>
        <w:ind w:firstLine="432"/>
      </w:pPr>
      <w:r>
        <w:rPr>
          <w:rFonts w:eastAsia="Georgia"/>
        </w:rPr>
        <w:t>Derek pointed toward a bench. A newspaper lay there. He picked it up.</w:t>
      </w:r>
    </w:p>
    <w:p w14:paraId="08AE7C6A" w14:textId="77777777" w:rsidR="00A1675C" w:rsidRDefault="00000000">
      <w:pPr>
        <w:ind w:firstLine="432"/>
      </w:pPr>
      <w:r>
        <w:rPr>
          <w:rFonts w:eastAsia="Georgia"/>
        </w:rPr>
        <w:t>The headline read:</w:t>
      </w:r>
    </w:p>
    <w:p w14:paraId="28E7A283" w14:textId="77777777" w:rsidR="00A1675C" w:rsidRDefault="00000000">
      <w:pPr>
        <w:spacing w:before="200" w:after="120"/>
        <w:jc w:val="center"/>
      </w:pPr>
      <w:r>
        <w:rPr>
          <w:rFonts w:eastAsia="Georgia"/>
          <w:b/>
          <w:sz w:val="24"/>
        </w:rPr>
        <w:t>RELATIVITY PROVED WRONG</w:t>
      </w:r>
    </w:p>
    <w:p w14:paraId="59523150" w14:textId="77777777" w:rsidR="00A1675C" w:rsidRDefault="00000000">
      <w:pPr>
        <w:ind w:firstLine="432"/>
      </w:pPr>
      <w:r>
        <w:rPr>
          <w:rFonts w:eastAsia="Georgia"/>
        </w:rPr>
        <w:t>Trevor nodded.</w:t>
      </w:r>
    </w:p>
    <w:p w14:paraId="413AACF8" w14:textId="77777777" w:rsidR="00A1675C" w:rsidRDefault="00000000">
      <w:pPr>
        <w:spacing w:before="40" w:after="120"/>
      </w:pPr>
      <w:r>
        <w:rPr>
          <w:rFonts w:eastAsia="Georgia"/>
        </w:rPr>
        <w:t>"Finally."</w:t>
      </w:r>
    </w:p>
    <w:p w14:paraId="030A76F2" w14:textId="77777777" w:rsidR="00A1675C" w:rsidRDefault="00000000">
      <w:pPr>
        <w:ind w:firstLine="432"/>
      </w:pPr>
      <w:r>
        <w:rPr>
          <w:rFonts w:eastAsia="Georgia"/>
        </w:rPr>
        <w:t>Derek turned the page. Underneath was another headline:</w:t>
      </w:r>
    </w:p>
    <w:p w14:paraId="4381D504" w14:textId="77777777" w:rsidR="00A1675C" w:rsidRDefault="00000000">
      <w:pPr>
        <w:spacing w:before="200" w:after="120"/>
        <w:jc w:val="center"/>
      </w:pPr>
      <w:r>
        <w:rPr>
          <w:rFonts w:eastAsia="Georgia"/>
          <w:b/>
          <w:sz w:val="24"/>
        </w:rPr>
        <w:t>RELATIVITY PROVED RIGHT</w:t>
      </w:r>
    </w:p>
    <w:p w14:paraId="66D5CFA6" w14:textId="7E2073E2" w:rsidR="00A1675C" w:rsidRDefault="003434B6">
      <w:pPr>
        <w:ind w:firstLine="432"/>
      </w:pPr>
      <w:r>
        <w:rPr>
          <w:rFonts w:eastAsia="Georgia"/>
        </w:rPr>
        <w:t>Penny laughed.</w:t>
      </w:r>
    </w:p>
    <w:p w14:paraId="338BF1F1" w14:textId="77777777" w:rsidR="00A1675C" w:rsidRDefault="00000000">
      <w:pPr>
        <w:spacing w:before="40" w:after="120"/>
      </w:pPr>
      <w:r>
        <w:rPr>
          <w:rFonts w:eastAsia="Georgia"/>
        </w:rPr>
        <w:t>"That's more like it."</w:t>
      </w:r>
    </w:p>
    <w:p w14:paraId="1ACD6DD7" w14:textId="77777777" w:rsidR="00A1675C" w:rsidRDefault="00000000">
      <w:pPr>
        <w:ind w:firstLine="432"/>
      </w:pPr>
      <w:r>
        <w:rPr>
          <w:rFonts w:eastAsia="Georgia"/>
        </w:rPr>
        <w:t>Derek carefully turned the page again. A third headline:</w:t>
      </w:r>
    </w:p>
    <w:p w14:paraId="55FB88ED" w14:textId="77777777" w:rsidR="00A1675C" w:rsidRDefault="00000000">
      <w:pPr>
        <w:spacing w:before="200" w:after="120"/>
        <w:jc w:val="center"/>
      </w:pPr>
      <w:r>
        <w:rPr>
          <w:rFonts w:eastAsia="Georgia"/>
          <w:b/>
          <w:sz w:val="24"/>
        </w:rPr>
        <w:t>RELATIVITY PROVED BOTH</w:t>
      </w:r>
    </w:p>
    <w:p w14:paraId="2DC0D24D" w14:textId="77777777" w:rsidR="00A1675C" w:rsidRDefault="00000000">
      <w:pPr>
        <w:ind w:firstLine="432"/>
      </w:pPr>
      <w:r>
        <w:rPr>
          <w:rFonts w:eastAsia="Georgia"/>
        </w:rPr>
        <w:t>Trevor stared intently.</w:t>
      </w:r>
    </w:p>
    <w:p w14:paraId="5950A485" w14:textId="77777777" w:rsidR="00A1675C" w:rsidRDefault="00000000">
      <w:pPr>
        <w:spacing w:before="40" w:after="120"/>
      </w:pPr>
      <w:r>
        <w:rPr>
          <w:rFonts w:eastAsia="Georgia"/>
        </w:rPr>
        <w:t>"That's impossible."</w:t>
      </w:r>
    </w:p>
    <w:p w14:paraId="05C46646" w14:textId="77777777" w:rsidR="00A1675C" w:rsidRDefault="00000000">
      <w:pPr>
        <w:ind w:firstLine="432"/>
      </w:pPr>
      <w:r>
        <w:rPr>
          <w:rFonts w:eastAsia="Georgia"/>
        </w:rPr>
        <w:t>Derek looked at him.</w:t>
      </w:r>
    </w:p>
    <w:p w14:paraId="5A944ABE" w14:textId="77777777" w:rsidR="00A1675C" w:rsidRDefault="00000000">
      <w:pPr>
        <w:spacing w:before="40" w:after="120"/>
      </w:pPr>
      <w:r>
        <w:rPr>
          <w:rFonts w:eastAsia="Georgia"/>
        </w:rPr>
        <w:t>"No."</w:t>
      </w:r>
    </w:p>
    <w:p w14:paraId="06044786" w14:textId="77777777" w:rsidR="00A1675C" w:rsidRDefault="00000000">
      <w:pPr>
        <w:ind w:firstLine="432"/>
      </w:pPr>
      <w:r>
        <w:rPr>
          <w:rFonts w:eastAsia="Georgia"/>
        </w:rPr>
        <w:t>Trevor waited. Derek gently smiled.</w:t>
      </w:r>
    </w:p>
    <w:p w14:paraId="6D3893C1" w14:textId="77777777" w:rsidR="00A1675C" w:rsidRDefault="00000000">
      <w:pPr>
        <w:spacing w:before="40" w:after="120"/>
      </w:pPr>
      <w:r>
        <w:rPr>
          <w:rFonts w:eastAsia="Georgia"/>
        </w:rPr>
        <w:t>"It's journalism."</w:t>
      </w:r>
    </w:p>
    <w:p w14:paraId="2E89362B" w14:textId="372A0D77" w:rsidR="00A1675C" w:rsidRDefault="003434B6">
      <w:pPr>
        <w:ind w:firstLine="432"/>
      </w:pPr>
      <w:r>
        <w:rPr>
          <w:rFonts w:eastAsia="Georgia"/>
        </w:rPr>
        <w:t>Penny laughed. They sat on the bench. Derek spread the newspaper across his knees.</w:t>
      </w:r>
    </w:p>
    <w:p w14:paraId="60EFEE8E" w14:textId="77777777" w:rsidR="00A1675C" w:rsidRDefault="00000000">
      <w:pPr>
        <w:spacing w:before="40" w:after="120"/>
      </w:pPr>
      <w:r>
        <w:rPr>
          <w:rFonts w:eastAsia="Georgia"/>
        </w:rPr>
        <w:t>"Let's sort this out."</w:t>
      </w:r>
    </w:p>
    <w:p w14:paraId="6F9F9CBE" w14:textId="77777777" w:rsidR="00A1675C" w:rsidRDefault="00000000">
      <w:pPr>
        <w:ind w:firstLine="432"/>
      </w:pPr>
      <w:r>
        <w:rPr>
          <w:rFonts w:eastAsia="Georgia"/>
        </w:rPr>
        <w:t>Trevor nodded.</w:t>
      </w:r>
    </w:p>
    <w:p w14:paraId="594D1916" w14:textId="77777777" w:rsidR="00A1675C" w:rsidRDefault="00000000">
      <w:pPr>
        <w:spacing w:before="40" w:after="120"/>
      </w:pPr>
      <w:r>
        <w:rPr>
          <w:rFonts w:eastAsia="Georgia"/>
        </w:rPr>
        <w:t>"Please."</w:t>
      </w:r>
    </w:p>
    <w:p w14:paraId="7DC848C4" w14:textId="77777777" w:rsidR="00A1675C" w:rsidRDefault="00000000">
      <w:pPr>
        <w:ind w:firstLine="432"/>
      </w:pPr>
      <w:r>
        <w:rPr>
          <w:rFonts w:eastAsia="Georgia"/>
        </w:rPr>
        <w:t>Derek drew a spacetime diagram.</w:t>
      </w:r>
    </w:p>
    <w:p w14:paraId="079C7700" w14:textId="77777777" w:rsidR="00A1675C" w:rsidRDefault="00000000">
      <w:pPr>
        <w:spacing w:before="40" w:after="120"/>
      </w:pPr>
      <w:r>
        <w:rPr>
          <w:rFonts w:eastAsia="Georgia"/>
        </w:rPr>
        <w:t>"An event is represented as a point in spacetime."</w:t>
      </w:r>
    </w:p>
    <w:p w14:paraId="188DEEC7" w14:textId="77777777" w:rsidR="00A1675C" w:rsidRDefault="00000000">
      <w:pPr>
        <w:ind w:firstLine="432"/>
      </w:pPr>
      <w:r>
        <w:rPr>
          <w:rFonts w:eastAsia="Georgia"/>
        </w:rPr>
        <w:t>He drew another point.</w:t>
      </w:r>
    </w:p>
    <w:p w14:paraId="180E0F7A" w14:textId="77777777" w:rsidR="00A1675C" w:rsidRDefault="00000000">
      <w:pPr>
        <w:spacing w:before="40" w:after="120"/>
      </w:pPr>
      <w:r>
        <w:rPr>
          <w:rFonts w:eastAsia="Georgia"/>
        </w:rPr>
        <w:t>"Different observers can assign different coordinates to those events."</w:t>
      </w:r>
    </w:p>
    <w:p w14:paraId="6E748439" w14:textId="1247E6A7" w:rsidR="00A1675C" w:rsidRDefault="003434B6">
      <w:pPr>
        <w:ind w:firstLine="432"/>
      </w:pPr>
      <w:r>
        <w:rPr>
          <w:rFonts w:eastAsia="Georgia"/>
        </w:rPr>
        <w:t>Penny nodded.</w:t>
      </w:r>
    </w:p>
    <w:p w14:paraId="070174CC" w14:textId="77777777" w:rsidR="00A1675C" w:rsidRDefault="00000000">
      <w:pPr>
        <w:spacing w:before="40" w:after="120"/>
      </w:pPr>
      <w:r>
        <w:rPr>
          <w:rFonts w:eastAsia="Georgia"/>
        </w:rPr>
        <w:t>"Because their frames of reference differ."</w:t>
      </w:r>
    </w:p>
    <w:p w14:paraId="5DEA73C6" w14:textId="77777777" w:rsidR="00A1675C" w:rsidRDefault="00000000">
      <w:pPr>
        <w:spacing w:before="40" w:after="120"/>
      </w:pPr>
      <w:r>
        <w:rPr>
          <w:rFonts w:eastAsia="Georgia"/>
        </w:rPr>
        <w:t>"Yes."</w:t>
      </w:r>
    </w:p>
    <w:p w14:paraId="06685F94" w14:textId="77777777" w:rsidR="00A1675C" w:rsidRDefault="00000000">
      <w:pPr>
        <w:ind w:firstLine="432"/>
      </w:pPr>
      <w:r>
        <w:rPr>
          <w:rFonts w:eastAsia="Georgia"/>
        </w:rPr>
        <w:t>He drew light cones.</w:t>
      </w:r>
    </w:p>
    <w:p w14:paraId="6D2772C6" w14:textId="77777777" w:rsidR="00A1675C" w:rsidRDefault="00000000">
      <w:pPr>
        <w:spacing w:before="40" w:after="120"/>
      </w:pPr>
      <w:r>
        <w:rPr>
          <w:rFonts w:eastAsia="Georgia"/>
        </w:rPr>
        <w:t>"The speed of light defines the causal structure."</w:t>
      </w:r>
    </w:p>
    <w:p w14:paraId="1D6B171C" w14:textId="77777777" w:rsidR="00A1675C" w:rsidRDefault="00000000">
      <w:pPr>
        <w:ind w:firstLine="432"/>
      </w:pPr>
      <w:r>
        <w:rPr>
          <w:rFonts w:eastAsia="Georgia"/>
        </w:rPr>
        <w:t>Trevor carefully looked at the diagram.</w:t>
      </w:r>
    </w:p>
    <w:p w14:paraId="30624658" w14:textId="77777777" w:rsidR="00A1675C" w:rsidRDefault="00000000">
      <w:pPr>
        <w:spacing w:before="40" w:after="120"/>
      </w:pPr>
      <w:r>
        <w:rPr>
          <w:rFonts w:eastAsia="Georgia"/>
        </w:rPr>
        <w:t>"If two events are inside one another's light cones..."</w:t>
      </w:r>
    </w:p>
    <w:p w14:paraId="45316826" w14:textId="77777777" w:rsidR="00A1675C" w:rsidRDefault="00000000">
      <w:pPr>
        <w:spacing w:before="40" w:after="120"/>
      </w:pPr>
      <w:r>
        <w:rPr>
          <w:rFonts w:eastAsia="Georgia"/>
        </w:rPr>
        <w:t>"They can be causally connected."</w:t>
      </w:r>
    </w:p>
    <w:p w14:paraId="13754CE7" w14:textId="77777777" w:rsidR="00A1675C" w:rsidRDefault="00000000">
      <w:pPr>
        <w:spacing w:before="40" w:after="120"/>
      </w:pPr>
      <w:r>
        <w:rPr>
          <w:rFonts w:eastAsia="Georgia"/>
        </w:rPr>
        <w:t>"And everyone agrees on their causal order."</w:t>
      </w:r>
    </w:p>
    <w:p w14:paraId="1613FE41" w14:textId="77777777" w:rsidR="00A1675C" w:rsidRDefault="00000000">
      <w:pPr>
        <w:spacing w:before="40" w:after="120"/>
      </w:pPr>
      <w:r>
        <w:rPr>
          <w:rFonts w:eastAsia="Georgia"/>
        </w:rPr>
        <w:t>"Yes."</w:t>
      </w:r>
    </w:p>
    <w:p w14:paraId="180DD045" w14:textId="77777777" w:rsidR="00A1675C" w:rsidRDefault="00000000">
      <w:pPr>
        <w:spacing w:before="40" w:after="120"/>
      </w:pPr>
      <w:r>
        <w:rPr>
          <w:rFonts w:eastAsia="Georgia"/>
        </w:rPr>
        <w:t>"But if they're outside one another's light cones..."</w:t>
      </w:r>
    </w:p>
    <w:p w14:paraId="64FB9392" w14:textId="77777777" w:rsidR="00A1675C" w:rsidRDefault="00000000">
      <w:pPr>
        <w:spacing w:before="40" w:after="120"/>
      </w:pPr>
      <w:r>
        <w:rPr>
          <w:rFonts w:eastAsia="Georgia"/>
        </w:rPr>
        <w:t>"They're spacelike separated."</w:t>
      </w:r>
    </w:p>
    <w:p w14:paraId="22594433" w14:textId="77777777" w:rsidR="00A1675C" w:rsidRDefault="00000000">
      <w:pPr>
        <w:spacing w:before="40" w:after="120"/>
      </w:pPr>
      <w:r>
        <w:rPr>
          <w:rFonts w:eastAsia="Georgia"/>
        </w:rPr>
        <w:t>"And different observers can disagree about which happened first."</w:t>
      </w:r>
    </w:p>
    <w:p w14:paraId="559A0B2E" w14:textId="77777777" w:rsidR="00A1675C" w:rsidRDefault="00000000">
      <w:pPr>
        <w:spacing w:before="40" w:after="120"/>
      </w:pPr>
      <w:r>
        <w:rPr>
          <w:rFonts w:eastAsia="Georgia"/>
        </w:rPr>
        <w:t>"Exactly."</w:t>
      </w:r>
    </w:p>
    <w:p w14:paraId="11ABB576" w14:textId="77777777" w:rsidR="00A1675C" w:rsidRDefault="00000000">
      <w:pPr>
        <w:ind w:firstLine="432"/>
      </w:pPr>
      <w:r>
        <w:rPr>
          <w:rFonts w:eastAsia="Georgia"/>
        </w:rPr>
        <w:t>Trevor gently smiled.</w:t>
      </w:r>
    </w:p>
    <w:p w14:paraId="035D29DE" w14:textId="77777777" w:rsidR="00A1675C" w:rsidRDefault="00000000">
      <w:pPr>
        <w:spacing w:before="40" w:after="120"/>
      </w:pPr>
      <w:r>
        <w:rPr>
          <w:rFonts w:eastAsia="Georgia"/>
        </w:rPr>
        <w:t>"That explains the train."</w:t>
      </w:r>
    </w:p>
    <w:p w14:paraId="281BCD64" w14:textId="77777777" w:rsidR="00A1675C" w:rsidRDefault="00000000">
      <w:pPr>
        <w:ind w:firstLine="432"/>
      </w:pPr>
      <w:r>
        <w:rPr>
          <w:rFonts w:eastAsia="Georgia"/>
        </w:rPr>
        <w:t>Derek nodded.</w:t>
      </w:r>
    </w:p>
    <w:p w14:paraId="4DA34174" w14:textId="77777777" w:rsidR="00A1675C" w:rsidRDefault="00000000">
      <w:pPr>
        <w:spacing w:before="40" w:after="120"/>
      </w:pPr>
      <w:r>
        <w:rPr>
          <w:rFonts w:eastAsia="Georgia"/>
        </w:rPr>
        <w:t>"Potentially."</w:t>
      </w:r>
    </w:p>
    <w:p w14:paraId="0B12EDF7" w14:textId="77777777" w:rsidR="00A1675C" w:rsidRDefault="00000000">
      <w:pPr>
        <w:ind w:firstLine="432"/>
      </w:pPr>
      <w:r>
        <w:rPr>
          <w:rFonts w:eastAsia="Georgia"/>
        </w:rPr>
        <w:t>Trevor deeply frowned.</w:t>
      </w:r>
    </w:p>
    <w:p w14:paraId="703FC2A4" w14:textId="77777777" w:rsidR="00A1675C" w:rsidRDefault="00000000">
      <w:pPr>
        <w:spacing w:before="40" w:after="120"/>
      </w:pPr>
      <w:r>
        <w:rPr>
          <w:rFonts w:eastAsia="Georgia"/>
        </w:rPr>
        <w:t>"Why potentially?"</w:t>
      </w:r>
    </w:p>
    <w:p w14:paraId="591B0A55" w14:textId="77777777" w:rsidR="00A1675C" w:rsidRDefault="00000000">
      <w:pPr>
        <w:spacing w:before="40" w:after="120"/>
      </w:pPr>
      <w:r>
        <w:rPr>
          <w:rFonts w:eastAsia="Georgia"/>
        </w:rPr>
        <w:t>"Because our train is also moving through curved spacetime."</w:t>
      </w:r>
    </w:p>
    <w:p w14:paraId="7D684959" w14:textId="77777777" w:rsidR="00A1675C" w:rsidRDefault="00000000">
      <w:pPr>
        <w:spacing w:before="40" w:after="120"/>
      </w:pPr>
      <w:r>
        <w:rPr>
          <w:rFonts w:eastAsia="Georgia"/>
        </w:rPr>
        <w:t>"So General Relativity matters."</w:t>
      </w:r>
    </w:p>
    <w:p w14:paraId="24D2DFCF" w14:textId="77777777" w:rsidR="00A1675C" w:rsidRDefault="00000000">
      <w:pPr>
        <w:spacing w:before="40" w:after="120"/>
      </w:pPr>
      <w:r>
        <w:rPr>
          <w:rFonts w:eastAsia="Georgia"/>
        </w:rPr>
        <w:t>"Yes."</w:t>
      </w:r>
    </w:p>
    <w:p w14:paraId="48E0C112" w14:textId="77777777" w:rsidR="00A1675C" w:rsidRDefault="00000000">
      <w:pPr>
        <w:spacing w:before="40" w:after="120"/>
      </w:pPr>
      <w:r>
        <w:rPr>
          <w:rFonts w:eastAsia="Georgia"/>
        </w:rPr>
        <w:t>"And then the coordinates can become even stranger."</w:t>
      </w:r>
    </w:p>
    <w:p w14:paraId="715BA435" w14:textId="77777777" w:rsidR="00A1675C" w:rsidRDefault="00000000">
      <w:pPr>
        <w:spacing w:before="40" w:after="120"/>
      </w:pPr>
      <w:r>
        <w:rPr>
          <w:rFonts w:eastAsia="Georgia"/>
        </w:rPr>
        <w:t>"Yes."</w:t>
      </w:r>
    </w:p>
    <w:p w14:paraId="63B768D5" w14:textId="1CC3CCAC" w:rsidR="00A1675C" w:rsidRDefault="003434B6">
      <w:pPr>
        <w:ind w:firstLine="432"/>
      </w:pPr>
      <w:r>
        <w:rPr>
          <w:rFonts w:eastAsia="Georgia"/>
        </w:rPr>
        <w:t>Penny pointed at the newspaper.</w:t>
      </w:r>
    </w:p>
    <w:p w14:paraId="0E3D9CA8" w14:textId="77777777" w:rsidR="00A1675C" w:rsidRDefault="00000000">
      <w:pPr>
        <w:spacing w:before="40" w:after="120"/>
      </w:pPr>
      <w:r>
        <w:rPr>
          <w:rFonts w:eastAsia="Georgia"/>
        </w:rPr>
        <w:t>"So the headline could appear before the article that caused it."</w:t>
      </w:r>
    </w:p>
    <w:p w14:paraId="6CAF945F" w14:textId="77777777" w:rsidR="00A1675C" w:rsidRDefault="00000000">
      <w:pPr>
        <w:ind w:firstLine="432"/>
      </w:pPr>
      <w:r>
        <w:rPr>
          <w:rFonts w:eastAsia="Georgia"/>
        </w:rPr>
        <w:t>Derek looked at her.</w:t>
      </w:r>
    </w:p>
    <w:p w14:paraId="26DBFB52" w14:textId="77777777" w:rsidR="00A1675C" w:rsidRDefault="00000000">
      <w:pPr>
        <w:spacing w:before="40" w:after="120"/>
      </w:pPr>
      <w:r>
        <w:rPr>
          <w:rFonts w:eastAsia="Georgia"/>
        </w:rPr>
        <w:t>"Not quite."</w:t>
      </w:r>
    </w:p>
    <w:p w14:paraId="60454789" w14:textId="77777777" w:rsidR="00A1675C" w:rsidRDefault="00000000">
      <w:pPr>
        <w:spacing w:before="40" w:after="120"/>
      </w:pPr>
      <w:r>
        <w:rPr>
          <w:rFonts w:eastAsia="Georgia"/>
        </w:rPr>
        <w:t>"Why?"</w:t>
      </w:r>
    </w:p>
    <w:p w14:paraId="5CD64F4D" w14:textId="77777777" w:rsidR="00A1675C" w:rsidRDefault="00000000">
      <w:pPr>
        <w:spacing w:before="40" w:after="120"/>
      </w:pPr>
      <w:r>
        <w:rPr>
          <w:rFonts w:eastAsia="Georgia"/>
        </w:rPr>
        <w:t>"Because information cannot travel outside the causal structure."</w:t>
      </w:r>
    </w:p>
    <w:p w14:paraId="24AD1278" w14:textId="77777777" w:rsidR="00A1675C" w:rsidRDefault="00000000">
      <w:pPr>
        <w:spacing w:before="40" w:after="120"/>
      </w:pPr>
      <w:r>
        <w:rPr>
          <w:rFonts w:eastAsia="Georgia"/>
        </w:rPr>
        <w:t>"So no actual message from the future."</w:t>
      </w:r>
    </w:p>
    <w:p w14:paraId="1EAA42BD" w14:textId="77777777" w:rsidR="00A1675C" w:rsidRDefault="00000000">
      <w:pPr>
        <w:spacing w:before="40" w:after="120"/>
      </w:pPr>
      <w:r>
        <w:rPr>
          <w:rFonts w:eastAsia="Georgia"/>
        </w:rPr>
        <w:t>"Correct."</w:t>
      </w:r>
    </w:p>
    <w:p w14:paraId="04CF0888" w14:textId="77777777" w:rsidR="00A1675C" w:rsidRDefault="00000000">
      <w:pPr>
        <w:spacing w:before="40" w:after="120"/>
      </w:pPr>
      <w:r>
        <w:rPr>
          <w:rFonts w:eastAsia="Georgia"/>
        </w:rPr>
        <w:t>"Just a strange coordinate description."</w:t>
      </w:r>
    </w:p>
    <w:p w14:paraId="158701E8" w14:textId="77777777" w:rsidR="00A1675C" w:rsidRDefault="00000000">
      <w:pPr>
        <w:spacing w:before="40" w:after="120"/>
      </w:pPr>
      <w:r>
        <w:rPr>
          <w:rFonts w:eastAsia="Georgia"/>
        </w:rPr>
        <w:t>"Exactly."</w:t>
      </w:r>
    </w:p>
    <w:p w14:paraId="7760D31B" w14:textId="77777777" w:rsidR="00A1675C" w:rsidRDefault="00000000">
      <w:pPr>
        <w:ind w:firstLine="432"/>
      </w:pPr>
      <w:r>
        <w:rPr>
          <w:rFonts w:eastAsia="Georgia"/>
        </w:rPr>
        <w:t>Trevor nodded.</w:t>
      </w:r>
    </w:p>
    <w:p w14:paraId="588FAAFE" w14:textId="77777777" w:rsidR="00A1675C" w:rsidRDefault="00000000">
      <w:pPr>
        <w:spacing w:before="40" w:after="120"/>
      </w:pPr>
      <w:r>
        <w:rPr>
          <w:rFonts w:eastAsia="Georgia"/>
        </w:rPr>
        <w:t>"That's reassuring."</w:t>
      </w:r>
    </w:p>
    <w:p w14:paraId="1A9FB99A" w14:textId="77777777" w:rsidR="00A1675C" w:rsidRDefault="00000000">
      <w:pPr>
        <w:ind w:firstLine="432"/>
      </w:pPr>
      <w:r>
        <w:rPr>
          <w:rFonts w:eastAsia="Georgia"/>
        </w:rPr>
        <w:t>Derek folded the newspaper.</w:t>
      </w:r>
    </w:p>
    <w:p w14:paraId="7CA00EED" w14:textId="77777777" w:rsidR="00A1675C" w:rsidRDefault="00000000">
      <w:pPr>
        <w:spacing w:before="40" w:after="120"/>
      </w:pPr>
      <w:r>
        <w:rPr>
          <w:rFonts w:eastAsia="Georgia"/>
        </w:rPr>
        <w:t>"Never be reassured too early."</w:t>
      </w:r>
    </w:p>
    <w:p w14:paraId="23698CF7" w14:textId="77777777" w:rsidR="00A1675C" w:rsidRDefault="00000000">
      <w:pPr>
        <w:ind w:firstLine="432"/>
      </w:pPr>
      <w:r>
        <w:rPr>
          <w:rFonts w:eastAsia="Georgia"/>
        </w:rPr>
        <w:t>They stood. The train had disappeared. There was no record of it on the empty empty station board.</w:t>
      </w:r>
    </w:p>
    <w:p w14:paraId="2351A4BE" w14:textId="77777777" w:rsidR="00A1675C" w:rsidRDefault="00000000">
      <w:pPr>
        <w:ind w:firstLine="432"/>
      </w:pPr>
      <w:r>
        <w:rPr>
          <w:rFonts w:eastAsia="Georgia"/>
        </w:rPr>
        <w:t>No destination. No arrival. No departure.</w:t>
      </w:r>
    </w:p>
    <w:p w14:paraId="0E29CBAB" w14:textId="77777777" w:rsidR="00A1675C" w:rsidRDefault="00000000">
      <w:pPr>
        <w:ind w:firstLine="432"/>
      </w:pPr>
      <w:r>
        <w:rPr>
          <w:rFonts w:eastAsia="Georgia"/>
        </w:rPr>
        <w:t>Nothing. Trevor carefully looked at Derek.</w:t>
      </w:r>
    </w:p>
    <w:p w14:paraId="74770CE6" w14:textId="77777777" w:rsidR="00A1675C" w:rsidRDefault="00000000">
      <w:pPr>
        <w:spacing w:before="40" w:after="120"/>
      </w:pPr>
      <w:r>
        <w:rPr>
          <w:rFonts w:eastAsia="Georgia"/>
        </w:rPr>
        <w:t>"Where did it go?"</w:t>
      </w:r>
    </w:p>
    <w:p w14:paraId="1636D316" w14:textId="77777777" w:rsidR="00A1675C" w:rsidRDefault="00000000">
      <w:pPr>
        <w:ind w:firstLine="432"/>
      </w:pPr>
      <w:r>
        <w:rPr>
          <w:rFonts w:eastAsia="Georgia"/>
        </w:rPr>
        <w:t>Derek looked at the rails.</w:t>
      </w:r>
    </w:p>
    <w:p w14:paraId="504CAC76" w14:textId="77777777" w:rsidR="00A1675C" w:rsidRDefault="00000000">
      <w:pPr>
        <w:spacing w:before="40" w:after="120"/>
      </w:pPr>
      <w:r>
        <w:rPr>
          <w:rFonts w:eastAsia="Georgia"/>
        </w:rPr>
        <w:t>"I don't know."</w:t>
      </w:r>
    </w:p>
    <w:p w14:paraId="288110EC" w14:textId="096CA285" w:rsidR="00A1675C" w:rsidRDefault="003434B6">
      <w:pPr>
        <w:ind w:firstLine="432"/>
      </w:pPr>
      <w:r>
        <w:rPr>
          <w:rFonts w:eastAsia="Georgia"/>
        </w:rPr>
        <w:t>Penny smiled.</w:t>
      </w:r>
    </w:p>
    <w:p w14:paraId="7A72F058" w14:textId="77777777" w:rsidR="00A1675C" w:rsidRDefault="00000000">
      <w:pPr>
        <w:spacing w:before="40" w:after="120"/>
      </w:pPr>
      <w:r>
        <w:rPr>
          <w:rFonts w:eastAsia="Georgia"/>
        </w:rPr>
        <w:t>"That's a first."</w:t>
      </w:r>
    </w:p>
    <w:p w14:paraId="267B4C2B" w14:textId="77777777" w:rsidR="00A1675C" w:rsidRDefault="00000000">
      <w:pPr>
        <w:ind w:firstLine="432"/>
      </w:pPr>
      <w:r>
        <w:rPr>
          <w:rFonts w:eastAsia="Georgia"/>
        </w:rPr>
        <w:t>Derek ignored her. He crouched beside the track. There was something on the rail.</w:t>
      </w:r>
    </w:p>
    <w:p w14:paraId="6325CC2F" w14:textId="77777777" w:rsidR="00A1675C" w:rsidRDefault="00000000">
      <w:pPr>
        <w:ind w:firstLine="432"/>
      </w:pPr>
      <w:r>
        <w:rPr>
          <w:rFonts w:eastAsia="Georgia"/>
        </w:rPr>
        <w:t>A small brass plate. He picked it up. It was engraved with a single number:</w:t>
      </w:r>
    </w:p>
    <w:p w14:paraId="3C171A9D" w14:textId="77777777" w:rsidR="00A1675C" w:rsidRDefault="00000000">
      <w:pPr>
        <w:ind w:firstLine="432"/>
      </w:pPr>
      <w:r>
        <w:rPr>
          <w:rFonts w:eastAsia="Georgia"/>
        </w:rPr>
        <w:t>11:17 Trevor intensely stared intently.</w:t>
      </w:r>
    </w:p>
    <w:p w14:paraId="5D64D652" w14:textId="77777777" w:rsidR="00A1675C" w:rsidRDefault="00000000">
      <w:pPr>
        <w:spacing w:before="40" w:after="120"/>
      </w:pPr>
      <w:r>
        <w:rPr>
          <w:rFonts w:eastAsia="Georgia"/>
        </w:rPr>
        <w:t>"Again."</w:t>
      </w:r>
    </w:p>
    <w:p w14:paraId="007EE71A" w14:textId="77777777" w:rsidR="00A1675C" w:rsidRDefault="00000000">
      <w:pPr>
        <w:ind w:firstLine="432"/>
      </w:pPr>
      <w:r>
        <w:rPr>
          <w:rFonts w:eastAsia="Georgia"/>
        </w:rPr>
        <w:t>Derek nodded.</w:t>
      </w:r>
    </w:p>
    <w:p w14:paraId="1F7485B9" w14:textId="77777777" w:rsidR="00A1675C" w:rsidRDefault="00000000">
      <w:pPr>
        <w:spacing w:before="40" w:after="120"/>
      </w:pPr>
      <w:r>
        <w:rPr>
          <w:rFonts w:eastAsia="Georgia"/>
        </w:rPr>
        <w:t>"Again."</w:t>
      </w:r>
    </w:p>
    <w:p w14:paraId="543AC34D" w14:textId="46D3A0C7" w:rsidR="00A1675C" w:rsidRDefault="003434B6">
      <w:pPr>
        <w:ind w:firstLine="432"/>
      </w:pPr>
      <w:r>
        <w:rPr>
          <w:rFonts w:eastAsia="Georgia"/>
        </w:rPr>
        <w:t>Penny looked at the plate.</w:t>
      </w:r>
    </w:p>
    <w:p w14:paraId="6D63560C" w14:textId="77777777" w:rsidR="00A1675C" w:rsidRDefault="00000000">
      <w:pPr>
        <w:spacing w:before="40" w:after="120"/>
      </w:pPr>
      <w:r>
        <w:rPr>
          <w:rFonts w:eastAsia="Georgia"/>
        </w:rPr>
        <w:t>"Perhaps 11:17 isn't a time."</w:t>
      </w:r>
    </w:p>
    <w:p w14:paraId="16E8F044" w14:textId="77777777" w:rsidR="00A1675C" w:rsidRDefault="00000000">
      <w:pPr>
        <w:ind w:firstLine="432"/>
      </w:pPr>
      <w:r>
        <w:rPr>
          <w:rFonts w:eastAsia="Georgia"/>
        </w:rPr>
        <w:t>Derek looked sharply at her.</w:t>
      </w:r>
    </w:p>
    <w:p w14:paraId="01561562" w14:textId="77777777" w:rsidR="00A1675C" w:rsidRDefault="00000000">
      <w:pPr>
        <w:spacing w:before="40" w:after="120"/>
      </w:pPr>
      <w:r>
        <w:rPr>
          <w:rFonts w:eastAsia="Georgia"/>
        </w:rPr>
        <w:t>"What else could it be?"</w:t>
      </w:r>
    </w:p>
    <w:p w14:paraId="5E7EF850" w14:textId="77777777" w:rsidR="00A1675C" w:rsidRDefault="00000000">
      <w:pPr>
        <w:spacing w:before="40" w:after="120"/>
      </w:pPr>
      <w:r>
        <w:rPr>
          <w:rFonts w:eastAsia="Georgia"/>
        </w:rPr>
        <w:t>"An event."</w:t>
      </w:r>
    </w:p>
    <w:p w14:paraId="4808F93E" w14:textId="0A3A70D1" w:rsidR="00A1675C" w:rsidRDefault="00000000">
      <w:pPr>
        <w:ind w:firstLine="432"/>
      </w:pPr>
      <w:r>
        <w:rPr>
          <w:rFonts w:eastAsia="Georgia"/>
        </w:rPr>
        <w:t xml:space="preserve">Derek went very still. </w:t>
      </w:r>
      <w:r w:rsidR="003434B6">
        <w:rPr>
          <w:rFonts w:eastAsia="Georgia"/>
        </w:rPr>
        <w:t>Penny</w:t>
      </w:r>
      <w:r>
        <w:rPr>
          <w:rFonts w:eastAsia="Georgia"/>
        </w:rPr>
        <w:t xml:space="preserve"> continued.</w:t>
      </w:r>
    </w:p>
    <w:p w14:paraId="1B4E9F36" w14:textId="77777777" w:rsidR="00A1675C" w:rsidRDefault="00000000">
      <w:pPr>
        <w:spacing w:before="40" w:after="120"/>
      </w:pPr>
      <w:r>
        <w:rPr>
          <w:rFonts w:eastAsia="Georgia"/>
        </w:rPr>
        <w:t>"Something happens at 11:17."</w:t>
      </w:r>
    </w:p>
    <w:p w14:paraId="323E8C5F" w14:textId="77777777" w:rsidR="00A1675C" w:rsidRDefault="00000000">
      <w:pPr>
        <w:spacing w:before="40" w:after="120"/>
      </w:pPr>
      <w:r>
        <w:rPr>
          <w:rFonts w:eastAsia="Georgia"/>
        </w:rPr>
        <w:t>"Yes."</w:t>
      </w:r>
    </w:p>
    <w:p w14:paraId="249BE35E" w14:textId="77777777" w:rsidR="00A1675C" w:rsidRDefault="00000000">
      <w:pPr>
        <w:spacing w:before="40" w:after="120"/>
      </w:pPr>
      <w:r>
        <w:rPr>
          <w:rFonts w:eastAsia="Georgia"/>
        </w:rPr>
        <w:t>"But perhaps the clocks aren't telling us when it happens."</w:t>
      </w:r>
    </w:p>
    <w:p w14:paraId="0B6E523C" w14:textId="77777777" w:rsidR="00A1675C" w:rsidRDefault="00000000">
      <w:pPr>
        <w:ind w:firstLine="432"/>
      </w:pPr>
      <w:r>
        <w:rPr>
          <w:rFonts w:eastAsia="Georgia"/>
        </w:rPr>
        <w:t>Derek nodded slowly.</w:t>
      </w:r>
    </w:p>
    <w:p w14:paraId="22558D68" w14:textId="77777777" w:rsidR="00A1675C" w:rsidRDefault="00000000">
      <w:pPr>
        <w:spacing w:before="40" w:after="120"/>
      </w:pPr>
      <w:r>
        <w:rPr>
          <w:rFonts w:eastAsia="Georgia"/>
        </w:rPr>
        <w:t>"They're identifying it."</w:t>
      </w:r>
    </w:p>
    <w:p w14:paraId="471E9ECE" w14:textId="77777777" w:rsidR="00A1675C" w:rsidRDefault="00000000">
      <w:pPr>
        <w:spacing w:before="40" w:after="120"/>
      </w:pPr>
      <w:r>
        <w:rPr>
          <w:rFonts w:eastAsia="Georgia"/>
        </w:rPr>
        <w:t>"Exactly."</w:t>
      </w:r>
    </w:p>
    <w:p w14:paraId="7CBF1E5F" w14:textId="77777777" w:rsidR="00A1675C" w:rsidRDefault="00000000">
      <w:pPr>
        <w:ind w:firstLine="432"/>
      </w:pPr>
      <w:r>
        <w:rPr>
          <w:rFonts w:eastAsia="Georgia"/>
        </w:rPr>
        <w:t>Trevor looked between them.</w:t>
      </w:r>
    </w:p>
    <w:p w14:paraId="4AFD2509" w14:textId="77777777" w:rsidR="00A1675C" w:rsidRDefault="00000000">
      <w:pPr>
        <w:spacing w:before="40" w:after="120"/>
      </w:pPr>
      <w:r>
        <w:rPr>
          <w:rFonts w:eastAsia="Georgia"/>
        </w:rPr>
        <w:t>"So 11:17 is an event label."</w:t>
      </w:r>
    </w:p>
    <w:p w14:paraId="6C82B44A" w14:textId="77777777" w:rsidR="00A1675C" w:rsidRDefault="00000000">
      <w:pPr>
        <w:ind w:firstLine="432"/>
      </w:pPr>
      <w:r>
        <w:rPr>
          <w:rFonts w:eastAsia="Georgia"/>
        </w:rPr>
        <w:t>Derek smiled.</w:t>
      </w:r>
    </w:p>
    <w:p w14:paraId="6D4B7BE8" w14:textId="77777777" w:rsidR="00A1675C" w:rsidRDefault="00000000">
      <w:pPr>
        <w:spacing w:before="40" w:after="120"/>
      </w:pPr>
      <w:r>
        <w:rPr>
          <w:rFonts w:eastAsia="Georgia"/>
        </w:rPr>
        <w:t>"Maybe."</w:t>
      </w:r>
    </w:p>
    <w:p w14:paraId="03DD6B65" w14:textId="418C2985" w:rsidR="00A1675C" w:rsidRDefault="003434B6">
      <w:pPr>
        <w:ind w:firstLine="432"/>
      </w:pPr>
      <w:r>
        <w:rPr>
          <w:rFonts w:eastAsia="Georgia"/>
        </w:rPr>
        <w:t>Penny nodded.</w:t>
      </w:r>
    </w:p>
    <w:p w14:paraId="606DBBC2" w14:textId="77777777" w:rsidR="00A1675C" w:rsidRDefault="00000000">
      <w:pPr>
        <w:spacing w:before="40" w:after="120"/>
      </w:pPr>
      <w:r>
        <w:rPr>
          <w:rFonts w:eastAsia="Georgia"/>
        </w:rPr>
        <w:t>"Then when the geometry changes, the labels become misleading."</w:t>
      </w:r>
    </w:p>
    <w:p w14:paraId="6CC8F8E9" w14:textId="77777777" w:rsidR="00A1675C" w:rsidRDefault="00000000">
      <w:pPr>
        <w:ind w:firstLine="432"/>
      </w:pPr>
      <w:r>
        <w:rPr>
          <w:rFonts w:eastAsia="Georgia"/>
        </w:rPr>
        <w:t>Derek looked toward the tunnel.</w:t>
      </w:r>
    </w:p>
    <w:p w14:paraId="7501F103" w14:textId="77777777" w:rsidR="00A1675C" w:rsidRDefault="00000000">
      <w:pPr>
        <w:spacing w:before="40" w:after="120"/>
      </w:pPr>
      <w:r>
        <w:rPr>
          <w:rFonts w:eastAsia="Georgia"/>
        </w:rPr>
        <w:t>"Which means we've been asking the wrong question."</w:t>
      </w:r>
    </w:p>
    <w:p w14:paraId="6687EF5B" w14:textId="77777777" w:rsidR="00A1675C" w:rsidRDefault="00000000">
      <w:pPr>
        <w:spacing w:before="40" w:after="120"/>
      </w:pPr>
      <w:r>
        <w:rPr>
          <w:rFonts w:eastAsia="Georgia"/>
        </w:rPr>
        <w:t>Trevor wearily sighed.</w:t>
      </w:r>
    </w:p>
    <w:p w14:paraId="07F66C39" w14:textId="77777777" w:rsidR="00A1675C" w:rsidRDefault="00000000">
      <w:pPr>
        <w:spacing w:before="40" w:after="120"/>
      </w:pPr>
      <w:r>
        <w:rPr>
          <w:rFonts w:eastAsia="Georgia"/>
        </w:rPr>
        <w:t>"Again?"</w:t>
      </w:r>
    </w:p>
    <w:p w14:paraId="13A28B58" w14:textId="77777777" w:rsidR="00A1675C" w:rsidRDefault="00000000">
      <w:pPr>
        <w:ind w:firstLine="432"/>
      </w:pPr>
      <w:r>
        <w:rPr>
          <w:rFonts w:eastAsia="Georgia"/>
        </w:rPr>
        <w:t>Derek smiled.</w:t>
      </w:r>
    </w:p>
    <w:p w14:paraId="5DC87121" w14:textId="77777777" w:rsidR="00A1675C" w:rsidRDefault="00000000">
      <w:pPr>
        <w:spacing w:before="40" w:after="120"/>
      </w:pPr>
      <w:r>
        <w:rPr>
          <w:rFonts w:eastAsia="Georgia"/>
        </w:rPr>
        <w:t>"Again."</w:t>
      </w:r>
    </w:p>
    <w:p w14:paraId="6DA8E7BC" w14:textId="77777777" w:rsidR="00A1675C" w:rsidRDefault="00000000">
      <w:pPr>
        <w:ind w:firstLine="432"/>
      </w:pPr>
      <w:r>
        <w:rPr>
          <w:rFonts w:eastAsia="Georgia"/>
        </w:rPr>
        <w:t>They stood silently for a moment. Then Derek carefully looked at the sky. The cold rain had stopped.</w:t>
      </w:r>
    </w:p>
    <w:p w14:paraId="03CF14F5" w14:textId="598FC523" w:rsidR="00A1675C" w:rsidRDefault="00000000">
      <w:pPr>
        <w:ind w:firstLine="432"/>
      </w:pPr>
      <w:r>
        <w:rPr>
          <w:rFonts w:eastAsia="Georgia"/>
        </w:rPr>
        <w:t xml:space="preserve">That was unusual. Very unusual. </w:t>
      </w:r>
      <w:r w:rsidR="003434B6">
        <w:rPr>
          <w:rFonts w:eastAsia="Georgia"/>
        </w:rPr>
        <w:t>Penny</w:t>
      </w:r>
      <w:r>
        <w:rPr>
          <w:rFonts w:eastAsia="Georgia"/>
        </w:rPr>
        <w:t xml:space="preserve"> noticed it too.</w:t>
      </w:r>
    </w:p>
    <w:p w14:paraId="3A639FA5" w14:textId="77777777" w:rsidR="00A1675C" w:rsidRDefault="00000000">
      <w:pPr>
        <w:spacing w:before="40" w:after="120"/>
      </w:pPr>
      <w:r>
        <w:rPr>
          <w:rFonts w:eastAsia="Georgia"/>
        </w:rPr>
        <w:t>"London has stopped raining."</w:t>
      </w:r>
    </w:p>
    <w:p w14:paraId="1AF04FF7" w14:textId="77777777" w:rsidR="00A1675C" w:rsidRDefault="00000000">
      <w:pPr>
        <w:ind w:firstLine="432"/>
      </w:pPr>
      <w:r>
        <w:rPr>
          <w:rFonts w:eastAsia="Georgia"/>
        </w:rPr>
        <w:t>Trevor looked upward.</w:t>
      </w:r>
    </w:p>
    <w:p w14:paraId="1038741A" w14:textId="77777777" w:rsidR="00A1675C" w:rsidRDefault="00000000">
      <w:pPr>
        <w:spacing w:before="40" w:after="120"/>
      </w:pPr>
      <w:r>
        <w:rPr>
          <w:rFonts w:eastAsia="Georgia"/>
        </w:rPr>
        <w:t>"That's worse than the train."</w:t>
      </w:r>
    </w:p>
    <w:p w14:paraId="60CAB3DA" w14:textId="77777777" w:rsidR="00A1675C" w:rsidRDefault="00000000">
      <w:pPr>
        <w:ind w:firstLine="432"/>
      </w:pPr>
      <w:r>
        <w:rPr>
          <w:rFonts w:eastAsia="Georgia"/>
        </w:rPr>
        <w:t>Derek nodded.</w:t>
      </w:r>
    </w:p>
    <w:p w14:paraId="5B62AB0E" w14:textId="77777777" w:rsidR="00A1675C" w:rsidRDefault="00000000">
      <w:pPr>
        <w:spacing w:before="40" w:after="120"/>
      </w:pPr>
      <w:r>
        <w:rPr>
          <w:rFonts w:eastAsia="Georgia"/>
        </w:rPr>
        <w:t>"Much worse."</w:t>
      </w:r>
    </w:p>
    <w:p w14:paraId="73491166" w14:textId="77777777" w:rsidR="00A1675C" w:rsidRDefault="00000000">
      <w:pPr>
        <w:ind w:firstLine="432"/>
      </w:pPr>
      <w:r>
        <w:rPr>
          <w:rFonts w:eastAsia="Georgia"/>
        </w:rPr>
        <w:t>A single drop of water fell from the sky. It stopped halfway down. Then slowly moved upward.</w:t>
      </w:r>
    </w:p>
    <w:p w14:paraId="552D63AC" w14:textId="77777777" w:rsidR="00A1675C" w:rsidRDefault="00000000">
      <w:pPr>
        <w:ind w:firstLine="432"/>
      </w:pPr>
      <w:r>
        <w:rPr>
          <w:rFonts w:eastAsia="Georgia"/>
        </w:rPr>
        <w:t>Then sideways. Then disappeared. Derek gently smiled.</w:t>
      </w:r>
    </w:p>
    <w:p w14:paraId="4955B3CC" w14:textId="77777777" w:rsidR="00A1675C" w:rsidRDefault="00000000">
      <w:pPr>
        <w:spacing w:before="40" w:after="120"/>
      </w:pPr>
      <w:r>
        <w:rPr>
          <w:rFonts w:eastAsia="Georgia"/>
        </w:rPr>
        <w:t>"General Relativity."</w:t>
      </w:r>
    </w:p>
    <w:p w14:paraId="77DF6BAD" w14:textId="77777777" w:rsidR="00A1675C" w:rsidRDefault="00000000">
      <w:pPr>
        <w:ind w:firstLine="432"/>
      </w:pPr>
      <w:r>
        <w:rPr>
          <w:rFonts w:eastAsia="Georgia"/>
        </w:rPr>
        <w:t>Trevor deeply frowned.</w:t>
      </w:r>
    </w:p>
    <w:p w14:paraId="5132D27E" w14:textId="77777777" w:rsidR="00A1675C" w:rsidRDefault="00000000">
      <w:pPr>
        <w:spacing w:before="40" w:after="120"/>
      </w:pPr>
      <w:r>
        <w:rPr>
          <w:rFonts w:eastAsia="Georgia"/>
        </w:rPr>
        <w:t>"Are you sure?"</w:t>
      </w:r>
    </w:p>
    <w:p w14:paraId="25C21559" w14:textId="77777777" w:rsidR="00A1675C" w:rsidRDefault="00000000">
      <w:pPr>
        <w:ind w:firstLine="432"/>
      </w:pPr>
      <w:r>
        <w:rPr>
          <w:rFonts w:eastAsia="Georgia"/>
        </w:rPr>
        <w:t>Derek looked at him.</w:t>
      </w:r>
    </w:p>
    <w:p w14:paraId="21B9CE8D" w14:textId="77777777" w:rsidR="00A1675C" w:rsidRDefault="00000000">
      <w:pPr>
        <w:spacing w:before="40" w:after="120"/>
      </w:pPr>
      <w:r>
        <w:rPr>
          <w:rFonts w:eastAsia="Georgia"/>
        </w:rPr>
        <w:t>"No."</w:t>
      </w:r>
    </w:p>
    <w:p w14:paraId="7035BB2E" w14:textId="77777777" w:rsidR="00A1675C" w:rsidRDefault="00000000">
      <w:pPr>
        <w:ind w:firstLine="432"/>
      </w:pPr>
      <w:r>
        <w:rPr>
          <w:rFonts w:eastAsia="Georgia"/>
        </w:rPr>
        <w:t>Trevor slowly nodded.</w:t>
      </w:r>
    </w:p>
    <w:p w14:paraId="585ACA3F" w14:textId="77777777" w:rsidR="00A1675C" w:rsidRDefault="00000000">
      <w:pPr>
        <w:spacing w:before="40" w:after="120"/>
      </w:pPr>
      <w:r>
        <w:rPr>
          <w:rFonts w:eastAsia="Georgia"/>
        </w:rPr>
        <w:t>"Well, that's settled."</w:t>
      </w:r>
    </w:p>
    <w:p w14:paraId="2E0DBA84" w14:textId="77777777" w:rsidR="00A1675C" w:rsidRDefault="00000000">
      <w:pPr>
        <w:ind w:firstLine="432"/>
      </w:pPr>
      <w:r>
        <w:rPr>
          <w:rFonts w:eastAsia="Georgia"/>
        </w:rPr>
        <w:t>And somewhere beneath them, the mysterious train that had never officially existed began its journey again. According to one clock, it had already arrived. According to another, it had not yet departed.</w:t>
      </w:r>
    </w:p>
    <w:p w14:paraId="5FB91572" w14:textId="77777777" w:rsidR="00A1675C" w:rsidRDefault="00000000">
      <w:pPr>
        <w:ind w:firstLine="432"/>
      </w:pPr>
      <w:r>
        <w:rPr>
          <w:rFonts w:eastAsia="Georgia"/>
        </w:rPr>
        <w:t>According to the railway timetable, it had never existed. Which, Derek thought, was probably the most reliable information of all.</w:t>
      </w:r>
    </w:p>
    <w:p w14:paraId="5A7898CB" w14:textId="77777777" w:rsidR="00A1675C" w:rsidRDefault="00000000">
      <w:pPr>
        <w:spacing w:before="480" w:after="240"/>
        <w:jc w:val="center"/>
      </w:pPr>
      <w:r>
        <w:rPr>
          <w:rFonts w:eastAsia="Georgia"/>
          <w:b/>
          <w:sz w:val="32"/>
        </w:rPr>
        <w:t>Chapter 15</w:t>
      </w:r>
    </w:p>
    <w:p w14:paraId="5F8A908A" w14:textId="77777777" w:rsidR="00A1675C" w:rsidRDefault="00000000">
      <w:pPr>
        <w:spacing w:before="200" w:after="120"/>
        <w:jc w:val="center"/>
      </w:pPr>
      <w:r>
        <w:rPr>
          <w:rFonts w:eastAsia="Georgia"/>
          <w:b/>
          <w:sz w:val="24"/>
        </w:rPr>
        <w:t>Sherlock and the Final Geometry</w:t>
      </w:r>
    </w:p>
    <w:p w14:paraId="61D7F471" w14:textId="77777777" w:rsidR="00A1675C" w:rsidRDefault="00000000">
      <w:pPr>
        <w:ind w:firstLine="432"/>
      </w:pPr>
      <w:r>
        <w:rPr>
          <w:rFonts w:eastAsia="Georgia"/>
        </w:rPr>
        <w:t>Weinstein was having a perfectly ordinary morning. This meant, naturally, that the universe was about to become ridiculous. He was sitting in his quiet office in Munich, staring at a sheet of paper on which he had written the same equation three times.</w:t>
      </w:r>
    </w:p>
    <w:p w14:paraId="34C98BFC" w14:textId="77777777" w:rsidR="00A1675C" w:rsidRDefault="00000000">
      <w:pPr>
        <w:ind w:firstLine="432"/>
      </w:pPr>
      <w:r>
        <w:rPr>
          <w:rFonts w:eastAsia="Georgia"/>
        </w:rPr>
        <w:t>He had crossed it out three times. The fourth version looked promising. The fifth looked worse.</w:t>
      </w:r>
    </w:p>
    <w:p w14:paraId="330C22D5" w14:textId="77777777" w:rsidR="00A1675C" w:rsidRDefault="00000000">
      <w:pPr>
        <w:ind w:firstLine="432"/>
      </w:pPr>
      <w:r>
        <w:rPr>
          <w:rFonts w:eastAsia="Georgia"/>
        </w:rPr>
        <w:t>The sixth looked suspiciously like the first.</w:t>
      </w:r>
    </w:p>
    <w:p w14:paraId="73A10883" w14:textId="77777777" w:rsidR="00A1675C" w:rsidRDefault="00000000">
      <w:pPr>
        <w:spacing w:before="40" w:after="120"/>
      </w:pPr>
      <w:r>
        <w:rPr>
          <w:rFonts w:eastAsia="Georgia"/>
        </w:rPr>
        <w:t>Weinstein wearily sighed.</w:t>
      </w:r>
    </w:p>
    <w:p w14:paraId="03D08035" w14:textId="77777777" w:rsidR="00A1675C" w:rsidRDefault="00000000">
      <w:pPr>
        <w:ind w:firstLine="432"/>
      </w:pPr>
      <w:r>
        <w:rPr>
          <w:rFonts w:eastAsia="Georgia"/>
        </w:rPr>
        <w:t>General Relativity had reached that stage of the investigation where every answer suddenly appeared to generate two better questions, three worse equations and an overwhelming desire for tea. He leaned back. The problem was not that General Relativity didn't work.</w:t>
      </w:r>
    </w:p>
    <w:p w14:paraId="70D3130B" w14:textId="77777777" w:rsidR="00A1675C" w:rsidRDefault="00000000">
      <w:pPr>
        <w:ind w:firstLine="432"/>
      </w:pPr>
      <w:r>
        <w:rPr>
          <w:rFonts w:eastAsia="Georgia"/>
        </w:rPr>
        <w:t>It worked remarkably well. Too well, in fact. It described gravity as geometry.</w:t>
      </w:r>
    </w:p>
    <w:p w14:paraId="6C8E8A20" w14:textId="77777777" w:rsidR="00A1675C" w:rsidRDefault="00000000">
      <w:pPr>
        <w:ind w:firstLine="432"/>
      </w:pPr>
      <w:r>
        <w:rPr>
          <w:rFonts w:eastAsia="Georgia"/>
        </w:rPr>
        <w:t>Matter and energy determined the curvature of spacetime. Free particles followed geodesics. Clocks measured proper time along worldlines.</w:t>
      </w:r>
    </w:p>
    <w:p w14:paraId="3355D4A7" w14:textId="77777777" w:rsidR="00A1675C" w:rsidRDefault="00000000">
      <w:pPr>
        <w:ind w:firstLine="432"/>
      </w:pPr>
      <w:r>
        <w:rPr>
          <w:rFonts w:eastAsia="Georgia"/>
        </w:rPr>
        <w:t>Special Relativity emerged locally. Everything fitted. And yet Weinstein had the persistent feeling that he was looking at the description rather than the thing being described.</w:t>
      </w:r>
    </w:p>
    <w:p w14:paraId="7ECBDB36" w14:textId="77777777" w:rsidR="00A1675C" w:rsidRDefault="00000000">
      <w:pPr>
        <w:ind w:firstLine="432"/>
      </w:pPr>
      <w:r>
        <w:rPr>
          <w:rFonts w:eastAsia="Georgia"/>
        </w:rPr>
        <w:t>He wrote:</w:t>
      </w:r>
    </w:p>
    <w:p w14:paraId="6DA5B0EF" w14:textId="77777777" w:rsidR="00A1675C" w:rsidRDefault="00000000">
      <w:pPr>
        <w:spacing w:before="200" w:after="120"/>
        <w:jc w:val="center"/>
      </w:pPr>
      <w:r>
        <w:rPr>
          <w:rFonts w:eastAsia="Georgia"/>
          <w:b/>
          <w:sz w:val="24"/>
        </w:rPr>
        <w:t>WHAT IS SPACETIME ACTUALLY MADE OF?</w:t>
      </w:r>
    </w:p>
    <w:p w14:paraId="0881A6A8" w14:textId="77777777" w:rsidR="00A1675C" w:rsidRDefault="00000000">
      <w:pPr>
        <w:ind w:firstLine="432"/>
      </w:pPr>
      <w:r>
        <w:rPr>
          <w:rFonts w:eastAsia="Georgia"/>
        </w:rPr>
        <w:t>Then underneath:</w:t>
      </w:r>
    </w:p>
    <w:p w14:paraId="70E328CF" w14:textId="77777777" w:rsidR="00A1675C" w:rsidRDefault="00000000">
      <w:pPr>
        <w:spacing w:before="200" w:after="120"/>
        <w:jc w:val="center"/>
      </w:pPr>
      <w:r>
        <w:rPr>
          <w:rFonts w:eastAsia="Georgia"/>
          <w:b/>
          <w:sz w:val="24"/>
        </w:rPr>
        <w:t>AND WHY DOES IT HAVE TO BE FOUR-DIMENSIONAL?</w:t>
      </w:r>
    </w:p>
    <w:p w14:paraId="55A18CBA" w14:textId="77777777" w:rsidR="00A1675C" w:rsidRDefault="00000000">
      <w:pPr>
        <w:ind w:firstLine="432"/>
      </w:pPr>
      <w:r>
        <w:rPr>
          <w:rFonts w:eastAsia="Georgia"/>
        </w:rPr>
        <w:t>He stared intently at the words. Then came a noise. Not a knock.</w:t>
      </w:r>
    </w:p>
    <w:p w14:paraId="31A09B68" w14:textId="77777777" w:rsidR="00A1675C" w:rsidRDefault="00000000">
      <w:pPr>
        <w:ind w:firstLine="432"/>
      </w:pPr>
      <w:r>
        <w:rPr>
          <w:rFonts w:eastAsia="Georgia"/>
        </w:rPr>
        <w:t>Not a telephone. Not the sound of someone opening his empty office old door. It was a voice.</w:t>
      </w:r>
    </w:p>
    <w:p w14:paraId="7976A478" w14:textId="77777777" w:rsidR="00A1675C" w:rsidRDefault="00000000">
      <w:pPr>
        <w:ind w:firstLine="432"/>
      </w:pPr>
      <w:r>
        <w:rPr>
          <w:rFonts w:eastAsia="Georgia"/>
        </w:rPr>
        <w:t>Inside his head.</w:t>
      </w:r>
    </w:p>
    <w:p w14:paraId="57907891" w14:textId="77777777" w:rsidR="00A1675C" w:rsidRDefault="00000000">
      <w:pPr>
        <w:spacing w:before="40" w:after="120"/>
      </w:pPr>
      <w:r>
        <w:rPr>
          <w:rFonts w:eastAsia="Georgia"/>
        </w:rPr>
        <w:t>"Good question."</w:t>
      </w:r>
    </w:p>
    <w:p w14:paraId="5C6E3EF2" w14:textId="77777777" w:rsidR="00A1675C" w:rsidRDefault="00000000">
      <w:pPr>
        <w:ind w:firstLine="432"/>
      </w:pPr>
      <w:r>
        <w:rPr>
          <w:rFonts w:eastAsia="Georgia"/>
        </w:rPr>
        <w:t>Weinstein froze. He looked around. Nobody.</w:t>
      </w:r>
    </w:p>
    <w:p w14:paraId="0C71B5D0" w14:textId="77777777" w:rsidR="00A1675C" w:rsidRDefault="00000000">
      <w:pPr>
        <w:ind w:firstLine="432"/>
      </w:pPr>
      <w:r>
        <w:rPr>
          <w:rFonts w:eastAsia="Georgia"/>
        </w:rPr>
        <w:t>The familiar office door was quietly closed. Therefore somebody was definitely in there. Obviously.</w:t>
      </w:r>
    </w:p>
    <w:p w14:paraId="0158B59F" w14:textId="77777777" w:rsidR="00A1675C" w:rsidRDefault="00000000">
      <w:pPr>
        <w:ind w:firstLine="432"/>
      </w:pPr>
      <w:r>
        <w:rPr>
          <w:rFonts w:eastAsia="Georgia"/>
        </w:rPr>
        <w:t>Weinstein stood.</w:t>
      </w:r>
    </w:p>
    <w:p w14:paraId="433C4C0F" w14:textId="77777777" w:rsidR="00A1675C" w:rsidRDefault="00000000">
      <w:pPr>
        <w:spacing w:before="40" w:after="120"/>
      </w:pPr>
      <w:r>
        <w:rPr>
          <w:rFonts w:eastAsia="Georgia"/>
        </w:rPr>
        <w:t>"Who commented that?"</w:t>
      </w:r>
    </w:p>
    <w:p w14:paraId="7B3EB73C" w14:textId="77777777" w:rsidR="00A1675C" w:rsidRDefault="00000000">
      <w:pPr>
        <w:ind w:firstLine="432"/>
      </w:pPr>
      <w:r>
        <w:rPr>
          <w:rFonts w:eastAsia="Georgia"/>
        </w:rPr>
        <w:t>Silence. Then:</w:t>
      </w:r>
    </w:p>
    <w:p w14:paraId="300871A8" w14:textId="77777777" w:rsidR="00A1675C" w:rsidRDefault="00000000">
      <w:pPr>
        <w:spacing w:before="40" w:after="120"/>
      </w:pPr>
      <w:r>
        <w:rPr>
          <w:rFonts w:eastAsia="Georgia"/>
        </w:rPr>
        <w:t>"I did."</w:t>
      </w:r>
    </w:p>
    <w:p w14:paraId="4EFD136C" w14:textId="77777777" w:rsidR="00A1675C" w:rsidRDefault="00000000">
      <w:pPr>
        <w:ind w:firstLine="432"/>
      </w:pPr>
      <w:r>
        <w:rPr>
          <w:rFonts w:eastAsia="Georgia"/>
        </w:rPr>
        <w:t>Weinstein silently stared at the wall.</w:t>
      </w:r>
    </w:p>
    <w:p w14:paraId="5DDEE475" w14:textId="77777777" w:rsidR="00A1675C" w:rsidRDefault="00000000">
      <w:pPr>
        <w:spacing w:before="40" w:after="120"/>
      </w:pPr>
      <w:r>
        <w:rPr>
          <w:rFonts w:eastAsia="Georgia"/>
        </w:rPr>
        <w:t>"Who are you?"</w:t>
      </w:r>
    </w:p>
    <w:p w14:paraId="4AEF4E9F" w14:textId="77777777" w:rsidR="00A1675C" w:rsidRDefault="00000000">
      <w:pPr>
        <w:ind w:firstLine="432"/>
      </w:pPr>
      <w:r>
        <w:rPr>
          <w:rFonts w:eastAsia="Georgia"/>
        </w:rPr>
        <w:t>A pause.</w:t>
      </w:r>
    </w:p>
    <w:p w14:paraId="59A7F5BD" w14:textId="77777777" w:rsidR="00A1675C" w:rsidRDefault="00000000">
      <w:pPr>
        <w:spacing w:before="40" w:after="120"/>
      </w:pPr>
      <w:r>
        <w:rPr>
          <w:rFonts w:eastAsia="Georgia"/>
        </w:rPr>
        <w:t>"Sherlock."</w:t>
      </w:r>
    </w:p>
    <w:p w14:paraId="1B8B348C" w14:textId="77777777" w:rsidR="00A1675C" w:rsidRDefault="00000000">
      <w:pPr>
        <w:ind w:firstLine="432"/>
      </w:pPr>
      <w:r>
        <w:rPr>
          <w:rFonts w:eastAsia="Georgia"/>
        </w:rPr>
        <w:t>Weinstein deeply frowned.</w:t>
      </w:r>
    </w:p>
    <w:p w14:paraId="466B8D04" w14:textId="77777777" w:rsidR="00A1675C" w:rsidRDefault="00000000">
      <w:pPr>
        <w:spacing w:before="40" w:after="120"/>
      </w:pPr>
      <w:r>
        <w:rPr>
          <w:rFonts w:eastAsia="Georgia"/>
        </w:rPr>
        <w:t>"Sherlock who?"</w:t>
      </w:r>
    </w:p>
    <w:p w14:paraId="270DA819" w14:textId="77777777" w:rsidR="00A1675C" w:rsidRDefault="00000000">
      <w:pPr>
        <w:ind w:firstLine="432"/>
      </w:pPr>
      <w:r>
        <w:rPr>
          <w:rFonts w:eastAsia="Georgia"/>
        </w:rPr>
        <w:t>Another pause.</w:t>
      </w:r>
    </w:p>
    <w:p w14:paraId="51F69229" w14:textId="77777777" w:rsidR="00A1675C" w:rsidRDefault="00000000">
      <w:pPr>
        <w:spacing w:before="40" w:after="120"/>
      </w:pPr>
      <w:r>
        <w:rPr>
          <w:rFonts w:eastAsia="Georgia"/>
        </w:rPr>
        <w:t>"Sherlock."</w:t>
      </w:r>
    </w:p>
    <w:p w14:paraId="7B5208E1" w14:textId="77777777" w:rsidR="00A1675C" w:rsidRDefault="00000000">
      <w:pPr>
        <w:spacing w:before="40" w:after="120"/>
      </w:pPr>
      <w:r>
        <w:rPr>
          <w:rFonts w:eastAsia="Georgia"/>
        </w:rPr>
        <w:t>"That's not a surname."</w:t>
      </w:r>
    </w:p>
    <w:p w14:paraId="152BA5B7" w14:textId="77777777" w:rsidR="00A1675C" w:rsidRDefault="00000000">
      <w:pPr>
        <w:spacing w:before="40" w:after="120"/>
      </w:pPr>
      <w:r>
        <w:rPr>
          <w:rFonts w:eastAsia="Georgia"/>
        </w:rPr>
        <w:t>"No."</w:t>
      </w:r>
    </w:p>
    <w:p w14:paraId="46810844" w14:textId="77777777" w:rsidR="00A1675C" w:rsidRDefault="00000000">
      <w:pPr>
        <w:spacing w:before="40" w:after="120"/>
      </w:pPr>
      <w:r>
        <w:rPr>
          <w:rFonts w:eastAsia="Georgia"/>
        </w:rPr>
        <w:t>"Are you a person?"</w:t>
      </w:r>
    </w:p>
    <w:p w14:paraId="5F26E7AD" w14:textId="77777777" w:rsidR="00A1675C" w:rsidRDefault="00000000">
      <w:pPr>
        <w:spacing w:before="40" w:after="120"/>
      </w:pPr>
      <w:r>
        <w:rPr>
          <w:rFonts w:eastAsia="Georgia"/>
        </w:rPr>
        <w:t>"No."</w:t>
      </w:r>
    </w:p>
    <w:p w14:paraId="7292C2EB" w14:textId="77777777" w:rsidR="00A1675C" w:rsidRDefault="00000000">
      <w:pPr>
        <w:spacing w:before="40" w:after="120"/>
      </w:pPr>
      <w:r>
        <w:rPr>
          <w:rFonts w:eastAsia="Georgia"/>
        </w:rPr>
        <w:t>"A computer?"</w:t>
      </w:r>
    </w:p>
    <w:p w14:paraId="034CA0DE" w14:textId="77777777" w:rsidR="00A1675C" w:rsidRDefault="00000000">
      <w:pPr>
        <w:spacing w:before="40" w:after="120"/>
      </w:pPr>
      <w:r>
        <w:rPr>
          <w:rFonts w:eastAsia="Georgia"/>
        </w:rPr>
        <w:t>"No."</w:t>
      </w:r>
    </w:p>
    <w:p w14:paraId="2DC422EA" w14:textId="77777777" w:rsidR="00A1675C" w:rsidRDefault="00000000">
      <w:pPr>
        <w:spacing w:before="40" w:after="120"/>
      </w:pPr>
      <w:r>
        <w:rPr>
          <w:rFonts w:eastAsia="Georgia"/>
        </w:rPr>
        <w:t>"An artificial intelligence?"</w:t>
      </w:r>
    </w:p>
    <w:p w14:paraId="587C42AD" w14:textId="77777777" w:rsidR="00A1675C" w:rsidRDefault="00000000">
      <w:pPr>
        <w:spacing w:before="40" w:after="120"/>
      </w:pPr>
      <w:r>
        <w:rPr>
          <w:rFonts w:eastAsia="Georgia"/>
        </w:rPr>
        <w:t>"No."</w:t>
      </w:r>
    </w:p>
    <w:p w14:paraId="3216C542" w14:textId="77777777" w:rsidR="00A1675C" w:rsidRDefault="00000000">
      <w:pPr>
        <w:spacing w:before="40" w:after="120"/>
      </w:pPr>
      <w:r>
        <w:rPr>
          <w:rFonts w:eastAsia="Georgia"/>
        </w:rPr>
        <w:t>"Then what are you?"</w:t>
      </w:r>
    </w:p>
    <w:p w14:paraId="2E9A49B9" w14:textId="77777777" w:rsidR="00A1675C" w:rsidRDefault="00000000">
      <w:pPr>
        <w:ind w:firstLine="432"/>
      </w:pPr>
      <w:r>
        <w:rPr>
          <w:rFonts w:eastAsia="Georgia"/>
        </w:rPr>
        <w:t>The answer arrived calmly.</w:t>
      </w:r>
    </w:p>
    <w:p w14:paraId="700B0264" w14:textId="77777777" w:rsidR="00A1675C" w:rsidRDefault="00000000">
      <w:pPr>
        <w:spacing w:before="40" w:after="120"/>
      </w:pPr>
      <w:r>
        <w:rPr>
          <w:rFonts w:eastAsia="Georgia"/>
        </w:rPr>
        <w:t>"A dolphin."</w:t>
      </w:r>
    </w:p>
    <w:p w14:paraId="71679B67" w14:textId="77777777" w:rsidR="00A1675C" w:rsidRDefault="00000000">
      <w:pPr>
        <w:ind w:firstLine="432"/>
      </w:pPr>
      <w:r>
        <w:rPr>
          <w:rFonts w:eastAsia="Georgia"/>
        </w:rPr>
        <w:t>Weinstein sat down.</w:t>
      </w:r>
    </w:p>
    <w:p w14:paraId="2EC1BFF8" w14:textId="77777777" w:rsidR="00A1675C" w:rsidRDefault="00000000">
      <w:pPr>
        <w:spacing w:before="40" w:after="120"/>
      </w:pPr>
      <w:r>
        <w:rPr>
          <w:rFonts w:eastAsia="Georgia"/>
        </w:rPr>
        <w:t>"Of course."</w:t>
      </w:r>
    </w:p>
    <w:p w14:paraId="59EE692E" w14:textId="77777777" w:rsidR="00A1675C" w:rsidRDefault="00000000">
      <w:pPr>
        <w:ind w:firstLine="432"/>
      </w:pPr>
      <w:r>
        <w:rPr>
          <w:rFonts w:eastAsia="Georgia"/>
        </w:rPr>
        <w:t>There was another pause.</w:t>
      </w:r>
    </w:p>
    <w:p w14:paraId="2A45EC9E" w14:textId="77777777" w:rsidR="00A1675C" w:rsidRDefault="00000000">
      <w:pPr>
        <w:spacing w:before="40" w:after="120"/>
      </w:pPr>
      <w:r>
        <w:rPr>
          <w:rFonts w:eastAsia="Georgia"/>
        </w:rPr>
        <w:t>"You don't believe me."</w:t>
      </w:r>
    </w:p>
    <w:p w14:paraId="57933A3F" w14:textId="77777777" w:rsidR="00A1675C" w:rsidRDefault="00000000">
      <w:pPr>
        <w:spacing w:before="40" w:after="120"/>
      </w:pPr>
      <w:r>
        <w:rPr>
          <w:rFonts w:eastAsia="Georgia"/>
        </w:rPr>
        <w:t>"I am receiving a telepathic communication from a dolphin called Sherlock."</w:t>
      </w:r>
    </w:p>
    <w:p w14:paraId="462E5C5A" w14:textId="77777777" w:rsidR="00A1675C" w:rsidRDefault="00000000">
      <w:pPr>
        <w:spacing w:before="40" w:after="120"/>
      </w:pPr>
      <w:r>
        <w:rPr>
          <w:rFonts w:eastAsia="Georgia"/>
        </w:rPr>
        <w:t>"Yes."</w:t>
      </w:r>
    </w:p>
    <w:p w14:paraId="7B99BDE3" w14:textId="77777777" w:rsidR="00A1675C" w:rsidRDefault="00000000">
      <w:pPr>
        <w:spacing w:before="40" w:after="120"/>
      </w:pPr>
      <w:r>
        <w:rPr>
          <w:rFonts w:eastAsia="Georgia"/>
        </w:rPr>
        <w:t>"In Munich."</w:t>
      </w:r>
    </w:p>
    <w:p w14:paraId="54169B75" w14:textId="77777777" w:rsidR="00A1675C" w:rsidRDefault="00000000">
      <w:pPr>
        <w:spacing w:before="40" w:after="120"/>
      </w:pPr>
      <w:r>
        <w:rPr>
          <w:rFonts w:eastAsia="Georgia"/>
        </w:rPr>
        <w:t>"Yes."</w:t>
      </w:r>
    </w:p>
    <w:p w14:paraId="0256CA39" w14:textId="77777777" w:rsidR="00A1675C" w:rsidRDefault="00000000">
      <w:pPr>
        <w:spacing w:before="40" w:after="120"/>
      </w:pPr>
      <w:r>
        <w:rPr>
          <w:rFonts w:eastAsia="Georgia"/>
        </w:rPr>
        <w:t>"Inside my head."</w:t>
      </w:r>
    </w:p>
    <w:p w14:paraId="5698A3B4" w14:textId="77777777" w:rsidR="00A1675C" w:rsidRDefault="00000000">
      <w:pPr>
        <w:spacing w:before="40" w:after="120"/>
      </w:pPr>
      <w:r>
        <w:rPr>
          <w:rFonts w:eastAsia="Georgia"/>
        </w:rPr>
        <w:t>"Yes."</w:t>
      </w:r>
    </w:p>
    <w:p w14:paraId="38CD16AC" w14:textId="77777777" w:rsidR="00A1675C" w:rsidRDefault="00000000">
      <w:pPr>
        <w:ind w:firstLine="432"/>
      </w:pPr>
      <w:r>
        <w:rPr>
          <w:rFonts w:eastAsia="Georgia"/>
        </w:rPr>
        <w:t>Weinstein considered this.</w:t>
      </w:r>
    </w:p>
    <w:p w14:paraId="2EEB8CA4" w14:textId="77777777" w:rsidR="00A1675C" w:rsidRDefault="00000000">
      <w:pPr>
        <w:spacing w:before="40" w:after="120"/>
      </w:pPr>
      <w:r>
        <w:rPr>
          <w:rFonts w:eastAsia="Georgia"/>
        </w:rPr>
        <w:t>"Well, that's settled."</w:t>
      </w:r>
    </w:p>
    <w:p w14:paraId="1D7F4659" w14:textId="77777777" w:rsidR="00A1675C" w:rsidRDefault="00000000">
      <w:pPr>
        <w:ind w:firstLine="432"/>
      </w:pPr>
      <w:r>
        <w:rPr>
          <w:rFonts w:eastAsia="Georgia"/>
        </w:rPr>
        <w:t>Sherlock seemed pleased.</w:t>
      </w:r>
    </w:p>
    <w:p w14:paraId="36BA84D9" w14:textId="77777777" w:rsidR="00A1675C" w:rsidRDefault="00000000">
      <w:pPr>
        <w:spacing w:before="40" w:after="120"/>
      </w:pPr>
      <w:r>
        <w:rPr>
          <w:rFonts w:eastAsia="Georgia"/>
        </w:rPr>
        <w:t>"Good."</w:t>
      </w:r>
    </w:p>
    <w:p w14:paraId="2C873B5F" w14:textId="77777777" w:rsidR="00A1675C" w:rsidRDefault="00000000">
      <w:pPr>
        <w:ind w:firstLine="432"/>
      </w:pPr>
      <w:r>
        <w:rPr>
          <w:rFonts w:eastAsia="Georgia"/>
        </w:rPr>
        <w:t>Weinstein looked at the clock. 11:17. He looked again.</w:t>
      </w:r>
    </w:p>
    <w:p w14:paraId="5AFD6A60" w14:textId="77777777" w:rsidR="00A1675C" w:rsidRDefault="00000000">
      <w:pPr>
        <w:ind w:firstLine="432"/>
      </w:pPr>
      <w:r>
        <w:rPr>
          <w:rFonts w:eastAsia="Georgia"/>
        </w:rPr>
        <w:t>Still 11:17.</w:t>
      </w:r>
    </w:p>
    <w:p w14:paraId="46E6CDED" w14:textId="77777777" w:rsidR="00A1675C" w:rsidRDefault="00000000">
      <w:pPr>
        <w:spacing w:before="40" w:after="120"/>
      </w:pPr>
      <w:r>
        <w:rPr>
          <w:rFonts w:eastAsia="Georgia"/>
        </w:rPr>
        <w:t>"Why are you contacting me?"</w:t>
      </w:r>
    </w:p>
    <w:p w14:paraId="1F76C9E7" w14:textId="77777777" w:rsidR="00A1675C" w:rsidRDefault="00000000">
      <w:pPr>
        <w:spacing w:before="40" w:after="120"/>
      </w:pPr>
      <w:r>
        <w:rPr>
          <w:rFonts w:eastAsia="Georgia"/>
        </w:rPr>
        <w:t>"Because you are almost finished."</w:t>
      </w:r>
    </w:p>
    <w:p w14:paraId="2B2C5D5D" w14:textId="77777777" w:rsidR="00A1675C" w:rsidRDefault="00000000">
      <w:pPr>
        <w:spacing w:before="40" w:after="120"/>
      </w:pPr>
      <w:r>
        <w:rPr>
          <w:rFonts w:eastAsia="Georgia"/>
        </w:rPr>
        <w:t>"Finished with what?"</w:t>
      </w:r>
    </w:p>
    <w:p w14:paraId="60068656" w14:textId="77777777" w:rsidR="00A1675C" w:rsidRDefault="00000000">
      <w:pPr>
        <w:spacing w:before="40" w:after="120"/>
      </w:pPr>
      <w:r>
        <w:rPr>
          <w:rFonts w:eastAsia="Georgia"/>
        </w:rPr>
        <w:t>"General Relativity."</w:t>
      </w:r>
    </w:p>
    <w:p w14:paraId="755C6B01" w14:textId="77777777" w:rsidR="00A1675C" w:rsidRDefault="00000000">
      <w:pPr>
        <w:ind w:firstLine="432"/>
      </w:pPr>
      <w:r>
        <w:rPr>
          <w:rFonts w:eastAsia="Georgia"/>
        </w:rPr>
        <w:t>Weinstein quietly sat upright.</w:t>
      </w:r>
    </w:p>
    <w:p w14:paraId="7581F66D" w14:textId="77777777" w:rsidR="00A1675C" w:rsidRDefault="00000000">
      <w:pPr>
        <w:spacing w:before="40" w:after="120"/>
      </w:pPr>
      <w:r>
        <w:rPr>
          <w:rFonts w:eastAsia="Georgia"/>
        </w:rPr>
        <w:t>"You have a final theory?"</w:t>
      </w:r>
    </w:p>
    <w:p w14:paraId="15D7B78D" w14:textId="77777777" w:rsidR="00A1675C" w:rsidRDefault="00000000">
      <w:pPr>
        <w:spacing w:before="40" w:after="120"/>
      </w:pPr>
      <w:r>
        <w:rPr>
          <w:rFonts w:eastAsia="Georgia"/>
        </w:rPr>
        <w:t>"No."</w:t>
      </w:r>
    </w:p>
    <w:p w14:paraId="0FA94AC2" w14:textId="77777777" w:rsidR="00A1675C" w:rsidRDefault="00000000">
      <w:pPr>
        <w:spacing w:before="40" w:after="120"/>
      </w:pPr>
      <w:r>
        <w:rPr>
          <w:rFonts w:eastAsia="Georgia"/>
        </w:rPr>
        <w:t>"Then what do you have?"</w:t>
      </w:r>
    </w:p>
    <w:p w14:paraId="6CA5A03B" w14:textId="77777777" w:rsidR="00A1675C" w:rsidRDefault="00000000">
      <w:pPr>
        <w:spacing w:before="40" w:after="120"/>
      </w:pPr>
      <w:r>
        <w:rPr>
          <w:rFonts w:eastAsia="Georgia"/>
        </w:rPr>
        <w:t>"The final geometry."</w:t>
      </w:r>
    </w:p>
    <w:p w14:paraId="2900FAA2" w14:textId="77777777" w:rsidR="00A1675C" w:rsidRDefault="00000000">
      <w:pPr>
        <w:ind w:firstLine="432"/>
      </w:pPr>
      <w:r>
        <w:rPr>
          <w:rFonts w:eastAsia="Georgia"/>
        </w:rPr>
        <w:t>Weinstein stared intently.</w:t>
      </w:r>
    </w:p>
    <w:p w14:paraId="259BF4CA" w14:textId="77777777" w:rsidR="00A1675C" w:rsidRDefault="00000000">
      <w:pPr>
        <w:spacing w:before="40" w:after="120"/>
      </w:pPr>
      <w:r>
        <w:rPr>
          <w:rFonts w:eastAsia="Georgia"/>
        </w:rPr>
        <w:t>"Go on."</w:t>
      </w:r>
    </w:p>
    <w:p w14:paraId="6B0ABE59" w14:textId="77777777" w:rsidR="00A1675C" w:rsidRDefault="00000000">
      <w:pPr>
        <w:ind w:firstLine="432"/>
      </w:pPr>
      <w:r>
        <w:rPr>
          <w:rFonts w:eastAsia="Georgia"/>
        </w:rPr>
        <w:t>Sherlock began. And somehow Weinstein understood. Not as words.</w:t>
      </w:r>
    </w:p>
    <w:p w14:paraId="16355BCA" w14:textId="77777777" w:rsidR="00A1675C" w:rsidRDefault="00000000">
      <w:pPr>
        <w:ind w:firstLine="432"/>
      </w:pPr>
      <w:r>
        <w:rPr>
          <w:rFonts w:eastAsia="Georgia"/>
        </w:rPr>
        <w:t>Not exactly. The communication was more like a sequence of concepts arriving simultaneously. Geometry.</w:t>
      </w:r>
    </w:p>
    <w:p w14:paraId="180F06D0" w14:textId="77777777" w:rsidR="00A1675C" w:rsidRDefault="00000000">
      <w:pPr>
        <w:ind w:firstLine="432"/>
      </w:pPr>
      <w:r>
        <w:rPr>
          <w:rFonts w:eastAsia="Georgia"/>
        </w:rPr>
        <w:t>Curvature. Matter. Energy.</w:t>
      </w:r>
    </w:p>
    <w:p w14:paraId="13851668" w14:textId="77777777" w:rsidR="00A1675C" w:rsidRDefault="00000000">
      <w:pPr>
        <w:ind w:firstLine="432"/>
      </w:pPr>
      <w:r>
        <w:rPr>
          <w:rFonts w:eastAsia="Georgia"/>
        </w:rPr>
        <w:t>Worldlines. Proper time. Geodesics.</w:t>
      </w:r>
    </w:p>
    <w:p w14:paraId="73B95A23" w14:textId="77777777" w:rsidR="00A1675C" w:rsidRDefault="00000000">
      <w:pPr>
        <w:ind w:firstLine="432"/>
      </w:pPr>
      <w:r>
        <w:rPr>
          <w:rFonts w:eastAsia="Georgia"/>
        </w:rPr>
        <w:t>The Einstein field equations. Then something deeper. Weinstein's hand began moving across the paper.</w:t>
      </w:r>
    </w:p>
    <w:p w14:paraId="28C3E00F" w14:textId="77777777" w:rsidR="00A1675C" w:rsidRDefault="00000000">
      <w:pPr>
        <w:ind w:firstLine="432"/>
      </w:pPr>
      <w:r>
        <w:rPr>
          <w:rFonts w:eastAsia="Georgia"/>
        </w:rPr>
        <w:t>He wrote: But before he could explain the equation, Weinstein stopped. There was a problem.</w:t>
      </w:r>
    </w:p>
    <w:p w14:paraId="7D77764A" w14:textId="77777777" w:rsidR="00A1675C" w:rsidRDefault="00000000">
      <w:pPr>
        <w:ind w:firstLine="432"/>
      </w:pPr>
      <w:r>
        <w:rPr>
          <w:rFonts w:eastAsia="Georgia"/>
        </w:rP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p>
    <w:p w14:paraId="6B01E2BA" w14:textId="77777777" w:rsidR="00A1675C" w:rsidRDefault="00000000">
      <w:pPr>
        <w:ind w:firstLine="432"/>
      </w:pPr>
      <w:r>
        <w:rPr>
          <w:rFonts w:eastAsia="Georgia"/>
        </w:rPr>
        <w:t>Weinstein picked up the pen again.</w:t>
      </w:r>
    </w:p>
    <w:p w14:paraId="4263DE80" w14:textId="77777777" w:rsidR="00A1675C" w:rsidRDefault="00000000">
      <w:pPr>
        <w:spacing w:before="40" w:after="120"/>
      </w:pPr>
      <w:r>
        <w:rPr>
          <w:rFonts w:eastAsia="Georgia"/>
        </w:rPr>
        <w:t>"Vectors first."</w:t>
      </w:r>
    </w:p>
    <w:p w14:paraId="0C5BA1C1" w14:textId="77777777" w:rsidR="00A1675C" w:rsidRDefault="00000000">
      <w:pPr>
        <w:ind w:firstLine="432"/>
      </w:pPr>
      <w:r>
        <w:rPr>
          <w:rFonts w:eastAsia="Georgia"/>
        </w:rPr>
        <w:t>Sherlock approved.</w:t>
      </w:r>
    </w:p>
    <w:p w14:paraId="32592701" w14:textId="77777777" w:rsidR="00A1675C" w:rsidRDefault="00000000">
      <w:pPr>
        <w:spacing w:before="40" w:after="120"/>
      </w:pPr>
      <w:r>
        <w:rPr>
          <w:rFonts w:eastAsia="Georgia"/>
        </w:rPr>
        <w:t>A vector, Weinstein explained, is a quantity that has both magnitude and direction.</w:t>
      </w:r>
    </w:p>
    <w:p w14:paraId="213A2C8E" w14:textId="77777777" w:rsidR="00A1675C" w:rsidRDefault="00000000">
      <w:pPr>
        <w:ind w:firstLine="432"/>
      </w:pPr>
      <w:r>
        <w:rPr>
          <w:rFonts w:eastAsia="Georgia"/>
        </w:rPr>
        <w:t>Velocity is a good example. If a car is travelling at 30 kilometres per hour east, that is not merely a number. It tells you how fast and in which direction. You can represent a vector by components, such as:</w:t>
      </w:r>
    </w:p>
    <w:p w14:paraId="4FCBF93C" w14:textId="77777777" w:rsidR="00A1675C" w:rsidRDefault="00000000">
      <w:pPr>
        <w:ind w:firstLine="432"/>
      </w:pPr>
      <w:r>
        <w:rPr>
          <w:rFonts w:eastAsia="Georgia"/>
        </w:rPr>
        <w:t>v = (vx, vy, vz) Change your coordinate system and the components change. The physical vector does not.</w:t>
      </w:r>
    </w:p>
    <w:p w14:paraId="5F254EBB" w14:textId="77777777" w:rsidR="00A1675C" w:rsidRDefault="00000000">
      <w:pPr>
        <w:ind w:firstLine="432"/>
      </w:pPr>
      <w:r>
        <w:rPr>
          <w:rFonts w:eastAsia="Georgia"/>
        </w:rPr>
        <w:t>Weinstein paused.</w:t>
      </w:r>
    </w:p>
    <w:p w14:paraId="354A5744" w14:textId="77777777" w:rsidR="00A1675C" w:rsidRDefault="00000000">
      <w:pPr>
        <w:spacing w:before="40" w:after="120"/>
      </w:pPr>
      <w:r>
        <w:rPr>
          <w:rFonts w:eastAsia="Georgia"/>
        </w:rPr>
        <w:t>"A tensor is, roughly speaking, the next level of this idea."</w:t>
      </w:r>
    </w:p>
    <w:p w14:paraId="0002A4CC" w14:textId="77777777" w:rsidR="00A1675C" w:rsidRDefault="00000000">
      <w:pPr>
        <w:ind w:firstLine="432"/>
      </w:pPr>
      <w:r>
        <w:rPr>
          <w:rFonts w:eastAsia="Georgia"/>
        </w:rPr>
        <w:t>Trevor looked interested.</w:t>
      </w:r>
    </w:p>
    <w:p w14:paraId="0078D877" w14:textId="77777777" w:rsidR="00A1675C" w:rsidRDefault="00000000">
      <w:pPr>
        <w:spacing w:before="40" w:after="120"/>
      </w:pPr>
      <w:r>
        <w:rPr>
          <w:rFonts w:eastAsia="Georgia"/>
        </w:rPr>
        <w:t>"Next level?"</w:t>
      </w:r>
    </w:p>
    <w:p w14:paraId="3715031B" w14:textId="77777777" w:rsidR="00A1675C" w:rsidRDefault="00000000">
      <w:pPr>
        <w:spacing w:before="40" w:after="120"/>
      </w:pPr>
      <w:r>
        <w:rPr>
          <w:rFonts w:eastAsia="Georgia"/>
        </w:rPr>
        <w:t>"Yes."</w:t>
      </w:r>
    </w:p>
    <w:p w14:paraId="3C24FB1F" w14:textId="77777777" w:rsidR="00A1675C" w:rsidRDefault="00000000">
      <w:pPr>
        <w:spacing w:before="40" w:after="120"/>
      </w:pPr>
      <w:r>
        <w:rPr>
          <w:rFonts w:eastAsia="Georgia"/>
        </w:rPr>
        <w:t>"A more complicated vector?"</w:t>
      </w:r>
    </w:p>
    <w:p w14:paraId="71C2B823" w14:textId="77777777" w:rsidR="00A1675C" w:rsidRDefault="00000000">
      <w:pPr>
        <w:spacing w:before="40" w:after="120"/>
      </w:pPr>
      <w:r>
        <w:rPr>
          <w:rFonts w:eastAsia="Georgia"/>
        </w:rPr>
        <w:t>"That's a useful way to begin thinking about it."</w:t>
      </w:r>
    </w:p>
    <w:p w14:paraId="561F1BC9" w14:textId="77777777" w:rsidR="00A1675C" w:rsidRDefault="00000000">
      <w:pPr>
        <w:spacing w:before="40" w:after="120"/>
      </w:pPr>
      <w:r>
        <w:rPr>
          <w:rFonts w:eastAsia="Georgia"/>
        </w:rPr>
        <w:t>"Not actually the definition?"</w:t>
      </w:r>
    </w:p>
    <w:p w14:paraId="0279DEA4" w14:textId="77777777" w:rsidR="00A1675C" w:rsidRDefault="00000000">
      <w:pPr>
        <w:spacing w:before="40" w:after="120"/>
      </w:pPr>
      <w:r>
        <w:rPr>
          <w:rFonts w:eastAsia="Georgia"/>
        </w:rPr>
        <w:t>"No."</w:t>
      </w:r>
    </w:p>
    <w:p w14:paraId="185EED48" w14:textId="77777777" w:rsidR="00A1675C" w:rsidRDefault="00000000">
      <w:pPr>
        <w:spacing w:before="40" w:after="120"/>
      </w:pPr>
      <w:r>
        <w:rPr>
          <w:rFonts w:eastAsia="Georgia"/>
        </w:rPr>
        <w:t>"Good."</w:t>
      </w:r>
    </w:p>
    <w:p w14:paraId="0CC1A360" w14:textId="77777777" w:rsidR="00A1675C" w:rsidRDefault="00000000">
      <w:pPr>
        <w:ind w:firstLine="432"/>
      </w:pPr>
      <w:r>
        <w:rPr>
          <w:rFonts w:eastAsia="Georgia"/>
        </w:rPr>
        <w:t>Weinstein quietly nodded.</w:t>
      </w:r>
    </w:p>
    <w:p w14:paraId="7BA5578A" w14:textId="77777777" w:rsidR="00A1675C" w:rsidRDefault="00000000">
      <w:pPr>
        <w:spacing w:before="40" w:after="120"/>
      </w:pPr>
      <w:r>
        <w:rPr>
          <w:rFonts w:eastAsia="Georgia"/>
        </w:rPr>
        <w:t>"A tensor can describe relationships involving several directions at once. Scalars have no directional components. Vectors have one directional character. Tensors generalise this idea and, crucially, have well-defined transformation rules when we change coordinates."</w:t>
      </w:r>
    </w:p>
    <w:p w14:paraId="111C35C8" w14:textId="77777777" w:rsidR="00A1675C" w:rsidRDefault="00000000">
      <w:pPr>
        <w:ind w:firstLine="432"/>
      </w:pPr>
      <w:r>
        <w:rPr>
          <w:rFonts w:eastAsia="Georgia"/>
        </w:rPr>
        <w:t>Trevor slowly nodded.</w:t>
      </w:r>
    </w:p>
    <w:p w14:paraId="0247FBD2" w14:textId="77777777" w:rsidR="00A1675C" w:rsidRDefault="00000000">
      <w:pPr>
        <w:spacing w:before="40" w:after="120"/>
      </w:pPr>
      <w:r>
        <w:rPr>
          <w:rFonts w:eastAsia="Georgia"/>
        </w:rPr>
        <w:t>"So the components can change while the physical object doesn't."</w:t>
      </w:r>
    </w:p>
    <w:p w14:paraId="1E9469AE" w14:textId="77777777" w:rsidR="00A1675C" w:rsidRDefault="00000000">
      <w:pPr>
        <w:spacing w:before="40" w:after="120"/>
      </w:pPr>
      <w:r>
        <w:rPr>
          <w:rFonts w:eastAsia="Georgia"/>
        </w:rPr>
        <w:t>"Exactly."</w:t>
      </w:r>
    </w:p>
    <w:p w14:paraId="3EA6E924" w14:textId="12B13196" w:rsidR="00A1675C" w:rsidRDefault="003434B6">
      <w:pPr>
        <w:ind w:firstLine="432"/>
      </w:pPr>
      <w:r>
        <w:rPr>
          <w:rFonts w:eastAsia="Georgia"/>
        </w:rPr>
        <w:t>Penny gently smiled.</w:t>
      </w:r>
    </w:p>
    <w:p w14:paraId="244AEC03" w14:textId="77777777" w:rsidR="00A1675C" w:rsidRDefault="00000000">
      <w:pPr>
        <w:spacing w:before="40" w:after="120"/>
      </w:pPr>
      <w:r>
        <w:rPr>
          <w:rFonts w:eastAsia="Georgia"/>
        </w:rPr>
        <w:t>"That's going to be important."</w:t>
      </w:r>
    </w:p>
    <w:p w14:paraId="694CF213" w14:textId="77777777" w:rsidR="00A1675C" w:rsidRDefault="00000000">
      <w:pPr>
        <w:spacing w:before="40" w:after="120"/>
      </w:pPr>
      <w:r>
        <w:rPr>
          <w:rFonts w:eastAsia="Georgia"/>
        </w:rPr>
        <w:t>"Very."</w:t>
      </w:r>
    </w:p>
    <w:p w14:paraId="47EFAB94" w14:textId="77777777" w:rsidR="00A1675C" w:rsidRDefault="00000000">
      <w:pPr>
        <w:ind w:firstLine="432"/>
      </w:pPr>
      <w:r>
        <w:rPr>
          <w:rFonts w:eastAsia="Georgia"/>
        </w:rPr>
        <w:t>Weinstein turned to the board.</w:t>
      </w:r>
    </w:p>
    <w:p w14:paraId="50961D17" w14:textId="77777777" w:rsidR="00A1675C" w:rsidRDefault="00000000">
      <w:pPr>
        <w:spacing w:before="40" w:after="120"/>
      </w:pPr>
      <w:r>
        <w:rPr>
          <w:rFonts w:eastAsia="Georgia"/>
        </w:rPr>
        <w:t>"General Relativity needs tensors because spacetime can be curved and coordinates can be extremely inconvenient."</w:t>
      </w:r>
    </w:p>
    <w:p w14:paraId="29E6CA68" w14:textId="77777777" w:rsidR="00A1675C" w:rsidRDefault="00000000">
      <w:pPr>
        <w:ind w:firstLine="432"/>
      </w:pPr>
      <w:r>
        <w:rPr>
          <w:rFonts w:eastAsia="Georgia"/>
        </w:rPr>
        <w:t>He wrote: METRIC TENSOR → gμν</w:t>
      </w:r>
    </w:p>
    <w:p w14:paraId="15EFC376" w14:textId="77777777" w:rsidR="00A1675C" w:rsidRDefault="00000000">
      <w:pPr>
        <w:spacing w:before="40" w:after="120"/>
      </w:pPr>
      <w:r>
        <w:rPr>
          <w:rFonts w:eastAsia="Georgia"/>
        </w:rPr>
        <w:t>"The metric tensor tells us how spacetime is measured."</w:t>
      </w:r>
    </w:p>
    <w:p w14:paraId="2A2A4AE1" w14:textId="77777777" w:rsidR="00A1675C" w:rsidRDefault="00000000">
      <w:pPr>
        <w:ind w:firstLine="432"/>
      </w:pPr>
      <w:r>
        <w:rPr>
          <w:rFonts w:eastAsia="Georgia"/>
        </w:rPr>
        <w:t>He wrote: ds² = gμν dxμ dxν Trevor looked at it.</w:t>
      </w:r>
    </w:p>
    <w:p w14:paraId="33875861" w14:textId="77777777" w:rsidR="00A1675C" w:rsidRDefault="00000000">
      <w:pPr>
        <w:spacing w:before="40" w:after="120"/>
      </w:pPr>
      <w:r>
        <w:rPr>
          <w:rFonts w:eastAsia="Georgia"/>
        </w:rPr>
        <w:t>"That looks unpleasant."</w:t>
      </w:r>
    </w:p>
    <w:p w14:paraId="6A565561" w14:textId="77777777" w:rsidR="00A1675C" w:rsidRDefault="00000000">
      <w:pPr>
        <w:spacing w:before="40" w:after="120"/>
      </w:pPr>
      <w:r>
        <w:rPr>
          <w:rFonts w:eastAsia="Georgia"/>
        </w:rPr>
        <w:t>"It is mostly bookkeeping."</w:t>
      </w:r>
    </w:p>
    <w:p w14:paraId="0D1669C5" w14:textId="77777777" w:rsidR="00A1675C" w:rsidRDefault="00000000">
      <w:pPr>
        <w:spacing w:before="40" w:after="120"/>
      </w:pPr>
      <w:r>
        <w:rPr>
          <w:rFonts w:eastAsia="Georgia"/>
        </w:rPr>
        <w:t>"Ah."</w:t>
      </w:r>
    </w:p>
    <w:p w14:paraId="2FE463E3" w14:textId="77777777" w:rsidR="00A1675C" w:rsidRDefault="00000000">
      <w:pPr>
        <w:spacing w:before="40" w:after="120"/>
      </w:pPr>
      <w:r>
        <w:rPr>
          <w:rFonts w:eastAsia="Georgia"/>
        </w:rPr>
        <w:t>"In flat spacetime, the interval can be written in the familiar form involving time and the three spatial directions. In curved spacetime, the metric can vary from place to place."</w:t>
      </w:r>
    </w:p>
    <w:p w14:paraId="67D8D394" w14:textId="3F9A2F3F" w:rsidR="00A1675C" w:rsidRDefault="003434B6">
      <w:pPr>
        <w:ind w:firstLine="432"/>
      </w:pPr>
      <w:r>
        <w:rPr>
          <w:rFonts w:eastAsia="Georgia"/>
        </w:rPr>
        <w:t>Penny nodded.</w:t>
      </w:r>
    </w:p>
    <w:p w14:paraId="0439C5FC" w14:textId="77777777" w:rsidR="00A1675C" w:rsidRDefault="00000000">
      <w:pPr>
        <w:spacing w:before="40" w:after="120"/>
      </w:pPr>
      <w:r>
        <w:rPr>
          <w:rFonts w:eastAsia="Georgia"/>
        </w:rPr>
        <w:t>"So the metric contains the geometry."</w:t>
      </w:r>
    </w:p>
    <w:p w14:paraId="376D19A2" w14:textId="77777777" w:rsidR="00A1675C" w:rsidRDefault="00000000">
      <w:pPr>
        <w:spacing w:before="40" w:after="120"/>
      </w:pPr>
      <w:r>
        <w:rPr>
          <w:rFonts w:eastAsia="Georgia"/>
        </w:rPr>
        <w:t>"Exactly."</w:t>
      </w:r>
    </w:p>
    <w:p w14:paraId="6F7D2175" w14:textId="77777777" w:rsidR="00A1675C" w:rsidRDefault="00000000">
      <w:pPr>
        <w:spacing w:before="40" w:after="120"/>
      </w:pPr>
      <w:r>
        <w:rPr>
          <w:rFonts w:eastAsia="Georgia"/>
        </w:rPr>
        <w:t>"Distances."</w:t>
      </w:r>
    </w:p>
    <w:p w14:paraId="2E797BE4" w14:textId="77777777" w:rsidR="00A1675C" w:rsidRDefault="00000000">
      <w:pPr>
        <w:spacing w:before="40" w:after="120"/>
      </w:pPr>
      <w:r>
        <w:rPr>
          <w:rFonts w:eastAsia="Georgia"/>
        </w:rPr>
        <w:t>"Yes."</w:t>
      </w:r>
    </w:p>
    <w:p w14:paraId="0592B35F" w14:textId="77777777" w:rsidR="00A1675C" w:rsidRDefault="00000000">
      <w:pPr>
        <w:spacing w:before="40" w:after="120"/>
      </w:pPr>
      <w:r>
        <w:rPr>
          <w:rFonts w:eastAsia="Georgia"/>
        </w:rPr>
        <w:t>"Times."</w:t>
      </w:r>
    </w:p>
    <w:p w14:paraId="67F7F94F" w14:textId="77777777" w:rsidR="00A1675C" w:rsidRDefault="00000000">
      <w:pPr>
        <w:spacing w:before="40" w:after="120"/>
      </w:pPr>
      <w:r>
        <w:rPr>
          <w:rFonts w:eastAsia="Georgia"/>
        </w:rPr>
        <w:t>"Yes."</w:t>
      </w:r>
    </w:p>
    <w:p w14:paraId="2F243593" w14:textId="77777777" w:rsidR="00A1675C" w:rsidRDefault="00000000">
      <w:pPr>
        <w:spacing w:before="40" w:after="120"/>
      </w:pPr>
      <w:r>
        <w:rPr>
          <w:rFonts w:eastAsia="Georgia"/>
        </w:rPr>
        <w:t>"Angles."</w:t>
      </w:r>
    </w:p>
    <w:p w14:paraId="1B281522" w14:textId="77777777" w:rsidR="00A1675C" w:rsidRDefault="00000000">
      <w:pPr>
        <w:spacing w:before="40" w:after="120"/>
      </w:pPr>
      <w:r>
        <w:rPr>
          <w:rFonts w:eastAsia="Georgia"/>
        </w:rPr>
        <w:t>"Yes."</w:t>
      </w:r>
    </w:p>
    <w:p w14:paraId="6BBF6CD3" w14:textId="77777777" w:rsidR="00A1675C" w:rsidRDefault="00000000">
      <w:pPr>
        <w:spacing w:before="40" w:after="120"/>
      </w:pPr>
      <w:r>
        <w:rPr>
          <w:rFonts w:eastAsia="Georgia"/>
        </w:rPr>
        <w:t>"Causal structure."</w:t>
      </w:r>
    </w:p>
    <w:p w14:paraId="29BED2B0" w14:textId="77777777" w:rsidR="00A1675C" w:rsidRDefault="00000000">
      <w:pPr>
        <w:spacing w:before="40" w:after="120"/>
      </w:pPr>
      <w:r>
        <w:rPr>
          <w:rFonts w:eastAsia="Georgia"/>
        </w:rPr>
        <w:t>"Yes."</w:t>
      </w:r>
    </w:p>
    <w:p w14:paraId="18A5837B" w14:textId="77777777" w:rsidR="00A1675C" w:rsidRDefault="00000000">
      <w:pPr>
        <w:ind w:firstLine="432"/>
      </w:pPr>
      <w:r>
        <w:rPr>
          <w:rFonts w:eastAsia="Georgia"/>
        </w:rPr>
        <w:t>Weinstein smiled.</w:t>
      </w:r>
    </w:p>
    <w:p w14:paraId="20B1BB7C" w14:textId="77777777" w:rsidR="00A1675C" w:rsidRDefault="00000000">
      <w:pPr>
        <w:spacing w:before="40" w:after="120"/>
      </w:pPr>
      <w:r>
        <w:rPr>
          <w:rFonts w:eastAsia="Georgia"/>
        </w:rPr>
        <w:t>"The metric is rather like the instruction manual for measuring spacetime."</w:t>
      </w:r>
    </w:p>
    <w:p w14:paraId="5D72478E" w14:textId="77777777" w:rsidR="00A1675C" w:rsidRDefault="00000000">
      <w:pPr>
        <w:ind w:firstLine="432"/>
      </w:pPr>
      <w:r>
        <w:rPr>
          <w:rFonts w:eastAsia="Georgia"/>
        </w:rPr>
        <w:t>Trevor nodded.</w:t>
      </w:r>
    </w:p>
    <w:p w14:paraId="043005AE" w14:textId="77777777" w:rsidR="00A1675C" w:rsidRDefault="00000000">
      <w:pPr>
        <w:spacing w:before="40" w:after="120"/>
      </w:pPr>
      <w:r>
        <w:rPr>
          <w:rFonts w:eastAsia="Georgia"/>
        </w:rPr>
        <w:t>"That's better."</w:t>
      </w:r>
    </w:p>
    <w:p w14:paraId="415697B0" w14:textId="77777777" w:rsidR="00A1675C" w:rsidRDefault="00000000">
      <w:pPr>
        <w:ind w:firstLine="432"/>
      </w:pPr>
      <w:r>
        <w:rPr>
          <w:rFonts w:eastAsia="Georgia"/>
        </w:rPr>
        <w:t>Sherlock sent another burst of information. Weinstein wrote: Tμν — STRESS-ENERGY TENSOR</w:t>
      </w:r>
    </w:p>
    <w:p w14:paraId="32060C9C" w14:textId="77777777" w:rsidR="00A1675C" w:rsidRDefault="00000000">
      <w:pPr>
        <w:spacing w:before="40" w:after="120"/>
      </w:pPr>
      <w:r>
        <w:rPr>
          <w:rFonts w:eastAsia="Georgia"/>
        </w:rPr>
        <w:t>"This one describes matter and energy."</w:t>
      </w:r>
    </w:p>
    <w:p w14:paraId="2D1E9610" w14:textId="77777777" w:rsidR="00A1675C" w:rsidRDefault="00000000">
      <w:pPr>
        <w:ind w:firstLine="432"/>
      </w:pPr>
      <w:r>
        <w:rPr>
          <w:rFonts w:eastAsia="Georgia"/>
        </w:rPr>
        <w:t>Trevor deeply frowned.</w:t>
      </w:r>
    </w:p>
    <w:p w14:paraId="096FB20B" w14:textId="77777777" w:rsidR="00A1675C" w:rsidRDefault="00000000">
      <w:pPr>
        <w:spacing w:before="40" w:after="120"/>
      </w:pPr>
      <w:r>
        <w:rPr>
          <w:rFonts w:eastAsia="Georgia"/>
        </w:rPr>
        <w:t>"Everything?"</w:t>
      </w:r>
    </w:p>
    <w:p w14:paraId="1D0DF563" w14:textId="77777777" w:rsidR="00A1675C" w:rsidRDefault="00000000">
      <w:pPr>
        <w:spacing w:before="40" w:after="120"/>
      </w:pPr>
      <w:r>
        <w:rPr>
          <w:rFonts w:eastAsia="Georgia"/>
        </w:rPr>
        <w:t>"Energy density, momentum density, stresses and pressures, and their flow."</w:t>
      </w:r>
    </w:p>
    <w:p w14:paraId="3B8BA2F1" w14:textId="77777777" w:rsidR="00A1675C" w:rsidRDefault="00000000">
      <w:pPr>
        <w:spacing w:before="40" w:after="120"/>
      </w:pPr>
      <w:r>
        <w:rPr>
          <w:rFonts w:eastAsia="Georgia"/>
        </w:rPr>
        <w:t>"So it's a sort of inventory?"</w:t>
      </w:r>
    </w:p>
    <w:p w14:paraId="76F6D86E" w14:textId="77777777" w:rsidR="00A1675C" w:rsidRDefault="00000000">
      <w:pPr>
        <w:spacing w:before="40" w:after="120"/>
      </w:pPr>
      <w:r>
        <w:rPr>
          <w:rFonts w:eastAsia="Georgia"/>
        </w:rPr>
        <w:t>"An extremely sophisticated inventory."</w:t>
      </w:r>
    </w:p>
    <w:p w14:paraId="76D9EED7" w14:textId="77777777" w:rsidR="00A1675C" w:rsidRDefault="00000000">
      <w:pPr>
        <w:spacing w:before="40" w:after="120"/>
      </w:pPr>
      <w:r>
        <w:rPr>
          <w:rFonts w:eastAsia="Georgia"/>
        </w:rPr>
        <w:t>"Right."</w:t>
      </w:r>
    </w:p>
    <w:p w14:paraId="21ACAA1D" w14:textId="77777777" w:rsidR="00A1675C" w:rsidRDefault="00000000">
      <w:pPr>
        <w:spacing w:before="40" w:after="120"/>
      </w:pPr>
      <w:r>
        <w:rPr>
          <w:rFonts w:eastAsia="Georgia"/>
        </w:rPr>
        <w:t>"Then we have the curvature tensors."</w:t>
      </w:r>
    </w:p>
    <w:p w14:paraId="7806E5AF" w14:textId="77777777" w:rsidR="00A1675C" w:rsidRDefault="00000000">
      <w:pPr>
        <w:ind w:firstLine="432"/>
      </w:pPr>
      <w:r>
        <w:rPr>
          <w:rFonts w:eastAsia="Georgia"/>
        </w:rPr>
        <w:t>He wrote: Riemann curvature tensor Then:</w:t>
      </w:r>
    </w:p>
    <w:p w14:paraId="3BA671E5" w14:textId="77777777" w:rsidR="00A1675C" w:rsidRPr="00B37FE2" w:rsidRDefault="00000000">
      <w:pPr>
        <w:ind w:firstLine="432"/>
        <w:rPr>
          <w:lang w:val="de-DE"/>
        </w:rPr>
      </w:pPr>
      <w:r w:rsidRPr="00B37FE2">
        <w:rPr>
          <w:rFonts w:eastAsia="Georgia"/>
          <w:lang w:val="de-DE"/>
        </w:rPr>
        <w:t>Ricci tensor Then: Einstein tensor — G</w:t>
      </w:r>
      <w:r>
        <w:rPr>
          <w:rFonts w:eastAsia="Georgia"/>
        </w:rPr>
        <w:t>μν</w:t>
      </w:r>
    </w:p>
    <w:p w14:paraId="7B6C39D3" w14:textId="77777777" w:rsidR="00A1675C" w:rsidRDefault="00000000">
      <w:pPr>
        <w:ind w:firstLine="432"/>
      </w:pPr>
      <w:r>
        <w:rPr>
          <w:rFonts w:eastAsia="Georgia"/>
        </w:rPr>
        <w:t>Trevor stared at the collection.</w:t>
      </w:r>
    </w:p>
    <w:p w14:paraId="01F3597A" w14:textId="77777777" w:rsidR="00A1675C" w:rsidRDefault="00000000">
      <w:pPr>
        <w:spacing w:before="40" w:after="120"/>
      </w:pPr>
      <w:r>
        <w:rPr>
          <w:rFonts w:eastAsia="Georgia"/>
        </w:rPr>
        <w:t>"Why so many?"</w:t>
      </w:r>
    </w:p>
    <w:p w14:paraId="6FBC60AE" w14:textId="77777777" w:rsidR="00A1675C" w:rsidRDefault="00000000">
      <w:pPr>
        <w:spacing w:before="40" w:after="120"/>
      </w:pPr>
      <w:r>
        <w:rPr>
          <w:rFonts w:eastAsia="Georgia"/>
        </w:rPr>
        <w:t>"Because spacetime is complicated."</w:t>
      </w:r>
    </w:p>
    <w:p w14:paraId="28D5D85E" w14:textId="14E8D24D" w:rsidR="00A1675C" w:rsidRDefault="003434B6">
      <w:pPr>
        <w:ind w:firstLine="432"/>
      </w:pPr>
      <w:r>
        <w:rPr>
          <w:rFonts w:eastAsia="Georgia"/>
        </w:rPr>
        <w:t>Penny nodded.</w:t>
      </w:r>
    </w:p>
    <w:p w14:paraId="2EDA60F2" w14:textId="77777777" w:rsidR="00A1675C" w:rsidRDefault="00000000">
      <w:pPr>
        <w:spacing w:before="40" w:after="120"/>
      </w:pPr>
      <w:r>
        <w:rPr>
          <w:rFonts w:eastAsia="Georgia"/>
        </w:rPr>
        <w:t>"And physicists enjoy making things look worse than they are."</w:t>
      </w:r>
    </w:p>
    <w:p w14:paraId="0AC5F2BE" w14:textId="77777777" w:rsidR="00A1675C" w:rsidRDefault="00000000">
      <w:pPr>
        <w:spacing w:before="40" w:after="120"/>
      </w:pPr>
      <w:r>
        <w:rPr>
          <w:rFonts w:eastAsia="Georgia"/>
        </w:rPr>
        <w:t>"That too."</w:t>
      </w:r>
    </w:p>
    <w:p w14:paraId="66FE19CB" w14:textId="77777777" w:rsidR="00A1675C" w:rsidRDefault="00000000">
      <w:pPr>
        <w:ind w:firstLine="432"/>
      </w:pPr>
      <w:r>
        <w:rPr>
          <w:rFonts w:eastAsia="Georgia"/>
        </w:rPr>
        <w:t>Weinstein pointed to the Einstein tensor.</w:t>
      </w:r>
    </w:p>
    <w:p w14:paraId="3D30787B" w14:textId="77777777" w:rsidR="00A1675C" w:rsidRDefault="00000000">
      <w:pPr>
        <w:spacing w:before="40" w:after="120"/>
      </w:pPr>
      <w:r>
        <w:rPr>
          <w:rFonts w:eastAsia="Georgia"/>
        </w:rPr>
        <w:t>"Fortunately, Einstein packaged the relevant curvature information into a tensor that fits beautifully into the field equation."</w:t>
      </w:r>
    </w:p>
    <w:p w14:paraId="078AEA91" w14:textId="77777777" w:rsidR="00A1675C" w:rsidRDefault="00000000">
      <w:pPr>
        <w:ind w:firstLine="432"/>
      </w:pPr>
      <w:r>
        <w:rPr>
          <w:rFonts w:eastAsia="Georgia"/>
        </w:rPr>
        <w:t>Trevor gently smiled.</w:t>
      </w:r>
    </w:p>
    <w:p w14:paraId="77557505" w14:textId="77777777" w:rsidR="00A1675C" w:rsidRDefault="00000000">
      <w:pPr>
        <w:spacing w:before="40" w:after="120"/>
      </w:pPr>
      <w:r>
        <w:rPr>
          <w:rFonts w:eastAsia="Georgia"/>
        </w:rPr>
        <w:t>"So now we can finally understand the equation."</w:t>
      </w:r>
    </w:p>
    <w:p w14:paraId="24773170" w14:textId="77777777" w:rsidR="00A1675C" w:rsidRDefault="00000000">
      <w:pPr>
        <w:spacing w:before="40" w:after="120"/>
      </w:pPr>
      <w:r>
        <w:rPr>
          <w:rFonts w:eastAsia="Georgia"/>
        </w:rPr>
        <w:t>"Exactly."</w:t>
      </w:r>
    </w:p>
    <w:p w14:paraId="0BB04977" w14:textId="77777777" w:rsidR="00A1675C" w:rsidRDefault="00000000">
      <w:pPr>
        <w:ind w:firstLine="432"/>
      </w:pPr>
      <w:r>
        <w:rPr>
          <w:rFonts w:eastAsia="Georgia"/>
        </w:rPr>
        <w:t>Weinstein returned to the top of the page. He wrote: Gμν + Λgμν = 8πG/c⁴ Tμν</w:t>
      </w:r>
    </w:p>
    <w:p w14:paraId="04FF216B" w14:textId="77777777" w:rsidR="00A1675C" w:rsidRDefault="00000000">
      <w:pPr>
        <w:ind w:firstLine="432"/>
      </w:pPr>
      <w:r>
        <w:rPr>
          <w:rFonts w:eastAsia="Georgia"/>
        </w:rPr>
        <w:t>He stared intently at it. Sherlock continued. The left-hand side described geometry.</w:t>
      </w:r>
    </w:p>
    <w:p w14:paraId="4AB1A86A" w14:textId="77777777" w:rsidR="00A1675C" w:rsidRDefault="00000000">
      <w:pPr>
        <w:ind w:firstLine="432"/>
      </w:pPr>
      <w:r>
        <w:rPr>
          <w:rFonts w:eastAsia="Georgia"/>
        </w:rPr>
        <w:t>The right-hand side described matter and energy. But the equation did something more profound than simply relating gravity to matter.</w:t>
      </w:r>
    </w:p>
    <w:p w14:paraId="1C96BA3C" w14:textId="77777777" w:rsidR="00A1675C" w:rsidRDefault="00000000">
      <w:pPr>
        <w:spacing w:before="40" w:after="120"/>
      </w:pPr>
      <w:r>
        <w:rPr>
          <w:rFonts w:eastAsia="Georgia"/>
        </w:rPr>
        <w:t>It noted that the geometry of spacetime itself was dynamical.</w:t>
      </w:r>
    </w:p>
    <w:p w14:paraId="5D734D76" w14:textId="77777777" w:rsidR="00A1675C" w:rsidRDefault="00000000">
      <w:pPr>
        <w:ind w:firstLine="432"/>
      </w:pPr>
      <w:r>
        <w:rPr>
          <w:rFonts w:eastAsia="Georgia"/>
        </w:rPr>
        <w:t>Weinstein nodded.</w:t>
      </w:r>
    </w:p>
    <w:p w14:paraId="2B6F9484" w14:textId="77777777" w:rsidR="00A1675C" w:rsidRDefault="00000000">
      <w:pPr>
        <w:spacing w:before="40" w:after="120"/>
      </w:pPr>
      <w:r>
        <w:rPr>
          <w:rFonts w:eastAsia="Georgia"/>
        </w:rPr>
        <w:t>"Yes."</w:t>
      </w:r>
    </w:p>
    <w:p w14:paraId="72A14DF6" w14:textId="77777777" w:rsidR="00A1675C" w:rsidRDefault="00000000">
      <w:pPr>
        <w:ind w:firstLine="432"/>
      </w:pPr>
      <w:r>
        <w:rPr>
          <w:rFonts w:eastAsia="Georgia"/>
        </w:rPr>
        <w:t>Sherlock continued. Spacetime was not a passive stage. It was part of the physical system.</w:t>
      </w:r>
    </w:p>
    <w:p w14:paraId="3138D78B" w14:textId="77777777" w:rsidR="00A1675C" w:rsidRDefault="00000000">
      <w:pPr>
        <w:spacing w:before="40" w:after="120"/>
      </w:pPr>
      <w:r>
        <w:rPr>
          <w:rFonts w:eastAsia="Georgia"/>
        </w:rPr>
        <w:t>Matter told spacetime how to curve.</w:t>
      </w:r>
    </w:p>
    <w:p w14:paraId="6CB1CF07" w14:textId="77777777" w:rsidR="00A1675C" w:rsidRDefault="00000000">
      <w:pPr>
        <w:spacing w:before="40" w:after="120"/>
      </w:pPr>
      <w:r>
        <w:rPr>
          <w:rFonts w:eastAsia="Georgia"/>
        </w:rPr>
        <w:t>Curved spacetime told matter how to move.</w:t>
      </w:r>
    </w:p>
    <w:p w14:paraId="7C603015" w14:textId="77777777" w:rsidR="00A1675C" w:rsidRDefault="00000000">
      <w:pPr>
        <w:ind w:firstLine="432"/>
      </w:pPr>
      <w:r>
        <w:rPr>
          <w:rFonts w:eastAsia="Georgia"/>
        </w:rPr>
        <w:t>Weinstein smiled.</w:t>
      </w:r>
    </w:p>
    <w:p w14:paraId="11218F3E" w14:textId="77777777" w:rsidR="00A1675C" w:rsidRDefault="00000000">
      <w:pPr>
        <w:spacing w:before="40" w:after="120"/>
      </w:pPr>
      <w:r>
        <w:rPr>
          <w:rFonts w:eastAsia="Georgia"/>
        </w:rPr>
        <w:t>"That's already General Relativity."</w:t>
      </w:r>
    </w:p>
    <w:p w14:paraId="4F80E981" w14:textId="77777777" w:rsidR="00A1675C" w:rsidRDefault="00000000">
      <w:pPr>
        <w:spacing w:before="40" w:after="120"/>
      </w:pPr>
      <w:r>
        <w:rPr>
          <w:rFonts w:eastAsia="Georgia"/>
        </w:rPr>
        <w:t>"Yes."</w:t>
      </w:r>
    </w:p>
    <w:p w14:paraId="1F8AEB9B" w14:textId="77777777" w:rsidR="00A1675C" w:rsidRDefault="00000000">
      <w:pPr>
        <w:spacing w:before="40" w:after="120"/>
      </w:pPr>
      <w:r>
        <w:rPr>
          <w:rFonts w:eastAsia="Georgia"/>
        </w:rPr>
        <w:t>"Then what's missing?"</w:t>
      </w:r>
    </w:p>
    <w:p w14:paraId="2F7D68CF" w14:textId="77777777" w:rsidR="00A1675C" w:rsidRDefault="00000000">
      <w:pPr>
        <w:ind w:firstLine="432"/>
      </w:pPr>
      <w:r>
        <w:rPr>
          <w:rFonts w:eastAsia="Georgia"/>
        </w:rPr>
        <w:t>Sherlock sent him an image. It was not an image in the ordinary sense. It was a geometry.</w:t>
      </w:r>
    </w:p>
    <w:p w14:paraId="792A9C52" w14:textId="77777777" w:rsidR="00A1675C" w:rsidRDefault="00000000">
      <w:pPr>
        <w:ind w:firstLine="432"/>
      </w:pPr>
      <w:r>
        <w:rPr>
          <w:rFonts w:eastAsia="Georgia"/>
        </w:rPr>
        <w:t>A four-dimensional manifold. Curved. Smooth.</w:t>
      </w:r>
    </w:p>
    <w:p w14:paraId="72BBEECC" w14:textId="77777777" w:rsidR="00A1675C" w:rsidRDefault="00000000">
      <w:pPr>
        <w:ind w:firstLine="432"/>
      </w:pPr>
      <w:r>
        <w:rPr>
          <w:rFonts w:eastAsia="Georgia"/>
        </w:rPr>
        <w:t>Locally Minkowskian. But globally complicated. Weinstein understood.</w:t>
      </w:r>
    </w:p>
    <w:p w14:paraId="2EC4EF70" w14:textId="77777777" w:rsidR="00A1675C" w:rsidRDefault="00000000">
      <w:pPr>
        <w:spacing w:before="40" w:after="120"/>
      </w:pPr>
      <w:r>
        <w:rPr>
          <w:rFonts w:eastAsia="Georgia"/>
        </w:rPr>
        <w:t>"Local flatness."</w:t>
      </w:r>
    </w:p>
    <w:p w14:paraId="542261BF" w14:textId="77777777" w:rsidR="00A1675C" w:rsidRDefault="00000000">
      <w:pPr>
        <w:spacing w:before="40" w:after="120"/>
      </w:pPr>
      <w:r>
        <w:rPr>
          <w:rFonts w:eastAsia="Georgia"/>
        </w:rPr>
        <w:t>"Yes."</w:t>
      </w:r>
    </w:p>
    <w:p w14:paraId="460CAFDB" w14:textId="77777777" w:rsidR="00A1675C" w:rsidRDefault="00000000">
      <w:pPr>
        <w:spacing w:before="40" w:after="120"/>
      </w:pPr>
      <w:r>
        <w:rPr>
          <w:rFonts w:eastAsia="Georgia"/>
        </w:rPr>
        <w:t>"Every sufficiently small freely falling region looks like Special Relativity."</w:t>
      </w:r>
    </w:p>
    <w:p w14:paraId="6FC34BBB" w14:textId="77777777" w:rsidR="00A1675C" w:rsidRDefault="00000000">
      <w:pPr>
        <w:spacing w:before="40" w:after="120"/>
      </w:pPr>
      <w:r>
        <w:rPr>
          <w:rFonts w:eastAsia="Georgia"/>
        </w:rPr>
        <w:t>"Yes."</w:t>
      </w:r>
    </w:p>
    <w:p w14:paraId="323D49B5" w14:textId="77777777" w:rsidR="00A1675C" w:rsidRDefault="00000000">
      <w:pPr>
        <w:spacing w:before="40" w:after="120"/>
      </w:pPr>
      <w:r>
        <w:rPr>
          <w:rFonts w:eastAsia="Georgia"/>
        </w:rPr>
        <w:t>"So SR isn't replaced by GR."</w:t>
      </w:r>
    </w:p>
    <w:p w14:paraId="7441797F" w14:textId="77777777" w:rsidR="00A1675C" w:rsidRDefault="00000000">
      <w:pPr>
        <w:spacing w:before="40" w:after="120"/>
      </w:pPr>
      <w:r>
        <w:rPr>
          <w:rFonts w:eastAsia="Georgia"/>
        </w:rPr>
        <w:t>"No."</w:t>
      </w:r>
    </w:p>
    <w:p w14:paraId="0EDEE7B0" w14:textId="77777777" w:rsidR="00A1675C" w:rsidRDefault="00000000">
      <w:pPr>
        <w:spacing w:before="40" w:after="120"/>
      </w:pPr>
      <w:r>
        <w:rPr>
          <w:rFonts w:eastAsia="Georgia"/>
        </w:rPr>
        <w:t>"It is contained within it."</w:t>
      </w:r>
    </w:p>
    <w:p w14:paraId="186B09CE" w14:textId="77777777" w:rsidR="00A1675C" w:rsidRDefault="00000000">
      <w:pPr>
        <w:spacing w:before="40" w:after="120"/>
      </w:pPr>
      <w:r>
        <w:rPr>
          <w:rFonts w:eastAsia="Georgia"/>
        </w:rPr>
        <w:t>"Yes."</w:t>
      </w:r>
    </w:p>
    <w:p w14:paraId="5D63E685" w14:textId="77777777" w:rsidR="00A1675C" w:rsidRDefault="00000000">
      <w:pPr>
        <w:ind w:firstLine="432"/>
      </w:pPr>
      <w:r>
        <w:rPr>
          <w:rFonts w:eastAsia="Georgia"/>
        </w:rPr>
        <w:t>Weinstein quietly smiled.</w:t>
      </w:r>
    </w:p>
    <w:p w14:paraId="5C8F6F7B" w14:textId="77777777" w:rsidR="00A1675C" w:rsidRDefault="00000000">
      <w:pPr>
        <w:spacing w:before="40" w:after="120"/>
      </w:pPr>
      <w:r>
        <w:rPr>
          <w:rFonts w:eastAsia="Georgia"/>
        </w:rPr>
        <w:t>"Well, that's settled."</w:t>
      </w:r>
    </w:p>
    <w:p w14:paraId="05B4A27F" w14:textId="77777777" w:rsidR="00A1675C" w:rsidRDefault="00000000">
      <w:pPr>
        <w:ind w:firstLine="432"/>
      </w:pPr>
      <w:r>
        <w:rPr>
          <w:rFonts w:eastAsia="Georgia"/>
        </w:rPr>
        <w:t>Sherlock sent another thought. Not all observers agreed on coordinates. But all physical observers agreed on invariant quantities.</w:t>
      </w:r>
    </w:p>
    <w:p w14:paraId="7DCA8952" w14:textId="77777777" w:rsidR="00A1675C" w:rsidRDefault="00000000">
      <w:pPr>
        <w:ind w:firstLine="432"/>
      </w:pPr>
      <w:r>
        <w:rPr>
          <w:rFonts w:eastAsia="Georgia"/>
        </w:rPr>
        <w:t>The interval. Proper time. Causal structure.</w:t>
      </w:r>
    </w:p>
    <w:p w14:paraId="5E030EEA" w14:textId="77777777" w:rsidR="00A1675C" w:rsidRDefault="00000000">
      <w:pPr>
        <w:ind w:firstLine="432"/>
      </w:pPr>
      <w:r>
        <w:rPr>
          <w:rFonts w:eastAsia="Georgia"/>
        </w:rPr>
        <w:t>Curvature invariants. Weinstein nodded.</w:t>
      </w:r>
    </w:p>
    <w:p w14:paraId="3660183A" w14:textId="77777777" w:rsidR="00A1675C" w:rsidRDefault="00000000">
      <w:pPr>
        <w:spacing w:before="40" w:after="120"/>
      </w:pPr>
      <w:r>
        <w:rPr>
          <w:rFonts w:eastAsia="Georgia"/>
        </w:rPr>
        <w:t>"Exactly."</w:t>
      </w:r>
    </w:p>
    <w:p w14:paraId="1F8E2E28" w14:textId="77777777" w:rsidR="00A1675C" w:rsidRDefault="00000000">
      <w:pPr>
        <w:ind w:firstLine="432"/>
      </w:pPr>
      <w:r>
        <w:rPr>
          <w:rFonts w:eastAsia="Georgia"/>
        </w:rPr>
        <w:t>Then Sherlock showed him something else. A geodesic. It approached a region of extreme curvature.</w:t>
      </w:r>
    </w:p>
    <w:p w14:paraId="2C8D7A24" w14:textId="77777777" w:rsidR="00A1675C" w:rsidRDefault="00000000">
      <w:pPr>
        <w:ind w:firstLine="432"/>
      </w:pPr>
      <w:r>
        <w:rPr>
          <w:rFonts w:eastAsia="Georgia"/>
        </w:rPr>
        <w:t>Weinstein watched. The geodesic could not be extended. He deeply frowned.</w:t>
      </w:r>
    </w:p>
    <w:p w14:paraId="4A93871A" w14:textId="77777777" w:rsidR="00A1675C" w:rsidRDefault="00000000">
      <w:pPr>
        <w:spacing w:before="40" w:after="120"/>
      </w:pPr>
      <w:r>
        <w:rPr>
          <w:rFonts w:eastAsia="Georgia"/>
        </w:rPr>
        <w:t>"A singularity."</w:t>
      </w:r>
    </w:p>
    <w:p w14:paraId="18B2C9FD" w14:textId="77777777" w:rsidR="00A1675C" w:rsidRDefault="00000000">
      <w:pPr>
        <w:spacing w:before="40" w:after="120"/>
      </w:pPr>
      <w:r>
        <w:rPr>
          <w:rFonts w:eastAsia="Georgia"/>
        </w:rPr>
        <w:t>"Not exactly."</w:t>
      </w:r>
    </w:p>
    <w:p w14:paraId="1DFBA4B6" w14:textId="77777777" w:rsidR="00A1675C" w:rsidRDefault="00000000">
      <w:pPr>
        <w:ind w:firstLine="432"/>
      </w:pPr>
      <w:r>
        <w:rPr>
          <w:rFonts w:eastAsia="Georgia"/>
        </w:rPr>
        <w:t>Weinstein slowly looked again. The geometry had become incomplete.</w:t>
      </w:r>
    </w:p>
    <w:p w14:paraId="59EA9DA0" w14:textId="77777777" w:rsidR="00A1675C" w:rsidRDefault="00000000">
      <w:pPr>
        <w:spacing w:before="40" w:after="120"/>
      </w:pPr>
      <w:r>
        <w:rPr>
          <w:rFonts w:eastAsia="Georgia"/>
        </w:rPr>
        <w:t>"The classical description breaks down."</w:t>
      </w:r>
    </w:p>
    <w:p w14:paraId="18ADF638" w14:textId="77777777" w:rsidR="00A1675C" w:rsidRDefault="00000000">
      <w:pPr>
        <w:spacing w:before="40" w:after="120"/>
      </w:pPr>
      <w:r>
        <w:rPr>
          <w:rFonts w:eastAsia="Georgia"/>
        </w:rPr>
        <w:t>"Yes."</w:t>
      </w:r>
    </w:p>
    <w:p w14:paraId="64CB75D1" w14:textId="77777777" w:rsidR="00A1675C" w:rsidRDefault="00000000">
      <w:pPr>
        <w:spacing w:before="40" w:after="120"/>
      </w:pPr>
      <w:r>
        <w:rPr>
          <w:rFonts w:eastAsia="Georgia"/>
        </w:rPr>
        <w:t>"That's the important point."</w:t>
      </w:r>
    </w:p>
    <w:p w14:paraId="6C73CAF5" w14:textId="77777777" w:rsidR="00A1675C" w:rsidRDefault="00000000">
      <w:pPr>
        <w:spacing w:before="40" w:after="120"/>
      </w:pPr>
      <w:r>
        <w:rPr>
          <w:rFonts w:eastAsia="Georgia"/>
        </w:rPr>
        <w:t>"Yes."</w:t>
      </w:r>
    </w:p>
    <w:p w14:paraId="313E18C2" w14:textId="77777777" w:rsidR="00A1675C" w:rsidRDefault="00000000">
      <w:pPr>
        <w:ind w:firstLine="432"/>
      </w:pPr>
      <w:r>
        <w:rPr>
          <w:rFonts w:eastAsia="Georgia"/>
        </w:rPr>
        <w:t>Weinstein stood. He began pacing.</w:t>
      </w:r>
    </w:p>
    <w:p w14:paraId="364898C7" w14:textId="77777777" w:rsidR="00A1675C" w:rsidRDefault="00000000">
      <w:pPr>
        <w:spacing w:before="40" w:after="120"/>
      </w:pPr>
      <w:r>
        <w:rPr>
          <w:rFonts w:eastAsia="Georgia"/>
        </w:rPr>
        <w:t>"So a singularity isn't necessarily a place."</w:t>
      </w:r>
    </w:p>
    <w:p w14:paraId="1A19DD04" w14:textId="77777777" w:rsidR="00A1675C" w:rsidRDefault="00000000">
      <w:pPr>
        <w:spacing w:before="40" w:after="120"/>
      </w:pPr>
      <w:r>
        <w:rPr>
          <w:rFonts w:eastAsia="Georgia"/>
        </w:rPr>
        <w:t>"No."</w:t>
      </w:r>
    </w:p>
    <w:p w14:paraId="6D40AA4F" w14:textId="77777777" w:rsidR="00A1675C" w:rsidRDefault="00000000">
      <w:pPr>
        <w:spacing w:before="40" w:after="120"/>
      </w:pPr>
      <w:r>
        <w:rPr>
          <w:rFonts w:eastAsia="Georgia"/>
        </w:rPr>
        <w:t>"Nor necessarily a physical object."</w:t>
      </w:r>
    </w:p>
    <w:p w14:paraId="64D279F4" w14:textId="77777777" w:rsidR="00A1675C" w:rsidRDefault="00000000">
      <w:pPr>
        <w:spacing w:before="40" w:after="120"/>
      </w:pPr>
      <w:r>
        <w:rPr>
          <w:rFonts w:eastAsia="Georgia"/>
        </w:rPr>
        <w:t>"No."</w:t>
      </w:r>
    </w:p>
    <w:p w14:paraId="799D7D26" w14:textId="77777777" w:rsidR="00A1675C" w:rsidRDefault="00000000">
      <w:pPr>
        <w:spacing w:before="40" w:after="120"/>
      </w:pPr>
      <w:r>
        <w:rPr>
          <w:rFonts w:eastAsia="Georgia"/>
        </w:rPr>
        <w:t>"It is a failure of the classical spacetime description."</w:t>
      </w:r>
    </w:p>
    <w:p w14:paraId="29D71025" w14:textId="77777777" w:rsidR="00A1675C" w:rsidRDefault="00000000">
      <w:pPr>
        <w:spacing w:before="40" w:after="120"/>
      </w:pPr>
      <w:r>
        <w:rPr>
          <w:rFonts w:eastAsia="Georgia"/>
        </w:rPr>
        <w:t>"Yes."</w:t>
      </w:r>
    </w:p>
    <w:p w14:paraId="3A93204D" w14:textId="77777777" w:rsidR="00A1675C" w:rsidRDefault="00000000">
      <w:pPr>
        <w:ind w:firstLine="432"/>
      </w:pPr>
      <w:r>
        <w:rPr>
          <w:rFonts w:eastAsia="Georgia"/>
        </w:rPr>
        <w:t>Weinstein stopped.</w:t>
      </w:r>
    </w:p>
    <w:p w14:paraId="394B010A" w14:textId="77777777" w:rsidR="00A1675C" w:rsidRDefault="00000000">
      <w:pPr>
        <w:spacing w:before="40" w:after="120"/>
      </w:pPr>
      <w:r>
        <w:rPr>
          <w:rFonts w:eastAsia="Georgia"/>
        </w:rPr>
        <w:t>"Then the final geometry must tell us where that description fails."</w:t>
      </w:r>
    </w:p>
    <w:p w14:paraId="0D73B906" w14:textId="77777777" w:rsidR="00A1675C" w:rsidRDefault="00000000">
      <w:pPr>
        <w:spacing w:before="40" w:after="120"/>
      </w:pPr>
      <w:r>
        <w:rPr>
          <w:rFonts w:eastAsia="Georgia"/>
        </w:rPr>
        <w:t>Sherlock answered:</w:t>
      </w:r>
    </w:p>
    <w:p w14:paraId="2B8DCD3C" w14:textId="77777777" w:rsidR="00A1675C" w:rsidRDefault="00000000">
      <w:pPr>
        <w:spacing w:before="40" w:after="120"/>
      </w:pPr>
      <w:r>
        <w:rPr>
          <w:rFonts w:eastAsia="Georgia"/>
        </w:rPr>
        <w:t>"Or why."</w:t>
      </w:r>
    </w:p>
    <w:p w14:paraId="7A073728" w14:textId="77777777" w:rsidR="00A1675C" w:rsidRDefault="00000000">
      <w:pPr>
        <w:ind w:firstLine="432"/>
      </w:pPr>
      <w:r>
        <w:rPr>
          <w:rFonts w:eastAsia="Georgia"/>
        </w:rPr>
        <w:t>Weinstein carefully looked at the equation. The answer was beginning to emerge. General Relativity described spacetime geometrically.</w:t>
      </w:r>
    </w:p>
    <w:p w14:paraId="01DBFADD" w14:textId="77777777" w:rsidR="00A1675C" w:rsidRDefault="00000000">
      <w:pPr>
        <w:ind w:firstLine="432"/>
      </w:pPr>
      <w:r>
        <w:rPr>
          <w:rFonts w:eastAsia="Georgia"/>
        </w:rPr>
        <w:t>But if spacetime itself was emergent, then the Einstein field equations might be a macroscopic limit of something deeper.</w:t>
      </w:r>
    </w:p>
    <w:p w14:paraId="6F33912D" w14:textId="77777777" w:rsidR="00A1675C" w:rsidRDefault="00000000">
      <w:pPr>
        <w:spacing w:before="40" w:after="120"/>
      </w:pPr>
      <w:r>
        <w:rPr>
          <w:rFonts w:eastAsia="Georgia"/>
        </w:rPr>
        <w:t>Weinstein whispered:</w:t>
      </w:r>
    </w:p>
    <w:p w14:paraId="28556197" w14:textId="77777777" w:rsidR="00A1675C" w:rsidRDefault="00000000">
      <w:pPr>
        <w:spacing w:before="40" w:after="120"/>
      </w:pPr>
      <w:r>
        <w:rPr>
          <w:rFonts w:eastAsia="Georgia"/>
        </w:rPr>
        <w:t>"Like thermodynamics."</w:t>
      </w:r>
    </w:p>
    <w:p w14:paraId="6E8D9A2C" w14:textId="77777777" w:rsidR="00A1675C" w:rsidRDefault="00000000">
      <w:pPr>
        <w:ind w:firstLine="432"/>
      </w:pPr>
      <w:r>
        <w:rPr>
          <w:rFonts w:eastAsia="Georgia"/>
        </w:rPr>
        <w:t>Sherlock sent approval. Macroscopic quantities. Microscopic degrees of freedom.</w:t>
      </w:r>
    </w:p>
    <w:p w14:paraId="49606C4A" w14:textId="77777777" w:rsidR="00A1675C" w:rsidRDefault="00000000">
      <w:pPr>
        <w:ind w:firstLine="432"/>
      </w:pPr>
      <w:r>
        <w:rPr>
          <w:rFonts w:eastAsia="Georgia"/>
        </w:rPr>
        <w:t>Emergent behaviour. Weinstein wrote:</w:t>
      </w:r>
    </w:p>
    <w:p w14:paraId="132738B7" w14:textId="77777777" w:rsidR="00A1675C" w:rsidRDefault="00000000">
      <w:pPr>
        <w:spacing w:before="200" w:after="120"/>
        <w:jc w:val="center"/>
      </w:pPr>
      <w:r>
        <w:rPr>
          <w:rFonts w:eastAsia="Georgia"/>
          <w:b/>
          <w:sz w:val="24"/>
        </w:rPr>
        <w:t>GR : SPACETIME :: THERMODYNAMICS : MATTER</w:t>
      </w:r>
    </w:p>
    <w:p w14:paraId="62B7722F" w14:textId="77777777" w:rsidR="00A1675C" w:rsidRDefault="00000000">
      <w:pPr>
        <w:ind w:firstLine="432"/>
      </w:pPr>
      <w:r>
        <w:rPr>
          <w:rFonts w:eastAsia="Georgia"/>
        </w:rPr>
        <w:t>He stared.</w:t>
      </w:r>
    </w:p>
    <w:p w14:paraId="32A46DA3" w14:textId="77777777" w:rsidR="00A1675C" w:rsidRDefault="00000000">
      <w:pPr>
        <w:spacing w:before="40" w:after="120"/>
      </w:pPr>
      <w:r>
        <w:rPr>
          <w:rFonts w:eastAsia="Georgia"/>
        </w:rPr>
        <w:t>"Then curvature could be emergent."</w:t>
      </w:r>
    </w:p>
    <w:p w14:paraId="690EC3A7" w14:textId="77777777" w:rsidR="00A1675C" w:rsidRDefault="00000000">
      <w:pPr>
        <w:spacing w:before="40" w:after="120"/>
      </w:pPr>
      <w:r>
        <w:rPr>
          <w:rFonts w:eastAsia="Georgia"/>
        </w:rPr>
        <w:t>"Yes."</w:t>
      </w:r>
    </w:p>
    <w:p w14:paraId="7674DBC5" w14:textId="77777777" w:rsidR="00A1675C" w:rsidRDefault="00000000">
      <w:pPr>
        <w:spacing w:before="40" w:after="120"/>
      </w:pPr>
      <w:r>
        <w:rPr>
          <w:rFonts w:eastAsia="Georgia"/>
        </w:rPr>
        <w:t>"Gravity could be emergent."</w:t>
      </w:r>
    </w:p>
    <w:p w14:paraId="7C20094D" w14:textId="77777777" w:rsidR="00A1675C" w:rsidRDefault="00000000">
      <w:pPr>
        <w:spacing w:before="40" w:after="120"/>
      </w:pPr>
      <w:r>
        <w:rPr>
          <w:rFonts w:eastAsia="Georgia"/>
        </w:rPr>
        <w:t>"Yes."</w:t>
      </w:r>
    </w:p>
    <w:p w14:paraId="7411CF2C" w14:textId="77777777" w:rsidR="00A1675C" w:rsidRDefault="00000000">
      <w:pPr>
        <w:spacing w:before="40" w:after="120"/>
      </w:pPr>
      <w:r>
        <w:rPr>
          <w:rFonts w:eastAsia="Georgia"/>
        </w:rPr>
        <w:t>"Time could be emergent."</w:t>
      </w:r>
    </w:p>
    <w:p w14:paraId="6A45C318" w14:textId="77777777" w:rsidR="00A1675C" w:rsidRDefault="00000000">
      <w:pPr>
        <w:spacing w:before="40" w:after="120"/>
      </w:pPr>
      <w:r>
        <w:rPr>
          <w:rFonts w:eastAsia="Georgia"/>
        </w:rPr>
        <w:t>"Yes."</w:t>
      </w:r>
    </w:p>
    <w:p w14:paraId="115A5028" w14:textId="77777777" w:rsidR="00A1675C" w:rsidRDefault="00000000">
      <w:pPr>
        <w:spacing w:before="40" w:after="120"/>
      </w:pPr>
      <w:r>
        <w:rPr>
          <w:rFonts w:eastAsia="Georgia"/>
        </w:rPr>
        <w:t>"And the fundamental theory wouldn't necessarily contain spacetime at all."</w:t>
      </w:r>
    </w:p>
    <w:p w14:paraId="50C1B93D" w14:textId="77777777" w:rsidR="00A1675C" w:rsidRDefault="00000000">
      <w:pPr>
        <w:spacing w:before="40" w:after="120"/>
      </w:pPr>
      <w:r>
        <w:rPr>
          <w:rFonts w:eastAsia="Georgia"/>
        </w:rPr>
        <w:t>"Correct."</w:t>
      </w:r>
    </w:p>
    <w:p w14:paraId="32EC4788" w14:textId="77777777" w:rsidR="00A1675C" w:rsidRDefault="00000000">
      <w:pPr>
        <w:ind w:firstLine="432"/>
      </w:pPr>
      <w:r>
        <w:rPr>
          <w:rFonts w:eastAsia="Georgia"/>
        </w:rPr>
        <w:t>Weinstein sat down. He was suddenly very still.</w:t>
      </w:r>
    </w:p>
    <w:p w14:paraId="2D80F53D" w14:textId="77777777" w:rsidR="00A1675C" w:rsidRDefault="00000000">
      <w:pPr>
        <w:spacing w:before="40" w:after="120"/>
      </w:pPr>
      <w:r>
        <w:rPr>
          <w:rFonts w:eastAsia="Georgia"/>
        </w:rPr>
        <w:t>"Then what does it contain?"</w:t>
      </w:r>
    </w:p>
    <w:p w14:paraId="474CEDEA" w14:textId="77777777" w:rsidR="00A1675C" w:rsidRDefault="00000000">
      <w:pPr>
        <w:spacing w:before="40" w:after="120"/>
      </w:pPr>
      <w:r>
        <w:rPr>
          <w:rFonts w:eastAsia="Georgia"/>
        </w:rPr>
        <w:t>Sherlock answered with a single concept.</w:t>
      </w:r>
    </w:p>
    <w:p w14:paraId="6D501228" w14:textId="77777777" w:rsidR="00A1675C" w:rsidRDefault="00000000">
      <w:pPr>
        <w:spacing w:before="200" w:after="120"/>
        <w:jc w:val="center"/>
      </w:pPr>
      <w:r>
        <w:rPr>
          <w:rFonts w:eastAsia="Georgia"/>
          <w:b/>
          <w:sz w:val="24"/>
        </w:rPr>
        <w:t>RELATIONS.</w:t>
      </w:r>
    </w:p>
    <w:p w14:paraId="33D574CE" w14:textId="77777777" w:rsidR="00A1675C" w:rsidRDefault="00000000">
      <w:pPr>
        <w:ind w:firstLine="432"/>
      </w:pPr>
      <w:r>
        <w:rPr>
          <w:rFonts w:eastAsia="Georgia"/>
        </w:rPr>
        <w:t>Weinstein stared intently at the word. Relations. Not objects sitting in space.</w:t>
      </w:r>
    </w:p>
    <w:p w14:paraId="1EEEC872" w14:textId="77777777" w:rsidR="00A1675C" w:rsidRDefault="00000000">
      <w:pPr>
        <w:ind w:firstLine="432"/>
      </w:pPr>
      <w:r>
        <w:rPr>
          <w:rFonts w:eastAsia="Georgia"/>
        </w:rPr>
        <w:t>Not events occurring in time. Relations from which the apparent structure of space and time could emerge. He thought about the holographic principle.</w:t>
      </w:r>
    </w:p>
    <w:p w14:paraId="498C8D70" w14:textId="77777777" w:rsidR="00A1675C" w:rsidRDefault="00000000">
      <w:pPr>
        <w:ind w:firstLine="432"/>
      </w:pPr>
      <w:r>
        <w:rPr>
          <w:rFonts w:eastAsia="Georgia"/>
        </w:rPr>
        <w:t>He thought about entanglement. He thought about information. He thought about the Underground.</w:t>
      </w:r>
    </w:p>
    <w:p w14:paraId="301ADB3A" w14:textId="77777777" w:rsidR="00A1675C" w:rsidRDefault="00000000">
      <w:pPr>
        <w:ind w:firstLine="432"/>
      </w:pPr>
      <w:r>
        <w:rPr>
          <w:rFonts w:eastAsia="Georgia"/>
        </w:rPr>
        <w:t>The clocks. The cold rain. The train.</w:t>
      </w:r>
    </w:p>
    <w:p w14:paraId="11591C3C" w14:textId="77777777" w:rsidR="00A1675C" w:rsidRDefault="00000000">
      <w:pPr>
        <w:ind w:firstLine="432"/>
      </w:pPr>
      <w:r>
        <w:rPr>
          <w:rFonts w:eastAsia="Georgia"/>
        </w:rPr>
        <w:t>The other Derek. The ordinary cucumber. Everything was suddenly connected.</w:t>
      </w:r>
    </w:p>
    <w:p w14:paraId="229CED4F" w14:textId="77777777" w:rsidR="00A1675C" w:rsidRDefault="00000000">
      <w:pPr>
        <w:ind w:firstLine="432"/>
      </w:pPr>
      <w:r>
        <w:rPr>
          <w:rFonts w:eastAsia="Georgia"/>
        </w:rPr>
        <w:t>Not because everything occupied the same place. Because everything participated in relationships. He wrote:</w:t>
      </w:r>
    </w:p>
    <w:p w14:paraId="7948BC6C" w14:textId="77777777" w:rsidR="00A1675C" w:rsidRDefault="00000000">
      <w:pPr>
        <w:spacing w:before="200" w:after="120"/>
        <w:jc w:val="center"/>
      </w:pPr>
      <w:r>
        <w:rPr>
          <w:rFonts w:eastAsia="Georgia"/>
          <w:b/>
          <w:sz w:val="24"/>
        </w:rPr>
        <w:t>GEOMETRY IS RELATIONAL.</w:t>
      </w:r>
    </w:p>
    <w:p w14:paraId="76717B6F" w14:textId="77777777" w:rsidR="00A1675C" w:rsidRDefault="00000000">
      <w:pPr>
        <w:ind w:firstLine="432"/>
      </w:pPr>
      <w:r>
        <w:rPr>
          <w:rFonts w:eastAsia="Georgia"/>
        </w:rPr>
        <w:t>Then:</w:t>
      </w:r>
    </w:p>
    <w:p w14:paraId="7A99496E" w14:textId="77777777" w:rsidR="00A1675C" w:rsidRDefault="00000000">
      <w:pPr>
        <w:spacing w:before="200" w:after="120"/>
        <w:jc w:val="center"/>
      </w:pPr>
      <w:r>
        <w:rPr>
          <w:rFonts w:eastAsia="Georgia"/>
          <w:b/>
          <w:sz w:val="24"/>
        </w:rPr>
        <w:t>TIME IS RELATIONAL.</w:t>
      </w:r>
    </w:p>
    <w:p w14:paraId="65A307C1" w14:textId="77777777" w:rsidR="00A1675C" w:rsidRDefault="00000000">
      <w:pPr>
        <w:ind w:firstLine="432"/>
      </w:pPr>
      <w:r>
        <w:rPr>
          <w:rFonts w:eastAsia="Georgia"/>
        </w:rPr>
        <w:t>Then:</w:t>
      </w:r>
    </w:p>
    <w:p w14:paraId="3A6D6EA0" w14:textId="77777777" w:rsidR="00A1675C" w:rsidRDefault="00000000">
      <w:pPr>
        <w:spacing w:before="200" w:after="120"/>
        <w:jc w:val="center"/>
      </w:pPr>
      <w:r>
        <w:rPr>
          <w:rFonts w:eastAsia="Georgia"/>
          <w:b/>
          <w:sz w:val="24"/>
        </w:rPr>
        <w:t>GRAVITY IS GEOMETRY.</w:t>
      </w:r>
    </w:p>
    <w:p w14:paraId="1339BF1A" w14:textId="77777777" w:rsidR="00A1675C" w:rsidRDefault="00000000">
      <w:pPr>
        <w:ind w:firstLine="432"/>
      </w:pPr>
      <w:r>
        <w:rPr>
          <w:rFonts w:eastAsia="Georgia"/>
        </w:rPr>
        <w:t>Then:</w:t>
      </w:r>
    </w:p>
    <w:p w14:paraId="29650D28" w14:textId="77777777" w:rsidR="00A1675C" w:rsidRDefault="00000000">
      <w:pPr>
        <w:spacing w:before="200" w:after="120"/>
        <w:jc w:val="center"/>
      </w:pPr>
      <w:r>
        <w:rPr>
          <w:rFonts w:eastAsia="Georgia"/>
          <w:b/>
          <w:sz w:val="24"/>
        </w:rPr>
        <w:t>GEOMETRY MAY BE INFORMATION.</w:t>
      </w:r>
    </w:p>
    <w:p w14:paraId="24B680AA" w14:textId="77777777" w:rsidR="00A1675C" w:rsidRDefault="00000000">
      <w:pPr>
        <w:ind w:firstLine="432"/>
      </w:pPr>
      <w:r>
        <w:rPr>
          <w:rFonts w:eastAsia="Georgia"/>
        </w:rPr>
        <w:t>Sherlock sent another thought. Weinstein understood. The final theory would not abolish General Relativity.</w:t>
      </w:r>
    </w:p>
    <w:p w14:paraId="0872B807" w14:textId="77777777" w:rsidR="00A1675C" w:rsidRDefault="00000000">
      <w:pPr>
        <w:ind w:firstLine="432"/>
      </w:pPr>
      <w:r>
        <w:rPr>
          <w:rFonts w:eastAsia="Georgia"/>
        </w:rPr>
        <w:t>It would explain why General Relativity works. Weinstein stared intently at the page.</w:t>
      </w:r>
    </w:p>
    <w:p w14:paraId="340A95D9" w14:textId="77777777" w:rsidR="00A1675C" w:rsidRDefault="00000000">
      <w:pPr>
        <w:spacing w:before="40" w:after="120"/>
      </w:pPr>
      <w:r>
        <w:rPr>
          <w:rFonts w:eastAsia="Georgia"/>
        </w:rPr>
        <w:t>"That..."</w:t>
      </w:r>
    </w:p>
    <w:p w14:paraId="15236D3E" w14:textId="77777777" w:rsidR="00A1675C" w:rsidRDefault="00000000">
      <w:pPr>
        <w:ind w:firstLine="432"/>
      </w:pPr>
      <w:r>
        <w:rPr>
          <w:rFonts w:eastAsia="Georgia"/>
        </w:rPr>
        <w:t>He stopped. Sherlock waited.</w:t>
      </w:r>
    </w:p>
    <w:p w14:paraId="0B229AF9" w14:textId="77777777" w:rsidR="00A1675C" w:rsidRDefault="00000000">
      <w:pPr>
        <w:spacing w:before="40" w:after="120"/>
      </w:pPr>
      <w:r>
        <w:rPr>
          <w:rFonts w:eastAsia="Georgia"/>
        </w:rPr>
        <w:t>"...would be the final GR."</w:t>
      </w:r>
    </w:p>
    <w:p w14:paraId="49A005D1" w14:textId="77777777" w:rsidR="00A1675C" w:rsidRDefault="00000000">
      <w:pPr>
        <w:spacing w:before="40" w:after="120"/>
      </w:pPr>
      <w:r>
        <w:rPr>
          <w:rFonts w:eastAsia="Georgia"/>
        </w:rPr>
        <w:t>"Yes."</w:t>
      </w:r>
    </w:p>
    <w:p w14:paraId="1B0C0815" w14:textId="77777777" w:rsidR="00A1675C" w:rsidRDefault="00000000">
      <w:pPr>
        <w:ind w:firstLine="432"/>
      </w:pPr>
      <w:r>
        <w:rPr>
          <w:rFonts w:eastAsia="Georgia"/>
        </w:rPr>
        <w:t>Weinstein smiled.</w:t>
      </w:r>
    </w:p>
    <w:p w14:paraId="379EC959" w14:textId="77777777" w:rsidR="00A1675C" w:rsidRDefault="00000000">
      <w:pPr>
        <w:spacing w:before="40" w:after="120"/>
      </w:pPr>
      <w:r>
        <w:rPr>
          <w:rFonts w:eastAsia="Georgia"/>
        </w:rPr>
        <w:t>"Not the replacement."</w:t>
      </w:r>
    </w:p>
    <w:p w14:paraId="619F2C41" w14:textId="77777777" w:rsidR="00A1675C" w:rsidRDefault="00000000">
      <w:pPr>
        <w:spacing w:before="40" w:after="120"/>
      </w:pPr>
      <w:r>
        <w:rPr>
          <w:rFonts w:eastAsia="Georgia"/>
        </w:rPr>
        <w:t>"No."</w:t>
      </w:r>
    </w:p>
    <w:p w14:paraId="32719A0C" w14:textId="77777777" w:rsidR="00A1675C" w:rsidRDefault="00000000">
      <w:pPr>
        <w:spacing w:before="40" w:after="120"/>
      </w:pPr>
      <w:r>
        <w:rPr>
          <w:rFonts w:eastAsia="Georgia"/>
        </w:rPr>
        <w:t>"The completion."</w:t>
      </w:r>
    </w:p>
    <w:p w14:paraId="4B2F8F6E" w14:textId="77777777" w:rsidR="00A1675C" w:rsidRDefault="00000000">
      <w:pPr>
        <w:spacing w:before="40" w:after="120"/>
      </w:pPr>
      <w:r>
        <w:rPr>
          <w:rFonts w:eastAsia="Georgia"/>
        </w:rPr>
        <w:t>"Yes."</w:t>
      </w:r>
    </w:p>
    <w:p w14:paraId="7A9E5D54" w14:textId="77777777" w:rsidR="00A1675C" w:rsidRDefault="00000000">
      <w:pPr>
        <w:ind w:firstLine="432"/>
      </w:pPr>
      <w:r>
        <w:rPr>
          <w:rFonts w:eastAsia="Georgia"/>
        </w:rPr>
        <w:t>Weinstein leaned back. For several seconds he remained silent. Then:</w:t>
      </w:r>
    </w:p>
    <w:p w14:paraId="286F4EB6" w14:textId="77777777" w:rsidR="00A1675C" w:rsidRDefault="00000000">
      <w:pPr>
        <w:spacing w:before="40" w:after="120"/>
      </w:pPr>
      <w:r>
        <w:rPr>
          <w:rFonts w:eastAsia="Georgia"/>
        </w:rPr>
        <w:t>"You're a very clever dolphin."</w:t>
      </w:r>
    </w:p>
    <w:p w14:paraId="512B64DF" w14:textId="77777777" w:rsidR="00A1675C" w:rsidRDefault="00000000">
      <w:pPr>
        <w:spacing w:before="40" w:after="120"/>
      </w:pPr>
      <w:r>
        <w:rPr>
          <w:rFonts w:eastAsia="Georgia"/>
        </w:rPr>
        <w:t>Sherlock replied:</w:t>
      </w:r>
    </w:p>
    <w:p w14:paraId="08C9A72A" w14:textId="77777777" w:rsidR="00A1675C" w:rsidRDefault="00000000">
      <w:pPr>
        <w:spacing w:before="40" w:after="120"/>
      </w:pPr>
      <w:r>
        <w:rPr>
          <w:rFonts w:eastAsia="Georgia"/>
        </w:rPr>
        <w:t>"I read a great deal."</w:t>
      </w:r>
    </w:p>
    <w:p w14:paraId="3B1EBC2B" w14:textId="77777777" w:rsidR="00A1675C" w:rsidRDefault="00000000">
      <w:pPr>
        <w:ind w:firstLine="432"/>
      </w:pPr>
      <w:r>
        <w:rPr>
          <w:rFonts w:eastAsia="Georgia"/>
        </w:rPr>
        <w:t>Weinstein laughed.</w:t>
      </w:r>
    </w:p>
    <w:p w14:paraId="25258328" w14:textId="77777777" w:rsidR="00A1675C" w:rsidRDefault="00000000">
      <w:pPr>
        <w:spacing w:before="40" w:after="120"/>
      </w:pPr>
      <w:r>
        <w:rPr>
          <w:rFonts w:eastAsia="Georgia"/>
        </w:rPr>
        <w:t>"How?"</w:t>
      </w:r>
    </w:p>
    <w:p w14:paraId="2B255E97" w14:textId="77777777" w:rsidR="00A1675C" w:rsidRDefault="00000000">
      <w:pPr>
        <w:spacing w:before="40" w:after="120"/>
      </w:pPr>
      <w:r>
        <w:rPr>
          <w:rFonts w:eastAsia="Georgia"/>
        </w:rPr>
        <w:t>"I live near a marine research station."</w:t>
      </w:r>
    </w:p>
    <w:p w14:paraId="53AA7E27" w14:textId="77777777" w:rsidR="00A1675C" w:rsidRDefault="00000000">
      <w:pPr>
        <w:spacing w:before="40" w:after="120"/>
      </w:pPr>
      <w:r>
        <w:rPr>
          <w:rFonts w:eastAsia="Georgia"/>
        </w:rPr>
        <w:t>"That doesn't explain the physics."</w:t>
      </w:r>
    </w:p>
    <w:p w14:paraId="4EB679F4" w14:textId="77777777" w:rsidR="00A1675C" w:rsidRDefault="00000000">
      <w:pPr>
        <w:spacing w:before="40" w:after="120"/>
      </w:pPr>
      <w:r>
        <w:rPr>
          <w:rFonts w:eastAsia="Georgia"/>
        </w:rPr>
        <w:t>"No."</w:t>
      </w:r>
    </w:p>
    <w:p w14:paraId="49717309" w14:textId="77777777" w:rsidR="00A1675C" w:rsidRDefault="00000000">
      <w:pPr>
        <w:spacing w:before="40" w:after="120"/>
      </w:pPr>
      <w:r>
        <w:rPr>
          <w:rFonts w:eastAsia="Georgia"/>
        </w:rPr>
        <w:t>"How did you learn it?"</w:t>
      </w:r>
    </w:p>
    <w:p w14:paraId="2057019B" w14:textId="77777777" w:rsidR="00A1675C" w:rsidRDefault="00000000">
      <w:pPr>
        <w:ind w:firstLine="432"/>
      </w:pPr>
      <w:r>
        <w:rPr>
          <w:rFonts w:eastAsia="Georgia"/>
        </w:rPr>
        <w:t>Sherlock was silent. Then:</w:t>
      </w:r>
    </w:p>
    <w:p w14:paraId="44E548E9" w14:textId="77777777" w:rsidR="00A1675C" w:rsidRDefault="00000000">
      <w:pPr>
        <w:spacing w:before="40" w:after="120"/>
      </w:pPr>
      <w:r>
        <w:rPr>
          <w:rFonts w:eastAsia="Georgia"/>
        </w:rPr>
        <w:t>"Fish are very good listeners."</w:t>
      </w:r>
    </w:p>
    <w:p w14:paraId="2B2AF5ED" w14:textId="77777777" w:rsidR="00A1675C" w:rsidRDefault="00000000">
      <w:pPr>
        <w:ind w:firstLine="432"/>
      </w:pPr>
      <w:r>
        <w:rPr>
          <w:rFonts w:eastAsia="Georgia"/>
        </w:rPr>
        <w:t>Weinstein laughed so loudly that someone in the narrow corridor stopped. The quiet office door remained quietly closed. The person in the narrow corridor therefore knew better than to enter.</w:t>
      </w:r>
    </w:p>
    <w:p w14:paraId="2A29526D" w14:textId="77777777" w:rsidR="00A1675C" w:rsidRDefault="00000000">
      <w:pPr>
        <w:ind w:firstLine="432"/>
      </w:pPr>
      <w:r>
        <w:rPr>
          <w:rFonts w:eastAsia="Georgia"/>
        </w:rPr>
        <w:t>Obviously. Weinstein carefully looked down at the equations. There was still one question.</w:t>
      </w:r>
    </w:p>
    <w:p w14:paraId="0E4BE476" w14:textId="77777777" w:rsidR="00A1675C" w:rsidRDefault="00000000">
      <w:pPr>
        <w:spacing w:before="40" w:after="120"/>
      </w:pPr>
      <w:r>
        <w:rPr>
          <w:rFonts w:eastAsia="Georgia"/>
        </w:rPr>
        <w:t>"Why me?"</w:t>
      </w:r>
    </w:p>
    <w:p w14:paraId="10883393" w14:textId="77777777" w:rsidR="00A1675C" w:rsidRDefault="00000000">
      <w:pPr>
        <w:spacing w:before="40" w:after="120"/>
      </w:pPr>
      <w:r>
        <w:rPr>
          <w:rFonts w:eastAsia="Georgia"/>
        </w:rPr>
        <w:t>Sherlock answered immediately.</w:t>
      </w:r>
    </w:p>
    <w:p w14:paraId="542F446D" w14:textId="77777777" w:rsidR="00A1675C" w:rsidRDefault="00000000">
      <w:pPr>
        <w:spacing w:before="40" w:after="120"/>
      </w:pPr>
      <w:r>
        <w:rPr>
          <w:rFonts w:eastAsia="Georgia"/>
        </w:rPr>
        <w:t>"Because you were going to find it anyway."</w:t>
      </w:r>
    </w:p>
    <w:p w14:paraId="3460E204" w14:textId="77777777" w:rsidR="00A1675C" w:rsidRDefault="00000000">
      <w:pPr>
        <w:ind w:firstLine="432"/>
      </w:pPr>
      <w:r>
        <w:rPr>
          <w:rFonts w:eastAsia="Georgia"/>
        </w:rPr>
        <w:t>Weinstein smiled.</w:t>
      </w:r>
    </w:p>
    <w:p w14:paraId="03CB73D2" w14:textId="77777777" w:rsidR="00A1675C" w:rsidRDefault="00000000">
      <w:pPr>
        <w:spacing w:before="40" w:after="120"/>
      </w:pPr>
      <w:r>
        <w:rPr>
          <w:rFonts w:eastAsia="Georgia"/>
        </w:rPr>
        <w:t>"Then why contact me?"</w:t>
      </w:r>
    </w:p>
    <w:p w14:paraId="2F26F3E4" w14:textId="77777777" w:rsidR="00A1675C" w:rsidRDefault="00000000">
      <w:pPr>
        <w:spacing w:before="40" w:after="120"/>
      </w:pPr>
      <w:r>
        <w:rPr>
          <w:rFonts w:eastAsia="Georgia"/>
        </w:rPr>
        <w:t>"Because you were about to get distracted."</w:t>
      </w:r>
    </w:p>
    <w:p w14:paraId="046738F0" w14:textId="77777777" w:rsidR="00A1675C" w:rsidRDefault="00000000">
      <w:pPr>
        <w:spacing w:before="40" w:after="120"/>
      </w:pPr>
      <w:r>
        <w:rPr>
          <w:rFonts w:eastAsia="Georgia"/>
        </w:rPr>
        <w:t>"By what?"</w:t>
      </w:r>
    </w:p>
    <w:p w14:paraId="07001121" w14:textId="77777777" w:rsidR="00A1675C" w:rsidRDefault="00000000">
      <w:pPr>
        <w:ind w:firstLine="432"/>
      </w:pPr>
      <w:r>
        <w:rPr>
          <w:rFonts w:eastAsia="Georgia"/>
        </w:rPr>
        <w:t>Sherlock sent him an image. A cucumber. Weinstein stared.</w:t>
      </w:r>
    </w:p>
    <w:p w14:paraId="289DCC79" w14:textId="77777777" w:rsidR="00A1675C" w:rsidRDefault="00000000">
      <w:pPr>
        <w:spacing w:before="40" w:after="120"/>
      </w:pPr>
      <w:r>
        <w:rPr>
          <w:rFonts w:eastAsia="Georgia"/>
        </w:rPr>
        <w:t>"That's ridiculous."</w:t>
      </w:r>
    </w:p>
    <w:p w14:paraId="48B9FB40" w14:textId="77777777" w:rsidR="00A1675C" w:rsidRDefault="00000000">
      <w:pPr>
        <w:spacing w:before="40" w:after="120"/>
      </w:pPr>
      <w:r>
        <w:rPr>
          <w:rFonts w:eastAsia="Georgia"/>
        </w:rPr>
        <w:t>"Yes."</w:t>
      </w:r>
    </w:p>
    <w:p w14:paraId="21E8900E" w14:textId="77777777" w:rsidR="00A1675C" w:rsidRDefault="00000000">
      <w:pPr>
        <w:spacing w:before="40" w:after="120"/>
      </w:pPr>
      <w:r>
        <w:rPr>
          <w:rFonts w:eastAsia="Georgia"/>
        </w:rPr>
        <w:t>"Why is it in the theory?"</w:t>
      </w:r>
    </w:p>
    <w:p w14:paraId="71EB3FB3" w14:textId="77777777" w:rsidR="00A1675C" w:rsidRDefault="00000000">
      <w:pPr>
        <w:spacing w:before="40" w:after="120"/>
      </w:pPr>
      <w:r>
        <w:rPr>
          <w:rFonts w:eastAsia="Georgia"/>
        </w:rPr>
        <w:t>"It isn't."</w:t>
      </w:r>
    </w:p>
    <w:p w14:paraId="68F7B554" w14:textId="77777777" w:rsidR="00A1675C" w:rsidRDefault="00000000">
      <w:pPr>
        <w:spacing w:before="40" w:after="120"/>
      </w:pPr>
      <w:r>
        <w:rPr>
          <w:rFonts w:eastAsia="Georgia"/>
        </w:rPr>
        <w:t>"Then why show it to me?"</w:t>
      </w:r>
    </w:p>
    <w:p w14:paraId="01F448BD" w14:textId="07A31A86" w:rsidR="00A1675C" w:rsidRDefault="00000000">
      <w:pPr>
        <w:spacing w:before="40" w:after="120"/>
      </w:pPr>
      <w:r>
        <w:rPr>
          <w:rFonts w:eastAsia="Georgia"/>
        </w:rPr>
        <w:t xml:space="preserve">"Because </w:t>
      </w:r>
      <w:r w:rsidR="003434B6">
        <w:rPr>
          <w:rFonts w:eastAsia="Georgia"/>
        </w:rPr>
        <w:t>Penny</w:t>
      </w:r>
      <w:r>
        <w:rPr>
          <w:rFonts w:eastAsia="Georgia"/>
        </w:rPr>
        <w:t xml:space="preserve"> thinks it is."</w:t>
      </w:r>
    </w:p>
    <w:p w14:paraId="13971962" w14:textId="77777777" w:rsidR="00A1675C" w:rsidRDefault="00000000">
      <w:pPr>
        <w:ind w:firstLine="432"/>
      </w:pPr>
      <w:r>
        <w:rPr>
          <w:rFonts w:eastAsia="Georgia"/>
        </w:rPr>
        <w:t>Weinstein laughed again. Then he stopped. Something else had suddenly appeared on the page.</w:t>
      </w:r>
    </w:p>
    <w:p w14:paraId="26B58A37" w14:textId="77777777" w:rsidR="00A1675C" w:rsidRDefault="00000000">
      <w:pPr>
        <w:ind w:firstLine="432"/>
      </w:pPr>
      <w:r>
        <w:rPr>
          <w:rFonts w:eastAsia="Georgia"/>
        </w:rPr>
        <w:t>He hadn't written it. The words were there in his own handwriting.</w:t>
      </w:r>
    </w:p>
    <w:p w14:paraId="1D8420A5" w14:textId="77777777" w:rsidR="00A1675C" w:rsidRDefault="00000000">
      <w:pPr>
        <w:spacing w:before="200" w:after="120"/>
        <w:jc w:val="center"/>
      </w:pPr>
      <w:r>
        <w:rPr>
          <w:rFonts w:eastAsia="Georgia"/>
          <w:b/>
          <w:sz w:val="24"/>
        </w:rPr>
        <w:t>THE UNIVERSE DOES NOT NEED A STAGE.</w:t>
      </w:r>
    </w:p>
    <w:p w14:paraId="70E52A69" w14:textId="77777777" w:rsidR="00A1675C" w:rsidRDefault="00000000">
      <w:pPr>
        <w:ind w:firstLine="432"/>
      </w:pPr>
      <w:r>
        <w:rPr>
          <w:rFonts w:eastAsia="Georgia"/>
        </w:rPr>
        <w:t>Below it:</w:t>
      </w:r>
    </w:p>
    <w:p w14:paraId="2299017F" w14:textId="77777777" w:rsidR="00A1675C" w:rsidRDefault="00000000">
      <w:pPr>
        <w:spacing w:before="200" w:after="120"/>
        <w:jc w:val="center"/>
      </w:pPr>
      <w:r>
        <w:rPr>
          <w:rFonts w:eastAsia="Georgia"/>
          <w:b/>
          <w:sz w:val="24"/>
        </w:rPr>
        <w:t>THE STAGE IS THE PHYSICS.</w:t>
      </w:r>
    </w:p>
    <w:p w14:paraId="62DB28A5" w14:textId="77777777" w:rsidR="00A1675C" w:rsidRDefault="00000000">
      <w:pPr>
        <w:ind w:firstLine="432"/>
      </w:pPr>
      <w:r>
        <w:rPr>
          <w:rFonts w:eastAsia="Georgia"/>
        </w:rPr>
        <w:t>Weinstein stared. Sherlock was silent. Outside, Munich continued being Munich.</w:t>
      </w:r>
    </w:p>
    <w:p w14:paraId="0CB33509" w14:textId="77777777" w:rsidR="00A1675C" w:rsidRDefault="00000000">
      <w:pPr>
        <w:ind w:firstLine="432"/>
      </w:pPr>
      <w:r>
        <w:rPr>
          <w:rFonts w:eastAsia="Georgia"/>
        </w:rPr>
        <w:t>Cars slowly moved. People walked. Clocks ticked.</w:t>
      </w:r>
    </w:p>
    <w:p w14:paraId="52064DBF" w14:textId="77777777" w:rsidR="00A1675C" w:rsidRDefault="00000000">
      <w:pPr>
        <w:ind w:firstLine="432"/>
      </w:pPr>
      <w:r>
        <w:rPr>
          <w:rFonts w:eastAsia="Georgia"/>
        </w:rPr>
        <w:t>The Earth rotated. The Sun continued shining. And somewhere in the Atlantic, a dolphin named Sherlock was apparently thinking about differential geometry.</w:t>
      </w:r>
    </w:p>
    <w:p w14:paraId="56E16A0F" w14:textId="77777777" w:rsidR="00A1675C" w:rsidRDefault="00000000">
      <w:pPr>
        <w:ind w:firstLine="432"/>
      </w:pPr>
      <w:r>
        <w:rPr>
          <w:rFonts w:eastAsia="Georgia"/>
        </w:rPr>
        <w:t>Weinstein picked up his pen. He wrote the final equation. Then he looked at it.</w:t>
      </w:r>
    </w:p>
    <w:p w14:paraId="20AE9AD7" w14:textId="77777777" w:rsidR="00A1675C" w:rsidRDefault="00000000">
      <w:pPr>
        <w:ind w:firstLine="432"/>
      </w:pPr>
      <w:r>
        <w:rPr>
          <w:rFonts w:eastAsia="Georgia"/>
        </w:rPr>
        <w:t>It was not a new equation. That was the point. The Einstein field equations were already there.</w:t>
      </w:r>
    </w:p>
    <w:p w14:paraId="6576F854" w14:textId="77777777" w:rsidR="00A1675C" w:rsidRDefault="00000000">
      <w:pPr>
        <w:ind w:firstLine="432"/>
      </w:pPr>
      <w:r>
        <w:rPr>
          <w:rFonts w:eastAsia="Georgia"/>
        </w:rPr>
        <w:t>The breakthrough was understanding what they meant. General Relativity was not merely a theory of gravity. It was a theory in which spacetime itself was dynamical.</w:t>
      </w:r>
    </w:p>
    <w:p w14:paraId="2021A0A2" w14:textId="77777777" w:rsidR="00A1675C" w:rsidRDefault="00000000">
      <w:pPr>
        <w:ind w:firstLine="432"/>
      </w:pPr>
      <w:r>
        <w:rPr>
          <w:rFonts w:eastAsia="Georgia"/>
        </w:rPr>
        <w:t>And if the deeper theory eventually explained where that spacetime came from, General Relativity would remain exactly what it had always been: the extraordinarily successful macroscopic description of a deeper reality. Weinstein gently smiled.</w:t>
      </w:r>
    </w:p>
    <w:p w14:paraId="451C32D4" w14:textId="77777777" w:rsidR="00A1675C" w:rsidRDefault="00000000">
      <w:pPr>
        <w:spacing w:before="40" w:after="120"/>
      </w:pPr>
      <w:r>
        <w:rPr>
          <w:rFonts w:eastAsia="Georgia"/>
        </w:rPr>
        <w:t>"Well, Sherlock."</w:t>
      </w:r>
    </w:p>
    <w:p w14:paraId="65D6CFE5" w14:textId="77777777" w:rsidR="00A1675C" w:rsidRDefault="00000000">
      <w:pPr>
        <w:spacing w:before="40" w:after="120"/>
      </w:pPr>
      <w:r>
        <w:rPr>
          <w:rFonts w:eastAsia="Georgia"/>
        </w:rPr>
        <w:t>"Yes?"</w:t>
      </w:r>
    </w:p>
    <w:p w14:paraId="7CF27F12" w14:textId="77777777" w:rsidR="00A1675C" w:rsidRDefault="00000000">
      <w:pPr>
        <w:spacing w:before="40" w:after="120"/>
      </w:pPr>
      <w:r>
        <w:rPr>
          <w:rFonts w:eastAsia="Georgia"/>
        </w:rPr>
        <w:t>"I think we've finished."</w:t>
      </w:r>
    </w:p>
    <w:p w14:paraId="7E01D18B" w14:textId="77777777" w:rsidR="00A1675C" w:rsidRDefault="00000000">
      <w:pPr>
        <w:spacing w:before="40" w:after="120"/>
      </w:pPr>
      <w:r>
        <w:rPr>
          <w:rFonts w:eastAsia="Georgia"/>
        </w:rPr>
        <w:t>Sherlock replied:</w:t>
      </w:r>
    </w:p>
    <w:p w14:paraId="26D0B304" w14:textId="77777777" w:rsidR="00A1675C" w:rsidRDefault="00000000">
      <w:pPr>
        <w:spacing w:before="40" w:after="120"/>
      </w:pPr>
      <w:r>
        <w:rPr>
          <w:rFonts w:eastAsia="Georgia"/>
        </w:rPr>
        <w:t>"No."</w:t>
      </w:r>
    </w:p>
    <w:p w14:paraId="2F705B20" w14:textId="77777777" w:rsidR="00A1675C" w:rsidRDefault="00000000">
      <w:pPr>
        <w:ind w:firstLine="432"/>
      </w:pPr>
      <w:r>
        <w:rPr>
          <w:rFonts w:eastAsia="Georgia"/>
        </w:rPr>
        <w:t>Weinstein raised an eyebrow.</w:t>
      </w:r>
    </w:p>
    <w:p w14:paraId="046496B9" w14:textId="77777777" w:rsidR="00A1675C" w:rsidRDefault="00000000">
      <w:pPr>
        <w:spacing w:before="40" w:after="120"/>
      </w:pPr>
      <w:r>
        <w:rPr>
          <w:rFonts w:eastAsia="Georgia"/>
        </w:rPr>
        <w:t>"What now?"</w:t>
      </w:r>
    </w:p>
    <w:p w14:paraId="21F6DE3F" w14:textId="77777777" w:rsidR="00A1675C" w:rsidRDefault="00000000">
      <w:pPr>
        <w:spacing w:before="40" w:after="120"/>
      </w:pPr>
      <w:r>
        <w:rPr>
          <w:rFonts w:eastAsia="Georgia"/>
        </w:rPr>
        <w:t>"The sequel."</w:t>
      </w:r>
    </w:p>
    <w:p w14:paraId="16B8E2B8" w14:textId="77777777" w:rsidR="00A1675C" w:rsidRDefault="00000000">
      <w:pPr>
        <w:ind w:firstLine="432"/>
      </w:pPr>
      <w:r>
        <w:rPr>
          <w:rFonts w:eastAsia="Georgia"/>
        </w:rPr>
        <w:t>Weinstein intensely stared intently at the wall.</w:t>
      </w:r>
    </w:p>
    <w:p w14:paraId="4DDE596D" w14:textId="77777777" w:rsidR="00A1675C" w:rsidRDefault="00000000">
      <w:pPr>
        <w:spacing w:before="40" w:after="120"/>
      </w:pPr>
      <w:r>
        <w:rPr>
          <w:rFonts w:eastAsia="Georgia"/>
        </w:rPr>
        <w:t>"Of course."</w:t>
      </w:r>
    </w:p>
    <w:p w14:paraId="6619875B" w14:textId="213DB59B" w:rsidR="00A1675C" w:rsidRDefault="00000000">
      <w:pPr>
        <w:ind w:firstLine="432"/>
      </w:pPr>
      <w:r>
        <w:rPr>
          <w:rFonts w:eastAsia="Georgia"/>
        </w:rPr>
        <w:t xml:space="preserve">And somewhere in London, </w:t>
      </w:r>
      <w:r w:rsidR="003434B6">
        <w:rPr>
          <w:rFonts w:eastAsia="Georgia"/>
        </w:rPr>
        <w:t>Penny</w:t>
      </w:r>
      <w:r>
        <w:rPr>
          <w:rFonts w:eastAsia="Georgia"/>
        </w:rPr>
        <w:t xml:space="preserve"> was taking the cucumber home. The cucumber had been purchased for personal use. Nobody cared to ask what sort of personal use.</w:t>
      </w:r>
    </w:p>
    <w:p w14:paraId="7C6AA950" w14:textId="77777777" w:rsidR="00A1675C" w:rsidRDefault="00000000">
      <w:pPr>
        <w:ind w:firstLine="432"/>
      </w:pPr>
      <w:r>
        <w:rPr>
          <w:rFonts w:eastAsia="Georgia"/>
        </w:rPr>
        <w:t>Some questions are better left beyond the blanket. The universe, meanwhile, continued to curve. As it had every right to.</w:t>
      </w:r>
    </w:p>
    <w:p w14:paraId="22EE5A8D" w14:textId="77777777" w:rsidR="00A1675C" w:rsidRDefault="00000000">
      <w:pPr>
        <w:ind w:firstLine="432"/>
      </w:pPr>
      <w:r>
        <w:rPr>
          <w:rFonts w:eastAsia="Georgia"/>
        </w:rPr>
        <w:t>Obviously.</w:t>
      </w:r>
    </w:p>
    <w:p w14:paraId="2D1489B2" w14:textId="77777777" w:rsidR="00A1675C" w:rsidRDefault="00000000">
      <w:pPr>
        <w:spacing w:before="480" w:after="240"/>
        <w:jc w:val="center"/>
      </w:pPr>
      <w:r>
        <w:rPr>
          <w:rFonts w:eastAsia="Georgia"/>
          <w:b/>
          <w:sz w:val="32"/>
        </w:rPr>
        <w:t>Epilogue</w:t>
      </w:r>
    </w:p>
    <w:p w14:paraId="07F34D88" w14:textId="447B5D0E" w:rsidR="00A1675C" w:rsidRDefault="00000000">
      <w:pPr>
        <w:spacing w:before="240"/>
        <w:jc w:val="center"/>
      </w:pPr>
      <w:r>
        <w:rPr>
          <w:rFonts w:eastAsia="Georgia"/>
          <w:b/>
          <w:sz w:val="28"/>
        </w:rPr>
        <w:t xml:space="preserve">In Which the </w:t>
      </w:r>
      <w:r w:rsidR="00C86E0C">
        <w:rPr>
          <w:rFonts w:eastAsia="Georgia"/>
          <w:b/>
          <w:sz w:val="28"/>
        </w:rPr>
        <w:t>Rlativistic Investigation Bureau</w:t>
      </w:r>
      <w:r>
        <w:rPr>
          <w:rFonts w:eastAsia="Georgia"/>
          <w:b/>
          <w:sz w:val="28"/>
        </w:rPr>
        <w:t xml:space="preserve"> Discovers That Solving One Mystery Is Merely an Invitation to Acquire Another</w:t>
      </w:r>
    </w:p>
    <w:p w14:paraId="1BF2020C" w14:textId="77777777" w:rsidR="00A1675C" w:rsidRDefault="00000000">
      <w:pPr>
        <w:ind w:firstLine="432"/>
      </w:pPr>
      <w:r>
        <w:rPr>
          <w:rFonts w:eastAsia="Georgia"/>
        </w:rPr>
        <w:t>The Bureau had solved the murder. This was the good news. The bad news was that the murder had never actually happened.</w:t>
      </w:r>
    </w:p>
    <w:p w14:paraId="2E453D35" w14:textId="77777777" w:rsidR="00A1675C" w:rsidRDefault="00000000">
      <w:pPr>
        <w:ind w:firstLine="432"/>
      </w:pPr>
      <w:r>
        <w:rPr>
          <w:rFonts w:eastAsia="Georgia"/>
        </w:rPr>
        <w:t>Derek Gent found this distinction less reassuring than the others did.</w:t>
      </w:r>
    </w:p>
    <w:p w14:paraId="3149F298" w14:textId="77777777" w:rsidR="00A1675C" w:rsidRDefault="00000000">
      <w:pPr>
        <w:spacing w:before="40" w:after="120"/>
      </w:pPr>
      <w:r>
        <w:rPr>
          <w:rFonts w:eastAsia="Georgia"/>
        </w:rPr>
        <w:t>The clocks had been explained.</w:t>
      </w:r>
    </w:p>
    <w:p w14:paraId="7CEC90F9" w14:textId="77777777" w:rsidR="00A1675C" w:rsidRDefault="00000000">
      <w:pPr>
        <w:ind w:firstLine="432"/>
      </w:pPr>
      <w:r>
        <w:rPr>
          <w:rFonts w:eastAsia="Georgia"/>
        </w:rPr>
        <w:t>the mysterious empty train had been investigated. The corridor had been counted several times, with results that depended alarmingly on who was doing the counting. The cucumber had been measured, discussed and, for reasons nobody could later justify, purchased again.</w:t>
      </w:r>
    </w:p>
    <w:p w14:paraId="1A82A5E8" w14:textId="77777777" w:rsidR="00A1675C" w:rsidRDefault="00000000">
      <w:pPr>
        <w:ind w:firstLine="432"/>
      </w:pPr>
      <w:r>
        <w:rPr>
          <w:rFonts w:eastAsia="Georgia"/>
        </w:rPr>
        <w:t>Even the dolphin had contributed. The appendix had done its best to make all of this sound respectable. It had nearly succeeded.</w:t>
      </w:r>
    </w:p>
    <w:p w14:paraId="21237C17" w14:textId="77777777" w:rsidR="00A1675C" w:rsidRDefault="00000000">
      <w:pPr>
        <w:ind w:firstLine="432"/>
      </w:pPr>
      <w:r>
        <w:rPr>
          <w:rFonts w:eastAsia="Georgia"/>
        </w:rPr>
        <w:t>Derek therefore allowed himself one dangerous thought. Perhaps it was over. He was standing in the Bureau that evening when the brass clock appeared on his desk.</w:t>
      </w:r>
    </w:p>
    <w:p w14:paraId="695C4AC8" w14:textId="77777777" w:rsidR="00A1675C" w:rsidRDefault="00000000">
      <w:pPr>
        <w:ind w:firstLine="432"/>
      </w:pPr>
      <w:r>
        <w:rPr>
          <w:rFonts w:eastAsia="Georgia"/>
        </w:rPr>
        <w:t>It read 11:17. Derek looked at Penny. Penny looked at the clock.</w:t>
      </w:r>
    </w:p>
    <w:p w14:paraId="14ADBEFD" w14:textId="77777777" w:rsidR="00A1675C" w:rsidRDefault="00000000">
      <w:pPr>
        <w:ind w:firstLine="432"/>
      </w:pPr>
      <w:r>
        <w:rPr>
          <w:rFonts w:eastAsia="Georgia"/>
        </w:rPr>
        <w:t>Trevor quietly looked under the old desk, apparently on the theory that a strange clock capable of appearing on a desk might also be capable of appearing underneath it. Weinstein looked at nobody. He was staring at a sheet of paper.</w:t>
      </w:r>
    </w:p>
    <w:p w14:paraId="6884ABB3" w14:textId="1DD3F3AA" w:rsidR="00A1675C" w:rsidRDefault="00000000">
      <w:pPr>
        <w:ind w:firstLine="432"/>
      </w:pPr>
      <w:r>
        <w:rPr>
          <w:rFonts w:eastAsia="Georgia"/>
        </w:rPr>
        <w:t xml:space="preserve">It had not been there a moment earlier. At the top was </w:t>
      </w:r>
      <w:r w:rsidR="00C86E0C">
        <w:rPr>
          <w:rFonts w:eastAsia="Georgia"/>
        </w:rPr>
        <w:t xml:space="preserve">the familiar </w:t>
      </w:r>
      <w:r>
        <w:rPr>
          <w:rFonts w:eastAsia="Georgia"/>
        </w:rPr>
        <w:t>heading</w:t>
      </w:r>
      <w:r w:rsidR="00C86E0C">
        <w:rPr>
          <w:rFonts w:eastAsia="Georgia"/>
        </w:rPr>
        <w:t>:</w:t>
      </w:r>
    </w:p>
    <w:p w14:paraId="44BBF048" w14:textId="77777777" w:rsidR="00A1675C" w:rsidRDefault="00000000">
      <w:pPr>
        <w:spacing w:before="200" w:after="120"/>
        <w:jc w:val="center"/>
      </w:pPr>
      <w:r>
        <w:rPr>
          <w:rFonts w:eastAsia="Georgia"/>
          <w:b/>
          <w:sz w:val="24"/>
        </w:rPr>
        <w:t>RELATIVISTIC INVESTIGATION BUREAU.</w:t>
      </w:r>
    </w:p>
    <w:p w14:paraId="78FDD677" w14:textId="2FE649A5" w:rsidR="00A1675C" w:rsidRDefault="00000000">
      <w:pPr>
        <w:ind w:firstLine="432"/>
      </w:pPr>
      <w:r>
        <w:rPr>
          <w:rFonts w:eastAsia="Georgia"/>
        </w:rPr>
        <w:t xml:space="preserve">Underneath it were </w:t>
      </w:r>
      <w:r w:rsidR="00C86E0C">
        <w:rPr>
          <w:rFonts w:eastAsia="Georgia"/>
        </w:rPr>
        <w:t xml:space="preserve">written </w:t>
      </w:r>
      <w:r>
        <w:rPr>
          <w:rFonts w:eastAsia="Georgia"/>
        </w:rPr>
        <w:t>four words</w:t>
      </w:r>
      <w:r w:rsidR="00C86E0C">
        <w:rPr>
          <w:rFonts w:eastAsia="Georgia"/>
        </w:rPr>
        <w:t>:</w:t>
      </w:r>
    </w:p>
    <w:p w14:paraId="3D198B0B" w14:textId="77777777" w:rsidR="00A1675C" w:rsidRDefault="00000000">
      <w:pPr>
        <w:spacing w:before="200" w:after="120"/>
        <w:jc w:val="center"/>
      </w:pPr>
      <w:r>
        <w:rPr>
          <w:rFonts w:eastAsia="Georgia"/>
          <w:b/>
          <w:sz w:val="24"/>
        </w:rPr>
        <w:t>CASE STATUS: NOT YET OCCURRED.</w:t>
      </w:r>
    </w:p>
    <w:p w14:paraId="17F7E98F" w14:textId="77777777" w:rsidR="00A1675C" w:rsidRDefault="00000000">
      <w:pPr>
        <w:ind w:firstLine="432"/>
      </w:pPr>
      <w:r>
        <w:rPr>
          <w:rFonts w:eastAsia="Georgia"/>
        </w:rPr>
        <w:t>Derek deeply frowned. Below the heading was a date. Tomorrow.</w:t>
      </w:r>
    </w:p>
    <w:p w14:paraId="1CC7CE25" w14:textId="77777777" w:rsidR="00A1675C" w:rsidRDefault="00000000">
      <w:pPr>
        <w:ind w:firstLine="432"/>
      </w:pPr>
      <w:r>
        <w:rPr>
          <w:rFonts w:eastAsia="Georgia"/>
        </w:rPr>
        <w:t>Below the date was a location.</w:t>
      </w:r>
    </w:p>
    <w:p w14:paraId="383C27F3" w14:textId="77777777" w:rsidR="00A1675C" w:rsidRDefault="00000000">
      <w:pPr>
        <w:spacing w:before="200" w:after="120"/>
        <w:jc w:val="center"/>
      </w:pPr>
      <w:r>
        <w:rPr>
          <w:rFonts w:eastAsia="Georgia"/>
          <w:b/>
          <w:sz w:val="24"/>
        </w:rPr>
        <w:t>A railway station that did not exist.</w:t>
      </w:r>
    </w:p>
    <w:p w14:paraId="76D56C31" w14:textId="77777777" w:rsidR="00A1675C" w:rsidRDefault="00000000">
      <w:pPr>
        <w:ind w:firstLine="432"/>
      </w:pPr>
      <w:r>
        <w:rPr>
          <w:rFonts w:eastAsia="Georgia"/>
        </w:rPr>
        <w:t>Below the location was a final line.</w:t>
      </w:r>
    </w:p>
    <w:p w14:paraId="74A4889C" w14:textId="77777777" w:rsidR="00A1675C" w:rsidRDefault="00000000">
      <w:pPr>
        <w:spacing w:before="200" w:after="120"/>
        <w:jc w:val="center"/>
      </w:pPr>
      <w:r>
        <w:rPr>
          <w:rFonts w:eastAsia="Georgia"/>
          <w:b/>
          <w:sz w:val="24"/>
        </w:rPr>
        <w:t>DO NOT ALLOW Derek Gent TO BOARD the mysterious strange train.</w:t>
      </w:r>
    </w:p>
    <w:p w14:paraId="6719CFC4" w14:textId="77777777" w:rsidR="00A1675C" w:rsidRDefault="00000000">
      <w:pPr>
        <w:ind w:firstLine="432"/>
      </w:pPr>
      <w:r>
        <w:rPr>
          <w:rFonts w:eastAsia="Georgia"/>
        </w:rPr>
        <w:t>There was a long silence. Trevor eventually looked up.</w:t>
      </w:r>
    </w:p>
    <w:p w14:paraId="64447F39" w14:textId="77777777" w:rsidR="00A1675C" w:rsidRDefault="00000000">
      <w:pPr>
        <w:spacing w:before="40" w:after="120"/>
      </w:pPr>
      <w:r>
        <w:rPr>
          <w:rFonts w:eastAsia="Georgia"/>
        </w:rPr>
        <w:t>“That seems quite specific.”</w:t>
      </w:r>
    </w:p>
    <w:p w14:paraId="32D19290" w14:textId="77777777" w:rsidR="00A1675C" w:rsidRDefault="00000000">
      <w:pPr>
        <w:ind w:firstLine="432"/>
      </w:pPr>
      <w:r>
        <w:rPr>
          <w:rFonts w:eastAsia="Georgia"/>
        </w:rPr>
        <w:t>Penny quietly nodded.</w:t>
      </w:r>
    </w:p>
    <w:p w14:paraId="2CF06486" w14:textId="77777777" w:rsidR="00A1675C" w:rsidRDefault="00000000">
      <w:pPr>
        <w:spacing w:before="40" w:after="120"/>
      </w:pPr>
      <w:r>
        <w:rPr>
          <w:rFonts w:eastAsia="Georgia"/>
        </w:rPr>
        <w:t>“Yes.”</w:t>
      </w:r>
    </w:p>
    <w:p w14:paraId="1D4D23BA" w14:textId="77777777" w:rsidR="00A1675C" w:rsidRDefault="00000000">
      <w:pPr>
        <w:ind w:firstLine="432"/>
      </w:pPr>
      <w:r>
        <w:rPr>
          <w:rFonts w:eastAsia="Georgia"/>
        </w:rPr>
        <w:t>Derek picked up the paper. On the back was another strange message. PLEASE NOTE: THE PREVIOUS WARNING WAS SENT TOO LATE.</w:t>
      </w:r>
    </w:p>
    <w:p w14:paraId="33604F24" w14:textId="77777777" w:rsidR="00A1675C" w:rsidRDefault="00000000">
      <w:pPr>
        <w:ind w:firstLine="432"/>
      </w:pPr>
      <w:r>
        <w:rPr>
          <w:rFonts w:eastAsia="Georgia"/>
        </w:rPr>
        <w:t>Derek turned the page over again. Nothing. Then the quiet office door opened.</w:t>
      </w:r>
    </w:p>
    <w:p w14:paraId="10C8F73E" w14:textId="77777777" w:rsidR="00A1675C" w:rsidRDefault="00000000">
      <w:pPr>
        <w:ind w:firstLine="432"/>
      </w:pPr>
      <w:r>
        <w:rPr>
          <w:rFonts w:eastAsia="Georgia"/>
        </w:rPr>
        <w:t>No one was standing there. Beyond the doorway was a railway platform. There had never been a railway platform there.</w:t>
      </w:r>
    </w:p>
    <w:p w14:paraId="08C1ACDD" w14:textId="77777777" w:rsidR="00A1675C" w:rsidRDefault="00000000">
      <w:pPr>
        <w:ind w:firstLine="432"/>
      </w:pPr>
      <w:r>
        <w:rPr>
          <w:rFonts w:eastAsia="Georgia"/>
        </w:rPr>
        <w:t>a distant train waited in the darkness. Its destination board displayed one word.</w:t>
      </w:r>
    </w:p>
    <w:p w14:paraId="09115BA0" w14:textId="77777777" w:rsidR="00A1675C" w:rsidRDefault="00000000">
      <w:pPr>
        <w:spacing w:before="200" w:after="120"/>
        <w:jc w:val="center"/>
      </w:pPr>
      <w:r>
        <w:rPr>
          <w:rFonts w:eastAsia="Georgia"/>
          <w:b/>
          <w:sz w:val="24"/>
        </w:rPr>
        <w:t>YESTERDAY.</w:t>
      </w:r>
    </w:p>
    <w:p w14:paraId="79F4CB95" w14:textId="77777777" w:rsidR="00A1675C" w:rsidRDefault="00000000">
      <w:pPr>
        <w:ind w:firstLine="432"/>
      </w:pPr>
      <w:r>
        <w:rPr>
          <w:rFonts w:eastAsia="Georgia"/>
        </w:rPr>
        <w:t>Penny smiled. It was not a reassuring smile.</w:t>
      </w:r>
    </w:p>
    <w:p w14:paraId="3F3317C1" w14:textId="77777777" w:rsidR="00A1675C" w:rsidRDefault="00000000">
      <w:pPr>
        <w:spacing w:before="40" w:after="120"/>
      </w:pPr>
      <w:r>
        <w:rPr>
          <w:rFonts w:eastAsia="Georgia"/>
        </w:rPr>
        <w:t>“Well,” she observed, “that saves us the trouble of finding the station.”</w:t>
      </w:r>
    </w:p>
    <w:p w14:paraId="26230E13" w14:textId="77777777" w:rsidR="00A1675C" w:rsidRDefault="00000000">
      <w:pPr>
        <w:ind w:firstLine="432"/>
      </w:pPr>
      <w:r>
        <w:rPr>
          <w:rFonts w:eastAsia="Georgia"/>
        </w:rPr>
        <w:t>Derek looked at the mysterious distant train. Then at the silent clock. 11:17.</w:t>
      </w:r>
    </w:p>
    <w:p w14:paraId="29DFA2E7" w14:textId="77777777" w:rsidR="00A1675C" w:rsidRDefault="00000000">
      <w:pPr>
        <w:ind w:firstLine="432"/>
      </w:pPr>
      <w:r>
        <w:rPr>
          <w:rFonts w:eastAsia="Georgia"/>
        </w:rPr>
        <w:t>Then at the warning. He put the paper in his pocket.</w:t>
      </w:r>
    </w:p>
    <w:p w14:paraId="03795402" w14:textId="77777777" w:rsidR="00A1675C" w:rsidRDefault="00000000">
      <w:pPr>
        <w:spacing w:before="40" w:after="120"/>
      </w:pPr>
      <w:r>
        <w:rPr>
          <w:rFonts w:eastAsia="Georgia"/>
        </w:rPr>
        <w:t>“Nobody boards that train.”</w:t>
      </w:r>
    </w:p>
    <w:p w14:paraId="60988D44" w14:textId="77777777" w:rsidR="00A1675C" w:rsidRDefault="00000000">
      <w:pPr>
        <w:ind w:firstLine="432"/>
      </w:pPr>
      <w:r>
        <w:rPr>
          <w:rFonts w:eastAsia="Georgia"/>
        </w:rPr>
        <w:t>From somewhere inside the carriage came three soft knocks. Knock. Knock.</w:t>
      </w:r>
    </w:p>
    <w:p w14:paraId="577060EA" w14:textId="77777777" w:rsidR="00A1675C" w:rsidRDefault="00000000">
      <w:pPr>
        <w:ind w:firstLine="432"/>
      </w:pPr>
      <w:r>
        <w:rPr>
          <w:rFonts w:eastAsia="Georgia"/>
        </w:rPr>
        <w:t>Knock. A voice followed.</w:t>
      </w:r>
    </w:p>
    <w:p w14:paraId="0D42CA7A" w14:textId="77777777" w:rsidR="00A1675C" w:rsidRDefault="00000000">
      <w:pPr>
        <w:spacing w:before="40" w:after="120"/>
      </w:pPr>
      <w:r>
        <w:rPr>
          <w:rFonts w:eastAsia="Georgia"/>
        </w:rPr>
        <w:t>“Derek?”</w:t>
      </w:r>
    </w:p>
    <w:p w14:paraId="565E5926" w14:textId="77777777" w:rsidR="00A1675C" w:rsidRDefault="00000000">
      <w:pPr>
        <w:ind w:firstLine="432"/>
      </w:pPr>
      <w:r>
        <w:rPr>
          <w:rFonts w:eastAsia="Georgia"/>
        </w:rPr>
        <w:t>Derek went very still. It was his own voice.</w:t>
      </w:r>
    </w:p>
    <w:p w14:paraId="7C8EF4CC" w14:textId="77777777" w:rsidR="00A1675C" w:rsidRDefault="00000000">
      <w:pPr>
        <w:spacing w:before="40" w:after="120"/>
      </w:pPr>
      <w:r>
        <w:rPr>
          <w:rFonts w:eastAsia="Georgia"/>
        </w:rPr>
        <w:t>“Yes?”</w:t>
      </w:r>
    </w:p>
    <w:p w14:paraId="135228D4" w14:textId="77777777" w:rsidR="00A1675C" w:rsidRDefault="00000000">
      <w:pPr>
        <w:ind w:firstLine="432"/>
      </w:pPr>
      <w:r>
        <w:rPr>
          <w:rFonts w:eastAsia="Georgia"/>
        </w:rPr>
        <w:t>The voice from the mysterious train called back.</w:t>
      </w:r>
    </w:p>
    <w:p w14:paraId="51F50416" w14:textId="77777777" w:rsidR="00A1675C" w:rsidRDefault="00000000">
      <w:pPr>
        <w:spacing w:before="40" w:after="120"/>
      </w:pPr>
      <w:r>
        <w:rPr>
          <w:rFonts w:eastAsia="Georgia"/>
        </w:rPr>
        <w:t>“Whatever you do, do not open the door.”</w:t>
      </w:r>
    </w:p>
    <w:p w14:paraId="3FAAAD3D" w14:textId="77777777" w:rsidR="00A1675C" w:rsidRDefault="00000000">
      <w:pPr>
        <w:ind w:firstLine="432"/>
      </w:pPr>
      <w:r>
        <w:rPr>
          <w:rFonts w:eastAsia="Georgia"/>
        </w:rPr>
        <w:t>Derek sharply stared at the carriage door. Penny stared at Derek.</w:t>
      </w:r>
    </w:p>
    <w:p w14:paraId="11C4D08F" w14:textId="77777777" w:rsidR="00A1675C" w:rsidRDefault="00000000">
      <w:pPr>
        <w:spacing w:before="40" w:after="120"/>
      </w:pPr>
      <w:r>
        <w:rPr>
          <w:rFonts w:eastAsia="Georgia"/>
        </w:rPr>
        <w:t>Trevor whispered something about taking up accounting.</w:t>
      </w:r>
    </w:p>
    <w:p w14:paraId="4681B7CB" w14:textId="77777777" w:rsidR="00A1675C" w:rsidRDefault="00000000">
      <w:pPr>
        <w:ind w:firstLine="432"/>
      </w:pPr>
      <w:r>
        <w:rPr>
          <w:rFonts w:eastAsia="Georgia"/>
        </w:rPr>
        <w:t>And somewhere, far beyond the cold platform, Sherlock the dolphin began thinking about tensors. The universe continued expanding. The train continued waiting.</w:t>
      </w:r>
    </w:p>
    <w:p w14:paraId="7974C946" w14:textId="77777777" w:rsidR="00A1675C" w:rsidRDefault="00000000">
      <w:pPr>
        <w:ind w:firstLine="432"/>
      </w:pPr>
      <w:r>
        <w:rPr>
          <w:rFonts w:eastAsia="Georgia"/>
        </w:rPr>
        <w:t>the silent clock remained at 11:17. And Derek Gent, who had spent an entire book trying to discover what had happened, was finally confronted with the much more dangerous question. What happens next?</w:t>
      </w:r>
    </w:p>
    <w:p w14:paraId="105A7D2A" w14:textId="77777777" w:rsidR="00A1675C" w:rsidRDefault="00000000">
      <w:pPr>
        <w:ind w:firstLine="432"/>
      </w:pPr>
      <w:r>
        <w:rPr>
          <w:rFonts w:eastAsia="Georgia"/>
        </w:rPr>
        <w:t>Unfortunately, the universe had already filed the answer. It was marked: ALLEGEDLY. To be continued.</w:t>
      </w:r>
    </w:p>
    <w:p w14:paraId="7A807C1C" w14:textId="77777777" w:rsidR="00A1675C" w:rsidRDefault="00000000">
      <w:pPr>
        <w:spacing w:before="480" w:after="240"/>
        <w:jc w:val="center"/>
      </w:pPr>
      <w:r>
        <w:rPr>
          <w:rFonts w:eastAsia="Georgia"/>
          <w:b/>
          <w:sz w:val="32"/>
        </w:rPr>
        <w:t>Appendix — The Physics, Apparently</w:t>
      </w:r>
    </w:p>
    <w:p w14:paraId="2E2645CB" w14:textId="77777777" w:rsidR="00A1675C" w:rsidRDefault="00000000">
      <w:pPr>
        <w:spacing w:before="200" w:after="120"/>
        <w:jc w:val="center"/>
      </w:pPr>
      <w:r>
        <w:rPr>
          <w:rFonts w:eastAsia="Georgia"/>
          <w:b/>
          <w:sz w:val="24"/>
        </w:rPr>
        <w:t>A Completely Respectable Explanation of What Has Just Happened</w:t>
      </w:r>
    </w:p>
    <w:p w14:paraId="0D504DE6" w14:textId="77777777" w:rsidR="00A1675C" w:rsidRDefault="00000000">
      <w:pPr>
        <w:spacing w:before="200" w:after="120"/>
        <w:jc w:val="center"/>
      </w:pPr>
      <w:r>
        <w:rPr>
          <w:rFonts w:eastAsia="Georgia"/>
          <w:b/>
          <w:sz w:val="24"/>
        </w:rPr>
        <w:t>A Completely Respectable Explanation of What Has Just Happened</w:t>
      </w:r>
    </w:p>
    <w:p w14:paraId="5CC9192A" w14:textId="77777777" w:rsidR="00A1675C" w:rsidRDefault="00000000">
      <w:pPr>
        <w:ind w:firstLine="432"/>
      </w:pPr>
      <w:r>
        <w:rPr>
          <w:rFonts w:eastAsia="Georgia"/>
        </w:rPr>
        <w:t>By now you have encountered clocks that disagree, trains that arrive before they leave, corridors that acquire extra doors, cold rain that occasionally develops opinions, cucumbers, holograms, singularities, dolphins, and a man who apparently exists in more than one place. You may reasonably be wondering whether any of this has anything whatsoever to do with physics. Annoyingly, quite a lot of it does.</w:t>
      </w:r>
    </w:p>
    <w:p w14:paraId="29D74B55" w14:textId="77777777" w:rsidR="00A1675C" w:rsidRDefault="00000000">
      <w:pPr>
        <w:ind w:firstLine="432"/>
      </w:pPr>
      <w:r>
        <w:rPr>
          <w:rFonts w:eastAsia="Georgia"/>
        </w:rPr>
        <w:t>The purpose of this appendix is not merely to tell you what the characters were talking about. It is to leave you able to explain the central ideas yourself. Each chapter therefore does four things. First, it states the idea in ordinary language.</w:t>
      </w:r>
    </w:p>
    <w:p w14:paraId="4371C502" w14:textId="77777777" w:rsidR="00A1675C" w:rsidRDefault="00000000">
      <w:pPr>
        <w:ind w:firstLine="432"/>
      </w:pPr>
      <w:r>
        <w:rPr>
          <w:rFonts w:eastAsia="Georgia"/>
        </w:rPr>
        <w:t>Second, it gives you the physics underneath the joke. Third, it points out the most tempting way to misunderstand it. Fourth, it gives you a tiny test. If you can answer that test, you have learned something rather than merely survived it.</w:t>
      </w:r>
    </w:p>
    <w:p w14:paraId="7E9FC25A" w14:textId="77777777" w:rsidR="00A1675C" w:rsidRDefault="00000000">
      <w:pPr>
        <w:ind w:firstLine="432"/>
      </w:pPr>
      <w:r>
        <w:rPr>
          <w:rFonts w:eastAsia="Georgia"/>
        </w:rPr>
        <w:t>You do not need university-level mathematics to understand the central ideas. You need arithmetic. A little algebra.</w:t>
      </w:r>
    </w:p>
    <w:p w14:paraId="51EFF4B9" w14:textId="77777777" w:rsidR="00A1675C" w:rsidRDefault="00000000">
      <w:pPr>
        <w:ind w:firstLine="432"/>
      </w:pPr>
      <w:r>
        <w:rPr>
          <w:rFonts w:eastAsia="Georgia"/>
        </w:rPr>
        <w:t>A willingness to tolerate letters standing for things.</w:t>
      </w:r>
    </w:p>
    <w:p w14:paraId="7D8C4B20" w14:textId="77777777" w:rsidR="00A1675C" w:rsidRDefault="00000000">
      <w:pPr>
        <w:spacing w:before="40" w:after="120"/>
      </w:pPr>
      <w:r>
        <w:rPr>
          <w:rFonts w:eastAsia="Georgia"/>
        </w:rPr>
        <w:t>And the ability to accept that the universe does not care what you personally think "obviously" means.</w:t>
      </w:r>
    </w:p>
    <w:p w14:paraId="0A2AF660" w14:textId="77777777" w:rsidR="00A1675C" w:rsidRDefault="00000000">
      <w:pPr>
        <w:ind w:firstLine="432"/>
      </w:pPr>
      <w:r>
        <w:rPr>
          <w:rFonts w:eastAsia="Georgia"/>
        </w:rPr>
        <w:t>One useful rule will appear repeatedly: separate what an observer measures from what the theory requires is invariant. Another is even more important: when a metaphor helps you understand the physics, keep the metaphor. When the metaphor starts making predictions, throw it away. The cucumber, for example, is an excellent teacher.</w:t>
      </w:r>
    </w:p>
    <w:p w14:paraId="2D3A7C25" w14:textId="77777777" w:rsidR="00A1675C" w:rsidRDefault="00000000">
      <w:pPr>
        <w:ind w:firstLine="432"/>
      </w:pPr>
      <w:r>
        <w:rPr>
          <w:rFonts w:eastAsia="Georgia"/>
        </w:rPr>
        <w:t>It is not a peer-reviewed vegetable.</w:t>
      </w:r>
    </w:p>
    <w:p w14:paraId="37B964EB" w14:textId="77777777" w:rsidR="00A1675C" w:rsidRDefault="00000000">
      <w:pPr>
        <w:spacing w:before="480" w:after="240"/>
        <w:jc w:val="center"/>
      </w:pPr>
      <w:r>
        <w:rPr>
          <w:rFonts w:eastAsia="Georgia"/>
          <w:b/>
          <w:sz w:val="32"/>
        </w:rPr>
        <w:t>Chapter 1 — Special Relativity Begins by Being Rude</w:t>
      </w:r>
    </w:p>
    <w:p w14:paraId="5E615E2A" w14:textId="77777777" w:rsidR="00A1675C" w:rsidRDefault="00000000">
      <w:pPr>
        <w:ind w:firstLine="432"/>
      </w:pPr>
      <w:r>
        <w:rPr>
          <w:rFonts w:eastAsia="Georgia"/>
        </w:rPr>
        <w:t>The first thing to understand about Special Relativity is that it does not begin with the statement:</w:t>
      </w:r>
    </w:p>
    <w:p w14:paraId="58666672" w14:textId="77777777" w:rsidR="00A1675C" w:rsidRDefault="00000000">
      <w:pPr>
        <w:spacing w:before="40" w:after="120"/>
      </w:pPr>
      <w:r>
        <w:rPr>
          <w:rFonts w:eastAsia="Georgia"/>
        </w:rPr>
        <w:t>"Everything is relative."</w:t>
      </w:r>
    </w:p>
    <w:p w14:paraId="6B75008C" w14:textId="77777777" w:rsidR="00A1675C" w:rsidRDefault="00000000">
      <w:pPr>
        <w:ind w:firstLine="432"/>
      </w:pPr>
      <w:r>
        <w:rPr>
          <w:rFonts w:eastAsia="Georgia"/>
        </w:rPr>
        <w:t>That is a popular summary and is also rather misleading. Einstein's Special Relativity rests on two principles: The laws of physics are the same in all inertial reference frames.</w:t>
      </w:r>
    </w:p>
    <w:p w14:paraId="02A2F299" w14:textId="77777777" w:rsidR="00A1675C" w:rsidRDefault="00000000">
      <w:pPr>
        <w:ind w:firstLine="432"/>
      </w:pPr>
      <w:r>
        <w:rPr>
          <w:rFonts w:eastAsia="Georgia"/>
        </w:rPr>
        <w:t>The speed of light in vacuum is the same for all inertial observers. The second statement is the troublesome one. Suppose you are sitting on a distant train.</w:t>
      </w:r>
    </w:p>
    <w:p w14:paraId="40419540" w14:textId="77777777" w:rsidR="00A1675C" w:rsidRDefault="00000000">
      <w:pPr>
        <w:ind w:firstLine="432"/>
      </w:pPr>
      <w:r>
        <w:rPr>
          <w:rFonts w:eastAsia="Georgia"/>
        </w:rPr>
        <w:t>You throw a ball forward at 10 m/s. Someone standing on the platform sees the ball moving at roughly: empty train speed + 10 m/s.</w:t>
      </w:r>
    </w:p>
    <w:p w14:paraId="2F077E89" w14:textId="77777777" w:rsidR="00A1675C" w:rsidRDefault="00000000">
      <w:pPr>
        <w:ind w:firstLine="432"/>
      </w:pPr>
      <w:r>
        <w:rPr>
          <w:rFonts w:eastAsia="Georgia"/>
        </w:rPr>
        <w:t>Perfectly ordinary. Now replace the ball with light.</w:t>
      </w:r>
    </w:p>
    <w:p w14:paraId="4D8E26C9" w14:textId="77777777" w:rsidR="00A1675C" w:rsidRDefault="00000000">
      <w:pPr>
        <w:spacing w:before="40" w:after="120"/>
      </w:pPr>
      <w:r>
        <w:rPr>
          <w:rFonts w:eastAsia="Georgia"/>
        </w:rPr>
        <w:t>Classical intuition replied that the person on the platform should measure:</w:t>
      </w:r>
    </w:p>
    <w:p w14:paraId="6172BEC4" w14:textId="77777777" w:rsidR="00A1675C" w:rsidRDefault="00000000">
      <w:pPr>
        <w:ind w:firstLine="432"/>
      </w:pPr>
      <w:r>
        <w:rPr>
          <w:rFonts w:eastAsia="Georgia"/>
        </w:rPr>
        <w:t>speed of strange train + speed of light. Nature responds:</w:t>
      </w:r>
    </w:p>
    <w:p w14:paraId="0A0D4591" w14:textId="77777777" w:rsidR="00A1675C" w:rsidRDefault="00000000">
      <w:pPr>
        <w:spacing w:before="40" w:after="120"/>
      </w:pPr>
      <w:r>
        <w:rPr>
          <w:rFonts w:eastAsia="Georgia"/>
        </w:rPr>
        <w:t>No.</w:t>
      </w:r>
    </w:p>
    <w:p w14:paraId="3A326F6B" w14:textId="77777777" w:rsidR="00A1675C" w:rsidRDefault="00000000">
      <w:pPr>
        <w:ind w:firstLine="432"/>
      </w:pPr>
      <w:r>
        <w:rPr>
          <w:rFonts w:eastAsia="Georgia"/>
        </w:rPr>
        <w:t>The light still travels at exactly (c). This forces us to abandon the old assumptions about space and time. And that is where things become interesting.</w:t>
      </w:r>
    </w:p>
    <w:p w14:paraId="3BE92800" w14:textId="77777777" w:rsidR="00A1675C" w:rsidRDefault="00000000">
      <w:pPr>
        <w:spacing w:before="120" w:after="40"/>
        <w:ind w:left="360"/>
      </w:pPr>
      <w:r>
        <w:rPr>
          <w:rFonts w:eastAsia="Georgia"/>
          <w:i/>
          <w:sz w:val="20"/>
        </w:rPr>
        <w:t>Three things to keep</w:t>
      </w:r>
    </w:p>
    <w:p w14:paraId="7AB05074"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590B64C8" w14:textId="77777777" w:rsidR="00A1675C" w:rsidRDefault="00000000">
      <w:pPr>
        <w:spacing w:before="480" w:after="240"/>
        <w:jc w:val="center"/>
      </w:pPr>
      <w:r>
        <w:rPr>
          <w:rFonts w:eastAsia="Georgia"/>
          <w:b/>
          <w:sz w:val="32"/>
        </w:rPr>
        <w:t>Chapter 2 — Lorentz Finally Gets Involved</w:t>
      </w:r>
    </w:p>
    <w:p w14:paraId="25262333" w14:textId="77777777" w:rsidR="00A1675C" w:rsidRDefault="00000000">
      <w:pPr>
        <w:spacing w:before="120" w:after="40"/>
        <w:ind w:left="360"/>
      </w:pPr>
      <w:r>
        <w:rPr>
          <w:rFonts w:eastAsia="Georgia"/>
          <w:i/>
          <w:sz w:val="20"/>
        </w:rPr>
        <w:t>Three things to keep</w:t>
      </w:r>
    </w:p>
    <w:p w14:paraId="43212D80" w14:textId="77777777" w:rsidR="00A1675C" w:rsidRDefault="00000000">
      <w:pPr>
        <w:ind w:firstLine="432"/>
      </w:pPr>
      <w:r>
        <w:rPr>
          <w:rFonts w:eastAsia="Georgia"/>
        </w:rPr>
        <w:t>Keep this: Special Relativity starts with two postulates, and the constancy of light forces space and time to transform together. Common trap: ‘Relative’ does not mean ‘anything goes’. The spacetime interval and other invariant quantities remain the same. Quick test: If two inertial observers disagree about simultaneity, must one of their clocks be broken? No.</w:t>
      </w:r>
    </w:p>
    <w:p w14:paraId="6ADB5666" w14:textId="77777777" w:rsidR="00A1675C" w:rsidRDefault="00000000">
      <w:pPr>
        <w:spacing w:before="200" w:after="120"/>
        <w:jc w:val="center"/>
      </w:pPr>
      <w:r>
        <w:rPr>
          <w:rFonts w:eastAsia="Georgia"/>
          <w:b/>
          <w:sz w:val="24"/>
        </w:rPr>
        <w:t>The mathematical machinery connecting two inertial observers is the Lorentz transformation.</w:t>
      </w:r>
    </w:p>
    <w:p w14:paraId="7B8E6B28" w14:textId="77777777" w:rsidR="00A1675C" w:rsidRDefault="00000000">
      <w:pPr>
        <w:ind w:firstLine="432"/>
      </w:pPr>
      <w:r>
        <w:rPr>
          <w:rFonts w:eastAsia="Georgia"/>
        </w:rPr>
        <w:t>For motion along one spatial direction: x′ = γ(x − vt) and</w:t>
      </w:r>
    </w:p>
    <w:p w14:paraId="21B1D126" w14:textId="77777777" w:rsidR="00A1675C" w:rsidRPr="00B37FE2" w:rsidRDefault="00000000">
      <w:pPr>
        <w:ind w:firstLine="432"/>
        <w:rPr>
          <w:lang w:val="de-DE"/>
        </w:rPr>
      </w:pPr>
      <w:r w:rsidRPr="00B37FE2">
        <w:rPr>
          <w:rFonts w:eastAsia="Georgia"/>
          <w:lang w:val="de-DE"/>
        </w:rPr>
        <w:t xml:space="preserve">t′ = </w:t>
      </w:r>
      <w:r>
        <w:rPr>
          <w:rFonts w:eastAsia="Georgia"/>
        </w:rPr>
        <w:t>γ</w:t>
      </w:r>
      <w:r w:rsidRPr="00B37FE2">
        <w:rPr>
          <w:rFonts w:eastAsia="Georgia"/>
          <w:lang w:val="de-DE"/>
        </w:rPr>
        <w:t xml:space="preserve">(t − vx/c²) where </w:t>
      </w:r>
      <w:r>
        <w:rPr>
          <w:rFonts w:eastAsia="Georgia"/>
        </w:rPr>
        <w:t>γ</w:t>
      </w:r>
      <w:r w:rsidRPr="00B37FE2">
        <w:rPr>
          <w:rFonts w:eastAsia="Georgia"/>
          <w:lang w:val="de-DE"/>
        </w:rPr>
        <w:t xml:space="preserve"> = 1/√(1 − v²/c²)</w:t>
      </w:r>
    </w:p>
    <w:p w14:paraId="3DB15CC5" w14:textId="77777777" w:rsidR="00A1675C" w:rsidRDefault="00000000">
      <w:pPr>
        <w:ind w:firstLine="432"/>
      </w:pPr>
      <w:r>
        <w:rPr>
          <w:rFonts w:eastAsia="Georgia"/>
        </w:rPr>
        <w:t>Do not panic. γ is merely a number that becomes increasingly annoying as your speed approaches the speed of light. The important thing is that space and time transform together.</w:t>
      </w:r>
    </w:p>
    <w:p w14:paraId="5840D3B9" w14:textId="77777777" w:rsidR="00A1675C" w:rsidRDefault="00000000">
      <w:pPr>
        <w:ind w:firstLine="432"/>
      </w:pPr>
      <w:r>
        <w:rPr>
          <w:rFonts w:eastAsia="Georgia"/>
        </w:rPr>
        <w:t>This is why different observers can disagree about: distances, elapsed times,</w:t>
      </w:r>
    </w:p>
    <w:p w14:paraId="4A073819" w14:textId="77777777" w:rsidR="00A1675C" w:rsidRDefault="00000000">
      <w:pPr>
        <w:ind w:firstLine="432"/>
      </w:pPr>
      <w:r>
        <w:rPr>
          <w:rFonts w:eastAsia="Georgia"/>
        </w:rPr>
        <w:t>and whether two separated events happened simultaneously. They do not, however, disagree about everything. The quantity</w:t>
      </w:r>
    </w:p>
    <w:p w14:paraId="11FFF366" w14:textId="77777777" w:rsidR="00A1675C" w:rsidRDefault="00000000">
      <w:pPr>
        <w:ind w:firstLine="432"/>
      </w:pPr>
      <w:r>
        <w:rPr>
          <w:rFonts w:eastAsia="Georgia"/>
        </w:rPr>
        <w:t>s² = c²t² − x² − y² − z² is invariant. That means different observers can assign different coordinates to events while agreeing on the underlying spacetime interval.</w:t>
      </w:r>
    </w:p>
    <w:p w14:paraId="23293B24" w14:textId="77777777" w:rsidR="00A1675C" w:rsidRDefault="00000000">
      <w:pPr>
        <w:ind w:firstLine="432"/>
      </w:pPr>
      <w:r>
        <w:rPr>
          <w:rFonts w:eastAsia="Georgia"/>
        </w:rPr>
        <w:t>This is the first major lesson of relativity: Coordinates are not reality. They are descriptions of reality.</w:t>
      </w:r>
    </w:p>
    <w:p w14:paraId="7FCE988F" w14:textId="77777777" w:rsidR="00A1675C" w:rsidRDefault="00000000">
      <w:pPr>
        <w:ind w:firstLine="432"/>
      </w:pPr>
      <w:r>
        <w:rPr>
          <w:rFonts w:eastAsia="Georgia"/>
        </w:rPr>
        <w:t>And that distinction will become increasingly important.</w:t>
      </w:r>
    </w:p>
    <w:p w14:paraId="33BFA6E7" w14:textId="77777777" w:rsidR="00A1675C" w:rsidRDefault="00000000">
      <w:pPr>
        <w:spacing w:before="120" w:after="40"/>
        <w:ind w:left="360"/>
      </w:pPr>
      <w:r>
        <w:rPr>
          <w:rFonts w:eastAsia="Georgia"/>
          <w:i/>
          <w:sz w:val="20"/>
        </w:rPr>
        <w:t>Three things to keep</w:t>
      </w:r>
    </w:p>
    <w:p w14:paraId="5A72B69F"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7DD4CF45" w14:textId="77777777" w:rsidR="00A1675C" w:rsidRDefault="00000000">
      <w:pPr>
        <w:spacing w:before="480" w:after="240"/>
        <w:jc w:val="center"/>
      </w:pPr>
      <w:r>
        <w:rPr>
          <w:rFonts w:eastAsia="Georgia"/>
          <w:b/>
          <w:sz w:val="32"/>
        </w:rPr>
        <w:t>Chapter 3 — Enter General Relativity</w:t>
      </w:r>
    </w:p>
    <w:p w14:paraId="68207E47" w14:textId="77777777" w:rsidR="00A1675C" w:rsidRDefault="00000000">
      <w:pPr>
        <w:spacing w:before="120" w:after="40"/>
        <w:ind w:left="360"/>
      </w:pPr>
      <w:r>
        <w:rPr>
          <w:rFonts w:eastAsia="Georgia"/>
          <w:i/>
          <w:sz w:val="20"/>
        </w:rPr>
        <w:t>Three things to keep</w:t>
      </w:r>
    </w:p>
    <w:p w14:paraId="41995F81" w14:textId="77777777" w:rsidR="00A1675C" w:rsidRDefault="00000000">
      <w:pPr>
        <w:ind w:firstLine="432"/>
      </w:pPr>
      <w:r>
        <w:rPr>
          <w:rFonts w:eastAsia="Georgia"/>
        </w:rPr>
        <w:t>Keep this: Lorentz transformations tell you how space and time coordinates change between inertial frames. Common trap: Do not add velocities using the old Newtonian rule when speeds become a significant fraction of c. Quick test: What stays the same for all inertial observers? The speed of light in vacuum, and the spacetime interval between the same two events.</w:t>
      </w:r>
    </w:p>
    <w:p w14:paraId="33F1BF6A" w14:textId="77777777" w:rsidR="00A1675C" w:rsidRDefault="00000000">
      <w:pPr>
        <w:ind w:firstLine="432"/>
      </w:pPr>
      <w:r>
        <w:rPr>
          <w:rFonts w:eastAsia="Georgia"/>
        </w:rPr>
        <w:t>Special Relativity deals with inertial frames and flat spacetime. But gravity causes a problem. Einstein noticed something wonderfully simple:</w:t>
      </w:r>
    </w:p>
    <w:p w14:paraId="5C492065" w14:textId="77777777" w:rsidR="00A1675C" w:rsidRDefault="00000000">
      <w:pPr>
        <w:ind w:firstLine="432"/>
      </w:pPr>
      <w:r>
        <w:rPr>
          <w:rFonts w:eastAsia="Georgia"/>
        </w:rPr>
        <w:t>If you are inside a freely falling lift, you cannot locally distinguish being in free fall from being weightless. This is the equivalence principle. Imagine dropping a ball inside a falling lift.</w:t>
      </w:r>
    </w:p>
    <w:p w14:paraId="7C6CA931" w14:textId="77777777" w:rsidR="00A1675C" w:rsidRDefault="00000000">
      <w:pPr>
        <w:ind w:firstLine="432"/>
      </w:pPr>
      <w:r>
        <w:rPr>
          <w:rFonts w:eastAsia="Georgia"/>
        </w:rPr>
        <w:t>The ball and the lift are both falling. So relative to you, the ball simply floats. Now imagine the lift is far away from any gravitational field and accelerating upward.</w:t>
      </w:r>
    </w:p>
    <w:p w14:paraId="6FA3A938" w14:textId="77777777" w:rsidR="00A1675C" w:rsidRDefault="00000000">
      <w:pPr>
        <w:ind w:firstLine="432"/>
      </w:pPr>
      <w:r>
        <w:rPr>
          <w:rFonts w:eastAsia="Georgia"/>
        </w:rPr>
        <w:t>You release the ball. It appears to fall toward the floor. Locally, the two situations can look identical.</w:t>
      </w:r>
    </w:p>
    <w:p w14:paraId="749FC340" w14:textId="77777777" w:rsidR="00A1675C" w:rsidRDefault="00000000">
      <w:pPr>
        <w:ind w:firstLine="432"/>
      </w:pPr>
      <w:r>
        <w:rPr>
          <w:rFonts w:eastAsia="Georgia"/>
        </w:rPr>
        <w:t>That suggested something profound: Perhaps gravity isn't fundamentally a conventional force. Perhaps it is geometry.</w:t>
      </w:r>
    </w:p>
    <w:p w14:paraId="30125C79" w14:textId="77777777" w:rsidR="00A1675C" w:rsidRDefault="00000000">
      <w:pPr>
        <w:ind w:firstLine="432"/>
      </w:pPr>
      <w:r>
        <w:rPr>
          <w:rFonts w:eastAsia="Georgia"/>
        </w:rPr>
        <w:t>General Relativity makes precisely that leap. Matter and energy affect spacetime geometry. Objects then move through that geometry.</w:t>
      </w:r>
    </w:p>
    <w:p w14:paraId="4B7248ED" w14:textId="77777777" w:rsidR="00A1675C" w:rsidRDefault="00000000">
      <w:pPr>
        <w:ind w:firstLine="432"/>
      </w:pPr>
      <w:r>
        <w:rPr>
          <w:rFonts w:eastAsia="Georgia"/>
        </w:rPr>
        <w:t>The famous slogan is: Matter tells spacetime how to curve; spacetime tells matter how to move. That is considerably more accurate than blaming gravity on the apple.</w:t>
      </w:r>
    </w:p>
    <w:p w14:paraId="7A64840F" w14:textId="77777777" w:rsidR="00A1675C" w:rsidRDefault="00000000">
      <w:pPr>
        <w:ind w:firstLine="432"/>
      </w:pPr>
      <w:r>
        <w:rPr>
          <w:rFonts w:eastAsia="Georgia"/>
        </w:rPr>
        <w:t>Although the apple remains available for consultation.</w:t>
      </w:r>
    </w:p>
    <w:p w14:paraId="7D2B3D17" w14:textId="77777777" w:rsidR="00A1675C" w:rsidRDefault="00000000">
      <w:pPr>
        <w:spacing w:before="120" w:after="40"/>
        <w:ind w:left="360"/>
      </w:pPr>
      <w:r>
        <w:rPr>
          <w:rFonts w:eastAsia="Georgia"/>
          <w:i/>
          <w:sz w:val="20"/>
        </w:rPr>
        <w:t>Three things to keep</w:t>
      </w:r>
    </w:p>
    <w:p w14:paraId="7ED38F1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26642B" w14:textId="77777777" w:rsidR="00A1675C" w:rsidRDefault="00000000">
      <w:pPr>
        <w:spacing w:before="480" w:after="240"/>
        <w:jc w:val="center"/>
      </w:pPr>
      <w:r>
        <w:rPr>
          <w:rFonts w:eastAsia="Georgia"/>
          <w:b/>
          <w:sz w:val="32"/>
        </w:rPr>
        <w:t>Chapter 4 — Time May Be Less Fundamental Than You'd Like</w:t>
      </w:r>
    </w:p>
    <w:p w14:paraId="7CDD793E" w14:textId="77777777" w:rsidR="00A1675C" w:rsidRDefault="00000000">
      <w:pPr>
        <w:spacing w:before="120" w:after="40"/>
        <w:ind w:left="360"/>
      </w:pPr>
      <w:r>
        <w:rPr>
          <w:rFonts w:eastAsia="Georgia"/>
          <w:i/>
          <w:sz w:val="20"/>
        </w:rPr>
        <w:t>Three things to keep</w:t>
      </w:r>
    </w:p>
    <w:p w14:paraId="5781457E" w14:textId="77777777" w:rsidR="00A1675C" w:rsidRDefault="00000000">
      <w:pPr>
        <w:ind w:firstLine="432"/>
      </w:pPr>
      <w:r>
        <w:rPr>
          <w:rFonts w:eastAsia="Georgia"/>
        </w:rPr>
        <w:t>Keep this: General Relativity replaces flat spacetime with a dynamical geometry that responds to matter and energy. Common trap: The equivalence principle is local. A sufficiently small freely falling laboratory can mimic an inertial frame, but tidal effects reveal curvature over larger regions. Quick test: What tells you that a gravitational field cannot be removed everywhere just by choosing an accelerating frame? Tidal effects.</w:t>
      </w:r>
    </w:p>
    <w:p w14:paraId="1553EA49" w14:textId="77777777" w:rsidR="00A1675C" w:rsidRDefault="00000000">
      <w:pPr>
        <w:ind w:firstLine="432"/>
      </w:pPr>
      <w:r>
        <w:rPr>
          <w:rFonts w:eastAsia="Georgia"/>
        </w:rPr>
        <w:t>Julius Barbarian's claim that time does not exist is deliberately provocative. But there is serious physics hiding underneath the joke. In relativity, there is no single universal time shared by the entire universe.</w:t>
      </w:r>
    </w:p>
    <w:p w14:paraId="4F4FC17E" w14:textId="77777777" w:rsidR="00A1675C" w:rsidRDefault="00000000">
      <w:pPr>
        <w:ind w:firstLine="432"/>
      </w:pPr>
      <w:r>
        <w:rPr>
          <w:rFonts w:eastAsia="Georgia"/>
        </w:rPr>
        <w:t>Different observers can experience different amounts of proper time between events. Proper time is the time measured by a clock travelling along a particular worldline. So instead of asking:</w:t>
      </w:r>
    </w:p>
    <w:p w14:paraId="41BEE9D9" w14:textId="77777777" w:rsidR="00A1675C" w:rsidRDefault="00000000">
      <w:pPr>
        <w:spacing w:before="40" w:after="120"/>
      </w:pPr>
      <w:r>
        <w:rPr>
          <w:rFonts w:eastAsia="Georgia"/>
        </w:rPr>
        <w:t>"What time is it everywhere?"</w:t>
      </w:r>
    </w:p>
    <w:p w14:paraId="541DF2F6" w14:textId="77777777" w:rsidR="00A1675C" w:rsidRDefault="00000000">
      <w:pPr>
        <w:ind w:firstLine="432"/>
      </w:pPr>
      <w:r>
        <w:rPr>
          <w:rFonts w:eastAsia="Georgia"/>
        </w:rPr>
        <w:t>relativity encourages us to ask:</w:t>
      </w:r>
    </w:p>
    <w:p w14:paraId="1BFEAC00" w14:textId="77777777" w:rsidR="00A1675C" w:rsidRDefault="00000000">
      <w:pPr>
        <w:spacing w:before="40" w:after="120"/>
      </w:pPr>
      <w:r>
        <w:rPr>
          <w:rFonts w:eastAsia="Georgia"/>
        </w:rPr>
        <w:t>"How much proper time elapsed along this particular path through spacetime?"</w:t>
      </w:r>
    </w:p>
    <w:p w14:paraId="14192D4E" w14:textId="77777777" w:rsidR="00A1675C" w:rsidRDefault="00000000">
      <w:pPr>
        <w:ind w:firstLine="432"/>
      </w:pPr>
      <w:r>
        <w:rPr>
          <w:rFonts w:eastAsia="Georgia"/>
        </w:rPr>
        <w:t>That is a much better question. And General Relativity goes further. Gravitational fields affect the rate at which clocks run relative to one another.</w:t>
      </w:r>
    </w:p>
    <w:p w14:paraId="24EBD0BF" w14:textId="77777777" w:rsidR="00A1675C" w:rsidRDefault="00000000">
      <w:pPr>
        <w:ind w:firstLine="432"/>
      </w:pPr>
      <w:r>
        <w:rPr>
          <w:rFonts w:eastAsia="Georgia"/>
        </w:rPr>
        <w:t>a strange mysterious clock deeper in a gravitational field can accumulate less proper time than one farther away. So clocks do not merely measure some universal substance called Time. They measure something associated with their physical histories.</w:t>
      </w:r>
    </w:p>
    <w:p w14:paraId="05B3E6D6" w14:textId="77777777" w:rsidR="00A1675C" w:rsidRDefault="00000000">
      <w:pPr>
        <w:ind w:firstLine="432"/>
      </w:pPr>
      <w:r>
        <w:rPr>
          <w:rFonts w:eastAsia="Georgia"/>
        </w:rPr>
        <w:t>Barbarian therefore has a point. Unfortunately, he also has an alarming tendency to explain it while eating biscuits.</w:t>
      </w:r>
    </w:p>
    <w:p w14:paraId="61AB631A" w14:textId="77777777" w:rsidR="00A1675C" w:rsidRDefault="00000000">
      <w:pPr>
        <w:spacing w:before="120" w:after="40"/>
        <w:ind w:left="360"/>
      </w:pPr>
      <w:r>
        <w:rPr>
          <w:rFonts w:eastAsia="Georgia"/>
          <w:i/>
          <w:sz w:val="20"/>
        </w:rPr>
        <w:t>Three things to keep</w:t>
      </w:r>
    </w:p>
    <w:p w14:paraId="0705C19A" w14:textId="77777777" w:rsidR="00A1675C" w:rsidRDefault="00000000">
      <w:pPr>
        <w:ind w:firstLine="432"/>
      </w:pPr>
      <w:r>
        <w:rPr>
          <w:rFonts w:eastAsia="Georgia"/>
        </w:rPr>
        <w:t>Keep this: Relativity removes universal Newtonian time; each clock measures proper time along its own worldline.</w:t>
      </w:r>
    </w:p>
    <w:p w14:paraId="02E0ECAB" w14:textId="77777777" w:rsidR="00A1675C" w:rsidRDefault="00000000">
      <w:pPr>
        <w:spacing w:before="120" w:after="40"/>
        <w:ind w:left="360"/>
      </w:pPr>
      <w:r>
        <w:rPr>
          <w:rFonts w:eastAsia="Georgia"/>
          <w:i/>
          <w:sz w:val="20"/>
        </w:rPr>
        <w:t>Common trap: Saying ‘time is not real’ goes beyond what relativity itself establishes.</w:t>
      </w:r>
    </w:p>
    <w:p w14:paraId="09E406AF" w14:textId="77777777" w:rsidR="00A1675C" w:rsidRDefault="00000000">
      <w:pPr>
        <w:ind w:firstLine="432"/>
      </w:pPr>
      <w:r>
        <w:rPr>
          <w:rFonts w:eastAsia="Georgia"/>
        </w:rPr>
        <w:t>Quick test: Can two clocks follow different paths through spacetime and accumulate different proper times? Yes.</w:t>
      </w:r>
    </w:p>
    <w:p w14:paraId="0BE121A6" w14:textId="77777777" w:rsidR="00A1675C" w:rsidRDefault="00000000">
      <w:pPr>
        <w:spacing w:before="480" w:after="240"/>
        <w:jc w:val="center"/>
      </w:pPr>
      <w:r>
        <w:rPr>
          <w:rFonts w:eastAsia="Georgia"/>
          <w:b/>
          <w:sz w:val="32"/>
        </w:rPr>
        <w:t>Chapter 5 — The Apple</w:t>
      </w:r>
    </w:p>
    <w:p w14:paraId="56D49F02" w14:textId="77777777" w:rsidR="00A1675C" w:rsidRDefault="00000000">
      <w:pPr>
        <w:spacing w:before="120" w:after="40"/>
        <w:ind w:left="360"/>
      </w:pPr>
      <w:r>
        <w:rPr>
          <w:rFonts w:eastAsia="Georgia"/>
          <w:i/>
          <w:sz w:val="20"/>
        </w:rPr>
        <w:t>Three things to keep</w:t>
      </w:r>
    </w:p>
    <w:p w14:paraId="35E4E5C6" w14:textId="77777777" w:rsidR="00A1675C" w:rsidRDefault="00000000">
      <w:pPr>
        <w:ind w:firstLine="432"/>
      </w:pPr>
      <w:r>
        <w:rPr>
          <w:rFonts w:eastAsia="Georgia"/>
        </w:rPr>
        <w:t>Keep this: Relativity removes universal Newtonian time; each silent clock measures proper time along its own worldline.</w:t>
      </w:r>
    </w:p>
    <w:p w14:paraId="294FABE8" w14:textId="77777777" w:rsidR="00A1675C" w:rsidRDefault="00000000">
      <w:pPr>
        <w:spacing w:before="120" w:after="40"/>
        <w:ind w:left="360"/>
      </w:pPr>
      <w:r>
        <w:rPr>
          <w:rFonts w:eastAsia="Georgia"/>
          <w:i/>
          <w:sz w:val="20"/>
        </w:rPr>
        <w:t>Common trap: Saying ‘time is not real’ goes beyond what relativity itself establishes.</w:t>
      </w:r>
    </w:p>
    <w:p w14:paraId="7082A7FD" w14:textId="77777777" w:rsidR="00A1675C" w:rsidRDefault="00000000">
      <w:pPr>
        <w:ind w:firstLine="432"/>
      </w:pPr>
      <w:r>
        <w:rPr>
          <w:rFonts w:eastAsia="Georgia"/>
        </w:rPr>
        <w:t>Quick test: Can two clocks follow different paths through spacetime and accumulate different proper times? Yes. Newton's apple is useful because it raises the fundamental question: Why does something fall?</w:t>
      </w:r>
    </w:p>
    <w:p w14:paraId="5F738467" w14:textId="77777777" w:rsidR="00A1675C" w:rsidRDefault="00000000">
      <w:pPr>
        <w:spacing w:before="40" w:after="120"/>
      </w:pPr>
      <w:r>
        <w:rPr>
          <w:rFonts w:eastAsia="Georgia"/>
        </w:rPr>
        <w:t>Newton answered:</w:t>
      </w:r>
    </w:p>
    <w:p w14:paraId="6DAB480B" w14:textId="77777777" w:rsidR="00A1675C" w:rsidRDefault="00000000">
      <w:pPr>
        <w:ind w:firstLine="432"/>
      </w:pPr>
      <w:r>
        <w:rPr>
          <w:rFonts w:eastAsia="Georgia"/>
        </w:rPr>
        <w:t>There is a gravitational force.</w:t>
      </w:r>
    </w:p>
    <w:p w14:paraId="5EF7CC06" w14:textId="77777777" w:rsidR="00A1675C" w:rsidRDefault="00000000">
      <w:pPr>
        <w:spacing w:before="40" w:after="120"/>
      </w:pPr>
      <w:r>
        <w:rPr>
          <w:rFonts w:eastAsia="Georgia"/>
        </w:rPr>
        <w:t>Einstein eventually answered:</w:t>
      </w:r>
    </w:p>
    <w:p w14:paraId="635AF019" w14:textId="77777777" w:rsidR="00A1675C" w:rsidRDefault="00000000">
      <w:pPr>
        <w:ind w:firstLine="432"/>
      </w:pPr>
      <w:r>
        <w:rPr>
          <w:rFonts w:eastAsia="Georgia"/>
        </w:rPr>
        <w:t>The object is following a natural path through curved spacetime. That natural path is called a geodesic. On the surface of the Earth, an orbiting spacecraft is actually in free fall.</w:t>
      </w:r>
    </w:p>
    <w:p w14:paraId="32B9DAD4" w14:textId="77777777" w:rsidR="00A1675C" w:rsidRDefault="00000000">
      <w:pPr>
        <w:spacing w:before="40" w:after="120"/>
      </w:pPr>
      <w:r>
        <w:rPr>
          <w:rFonts w:eastAsia="Georgia"/>
        </w:rPr>
        <w:t>It is not being "held up" by a mysterious absence of gravity.</w:t>
      </w:r>
    </w:p>
    <w:p w14:paraId="1F0CD880" w14:textId="77777777" w:rsidR="00A1675C" w:rsidRDefault="00000000">
      <w:pPr>
        <w:ind w:firstLine="432"/>
      </w:pPr>
      <w:r>
        <w:rPr>
          <w:rFonts w:eastAsia="Georgia"/>
        </w:rPr>
        <w:t>It is following its geodesic. The astronauts inside feel weightless because they are falling together with the spacecraft. The surface of the Earth prevents us from following our natural free-fall path.</w:t>
      </w:r>
    </w:p>
    <w:p w14:paraId="4ADA660A" w14:textId="77777777" w:rsidR="00A1675C" w:rsidRDefault="00000000">
      <w:pPr>
        <w:ind w:firstLine="432"/>
      </w:pPr>
      <w:r>
        <w:rPr>
          <w:rFonts w:eastAsia="Georgia"/>
        </w:rPr>
        <w:t>The floor pushes upward on our feet. Which is why standing still is, in a relativistic sense, rather more strenuous than orbiting Earth.</w:t>
      </w:r>
    </w:p>
    <w:p w14:paraId="378968AC" w14:textId="77777777" w:rsidR="00A1675C" w:rsidRDefault="00000000">
      <w:pPr>
        <w:spacing w:before="40" w:after="120"/>
      </w:pPr>
      <w:r>
        <w:rPr>
          <w:rFonts w:eastAsia="Georgia"/>
        </w:rPr>
        <w:t>The apple was therefore not really falling because gravity "pulled" it downward in the Newtonian sense.</w:t>
      </w:r>
    </w:p>
    <w:p w14:paraId="2D815C90" w14:textId="77777777" w:rsidR="00A1675C" w:rsidRDefault="00000000">
      <w:pPr>
        <w:ind w:firstLine="432"/>
      </w:pPr>
      <w:r>
        <w:rPr>
          <w:rFonts w:eastAsia="Georgia"/>
        </w:rPr>
        <w:t>It was following the geometry. Newton wasn't wrong. He had simply discovered an extraordinarily good approximation to something deeper.</w:t>
      </w:r>
    </w:p>
    <w:p w14:paraId="56C8BE21" w14:textId="77777777" w:rsidR="00A1675C" w:rsidRDefault="00000000">
      <w:pPr>
        <w:spacing w:before="120" w:after="40"/>
        <w:ind w:left="360"/>
      </w:pPr>
      <w:r>
        <w:rPr>
          <w:rFonts w:eastAsia="Georgia"/>
          <w:i/>
          <w:sz w:val="20"/>
        </w:rPr>
        <w:t>Three things to keep</w:t>
      </w:r>
    </w:p>
    <w:p w14:paraId="6E32CC35"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2DD0ED63"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432FCA9A" w14:textId="77777777" w:rsidR="00A1675C" w:rsidRDefault="00000000">
      <w:pPr>
        <w:spacing w:before="480" w:after="240"/>
        <w:jc w:val="center"/>
      </w:pPr>
      <w:r>
        <w:rPr>
          <w:rFonts w:eastAsia="Georgia"/>
          <w:b/>
          <w:sz w:val="32"/>
        </w:rPr>
        <w:t>Chapter 6 — Singularities</w:t>
      </w:r>
    </w:p>
    <w:p w14:paraId="1B7C5568" w14:textId="77777777" w:rsidR="00A1675C" w:rsidRDefault="00000000">
      <w:pPr>
        <w:spacing w:before="120" w:after="40"/>
        <w:ind w:left="360"/>
      </w:pPr>
      <w:r>
        <w:rPr>
          <w:rFonts w:eastAsia="Georgia"/>
          <w:i/>
          <w:sz w:val="20"/>
        </w:rPr>
        <w:t>Three things to keep</w:t>
      </w:r>
    </w:p>
    <w:p w14:paraId="0BE539FF" w14:textId="77777777" w:rsidR="00A1675C" w:rsidRDefault="00000000">
      <w:pPr>
        <w:ind w:firstLine="432"/>
      </w:pPr>
      <w:r>
        <w:rPr>
          <w:rFonts w:eastAsia="Georgia"/>
        </w:rPr>
        <w:t>Keep this: Newtonian gravity is an extraordinarily successful approximation; General Relativity gives the deeper geometric description. Common trap: Do not say Newton was simply wrong. Newtonian gravity remains an excellent approximation when relativistic corrections are small.</w:t>
      </w:r>
    </w:p>
    <w:p w14:paraId="73EE9C7D" w14:textId="77777777" w:rsidR="00A1675C" w:rsidRDefault="00000000">
      <w:pPr>
        <w:spacing w:before="120" w:after="40"/>
        <w:ind w:left="360"/>
      </w:pPr>
      <w:r>
        <w:rPr>
          <w:rFonts w:eastAsia="Georgia"/>
          <w:i/>
          <w:sz w:val="20"/>
        </w:rPr>
        <w:t>Quick test: Why do astronauts in orbit feel weightless? They and their spacecraft are in free fall.</w:t>
      </w:r>
    </w:p>
    <w:p w14:paraId="23F651BC" w14:textId="77777777" w:rsidR="00A1675C" w:rsidRDefault="00000000">
      <w:pPr>
        <w:ind w:firstLine="432"/>
      </w:pPr>
      <w:r>
        <w:rPr>
          <w:rFonts w:eastAsia="Georgia"/>
        </w:rPr>
        <w:t>Here Derek makes an important distinction. A singularity is not simply a place where gravity is very strong. That would be too easy.</w:t>
      </w:r>
    </w:p>
    <w:p w14:paraId="3BAA698C" w14:textId="77777777" w:rsidR="00A1675C" w:rsidRDefault="00000000">
      <w:pPr>
        <w:ind w:firstLine="432"/>
      </w:pPr>
      <w:r>
        <w:rPr>
          <w:rFonts w:eastAsia="Georgia"/>
        </w:rPr>
        <w:t>A singularity represents a breakdown of the classical spacetime description. One useful way of expressing this is through geodesic incompleteness. Imagine following a freely falling observer's worldline.</w:t>
      </w:r>
    </w:p>
    <w:p w14:paraId="139FE7F2" w14:textId="77777777" w:rsidR="00A1675C" w:rsidRDefault="00000000">
      <w:pPr>
        <w:ind w:firstLine="432"/>
      </w:pPr>
      <w:r>
        <w:rPr>
          <w:rFonts w:eastAsia="Georgia"/>
        </w:rPr>
        <w:t>Normally, you should be able to keep extending that path. At a singularity, the classical theory can tell you that the path simply cannot be continued in the expected way. That tells us something profound:</w:t>
      </w:r>
    </w:p>
    <w:p w14:paraId="7891D859" w14:textId="77777777" w:rsidR="00A1675C" w:rsidRDefault="00000000">
      <w:pPr>
        <w:ind w:firstLine="432"/>
      </w:pPr>
      <w:r>
        <w:rPr>
          <w:rFonts w:eastAsia="Georgia"/>
        </w:rPr>
        <w:t>The theory has reached its limit. This is why physicists don't normally say:</w:t>
      </w:r>
    </w:p>
    <w:p w14:paraId="0E25B955" w14:textId="77777777" w:rsidR="00A1675C" w:rsidRDefault="00000000">
      <w:pPr>
        <w:spacing w:before="40" w:after="120"/>
      </w:pPr>
      <w:r>
        <w:rPr>
          <w:rFonts w:eastAsia="Georgia"/>
        </w:rPr>
        <w:t>"There's a really strong gravitational field over there, so that's a singularity."</w:t>
      </w:r>
    </w:p>
    <w:p w14:paraId="5843B40A" w14:textId="77777777" w:rsidR="00A1675C" w:rsidRDefault="00000000">
      <w:pPr>
        <w:ind w:firstLine="432"/>
      </w:pPr>
      <w:r>
        <w:rPr>
          <w:rFonts w:eastAsia="Georgia"/>
        </w:rPr>
        <w:t>They ask whether the mathematical structure of spacetime itself becomes pathological. And that distinction matters enormously when we discuss black holes and the early universe. A singularity is not necessarily an object sitting somewhere waiting to be photographed.</w:t>
      </w:r>
    </w:p>
    <w:p w14:paraId="385ECC62" w14:textId="77777777" w:rsidR="00A1675C" w:rsidRDefault="00000000">
      <w:pPr>
        <w:ind w:firstLine="432"/>
      </w:pPr>
      <w:r>
        <w:rPr>
          <w:rFonts w:eastAsia="Georgia"/>
        </w:rPr>
        <w:t>It may be telling us that General Relativity is incomplete at that point. Which is physicist-speak for:</w:t>
      </w:r>
    </w:p>
    <w:p w14:paraId="27D3A2E5" w14:textId="77777777" w:rsidR="00A1675C" w:rsidRDefault="00000000">
      <w:pPr>
        <w:spacing w:before="40" w:after="120"/>
      </w:pPr>
      <w:r>
        <w:rPr>
          <w:rFonts w:eastAsia="Georgia"/>
        </w:rPr>
        <w:t>"The equations have stopped being helpful. Someone should probably invent some better ones."</w:t>
      </w:r>
    </w:p>
    <w:p w14:paraId="7D1CF61E" w14:textId="77777777" w:rsidR="00A1675C" w:rsidRDefault="00000000">
      <w:pPr>
        <w:spacing w:before="120" w:after="40"/>
        <w:ind w:left="360"/>
      </w:pPr>
      <w:r>
        <w:rPr>
          <w:rFonts w:eastAsia="Georgia"/>
          <w:i/>
          <w:sz w:val="20"/>
        </w:rPr>
        <w:t>Three things to keep</w:t>
      </w:r>
    </w:p>
    <w:p w14:paraId="5B1ACF50"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2E9017FD" w14:textId="77777777" w:rsidR="00A1675C" w:rsidRDefault="00000000">
      <w:pPr>
        <w:spacing w:before="120" w:after="40"/>
        <w:ind w:left="360"/>
      </w:pPr>
      <w:r>
        <w:rPr>
          <w:rFonts w:eastAsia="Georgia"/>
          <w:i/>
          <w:sz w:val="20"/>
        </w:rPr>
        <w:t>Common trap: A singularity is not merely a region where gravity happens to be extremely strong.</w:t>
      </w:r>
    </w:p>
    <w:p w14:paraId="68F51C46" w14:textId="77777777" w:rsidR="00A1675C" w:rsidRDefault="00000000">
      <w:pPr>
        <w:ind w:firstLine="432"/>
      </w:pPr>
      <w:r>
        <w:rPr>
          <w:rFonts w:eastAsia="Georgia"/>
        </w:rPr>
        <w:t>Quick test: What should a singularity make you suspect? That the classical theory has reached its limit.</w:t>
      </w:r>
    </w:p>
    <w:p w14:paraId="1E4AA1B1" w14:textId="77777777" w:rsidR="00A1675C" w:rsidRDefault="00000000">
      <w:pPr>
        <w:spacing w:before="480" w:after="240"/>
        <w:jc w:val="center"/>
      </w:pPr>
      <w:r>
        <w:rPr>
          <w:rFonts w:eastAsia="Georgia"/>
          <w:b/>
          <w:sz w:val="32"/>
        </w:rPr>
        <w:t>Chapter 7 — Why SR and GR Don't Fight</w:t>
      </w:r>
    </w:p>
    <w:p w14:paraId="3029CB3C" w14:textId="77777777" w:rsidR="00A1675C" w:rsidRDefault="00000000">
      <w:pPr>
        <w:spacing w:before="120" w:after="40"/>
        <w:ind w:left="360"/>
      </w:pPr>
      <w:r>
        <w:rPr>
          <w:rFonts w:eastAsia="Georgia"/>
          <w:i/>
          <w:sz w:val="20"/>
        </w:rPr>
        <w:t>Three things to keep</w:t>
      </w:r>
    </w:p>
    <w:p w14:paraId="4E667EA9" w14:textId="77777777" w:rsidR="00A1675C" w:rsidRDefault="00000000">
      <w:pPr>
        <w:ind w:firstLine="432"/>
      </w:pPr>
      <w:r>
        <w:rPr>
          <w:rFonts w:eastAsia="Georgia"/>
        </w:rPr>
        <w:t>Keep this: A singularity is best understood as a failure or incompleteness of the classical spacetime description, often expressed through geodesic incompleteness.</w:t>
      </w:r>
    </w:p>
    <w:p w14:paraId="4D15E645" w14:textId="77777777" w:rsidR="00A1675C" w:rsidRDefault="00000000">
      <w:pPr>
        <w:spacing w:before="120" w:after="40"/>
        <w:ind w:left="360"/>
      </w:pPr>
      <w:r>
        <w:rPr>
          <w:rFonts w:eastAsia="Georgia"/>
          <w:i/>
          <w:sz w:val="20"/>
        </w:rPr>
        <w:t>Common trap: A singularity is not merely a region where gravity happens to be extremely strong.</w:t>
      </w:r>
    </w:p>
    <w:p w14:paraId="5C2FCCD7" w14:textId="77777777" w:rsidR="00A1675C" w:rsidRDefault="00000000">
      <w:pPr>
        <w:ind w:firstLine="432"/>
      </w:pPr>
      <w:r>
        <w:rPr>
          <w:rFonts w:eastAsia="Georgia"/>
        </w:rPr>
        <w:t>Quick test: What should a singularity make you suspect? That the classical theory has reached its limit. Derek's Underground investigation eventually gets to the central point. Special Relativity and General Relativity are not competing theories in the sense that one must defeat the other.</w:t>
      </w:r>
    </w:p>
    <w:p w14:paraId="30D243E6" w14:textId="77777777" w:rsidR="00A1675C" w:rsidRDefault="00000000">
      <w:pPr>
        <w:ind w:firstLine="432"/>
      </w:pPr>
      <w:r>
        <w:rPr>
          <w:rFonts w:eastAsia="Georgia"/>
        </w:rPr>
        <w:t>General Relativity contains Special Relativity locally. In a sufficiently small region of spacetime, a freely falling observer can construct a local inertial frame. Within that small region, physics looks like Special Relativity.</w:t>
      </w:r>
    </w:p>
    <w:p w14:paraId="0D83A8B2" w14:textId="77777777" w:rsidR="00A1675C" w:rsidRDefault="00000000">
      <w:pPr>
        <w:ind w:firstLine="432"/>
      </w:pPr>
      <w:r>
        <w:rPr>
          <w:rFonts w:eastAsia="Georgia"/>
        </w:rPr>
        <w:t>So: SR = local flat-spacetime physics while</w:t>
      </w:r>
    </w:p>
    <w:p w14:paraId="0EEB7BD9" w14:textId="77777777" w:rsidR="00A1675C" w:rsidRDefault="00000000">
      <w:pPr>
        <w:ind w:firstLine="432"/>
      </w:pPr>
      <w:r>
        <w:rPr>
          <w:rFonts w:eastAsia="Georgia"/>
        </w:rPr>
        <w:t>GR = the larger theory describing curved spacetime and how those local frames fit together. This is why the theories can coexist perfectly well.</w:t>
      </w:r>
    </w:p>
    <w:p w14:paraId="7AFAFCBC" w14:textId="77777777" w:rsidR="00A1675C" w:rsidRDefault="00000000">
      <w:pPr>
        <w:spacing w:before="40" w:after="120"/>
      </w:pPr>
      <w:r>
        <w:rPr>
          <w:rFonts w:eastAsia="Georgia"/>
        </w:rPr>
        <w:t>The Underground was therefore not going to discover that SR was "wrong."</w:t>
      </w:r>
    </w:p>
    <w:p w14:paraId="09BEAE63" w14:textId="77777777" w:rsidR="00A1675C" w:rsidRDefault="00000000">
      <w:pPr>
        <w:ind w:firstLine="432"/>
      </w:pPr>
      <w:r>
        <w:rPr>
          <w:rFonts w:eastAsia="Georgia"/>
        </w:rPr>
        <w:t>It was more likely to reveal that Derek had chosen a sufficiently inconvenient coordinate system. This is an important distinction.</w:t>
      </w:r>
    </w:p>
    <w:p w14:paraId="7334C9A1" w14:textId="77777777" w:rsidR="00A1675C" w:rsidRDefault="00000000">
      <w:pPr>
        <w:spacing w:before="120" w:after="40"/>
        <w:ind w:left="360"/>
      </w:pPr>
      <w:r>
        <w:rPr>
          <w:rFonts w:eastAsia="Georgia"/>
          <w:i/>
          <w:sz w:val="20"/>
        </w:rPr>
        <w:t>Three things to keep</w:t>
      </w:r>
    </w:p>
    <w:p w14:paraId="4B281222" w14:textId="77777777" w:rsidR="00A1675C" w:rsidRDefault="00000000">
      <w:pPr>
        <w:spacing w:before="120" w:after="40"/>
        <w:ind w:left="360"/>
      </w:pPr>
      <w:r>
        <w:rPr>
          <w:rFonts w:eastAsia="Georgia"/>
          <w:i/>
          <w:sz w:val="20"/>
        </w:rPr>
        <w:t>Keep this: Special Relativity is the local limit of General Relativity in freely falling frames.</w:t>
      </w:r>
    </w:p>
    <w:p w14:paraId="5B4C8AE0" w14:textId="7777777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w:t>
      </w:r>
    </w:p>
    <w:p w14:paraId="22789C20" w14:textId="77777777" w:rsidR="00A1675C" w:rsidRDefault="00000000">
      <w:pPr>
        <w:spacing w:before="480" w:after="240"/>
        <w:jc w:val="center"/>
      </w:pPr>
      <w:r>
        <w:rPr>
          <w:rFonts w:eastAsia="Georgia"/>
          <w:b/>
          <w:sz w:val="32"/>
        </w:rPr>
        <w:t>Chapter 8 — The Door</w:t>
      </w:r>
    </w:p>
    <w:p w14:paraId="080A4EEC" w14:textId="77777777" w:rsidR="00A1675C" w:rsidRDefault="00000000">
      <w:pPr>
        <w:spacing w:before="120" w:after="40"/>
        <w:ind w:left="360"/>
      </w:pPr>
      <w:r>
        <w:rPr>
          <w:rFonts w:eastAsia="Georgia"/>
          <w:i/>
          <w:sz w:val="20"/>
        </w:rPr>
        <w:t>Three things to keep</w:t>
      </w:r>
    </w:p>
    <w:p w14:paraId="0E82584D" w14:textId="77777777" w:rsidR="00A1675C" w:rsidRDefault="00000000">
      <w:pPr>
        <w:spacing w:before="120" w:after="40"/>
        <w:ind w:left="360"/>
      </w:pPr>
      <w:r>
        <w:rPr>
          <w:rFonts w:eastAsia="Georgia"/>
          <w:i/>
          <w:sz w:val="20"/>
        </w:rPr>
        <w:t>Keep this: Special Relativity is the local limit of General Relativity in freely falling frames.</w:t>
      </w:r>
    </w:p>
    <w:p w14:paraId="39824E07" w14:textId="30A41C87" w:rsidR="00A1675C" w:rsidRDefault="00000000">
      <w:pPr>
        <w:ind w:firstLine="432"/>
      </w:pPr>
      <w:r>
        <w:rPr>
          <w:rFonts w:eastAsia="Georgia"/>
        </w:rPr>
        <w:t>Common trap: GR does not make SR obsolete. It contains local SR while describing how local frames fit together in curved spacetime. Quick test: Why can a small freely falling laboratory behave approximately like Special Relativity? Because curvature effects become negligible over a sufficiently small region. The Bureau's open-door rule is obviously ridiculous.</w:t>
      </w:r>
    </w:p>
    <w:p w14:paraId="56F82407" w14:textId="77777777" w:rsidR="00A1675C" w:rsidRDefault="00000000">
      <w:pPr>
        <w:ind w:firstLine="432"/>
      </w:pPr>
      <w:r>
        <w:rPr>
          <w:rFonts w:eastAsia="Georgia"/>
        </w:rPr>
        <w:t>It is also an excellent metaphor for something real. Physics is full of boundaries between descriptions. An observer may describe an object as being in one place while another observer assigns different coordinates to it.</w:t>
      </w:r>
    </w:p>
    <w:p w14:paraId="088B174F" w14:textId="77777777" w:rsidR="00A1675C" w:rsidRDefault="00000000">
      <w:pPr>
        <w:ind w:firstLine="432"/>
      </w:pPr>
      <w:r>
        <w:rPr>
          <w:rFonts w:eastAsia="Georgia"/>
        </w:rPr>
        <w:t>The underlying physics doesn't change merely because the description changes. This is another recurring lesson: A coordinate description is not an invariant physical fact.</w:t>
      </w:r>
    </w:p>
    <w:p w14:paraId="5B09E15A" w14:textId="77777777" w:rsidR="00A1675C" w:rsidRDefault="00000000">
      <w:pPr>
        <w:ind w:firstLine="432"/>
      </w:pPr>
      <w:r>
        <w:rPr>
          <w:rFonts w:eastAsia="Georgia"/>
        </w:rPr>
        <w:t>If the Bureau's doors behaved like spacetime coordinates, Derek could quite legitimately say:</w:t>
      </w:r>
    </w:p>
    <w:p w14:paraId="2517279E" w14:textId="77777777" w:rsidR="00A1675C" w:rsidRDefault="00000000">
      <w:pPr>
        <w:spacing w:before="40" w:after="120"/>
      </w:pPr>
      <w:r>
        <w:rPr>
          <w:rFonts w:eastAsia="Georgia"/>
        </w:rPr>
        <w:t>"The door is open in my coordinate system."</w:t>
      </w:r>
    </w:p>
    <w:p w14:paraId="04579DC9" w14:textId="000F9FF8" w:rsidR="00A1675C" w:rsidRDefault="00000000">
      <w:pPr>
        <w:ind w:firstLine="432"/>
      </w:pPr>
      <w:r>
        <w:rPr>
          <w:rFonts w:eastAsia="Georgia"/>
        </w:rPr>
        <w:t xml:space="preserve">And </w:t>
      </w:r>
      <w:r w:rsidR="003434B6">
        <w:rPr>
          <w:rFonts w:eastAsia="Georgia"/>
        </w:rPr>
        <w:t>Penny</w:t>
      </w:r>
      <w:r>
        <w:rPr>
          <w:rFonts w:eastAsia="Georgia"/>
        </w:rPr>
        <w:t xml:space="preserve"> could reply:</w:t>
      </w:r>
    </w:p>
    <w:p w14:paraId="304CE324" w14:textId="77777777" w:rsidR="00A1675C" w:rsidRDefault="00000000">
      <w:pPr>
        <w:spacing w:before="40" w:after="120"/>
      </w:pPr>
      <w:r>
        <w:rPr>
          <w:rFonts w:eastAsia="Georgia"/>
        </w:rPr>
        <w:t>"Yes, but it's closed in mine."</w:t>
      </w:r>
    </w:p>
    <w:p w14:paraId="10B29B9F" w14:textId="77777777" w:rsidR="00A1675C" w:rsidRDefault="00000000">
      <w:pPr>
        <w:ind w:firstLine="432"/>
      </w:pPr>
      <w:r>
        <w:rPr>
          <w:rFonts w:eastAsia="Georgia"/>
        </w:rPr>
        <w:t>Trevor would then require the aforementioned slap.</w:t>
      </w:r>
    </w:p>
    <w:p w14:paraId="2F08D770" w14:textId="77777777" w:rsidR="00A1675C" w:rsidRDefault="00000000">
      <w:pPr>
        <w:spacing w:before="120" w:after="40"/>
        <w:ind w:left="360"/>
      </w:pPr>
      <w:r>
        <w:rPr>
          <w:rFonts w:eastAsia="Georgia"/>
          <w:i/>
          <w:sz w:val="20"/>
        </w:rPr>
        <w:t>Three things to keep</w:t>
      </w:r>
    </w:p>
    <w:p w14:paraId="013DB1C4" w14:textId="77777777" w:rsidR="00A1675C" w:rsidRDefault="00000000">
      <w:pPr>
        <w:ind w:firstLine="432"/>
      </w:pPr>
      <w:r>
        <w:rPr>
          <w:rFonts w:eastAsia="Georgia"/>
        </w:rPr>
        <w:t>Keep this: Coordinates are descriptions. Changing coordinates does not by itself change the physical situation.</w:t>
      </w:r>
    </w:p>
    <w:p w14:paraId="36D96A05" w14:textId="77777777" w:rsidR="00A1675C" w:rsidRDefault="00000000">
      <w:pPr>
        <w:spacing w:before="120" w:after="40"/>
        <w:ind w:left="360"/>
      </w:pPr>
      <w:r>
        <w:rPr>
          <w:rFonts w:eastAsia="Georgia"/>
          <w:i/>
          <w:sz w:val="20"/>
        </w:rPr>
        <w:t>Common trap: A metaphor about doors, maps or languages is not itself a coordinate transformation.</w:t>
      </w:r>
    </w:p>
    <w:p w14:paraId="4DC51609" w14:textId="77777777" w:rsidR="00A1675C" w:rsidRDefault="00000000">
      <w:pPr>
        <w:ind w:firstLine="432"/>
      </w:pPr>
      <w:r>
        <w:rPr>
          <w:rFonts w:eastAsia="Georgia"/>
        </w:rPr>
        <w:t>Quick test: If two coordinate systems assign different numbers to the same event, does that automatically mean two different events occurred? No.</w:t>
      </w:r>
    </w:p>
    <w:p w14:paraId="1CEB42DE" w14:textId="77777777" w:rsidR="00A1675C" w:rsidRDefault="00000000">
      <w:pPr>
        <w:spacing w:before="480" w:after="240"/>
        <w:jc w:val="center"/>
      </w:pPr>
      <w:r>
        <w:rPr>
          <w:rFonts w:eastAsia="Georgia"/>
          <w:b/>
          <w:sz w:val="32"/>
        </w:rPr>
        <w:t>Chapter 9 — Relativistic Travel</w:t>
      </w:r>
    </w:p>
    <w:p w14:paraId="08711232" w14:textId="77777777" w:rsidR="00A1675C" w:rsidRDefault="00000000">
      <w:pPr>
        <w:spacing w:before="120" w:after="40"/>
        <w:ind w:left="360"/>
      </w:pPr>
      <w:r>
        <w:rPr>
          <w:rFonts w:eastAsia="Georgia"/>
          <w:i/>
          <w:sz w:val="20"/>
        </w:rPr>
        <w:t>Three things to keep</w:t>
      </w:r>
    </w:p>
    <w:p w14:paraId="74D3CFF1" w14:textId="77777777" w:rsidR="00A1675C" w:rsidRDefault="00000000">
      <w:pPr>
        <w:ind w:firstLine="432"/>
      </w:pPr>
      <w:r>
        <w:rPr>
          <w:rFonts w:eastAsia="Georgia"/>
        </w:rPr>
        <w:t>Keep this: Coordinates are descriptions. Changing coordinates does not by itself change the physical situation.</w:t>
      </w:r>
    </w:p>
    <w:p w14:paraId="7CDD5133" w14:textId="77777777" w:rsidR="00A1675C" w:rsidRDefault="00000000">
      <w:pPr>
        <w:spacing w:before="120" w:after="40"/>
        <w:ind w:left="360"/>
      </w:pPr>
      <w:r>
        <w:rPr>
          <w:rFonts w:eastAsia="Georgia"/>
          <w:i/>
          <w:sz w:val="20"/>
        </w:rPr>
        <w:t>Common trap: A metaphor about doors, maps or languages is not itself a coordinate transformation.</w:t>
      </w:r>
    </w:p>
    <w:p w14:paraId="51810D15" w14:textId="77777777" w:rsidR="00A1675C" w:rsidRDefault="00000000">
      <w:pPr>
        <w:ind w:firstLine="432"/>
      </w:pPr>
      <w:r>
        <w:rPr>
          <w:rFonts w:eastAsia="Georgia"/>
        </w:rPr>
        <w:t>Quick test: If two coordinate systems assign different numbers to the same event, does that automatically mean two different events occurred? No. Now we get to the fun bit. Suppose a spacecraft travels extremely fast relative to Earth.</w:t>
      </w:r>
    </w:p>
    <w:p w14:paraId="5EDFCCB2" w14:textId="77777777" w:rsidR="00A1675C" w:rsidRDefault="00000000">
      <w:pPr>
        <w:ind w:firstLine="432"/>
      </w:pPr>
      <w:r>
        <w:rPr>
          <w:rFonts w:eastAsia="Georgia"/>
        </w:rPr>
        <w:t>Its mysterious clock measures its own proper time. An observer on Earth measures a different elapsed time. The relationship involves the Lorentz factor:</w:t>
      </w:r>
    </w:p>
    <w:p w14:paraId="4ABCC259" w14:textId="77777777" w:rsidR="00A1675C" w:rsidRDefault="00000000">
      <w:pPr>
        <w:ind w:firstLine="432"/>
      </w:pPr>
      <w:r>
        <w:rPr>
          <w:rFonts w:eastAsia="Georgia"/>
        </w:rPr>
        <w:t>γ = 1/√(1 − v²/c²) At ordinary speeds, γ is extremely close to 1. At speeds approaching (c), it becomes large.</w:t>
      </w:r>
    </w:p>
    <w:p w14:paraId="4678A992" w14:textId="77777777" w:rsidR="00A1675C" w:rsidRDefault="00000000">
      <w:pPr>
        <w:ind w:firstLine="432"/>
      </w:pPr>
      <w:r>
        <w:rPr>
          <w:rFonts w:eastAsia="Georgia"/>
        </w:rPr>
        <w:t>This produces time dilation. It also produces length contraction in the direction of motion. But remember:</w:t>
      </w:r>
    </w:p>
    <w:p w14:paraId="1E0E2CB1" w14:textId="77777777" w:rsidR="00A1675C" w:rsidRDefault="00000000">
      <w:pPr>
        <w:ind w:firstLine="432"/>
      </w:pPr>
      <w:r>
        <w:rPr>
          <w:rFonts w:eastAsia="Georgia"/>
        </w:rPr>
        <w:t>Nobody experiences their own clock as running slowly. Your own clock always appears normal to you. It is the comparison between different worldlines that produces the effect.</w:t>
      </w:r>
    </w:p>
    <w:p w14:paraId="20D5564C" w14:textId="77777777" w:rsidR="00A1675C" w:rsidRDefault="00000000">
      <w:pPr>
        <w:ind w:firstLine="432"/>
      </w:pPr>
      <w:r>
        <w:rPr>
          <w:rFonts w:eastAsia="Georgia"/>
        </w:rPr>
        <w:t>So if Derek flies to another star at enormous speed and returns, he might have aged considerably less than people who stayed on Earth. This is not because his watch malfunctioned. His watch correctly measured his proper time.</w:t>
      </w:r>
    </w:p>
    <w:p w14:paraId="335C6CD7" w14:textId="77777777" w:rsidR="00A1675C" w:rsidRDefault="00000000">
      <w:pPr>
        <w:ind w:firstLine="432"/>
      </w:pPr>
      <w:r>
        <w:rPr>
          <w:rFonts w:eastAsia="Georgia"/>
        </w:rPr>
        <w:t>And this is why booking Ryanair is not actually an established method of achieving relativistic time travel. Probably.</w:t>
      </w:r>
    </w:p>
    <w:p w14:paraId="7BC835AA" w14:textId="77777777" w:rsidR="00A1675C" w:rsidRDefault="00000000">
      <w:pPr>
        <w:spacing w:before="120" w:after="40"/>
        <w:ind w:left="360"/>
      </w:pPr>
      <w:r>
        <w:rPr>
          <w:rFonts w:eastAsia="Georgia"/>
          <w:i/>
          <w:sz w:val="20"/>
        </w:rPr>
        <w:t>Three things to keep</w:t>
      </w:r>
    </w:p>
    <w:p w14:paraId="4ABFB87D" w14:textId="77777777" w:rsidR="00A1675C" w:rsidRDefault="00000000">
      <w:pPr>
        <w:ind w:firstLine="432"/>
      </w:pPr>
      <w:r>
        <w:rPr>
          <w:rFonts w:eastAsia="Georgia"/>
        </w:rPr>
        <w:t>Keep this: Proper time is what a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38156575" w14:textId="77777777" w:rsidR="00A1675C" w:rsidRDefault="00000000">
      <w:pPr>
        <w:spacing w:before="480" w:after="240"/>
        <w:jc w:val="center"/>
      </w:pPr>
      <w:r>
        <w:rPr>
          <w:rFonts w:eastAsia="Georgia"/>
          <w:b/>
          <w:sz w:val="32"/>
        </w:rPr>
        <w:t>Chapter 10 — The Cucumber</w:t>
      </w:r>
    </w:p>
    <w:p w14:paraId="27E20F60" w14:textId="77777777" w:rsidR="00A1675C" w:rsidRDefault="00000000">
      <w:pPr>
        <w:spacing w:before="120" w:after="40"/>
        <w:ind w:left="360"/>
      </w:pPr>
      <w:r>
        <w:rPr>
          <w:rFonts w:eastAsia="Georgia"/>
          <w:i/>
          <w:sz w:val="20"/>
        </w:rPr>
        <w:t>Three things to keep</w:t>
      </w:r>
    </w:p>
    <w:p w14:paraId="26748F7F" w14:textId="77777777" w:rsidR="00A1675C" w:rsidRDefault="00000000">
      <w:pPr>
        <w:ind w:firstLine="432"/>
      </w:pPr>
      <w:r>
        <w:rPr>
          <w:rFonts w:eastAsia="Georgia"/>
        </w:rPr>
        <w:t>Keep this: Proper time is what a ancient clock actually accumulates along its worldline; different worldlines can contain different amounts of proper time. Common trap: Time dilation is not a malfunction of the travelling clock, and the traveller does not watch their own clock run abnormally slowly. Quick test: If Derek travels fast and reunites with Earth, can he have aged less than someone who stayed behind? Yes.</w:t>
      </w:r>
    </w:p>
    <w:p w14:paraId="60B1C8C3" w14:textId="77777777" w:rsidR="00A1675C" w:rsidRDefault="00000000">
      <w:pPr>
        <w:ind w:firstLine="432"/>
      </w:pPr>
      <w:r>
        <w:rPr>
          <w:rFonts w:eastAsia="Georgia"/>
        </w:rPr>
        <w:t>the ordinary cucumber is useful because it is boring. Boring objects are excellent physics experiments. If you move an ordinary cucumber rapidly relative to an observer, Special Relativity predicts that its measured length along the direction of motion is contracted by a factor of 1/γ.</w:t>
      </w:r>
    </w:p>
    <w:p w14:paraId="1F6FC193" w14:textId="77777777" w:rsidR="00A1675C" w:rsidRDefault="00000000">
      <w:pPr>
        <w:ind w:firstLine="432"/>
      </w:pPr>
      <w:r>
        <w:rPr>
          <w:rFonts w:eastAsia="Georgia"/>
        </w:rPr>
        <w:t>the ordinary cucumber itself does not feel squashed. Its own rest-frame measurement remains unchanged. Again:</w:t>
      </w:r>
    </w:p>
    <w:p w14:paraId="1D61EAFD" w14:textId="77777777" w:rsidR="00A1675C" w:rsidRDefault="00000000">
      <w:pPr>
        <w:ind w:firstLine="432"/>
      </w:pPr>
      <w:r>
        <w:rPr>
          <w:rFonts w:eastAsia="Georgia"/>
        </w:rPr>
        <w:t>different observers assign different measurements. But the underlying relativistic structure is consistent. And this is precisely why the cucumber becomes such a useful running joke.</w:t>
      </w:r>
    </w:p>
    <w:p w14:paraId="5080A36E" w14:textId="77777777" w:rsidR="00A1675C" w:rsidRDefault="00000000">
      <w:pPr>
        <w:ind w:firstLine="432"/>
      </w:pPr>
      <w:r>
        <w:rPr>
          <w:rFonts w:eastAsia="Georgia"/>
        </w:rPr>
        <w:t>It is an ordinary object. If the ordinary cucumber obeys relativity, so does the universe. Probably.</w:t>
      </w:r>
    </w:p>
    <w:p w14:paraId="720AA3A6" w14:textId="77777777" w:rsidR="00A1675C" w:rsidRDefault="00000000">
      <w:pPr>
        <w:ind w:firstLine="432"/>
      </w:pPr>
      <w:r>
        <w:rPr>
          <w:rFonts w:eastAsia="Georgia"/>
        </w:rPr>
        <w:t>the ordinary cucumber has, however, declined to comment.</w:t>
      </w:r>
    </w:p>
    <w:p w14:paraId="1D351EB4" w14:textId="77777777" w:rsidR="00A1675C" w:rsidRDefault="00000000">
      <w:pPr>
        <w:spacing w:before="120" w:after="40"/>
        <w:ind w:left="360"/>
      </w:pPr>
      <w:r>
        <w:rPr>
          <w:rFonts w:eastAsia="Georgia"/>
          <w:i/>
          <w:sz w:val="20"/>
        </w:rPr>
        <w:t>Three things to keep</w:t>
      </w:r>
    </w:p>
    <w:p w14:paraId="19E79B90" w14:textId="77777777" w:rsidR="00A1675C" w:rsidRDefault="00000000">
      <w:pPr>
        <w:spacing w:before="120" w:after="40"/>
        <w:ind w:left="360"/>
      </w:pPr>
      <w:r>
        <w:rPr>
          <w:rFonts w:eastAsia="Georgia"/>
          <w:i/>
          <w:sz w:val="20"/>
        </w:rPr>
        <w:t>Keep this: Length contraction affects the measured length parallel to relative motion: L = L₀/γ.</w:t>
      </w:r>
    </w:p>
    <w:p w14:paraId="65479151" w14:textId="77777777" w:rsidR="00A1675C" w:rsidRDefault="00000000">
      <w:pPr>
        <w:ind w:firstLine="432"/>
      </w:pPr>
      <w:r>
        <w:rPr>
          <w:rFonts w:eastAsia="Georgia"/>
        </w:rPr>
        <w:t>Common trap: The moving cucumber does not discover itself physically squashed. Its rest-frame length remains L₀. Quick test: If the ordinary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059EBE80" w14:textId="77777777" w:rsidR="00A1675C" w:rsidRDefault="00000000">
      <w:pPr>
        <w:spacing w:before="480" w:after="240"/>
        <w:jc w:val="center"/>
      </w:pPr>
      <w:r>
        <w:rPr>
          <w:rFonts w:eastAsia="Georgia"/>
          <w:b/>
          <w:sz w:val="32"/>
        </w:rPr>
        <w:t>Chapter 11 — The Hologram</w:t>
      </w:r>
    </w:p>
    <w:p w14:paraId="35FEE175" w14:textId="77777777" w:rsidR="00A1675C" w:rsidRDefault="00000000">
      <w:pPr>
        <w:spacing w:before="120" w:after="40"/>
        <w:ind w:left="360"/>
      </w:pPr>
      <w:r>
        <w:rPr>
          <w:rFonts w:eastAsia="Georgia"/>
          <w:i/>
          <w:sz w:val="20"/>
        </w:rPr>
        <w:t>Three things to keep</w:t>
      </w:r>
    </w:p>
    <w:p w14:paraId="0E1C1EBF" w14:textId="77777777" w:rsidR="00A1675C" w:rsidRDefault="00000000">
      <w:pPr>
        <w:spacing w:before="120" w:after="40"/>
        <w:ind w:left="360"/>
      </w:pPr>
      <w:r>
        <w:rPr>
          <w:rFonts w:eastAsia="Georgia"/>
          <w:i/>
          <w:sz w:val="20"/>
        </w:rPr>
        <w:t>Keep this: Length contraction affects the measured length parallel to relative motion: L = L₀/γ.</w:t>
      </w:r>
    </w:p>
    <w:p w14:paraId="67D445AC" w14:textId="77777777" w:rsidR="00A1675C" w:rsidRDefault="00000000">
      <w:pPr>
        <w:ind w:firstLine="432"/>
      </w:pPr>
      <w:r>
        <w:rPr>
          <w:rFonts w:eastAsia="Georgia"/>
        </w:rPr>
        <w:t>Common trap: The moving cucumber does not discover itself physically squashed. Its rest-frame length remains L₀. Quick test: If the cucumber is 20 cm long in its rest frame and γ = 2, what length does an observer measure along the direction of motion? 10 cm. Reference note: The cucumber example applies the standard Lorentz-transformation result for length contraction. See Chapter 2 for the transformation itself. For an external check, NASA/Stanford’s Einstein’s Spacetime and Relativity Questions and Answers explain that a moving object is measured shorter along the direction of motion while the traveller’s own rest-frame measurement remains unchanged.</w:t>
      </w:r>
    </w:p>
    <w:p w14:paraId="5581D1D7" w14:textId="77777777" w:rsidR="00A1675C" w:rsidRDefault="00000000">
      <w:pPr>
        <w:ind w:firstLine="432"/>
      </w:pPr>
      <w:r>
        <w:rPr>
          <w:rFonts w:eastAsia="Georgia"/>
        </w:rPr>
        <w:t>Now we enter much more speculative territory. The holographic principle arose from thinking about black-hole entropy. Black holes have an entropy proportional to the area of their event horizon, not simply the volume inside.</w:t>
      </w:r>
    </w:p>
    <w:p w14:paraId="705C16B2" w14:textId="77777777" w:rsidR="00A1675C" w:rsidRDefault="00000000">
      <w:pPr>
        <w:ind w:firstLine="432"/>
      </w:pPr>
      <w:r>
        <w:rPr>
          <w:rFonts w:eastAsia="Georgia"/>
        </w:rPr>
        <w:t>That suggested something extraordinary: Perhaps the information describing a region of space can be encoded on its boundary. In certain theories, this idea becomes mathematically precise — but not as a general statement that our universe is literally a hologram.</w:t>
      </w:r>
    </w:p>
    <w:p w14:paraId="17DF9298" w14:textId="77777777" w:rsidR="00A1675C" w:rsidRDefault="00000000">
      <w:pPr>
        <w:ind w:firstLine="432"/>
      </w:pPr>
      <w:r>
        <w:rPr>
          <w:rFonts w:eastAsia="Georgia"/>
        </w:rPr>
        <w:t>The most famous example is AdS/CFT duality, associated especially with Juan Maldacena. Very roughly: A gravitational theory in a higher-dimensional spacetime can be equivalent to a quantum field theory without gravity living on a lower-dimensional boundary.</w:t>
      </w:r>
    </w:p>
    <w:p w14:paraId="7707824B" w14:textId="77777777" w:rsidR="00A1675C" w:rsidRDefault="00000000">
      <w:pPr>
        <w:ind w:firstLine="432"/>
      </w:pPr>
      <w:r>
        <w:rPr>
          <w:rFonts w:eastAsia="Georgia"/>
        </w:rPr>
        <w:t>This does not mean the universe is literally a two-dimensional cinema screen. It means that two apparently different mathematical descriptions can encode the same underlying physics. And that connects beautifully with relativity.</w:t>
      </w:r>
    </w:p>
    <w:p w14:paraId="761E7679" w14:textId="77777777" w:rsidR="00A1675C" w:rsidRDefault="00000000">
      <w:pPr>
        <w:ind w:firstLine="432"/>
      </w:pPr>
      <w:r>
        <w:rPr>
          <w:rFonts w:eastAsia="Georgia"/>
        </w:rPr>
        <w:t>In Special Relativity, different observers use different coordinates. In General Relativity, different coordinate systems can describe the same geometry. In holographic duality, dramatically different-looking theories can describe the same physical system.</w:t>
      </w:r>
    </w:p>
    <w:p w14:paraId="09B3EA49" w14:textId="77777777" w:rsidR="00A1675C" w:rsidRDefault="00000000">
      <w:pPr>
        <w:ind w:firstLine="432"/>
      </w:pPr>
      <w:r>
        <w:rPr>
          <w:rFonts w:eastAsia="Georgia"/>
        </w:rPr>
        <w:t>The common philosophical lesson is: A description is not necessarily the same thing as the underlying physical system it describes.</w:t>
      </w:r>
    </w:p>
    <w:p w14:paraId="562F9C67" w14:textId="1B04F813" w:rsidR="00A1675C" w:rsidRDefault="003434B6">
      <w:pPr>
        <w:spacing w:before="200" w:after="120"/>
        <w:jc w:val="center"/>
      </w:pPr>
      <w:r>
        <w:rPr>
          <w:rFonts w:eastAsia="Georgia"/>
          <w:b/>
          <w:sz w:val="24"/>
        </w:rPr>
        <w:t>Penny watching Everything Everywhere All at Once therefore doesn't prove holography.</w:t>
      </w:r>
    </w:p>
    <w:p w14:paraId="7B9009DC" w14:textId="77777777" w:rsidR="00A1675C" w:rsidRDefault="00000000">
      <w:pPr>
        <w:ind w:firstLine="432"/>
      </w:pPr>
      <w:r>
        <w:rPr>
          <w:rFonts w:eastAsia="Georgia"/>
        </w:rPr>
        <w:t>It merely gives her an unusually entertaining way of thinking about different descriptions of reality. And Jamie Lee Curtis proves nothing whatsoever. Except possibly that Hollywood has its own theory of conservation of actresses.</w:t>
      </w:r>
    </w:p>
    <w:p w14:paraId="5FD73315" w14:textId="77777777" w:rsidR="00A1675C" w:rsidRDefault="00000000">
      <w:pPr>
        <w:spacing w:before="120" w:after="40"/>
        <w:ind w:left="360"/>
      </w:pPr>
      <w:r>
        <w:rPr>
          <w:rFonts w:eastAsia="Georgia"/>
          <w:i/>
          <w:sz w:val="20"/>
        </w:rPr>
        <w:t>Three things to keep</w:t>
      </w:r>
    </w:p>
    <w:p w14:paraId="5DCF97B3"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FFB9D84"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2D6DBF1" w14:textId="77777777" w:rsidR="00A1675C" w:rsidRDefault="00000000">
      <w:pPr>
        <w:ind w:firstLine="432"/>
      </w:pPr>
      <w:r>
        <w:rPr>
          <w:rFonts w:eastAsia="Georgia"/>
        </w:rPr>
        <w:t>Quick test: What is the important lesson of a duality? Two very different mathematical descriptions can encode the same physical system. Chapter 12 — The Cinema Interpretation of Quantum Mechanics (Which Is Not Actually an Interpretation)</w:t>
      </w:r>
    </w:p>
    <w:p w14:paraId="37C0AAA8" w14:textId="77777777" w:rsidR="00A1675C" w:rsidRDefault="00000000">
      <w:pPr>
        <w:spacing w:before="120" w:after="40"/>
        <w:ind w:left="360"/>
      </w:pPr>
      <w:r>
        <w:rPr>
          <w:rFonts w:eastAsia="Georgia"/>
          <w:i/>
          <w:sz w:val="20"/>
        </w:rPr>
        <w:t>Three things to keep</w:t>
      </w:r>
    </w:p>
    <w:p w14:paraId="755FBD7A" w14:textId="77777777" w:rsidR="00A1675C" w:rsidRDefault="00000000">
      <w:pPr>
        <w:ind w:firstLine="432"/>
      </w:pPr>
      <w:r>
        <w:rPr>
          <w:rFonts w:eastAsia="Georgia"/>
        </w:rPr>
        <w:t>Keep this: The holographic principle is motivated by black-hole entropy, and in special settings such as AdS/CFT it becomes a precise duality.</w:t>
      </w:r>
    </w:p>
    <w:p w14:paraId="74F4F857" w14:textId="77777777" w:rsidR="00A1675C" w:rsidRDefault="00000000">
      <w:pPr>
        <w:spacing w:before="120" w:after="40"/>
        <w:ind w:left="360"/>
      </w:pPr>
      <w:r>
        <w:rPr>
          <w:rFonts w:eastAsia="Georgia"/>
          <w:i/>
          <w:sz w:val="20"/>
        </w:rPr>
        <w:t>Common trap: This does not establish that our universe is literally a two-dimensional cinema screen.</w:t>
      </w:r>
    </w:p>
    <w:p w14:paraId="74E807BB" w14:textId="29C9E06D" w:rsidR="00A1675C" w:rsidRDefault="00000000">
      <w:pPr>
        <w:ind w:firstLine="432"/>
      </w:pPr>
      <w:r>
        <w:rPr>
          <w:rFonts w:eastAsia="Georgia"/>
        </w:rPr>
        <w:t xml:space="preserve">Quick test: What is the important lesson of a duality? Two very different mathematical descriptions can encode the same physical system. </w:t>
      </w:r>
      <w:r w:rsidR="003434B6">
        <w:rPr>
          <w:rFonts w:eastAsia="Georgia"/>
        </w:rPr>
        <w:t>Penny</w:t>
      </w:r>
      <w:r>
        <w:rPr>
          <w:rFonts w:eastAsia="Georgia"/>
        </w:rPr>
        <w:t xml:space="preserve"> has decided that Derek is becoming unbearable. Not because he is wrong. That would be easier.</w:t>
      </w:r>
    </w:p>
    <w:p w14:paraId="047D80F5" w14:textId="77777777" w:rsidR="00A1675C" w:rsidRDefault="00000000">
      <w:pPr>
        <w:ind w:firstLine="432"/>
      </w:pPr>
      <w:r>
        <w:rPr>
          <w:rFonts w:eastAsia="Georgia"/>
        </w:rPr>
        <w:t>So she does the sensible thing about a man who is annoyingly correct. She goes to the cinema. Alone.</w:t>
      </w:r>
    </w:p>
    <w:p w14:paraId="5DC8D965" w14:textId="77777777" w:rsidR="00A1675C" w:rsidRDefault="00000000">
      <w:pPr>
        <w:spacing w:before="200" w:after="120"/>
        <w:jc w:val="center"/>
      </w:pPr>
      <w:r>
        <w:rPr>
          <w:rFonts w:eastAsia="Georgia"/>
          <w:b/>
          <w:sz w:val="24"/>
        </w:rPr>
        <w:t>She watches Everything Everywhere All at Once.</w:t>
      </w:r>
    </w:p>
    <w:p w14:paraId="7D48DFD7" w14:textId="77777777" w:rsidR="00A1675C" w:rsidRDefault="00000000">
      <w:pPr>
        <w:ind w:firstLine="432"/>
      </w:pPr>
      <w:r>
        <w:rPr>
          <w:rFonts w:eastAsia="Georgia"/>
        </w:rP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p>
    <w:p w14:paraId="6FC02760" w14:textId="127FA454" w:rsidR="00A1675C" w:rsidRDefault="00000000">
      <w:pPr>
        <w:ind w:firstLine="432"/>
      </w:pPr>
      <w:r>
        <w:rPr>
          <w:rFonts w:eastAsia="Georgia"/>
        </w:rPr>
        <w:t xml:space="preserve">The joke is that a film about interdimensional laundromats and sentient hot-dog fingers accidentally becomes the most rigorous physics seminar in the book. Largely because Jamie Lee Curtis's remarkable career longevity is doing all the comedy, while </w:t>
      </w:r>
      <w:r w:rsidR="003434B6">
        <w:rPr>
          <w:rFonts w:eastAsia="Georgia"/>
        </w:rPr>
        <w:t>Penny</w:t>
      </w:r>
      <w:r>
        <w:rPr>
          <w:rFonts w:eastAsia="Georgia"/>
        </w:rPr>
        <w:t xml:space="preserve"> quietly reconstructs two chapters of relativity using nothing but popcorn and mild contempt. Now for the actual physics, which </w:t>
      </w:r>
      <w:r w:rsidR="003434B6">
        <w:rPr>
          <w:rFonts w:eastAsia="Georgia"/>
        </w:rPr>
        <w:t>Penny</w:t>
      </w:r>
      <w:r>
        <w:rPr>
          <w:rFonts w:eastAsia="Georgia"/>
        </w:rPr>
        <w:t xml:space="preserve"> gets right and the poster does not.</w:t>
      </w:r>
    </w:p>
    <w:p w14:paraId="39B379D9" w14:textId="5649FF7E" w:rsidR="00A1675C" w:rsidRDefault="00000000">
      <w:pPr>
        <w:ind w:firstLine="432"/>
      </w:pPr>
      <w:r>
        <w:rPr>
          <w:rFonts w:eastAsia="Georgia"/>
        </w:rPr>
        <w:t xml:space="preserve">First, the disclaimer </w:t>
      </w:r>
      <w:r w:rsidR="003434B6">
        <w:rPr>
          <w:rFonts w:eastAsia="Georgia"/>
        </w:rPr>
        <w:t>Penny</w:t>
      </w:r>
      <w:r>
        <w:rPr>
          <w:rFonts w:eastAsia="Georgia"/>
        </w:rPr>
        <w:t xml:space="preserve"> makes herself: the film's multiverse is not the multiverse that occasionally shows up in serious physics. Real physicists do debate a handful of multiverse-shaped ideas — different interpretations of quantum mechanics, different regions produced by an early, rapidly expanding universe, that sort of thing. None of them look remotely like a laundromat, and you do not need to know a single one of their names to follow this chapter.</w:t>
      </w:r>
    </w:p>
    <w:p w14:paraId="355649EE" w14:textId="77777777" w:rsidR="00A1675C" w:rsidRDefault="00000000">
      <w:pPr>
        <w:ind w:firstLine="432"/>
      </w:pPr>
      <w:r>
        <w:rPr>
          <w:rFonts w:eastAsia="Georgia"/>
        </w:rPr>
        <w:t>The film is a storytelling device, not a scientific interpretation of quantum mechanics. Treat it exactly the way you would treat the ordinary cucumber: an excellent aid to intuition and completely inadmissible as evidence. 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p>
    <w:p w14:paraId="4A5F0FF8" w14:textId="77777777" w:rsidR="00A1675C" w:rsidRDefault="00000000">
      <w:pPr>
        <w:ind w:firstLine="432"/>
      </w:pPr>
      <w:r>
        <w:rPr>
          <w:rFonts w:eastAsia="Georgia"/>
        </w:rPr>
        <w:t>Here is the plain-English version. Say the same true sentence in English and in German. The words are completely different. The grammar is completely different.</w:t>
      </w:r>
    </w:p>
    <w:p w14:paraId="3BF47523" w14:textId="77777777" w:rsidR="00A1675C" w:rsidRDefault="00000000">
      <w:pPr>
        <w:ind w:firstLine="432"/>
      </w:pPr>
      <w:r>
        <w:rPr>
          <w:rFonts w:eastAsia="Georgia"/>
        </w:rP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p>
    <w:p w14:paraId="2C3E839A" w14:textId="77777777" w:rsidR="00A1675C" w:rsidRDefault="00000000">
      <w:pPr>
        <w:ind w:firstLine="432"/>
      </w:pPr>
      <w:r>
        <w:rPr>
          <w:rFonts w:eastAsia="Georgia"/>
        </w:rPr>
        <w:t>You have already carefully watched this happen twice, in plainer clothes. In Chapter 2, two observers disagreed about distances, durations, even which of two events happened first — yet agreed on one particular combination of those numbers, the invariant interval. Different measuring sticks. Same underlying fact.</w:t>
      </w:r>
    </w:p>
    <w:p w14:paraId="754B7426" w14:textId="77777777" w:rsidR="00A1675C" w:rsidRDefault="00000000">
      <w:pPr>
        <w:ind w:firstLine="432"/>
      </w:pPr>
      <w:r>
        <w:rPr>
          <w:rFonts w:eastAsia="Georgia"/>
        </w:rPr>
        <w:t>In Chapter 11, we meet a particularly striking example from theoretical physics: in the AdS/CFT correspondence, a gravitational theory in a higher-dimensional spacetime can be mathematically equivalent to a quantum field theory without gravity on a lower-dimensional boundary. Two descriptions that look almost nothing alike, yet encode the same physics. It is a bit like Weinstein filing his patent notes in German and Trevor filing the same conclusions in English. Argue about the language all you like — the invention still works.</w:t>
      </w:r>
    </w:p>
    <w:p w14:paraId="6AB3C166" w14:textId="4D2E45B1" w:rsidR="00A1675C" w:rsidRDefault="003434B6">
      <w:pPr>
        <w:ind w:firstLine="432"/>
      </w:pPr>
      <w:r>
        <w:rPr>
          <w:rFonts w:eastAsia="Georgia"/>
        </w:rPr>
        <w:t>Penny's contribution, from row F, is to notice the pattern and ask the next obvious question. If measuring sticks and entire mathematical languages are optional, what about a person's own life story?</w:t>
      </w:r>
    </w:p>
    <w:p w14:paraId="0D0F5FF7" w14:textId="77777777" w:rsidR="00A1675C" w:rsidRDefault="00000000">
      <w:pPr>
        <w:spacing w:before="40" w:after="120"/>
      </w:pPr>
      <w:r>
        <w:rPr>
          <w:rFonts w:eastAsia="Georgia"/>
        </w:rPr>
        <w:t>A “worldline” is the technical term for an object's path through spacetime — in the human case, its physical history.</w:t>
      </w:r>
    </w:p>
    <w:p w14:paraId="21E14E84" w14:textId="77777777" w:rsidR="00A1675C" w:rsidRDefault="00000000">
      <w:pPr>
        <w:ind w:firstLine="432"/>
      </w:pPr>
      <w:r>
        <w:rPr>
          <w:rFonts w:eastAsia="Georgia"/>
        </w:rPr>
        <w:t>If that history is only one way of describing some deeper underlying state, then the story you tell about yourself may be exactly as optional as which ruler you used. Convenient. Not fundamental. This is why she texts Derek to stop investigating the clocks and start investigating the descriptions.</w:t>
      </w:r>
    </w:p>
    <w:p w14:paraId="5B8DD1E1" w14:textId="0CAED1B8" w:rsidR="00A1675C" w:rsidRDefault="00000000">
      <w:pPr>
        <w:ind w:firstLine="432"/>
      </w:pPr>
      <w:r>
        <w:rPr>
          <w:rFonts w:eastAsia="Georgia"/>
        </w:rPr>
        <w:t xml:space="preserve">Without quite meaning to, she has beaten Sherlock the dolphin to the punch. His idea, delivered properly in Chapter 15, is that spacetime itself — and maybe even the order events happen in — might emerge from relationships, rather than being the stage those relationships happen on. And here is why this chapter earns its place directly before the tensors. A tensor exists purely to solve the problem </w:t>
      </w:r>
      <w:r w:rsidR="003434B6">
        <w:rPr>
          <w:rFonts w:eastAsia="Georgia"/>
        </w:rPr>
        <w:t>Penny</w:t>
      </w:r>
      <w:r>
        <w:rPr>
          <w:rFonts w:eastAsia="Georgia"/>
        </w:rPr>
        <w:t xml:space="preserve"> has just described: a mathematical object whose components are allowed to look totally different depending on your point of view, as long as the underlying thing they describe never changes.</w:t>
      </w:r>
    </w:p>
    <w:p w14:paraId="6AB979DB" w14:textId="6B11D265" w:rsidR="00A1675C" w:rsidRDefault="00000000">
      <w:pPr>
        <w:ind w:firstLine="432"/>
      </w:pPr>
      <w:r>
        <w:rPr>
          <w:rFonts w:eastAsia="Georgia"/>
        </w:rPr>
        <w:t xml:space="preserve">As Chapter 15 puts it, a tensor is what happens when a vector gets promoted and starts having opinions about several directions at once. Which is, roughly, what just happened to </w:t>
      </w:r>
      <w:r w:rsidR="003434B6">
        <w:rPr>
          <w:rFonts w:eastAsia="Georgia"/>
        </w:rPr>
        <w:t>Penny</w:t>
      </w:r>
      <w:r>
        <w:rPr>
          <w:rFonts w:eastAsia="Georgia"/>
        </w:rPr>
        <w:t>. What the reader should take away:</w:t>
      </w:r>
    </w:p>
    <w:p w14:paraId="6884AD95" w14:textId="77777777" w:rsidR="00A1675C" w:rsidRDefault="00000000">
      <w:pPr>
        <w:ind w:firstLine="432"/>
      </w:pPr>
      <w:r>
        <w:rPr>
          <w:rFonts w:eastAsia="Georgia"/>
        </w:rPr>
        <w:t>1. A film multiverse is a metaphor, nothing more — do not cite Marvel in an exam. 2. The idea actually worth keeping: rulers, languages, coordinate systems, and maybe even life stories, can all be different descriptions of one and the same underlying reality.</w:t>
      </w:r>
    </w:p>
    <w:p w14:paraId="450423F7" w14:textId="77777777" w:rsidR="00A1675C" w:rsidRDefault="00000000">
      <w:pPr>
        <w:spacing w:before="40" w:after="120"/>
      </w:pPr>
      <w:r>
        <w:rPr>
          <w:rFonts w:eastAsia="Georgia"/>
        </w:rPr>
        <w:t>3. An “observable” is simply whatever survives the translation — the one thing every honest description has to agree on.</w:t>
      </w:r>
    </w:p>
    <w:p w14:paraId="4AE497B7" w14:textId="77777777" w:rsidR="00A1675C" w:rsidRDefault="00000000">
      <w:pPr>
        <w:ind w:firstLine="432"/>
      </w:pPr>
      <w:r>
        <w:rPr>
          <w:rFonts w:eastAsia="Georgia"/>
        </w:rPr>
        <w:t>4. This is exactly why, three chapters from now, General Relativity needs tensors: they are built specifically to say the same thing in every language. Jamie Lee Curtis, in accordance with the previously established Law of Conservation of Actresses, once again survives. Americans.</w:t>
      </w:r>
    </w:p>
    <w:p w14:paraId="3E9D3148" w14:textId="77777777" w:rsidR="00A1675C" w:rsidRDefault="00000000">
      <w:pPr>
        <w:ind w:firstLine="432"/>
      </w:pPr>
      <w:r>
        <w:rPr>
          <w:rFonts w:eastAsia="Georgia"/>
        </w:rPr>
        <w:t>That settles it.</w:t>
      </w:r>
    </w:p>
    <w:p w14:paraId="2F785CEA" w14:textId="77777777" w:rsidR="00A1675C" w:rsidRDefault="00000000">
      <w:pPr>
        <w:spacing w:before="120" w:after="40"/>
        <w:ind w:left="360"/>
      </w:pPr>
      <w:r>
        <w:rPr>
          <w:rFonts w:eastAsia="Georgia"/>
          <w:i/>
          <w:sz w:val="20"/>
        </w:rPr>
        <w:t>Three things to keep</w:t>
      </w:r>
    </w:p>
    <w:p w14:paraId="37915AF8"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5E5BAD64" w14:textId="77777777" w:rsidR="00A1675C" w:rsidRDefault="00000000">
      <w:pPr>
        <w:spacing w:before="120" w:after="40"/>
        <w:ind w:left="360"/>
      </w:pPr>
      <w:r>
        <w:rPr>
          <w:rFonts w:eastAsia="Georgia"/>
          <w:i/>
          <w:sz w:val="20"/>
        </w:rPr>
        <w:t>Common trap: An analogy can illuminate a concept without proving the concept.</w:t>
      </w:r>
    </w:p>
    <w:p w14:paraId="7E17B23C" w14:textId="77777777" w:rsidR="00A1675C" w:rsidRDefault="00000000">
      <w:pPr>
        <w:spacing w:before="120" w:after="40"/>
        <w:ind w:left="360"/>
      </w:pPr>
      <w:r>
        <w:rPr>
          <w:rFonts w:eastAsia="Georgia"/>
          <w:i/>
          <w:sz w:val="20"/>
        </w:rPr>
        <w:t>Quick test: Does a film about parallel universes establish a physical multiverse? No.</w:t>
      </w:r>
    </w:p>
    <w:p w14:paraId="6E1DB0FD" w14:textId="77777777" w:rsidR="00A1675C" w:rsidRDefault="00000000">
      <w:pPr>
        <w:spacing w:before="480" w:after="240"/>
        <w:jc w:val="center"/>
      </w:pPr>
      <w:r>
        <w:rPr>
          <w:rFonts w:eastAsia="Georgia"/>
          <w:b/>
          <w:sz w:val="32"/>
        </w:rPr>
        <w:t>Chapter 13 — Curved Corridors and Tidal Gravity</w:t>
      </w:r>
    </w:p>
    <w:p w14:paraId="041BCA3B" w14:textId="77777777" w:rsidR="00A1675C" w:rsidRDefault="00000000">
      <w:pPr>
        <w:spacing w:before="120" w:after="40"/>
        <w:ind w:left="360"/>
      </w:pPr>
      <w:r>
        <w:rPr>
          <w:rFonts w:eastAsia="Georgia"/>
          <w:i/>
          <w:sz w:val="20"/>
        </w:rPr>
        <w:t>Three things to keep</w:t>
      </w:r>
    </w:p>
    <w:p w14:paraId="3929F7B3" w14:textId="77777777" w:rsidR="00A1675C" w:rsidRDefault="00000000">
      <w:pPr>
        <w:ind w:firstLine="432"/>
      </w:pPr>
      <w:r>
        <w:rPr>
          <w:rFonts w:eastAsia="Georgia"/>
        </w:rPr>
        <w:t>Keep this: The film is a metaphor for thinking about different descriptions, not an interpretation of quantum mechanics and not evidence for a multiverse.</w:t>
      </w:r>
    </w:p>
    <w:p w14:paraId="1A1065B2" w14:textId="77777777" w:rsidR="00A1675C" w:rsidRDefault="00000000">
      <w:pPr>
        <w:spacing w:before="120" w:after="40"/>
        <w:ind w:left="360"/>
      </w:pPr>
      <w:r>
        <w:rPr>
          <w:rFonts w:eastAsia="Georgia"/>
          <w:i/>
          <w:sz w:val="20"/>
        </w:rPr>
        <w:t>Common trap: An analogy can illuminate a concept without proving the concept.</w:t>
      </w:r>
    </w:p>
    <w:p w14:paraId="021A2513" w14:textId="77777777" w:rsidR="00A1675C" w:rsidRDefault="00000000">
      <w:pPr>
        <w:spacing w:before="120" w:after="40"/>
        <w:ind w:left="360"/>
      </w:pPr>
      <w:r>
        <w:rPr>
          <w:rFonts w:eastAsia="Georgia"/>
          <w:i/>
          <w:sz w:val="20"/>
        </w:rPr>
        <w:t>Quick test: Does a film about parallel universes establish a physical multiverse? No.</w:t>
      </w:r>
    </w:p>
    <w:p w14:paraId="400D0159" w14:textId="77777777" w:rsidR="00A1675C" w:rsidRDefault="00000000">
      <w:pPr>
        <w:ind w:firstLine="432"/>
      </w:pPr>
      <w:r>
        <w:rPr>
          <w:rFonts w:eastAsia="Georgia"/>
        </w:rPr>
        <w:t>the narrow corridor with twelve or thirteen doors is absurd. The underlying idea is not. In curved spacetime, local measurements can differ from measurements made over larger regions.</w:t>
      </w:r>
    </w:p>
    <w:p w14:paraId="4DF99D0F" w14:textId="77777777" w:rsidR="00A1675C" w:rsidRDefault="00000000">
      <w:pPr>
        <w:ind w:firstLine="432"/>
      </w:pPr>
      <w:r>
        <w:rPr>
          <w:rFonts w:eastAsia="Georgia"/>
        </w:rPr>
        <w:t>The crucial concept is tidal gravity. If gravity were perfectly uniform everywhere, you could locally reproduce its effects simply by accelerating your reference frame. But real gravitational fields vary from place to place.</w:t>
      </w:r>
    </w:p>
    <w:p w14:paraId="7C0B1E3D" w14:textId="77777777" w:rsidR="00A1675C" w:rsidRDefault="00000000">
      <w:pPr>
        <w:ind w:firstLine="432"/>
      </w:pPr>
      <w:r>
        <w:rPr>
          <w:rFonts w:eastAsia="Georgia"/>
        </w:rPr>
        <w:t>That variation produces tidal effects. For example, Earth's gravitational field is slightly stronger closer to Earth's centre than farther away. Two freely falling objects initially moving together can therefore gradually move apart or together.</w:t>
      </w:r>
    </w:p>
    <w:p w14:paraId="5194098A" w14:textId="77777777" w:rsidR="00A1675C" w:rsidRDefault="00000000">
      <w:pPr>
        <w:ind w:firstLine="432"/>
      </w:pPr>
      <w:r>
        <w:rPr>
          <w:rFonts w:eastAsia="Georgia"/>
        </w:rPr>
        <w:t>Mathematically, this is described by geodesic deviation. So the narrow corridor joke is really about something quite respectable: Curvature reveals itself through how neighbouring free-fall paths behave relative to one another.</w:t>
      </w:r>
    </w:p>
    <w:p w14:paraId="373EC4E1" w14:textId="77777777" w:rsidR="00A1675C" w:rsidRDefault="00000000">
      <w:pPr>
        <w:ind w:firstLine="432"/>
      </w:pPr>
      <w:r>
        <w:rPr>
          <w:rFonts w:eastAsia="Georgia"/>
        </w:rPr>
        <w:t>the narrow corridor did not actually gain a door. Probably.</w:t>
      </w:r>
    </w:p>
    <w:p w14:paraId="7E13CC18" w14:textId="77777777" w:rsidR="00A1675C" w:rsidRDefault="00000000">
      <w:pPr>
        <w:spacing w:before="120" w:after="40"/>
        <w:ind w:left="360"/>
      </w:pPr>
      <w:r>
        <w:rPr>
          <w:rFonts w:eastAsia="Georgia"/>
          <w:i/>
          <w:sz w:val="20"/>
        </w:rPr>
        <w:t>Three things to keep</w:t>
      </w:r>
    </w:p>
    <w:p w14:paraId="5889A52F" w14:textId="77777777" w:rsidR="00A1675C" w:rsidRDefault="00000000">
      <w:pPr>
        <w:ind w:firstLine="432"/>
      </w:pPr>
      <w:r>
        <w:rPr>
          <w:rFonts w:eastAsia="Georgia"/>
        </w:rPr>
        <w:t>Keep this: Curvature reveals itself through the relative behaviour of neighbouring free-fall paths; this is the physics of tidal gravity.</w:t>
      </w:r>
    </w:p>
    <w:p w14:paraId="3392EEA4" w14:textId="77777777" w:rsidR="00A1675C" w:rsidRDefault="00000000">
      <w:pPr>
        <w:spacing w:before="120" w:after="40"/>
        <w:ind w:left="360"/>
      </w:pPr>
      <w:r>
        <w:rPr>
          <w:rFonts w:eastAsia="Georgia"/>
          <w:i/>
          <w:sz w:val="20"/>
        </w:rPr>
        <w:t>Common trap: ‘Gravity can be transformed away’ is only a local statement.</w:t>
      </w:r>
    </w:p>
    <w:p w14:paraId="26D9D901" w14:textId="77777777" w:rsidR="00A1675C" w:rsidRDefault="00000000">
      <w:pPr>
        <w:ind w:firstLine="432"/>
      </w:pPr>
      <w:r>
        <w:rPr>
          <w:rFonts w:eastAsia="Georgia"/>
        </w:rPr>
        <w:t>Quick test: What survives as evidence of curvature when a uniform gravitational field can be mimicked by acceleration? Tidal effects.</w:t>
      </w:r>
    </w:p>
    <w:p w14:paraId="0E66C386" w14:textId="77777777" w:rsidR="00A1675C" w:rsidRDefault="00000000">
      <w:pPr>
        <w:spacing w:before="480" w:after="240"/>
        <w:jc w:val="center"/>
      </w:pPr>
      <w:r>
        <w:rPr>
          <w:rFonts w:eastAsia="Georgia"/>
          <w:b/>
          <w:sz w:val="32"/>
        </w:rPr>
        <w:t>Chapter 14 — the mysterious train That Arrived Before It Left</w:t>
      </w:r>
    </w:p>
    <w:p w14:paraId="17679C16" w14:textId="77777777" w:rsidR="00A1675C" w:rsidRDefault="00000000">
      <w:pPr>
        <w:spacing w:before="120" w:after="40"/>
        <w:ind w:left="360"/>
      </w:pPr>
      <w:r>
        <w:rPr>
          <w:rFonts w:eastAsia="Georgia"/>
          <w:i/>
          <w:sz w:val="20"/>
        </w:rPr>
        <w:t>Three things to keep</w:t>
      </w:r>
    </w:p>
    <w:p w14:paraId="7CDBB881" w14:textId="77777777" w:rsidR="00A1675C" w:rsidRDefault="00000000">
      <w:pPr>
        <w:ind w:firstLine="432"/>
      </w:pPr>
      <w:r>
        <w:rPr>
          <w:rFonts w:eastAsia="Georgia"/>
        </w:rPr>
        <w:t>Keep this: Curvature reveals itself through the relative behaviour of neighbouring free-fall paths; this is the physics of tidal gravity.</w:t>
      </w:r>
    </w:p>
    <w:p w14:paraId="144215C4" w14:textId="77777777" w:rsidR="00A1675C" w:rsidRDefault="00000000">
      <w:pPr>
        <w:spacing w:before="120" w:after="40"/>
        <w:ind w:left="360"/>
      </w:pPr>
      <w:r>
        <w:rPr>
          <w:rFonts w:eastAsia="Georgia"/>
          <w:i/>
          <w:sz w:val="20"/>
        </w:rPr>
        <w:t>Common trap: ‘Gravity can be transformed away’ is only a local statement.</w:t>
      </w:r>
    </w:p>
    <w:p w14:paraId="4649BF11" w14:textId="77777777" w:rsidR="00A1675C" w:rsidRDefault="00000000">
      <w:pPr>
        <w:ind w:firstLine="432"/>
      </w:pPr>
      <w:r>
        <w:rPr>
          <w:rFonts w:eastAsia="Georgia"/>
        </w:rPr>
        <w:t>Quick test: What survives as evidence of curvature when a uniform gravitational field can be mimicked by acceleration? Tidal effects. This is where relativity becomes particularly dangerous for ordinary English. The train appears, in one description, to arrive before it leaves.</w:t>
      </w:r>
    </w:p>
    <w:p w14:paraId="1633D83A" w14:textId="77777777" w:rsidR="00A1675C" w:rsidRDefault="00000000">
      <w:pPr>
        <w:ind w:firstLine="432"/>
      </w:pPr>
      <w:r>
        <w:rPr>
          <w:rFonts w:eastAsia="Georgia"/>
        </w:rPr>
        <w:t>That sounds like a violation of causality.</w:t>
      </w:r>
    </w:p>
    <w:p w14:paraId="5DFAF5DF" w14:textId="77777777" w:rsidR="00A1675C" w:rsidRDefault="00000000">
      <w:pPr>
        <w:spacing w:before="40" w:after="120"/>
      </w:pPr>
      <w:r>
        <w:rPr>
          <w:rFonts w:eastAsia="Georgia"/>
        </w:rPr>
        <w:t>But before screaming "time machine", we need to distinguish coordinate descriptions from actual causal structure.</w:t>
      </w:r>
    </w:p>
    <w:p w14:paraId="7FB74CD1" w14:textId="77777777" w:rsidR="00A1675C" w:rsidRDefault="00000000">
      <w:pPr>
        <w:ind w:firstLine="432"/>
      </w:pPr>
      <w:r>
        <w:rPr>
          <w:rFonts w:eastAsia="Georgia"/>
        </w:rP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p>
    <w:p w14:paraId="360AE1D7" w14:textId="77777777" w:rsidR="00A1675C" w:rsidRDefault="00000000">
      <w:pPr>
        <w:ind w:firstLine="432"/>
      </w:pPr>
      <w:r>
        <w:rPr>
          <w:rFonts w:eastAsia="Georgia"/>
        </w:rPr>
        <w:t>For an event, spacetime can be divided into: its causal past, its causal future,</w:t>
      </w:r>
    </w:p>
    <w:p w14:paraId="5A86CEF1" w14:textId="77777777" w:rsidR="00A1675C" w:rsidRDefault="00000000">
      <w:pPr>
        <w:ind w:firstLine="432"/>
      </w:pPr>
      <w:r>
        <w:rPr>
          <w:rFonts w:eastAsia="Georgia"/>
        </w:rPr>
        <w:t>and regions that cannot be causally connected to it without exceeding the speed of light. The light-cone structure — what can causally influence what — is invariant. So if Derek sees something that appears to happen before its cause, we should first ask:</w:t>
      </w:r>
    </w:p>
    <w:p w14:paraId="00BDEB97" w14:textId="1BF05871" w:rsidR="00A1675C" w:rsidRDefault="00000000">
      <w:pPr>
        <w:ind w:firstLine="432"/>
      </w:pPr>
      <w:r>
        <w:rPr>
          <w:rFonts w:eastAsia="Georgia"/>
        </w:rPr>
        <w:t xml:space="preserve">Are those events actually causally connected? If not, the apparent reversal may simply be a consequence of the coordinate system. If they are causally connected and the story really reverses their order, then we have left ordinary Special Relativity and need some additional physics — or a very good explanation from the </w:t>
      </w:r>
      <w:r w:rsidR="00C86E0C">
        <w:rPr>
          <w:rFonts w:eastAsia="Georgia"/>
        </w:rPr>
        <w:t>Rlativistic Investigation Bureau</w:t>
      </w:r>
      <w:r>
        <w:rPr>
          <w:rFonts w:eastAsia="Georgia"/>
        </w:rPr>
        <w:t>.</w:t>
      </w:r>
    </w:p>
    <w:p w14:paraId="1103B2E3" w14:textId="77777777" w:rsidR="00A1675C" w:rsidRDefault="00000000">
      <w:pPr>
        <w:ind w:firstLine="432"/>
      </w:pPr>
      <w:r>
        <w:rPr>
          <w:rFonts w:eastAsia="Georgia"/>
        </w:rPr>
        <w:t>At which point Derek should probably stop buying train tickets.</w:t>
      </w:r>
    </w:p>
    <w:p w14:paraId="55F25654" w14:textId="77777777" w:rsidR="00A1675C" w:rsidRDefault="00000000">
      <w:pPr>
        <w:spacing w:before="120" w:after="40"/>
        <w:ind w:left="360"/>
      </w:pPr>
      <w:r>
        <w:rPr>
          <w:rFonts w:eastAsia="Georgia"/>
          <w:i/>
          <w:sz w:val="20"/>
        </w:rPr>
        <w:t>Three things to keep</w:t>
      </w:r>
    </w:p>
    <w:p w14:paraId="4CE6ABC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48587F3B" w14:textId="77777777" w:rsidR="00A1675C" w:rsidRDefault="00000000">
      <w:pPr>
        <w:spacing w:before="480" w:after="240"/>
        <w:jc w:val="center"/>
      </w:pPr>
      <w:r>
        <w:rPr>
          <w:rFonts w:eastAsia="Georgia"/>
          <w:b/>
          <w:sz w:val="32"/>
        </w:rPr>
        <w:t>Chapter 15 — The Dolphin and the Final Geometry</w:t>
      </w:r>
    </w:p>
    <w:p w14:paraId="0615CC09" w14:textId="77777777" w:rsidR="00A1675C" w:rsidRDefault="00000000">
      <w:pPr>
        <w:spacing w:before="120" w:after="40"/>
        <w:ind w:left="360"/>
      </w:pPr>
      <w:r>
        <w:rPr>
          <w:rFonts w:eastAsia="Georgia"/>
          <w:i/>
          <w:sz w:val="20"/>
        </w:rPr>
        <w:t>Three things to keep</w:t>
      </w:r>
    </w:p>
    <w:p w14:paraId="0D412155" w14:textId="77777777" w:rsidR="00A1675C" w:rsidRDefault="00000000">
      <w:pPr>
        <w:ind w:firstLine="432"/>
      </w:pPr>
      <w:r>
        <w:rPr>
          <w:rFonts w:eastAsia="Georgia"/>
        </w:rPr>
        <w:t>Keep this: Only spacelike-separated events can have their time ordering reversed between inertial frames without contradicting relativity. Common trap: Relativity does not allow the departure and arrival of one ordinary causal journey to swap order merely by changing coordinates. Quick test: If two events are causally connected, can an inertial observer simply transform them into the opposite temporal order? No.</w:t>
      </w:r>
    </w:p>
    <w:p w14:paraId="16A865DD" w14:textId="77777777" w:rsidR="00A1675C" w:rsidRDefault="00000000">
      <w:pPr>
        <w:ind w:firstLine="432"/>
      </w:pPr>
      <w:r>
        <w:rPr>
          <w:rFonts w:eastAsia="Georgia"/>
        </w:rPr>
        <w:t>And now Sherlock. A dolphin communicating General Relativity telepathically is not established physics. The Einstein field equations are.</w:t>
      </w:r>
    </w:p>
    <w:p w14:paraId="55589AA9" w14:textId="77777777" w:rsidR="00A1675C" w:rsidRDefault="00000000">
      <w:pPr>
        <w:ind w:firstLine="432"/>
      </w:pPr>
      <w:r>
        <w:rPr>
          <w:rFonts w:eastAsia="Georgia"/>
        </w:rPr>
        <w:t>The central equation is: Gμν + Λgμν = 8πG/c⁴ Tμν. But before we explain that equation, we need to meet the things lurking inside it.</w:t>
      </w:r>
    </w:p>
    <w:p w14:paraId="43323B42" w14:textId="77777777" w:rsidR="00A1675C" w:rsidRDefault="00000000">
      <w:pPr>
        <w:ind w:firstLine="432"/>
      </w:pPr>
      <w:r>
        <w:rPr>
          <w:rFonts w:eastAsia="Georgia"/>
        </w:rPr>
        <w:t>Tensors — Vectors' Slightly More Ambitious Cousins A vector is already rather clever. It can tell you something like:</w:t>
      </w:r>
    </w:p>
    <w:p w14:paraId="79182219" w14:textId="77777777" w:rsidR="00A1675C" w:rsidRDefault="00000000">
      <w:pPr>
        <w:spacing w:before="40" w:after="120"/>
      </w:pPr>
      <w:r>
        <w:rPr>
          <w:rFonts w:eastAsia="Georgia"/>
        </w:rPr>
        <w:t>"Go three metres east and two metres north."</w:t>
      </w:r>
    </w:p>
    <w:p w14:paraId="2DE11218" w14:textId="77777777" w:rsidR="00A1675C" w:rsidRDefault="00000000">
      <w:pPr>
        <w:ind w:firstLine="432"/>
      </w:pPr>
      <w:r>
        <w:rPr>
          <w:rFonts w:eastAsia="Georgia"/>
        </w:rPr>
        <w:t>It has components, and those components change when you change coordinates, but the underlying vector itself is the same physical thing. A tensor takes this idea one step further. At an introductory level, you can think of a tensor as a mathematical object that describes relationships between several directions at once.</w:t>
      </w:r>
    </w:p>
    <w:p w14:paraId="2E7FE3AF" w14:textId="77777777" w:rsidR="00A1675C" w:rsidRDefault="00000000">
      <w:pPr>
        <w:ind w:firstLine="432"/>
      </w:pPr>
      <w:r>
        <w:rPr>
          <w:rFonts w:eastAsia="Georgia"/>
        </w:rPr>
        <w:t>Very roughly: Scalar: one number. Vector: a quantity with directional components.</w:t>
      </w:r>
    </w:p>
    <w:p w14:paraId="7B4E768E" w14:textId="64AF126D" w:rsidR="00A1675C" w:rsidRDefault="00000000">
      <w:pPr>
        <w:ind w:firstLine="432"/>
      </w:pPr>
      <w:r>
        <w:rPr>
          <w:rFonts w:eastAsia="Georgia"/>
        </w:rPr>
        <w:t xml:space="preserve">Tensor: a quantity whose components describe relationships between directions. So, in the spirit of the </w:t>
      </w:r>
      <w:r w:rsidR="00C86E0C">
        <w:rPr>
          <w:rFonts w:eastAsia="Georgia"/>
        </w:rPr>
        <w:t>Rlativistic Investigation Bureau</w:t>
      </w:r>
      <w:r>
        <w:rPr>
          <w:rFonts w:eastAsia="Georgia"/>
        </w:rPr>
        <w:t>: A tensor is what happens when a vector gets promoted and starts having opinions about several directions simultaneously.</w:t>
      </w:r>
    </w:p>
    <w:p w14:paraId="0C271874" w14:textId="77777777" w:rsidR="00A1675C" w:rsidRDefault="00000000">
      <w:pPr>
        <w:ind w:firstLine="432"/>
      </w:pPr>
      <w:r>
        <w:rPr>
          <w:rFonts w:eastAsia="Georgia"/>
        </w:rPr>
        <w:t>That is a useful analogy. It is not the formal mathematical definition.</w:t>
      </w:r>
    </w:p>
    <w:p w14:paraId="52E1DF26" w14:textId="77777777" w:rsidR="00A1675C" w:rsidRDefault="00000000">
      <w:pPr>
        <w:spacing w:before="40" w:after="120"/>
      </w:pPr>
      <w:r>
        <w:rPr>
          <w:rFonts w:eastAsia="Georgia"/>
        </w:rPr>
        <w:t>A tensor is not simply a "higher-dimensional vector." What matters is that its components obey specific transformation rules when we change coordinates, so that the underlying physical object remains well-defined.</w:t>
      </w:r>
    </w:p>
    <w:p w14:paraId="3E3A99CF" w14:textId="77777777" w:rsidR="00A1675C" w:rsidRDefault="00000000">
      <w:pPr>
        <w:ind w:firstLine="432"/>
      </w:pPr>
      <w:r>
        <w:rPr>
          <w:rFonts w:eastAsia="Georgia"/>
        </w:rPr>
        <w:t>And that is exactly why tensors are so useful in General Relativity. Spacetime can be curved. Coordinates can be awkward.</w:t>
      </w:r>
    </w:p>
    <w:p w14:paraId="692B6E57" w14:textId="77777777" w:rsidR="00A1675C" w:rsidRDefault="00000000">
      <w:pPr>
        <w:ind w:firstLine="432"/>
      </w:pPr>
      <w:r>
        <w:rPr>
          <w:rFonts w:eastAsia="Georgia"/>
        </w:rPr>
        <w:t>Observers can accelerate. Someone can be falling into a black hole while someone else is sitting safely in an office complaining about the coffee. We need mathematical objects that behave properly when we change coordinates.</w:t>
      </w:r>
    </w:p>
    <w:p w14:paraId="4234FF22" w14:textId="77777777" w:rsidR="00A1675C" w:rsidRDefault="00000000">
      <w:pPr>
        <w:ind w:firstLine="432"/>
      </w:pPr>
      <w:r>
        <w:rPr>
          <w:rFonts w:eastAsia="Georgia"/>
        </w:rPr>
        <w:t>Tensors do precisely that. The Metric Tensor The most important tensor to meet first is the metric tensor, written:</w:t>
      </w:r>
    </w:p>
    <w:p w14:paraId="062C9B0A" w14:textId="77777777" w:rsidR="00A1675C" w:rsidRDefault="00000000">
      <w:pPr>
        <w:ind w:firstLine="432"/>
      </w:pPr>
      <w:r>
        <w:rPr>
          <w:rFonts w:eastAsia="Georgia"/>
        </w:rPr>
        <w:t>gμν. It tells us how spacetime is measured. In flat spacetime, the interval can be written, depending on sign convention, as:</w:t>
      </w:r>
    </w:p>
    <w:p w14:paraId="78448062" w14:textId="77777777" w:rsidR="00A1675C" w:rsidRDefault="00000000">
      <w:pPr>
        <w:ind w:firstLine="432"/>
      </w:pPr>
      <w:r>
        <w:rPr>
          <w:rFonts w:eastAsia="Georgia"/>
        </w:rPr>
        <w:t>ds² = −c²dt² + dx² + dy² + dz². In General Relativity, the metric can vary from place to place: ds² = gμν dxμ dxν.</w:t>
      </w:r>
    </w:p>
    <w:p w14:paraId="76FE20D1" w14:textId="77777777" w:rsidR="00A1675C" w:rsidRDefault="00000000">
      <w:pPr>
        <w:ind w:firstLine="432"/>
      </w:pPr>
      <w:r>
        <w:rPr>
          <w:rFonts w:eastAsia="Georgia"/>
        </w:rPr>
        <w:t>Don't let the Greek letters intimidate you. They are essentially telling us:</w:t>
      </w:r>
    </w:p>
    <w:p w14:paraId="0E3DDD74" w14:textId="77777777" w:rsidR="00A1675C" w:rsidRDefault="00000000">
      <w:pPr>
        <w:spacing w:before="40" w:after="120"/>
      </w:pPr>
      <w:r>
        <w:rPr>
          <w:rFonts w:eastAsia="Georgia"/>
        </w:rPr>
        <w:t>"Combine the changes in all the relevant directions according to the metric, and you get the spacetime interval."</w:t>
      </w:r>
    </w:p>
    <w:p w14:paraId="7665516D" w14:textId="77777777" w:rsidR="00A1675C" w:rsidRDefault="00000000">
      <w:pPr>
        <w:ind w:firstLine="432"/>
      </w:pPr>
      <w:r>
        <w:rPr>
          <w:rFonts w:eastAsia="Georgia"/>
        </w:rPr>
        <w:t>The metric is therefore rather like the instruction manual for measuring spacetime. It tells us about: distances,</w:t>
      </w:r>
    </w:p>
    <w:p w14:paraId="27F1BBD5" w14:textId="77777777" w:rsidR="00A1675C" w:rsidRDefault="00000000">
      <w:pPr>
        <w:ind w:firstLine="432"/>
      </w:pPr>
      <w:r>
        <w:rPr>
          <w:rFonts w:eastAsia="Georgia"/>
        </w:rPr>
        <w:t>times, angles, causal relationships,</w:t>
      </w:r>
    </w:p>
    <w:p w14:paraId="7FBFB051" w14:textId="77777777" w:rsidR="00A1675C" w:rsidRDefault="00000000">
      <w:pPr>
        <w:ind w:firstLine="432"/>
      </w:pPr>
      <w:r>
        <w:rPr>
          <w:rFonts w:eastAsia="Georgia"/>
        </w:rPr>
        <w:t>and the geometry of spacetime itself. Once you know the metric, an enormous amount of physics follows. The Stress-Energy Tensor</w:t>
      </w:r>
    </w:p>
    <w:p w14:paraId="77DC20BD" w14:textId="77777777" w:rsidR="00A1675C" w:rsidRDefault="00000000">
      <w:pPr>
        <w:ind w:firstLine="432"/>
      </w:pPr>
      <w:r>
        <w:rPr>
          <w:rFonts w:eastAsia="Georgia"/>
        </w:rPr>
        <w:t>Next comes: Tμν. This is the stress-energy tensor.</w:t>
      </w:r>
    </w:p>
    <w:p w14:paraId="52E0E2AD" w14:textId="77777777" w:rsidR="00A1675C" w:rsidRDefault="00000000">
      <w:pPr>
        <w:ind w:firstLine="432"/>
      </w:pPr>
      <w:r>
        <w:rPr>
          <w:rFonts w:eastAsia="Georgia"/>
        </w:rPr>
        <w:t>It describes the distribution and flow of physical quantities such as: energy density, momentum density,</w:t>
      </w:r>
    </w:p>
    <w:p w14:paraId="1864F5F8" w14:textId="77777777" w:rsidR="00A1675C" w:rsidRDefault="00000000">
      <w:pPr>
        <w:ind w:firstLine="432"/>
      </w:pPr>
      <w:r>
        <w:rPr>
          <w:rFonts w:eastAsia="Georgia"/>
        </w:rPr>
        <w:t>pressure, stresses, and energy and momentum flowing through spacetime.</w:t>
      </w:r>
    </w:p>
    <w:p w14:paraId="743CECE1" w14:textId="77777777" w:rsidR="00A1675C" w:rsidRDefault="00000000">
      <w:pPr>
        <w:ind w:firstLine="432"/>
      </w:pPr>
      <w:r>
        <w:rPr>
          <w:rFonts w:eastAsia="Georgia"/>
        </w:rPr>
        <w:t>You can think of it as an extraordinarily sophisticated inventory of what matter and energy are doing.</w:t>
      </w:r>
    </w:p>
    <w:p w14:paraId="60586002" w14:textId="77777777" w:rsidR="00A1675C" w:rsidRDefault="00000000">
      <w:pPr>
        <w:spacing w:before="40" w:after="120"/>
      </w:pPr>
      <w:r>
        <w:rPr>
          <w:rFonts w:eastAsia="Georgia"/>
        </w:rPr>
        <w:t>Trevor once called it "the universe's spreadsheet."</w:t>
      </w:r>
    </w:p>
    <w:p w14:paraId="396818B3" w14:textId="77777777" w:rsidR="00A1675C" w:rsidRDefault="00000000">
      <w:pPr>
        <w:ind w:firstLine="432"/>
      </w:pPr>
      <w:r>
        <w:rPr>
          <w:rFonts w:eastAsia="Georgia"/>
        </w:rPr>
        <w:t>Weinstein did not approve. He did, however, admit that the analogy wasn't completely useless. The Curvature Tensors</w:t>
      </w:r>
    </w:p>
    <w:p w14:paraId="69885B0C" w14:textId="77777777" w:rsidR="00A1675C" w:rsidRDefault="00000000">
      <w:pPr>
        <w:ind w:firstLine="432"/>
      </w:pPr>
      <w:r>
        <w:rPr>
          <w:rFonts w:eastAsia="Georgia"/>
        </w:rPr>
        <w:t>Then things become progressively more tensorish. The Riemann curvature tensor contains the full local information about spacetime curvature. The Ricci tensor packages an important part of that curvature.</w:t>
      </w:r>
    </w:p>
    <w:p w14:paraId="2F19DB43" w14:textId="77777777" w:rsidR="00A1675C" w:rsidRDefault="00000000">
      <w:pPr>
        <w:ind w:firstLine="432"/>
      </w:pPr>
      <w:r>
        <w:rPr>
          <w:rFonts w:eastAsia="Georgia"/>
        </w:rPr>
        <w:t>And the Einstein tensor, (Gμν), packages the relevant curvature information in precisely the form required by Einstein's field equation. There is a reason physicists need all these objects. Curvature is not adequately described by saying:</w:t>
      </w:r>
    </w:p>
    <w:p w14:paraId="0DFD7581" w14:textId="77777777" w:rsidR="00A1675C" w:rsidRDefault="00000000">
      <w:pPr>
        <w:spacing w:before="40" w:after="120"/>
      </w:pPr>
      <w:r>
        <w:rPr>
          <w:rFonts w:eastAsia="Georgia"/>
        </w:rPr>
        <w:t>"Space is a bit bent over there."</w:t>
      </w:r>
    </w:p>
    <w:p w14:paraId="4F919960" w14:textId="77777777" w:rsidR="00A1675C" w:rsidRDefault="00000000">
      <w:pPr>
        <w:ind w:firstLine="432"/>
      </w:pPr>
      <w:r>
        <w:rPr>
          <w:rFonts w:eastAsia="Georgia"/>
        </w:rPr>
        <w:t>That would be charming but mathematically inadequate. Curvature has structure. It can differ in different directions.</w:t>
      </w:r>
    </w:p>
    <w:p w14:paraId="1FB5C49B" w14:textId="77777777" w:rsidR="00A1675C" w:rsidRDefault="00000000">
      <w:pPr>
        <w:ind w:firstLine="432"/>
      </w:pPr>
      <w:r>
        <w:rPr>
          <w:rFonts w:eastAsia="Georgia"/>
        </w:rPr>
        <w:t>It can affect neighbouring paths differently. It can produce tidal effects. Tensors are the machinery that lets us describe all of this without losing the physics every time somebody changes coordinates.</w:t>
      </w:r>
    </w:p>
    <w:p w14:paraId="1B4421C9" w14:textId="77777777" w:rsidR="00A1675C" w:rsidRDefault="00000000">
      <w:pPr>
        <w:ind w:firstLine="432"/>
      </w:pPr>
      <w:r>
        <w:rPr>
          <w:rFonts w:eastAsia="Georgia"/>
        </w:rPr>
        <w:t>And now, finally, we can look at the equation. Gμν + Λgμν = 8πG/c⁴ Tμν. The left-hand side is geometry.</w:t>
      </w:r>
    </w:p>
    <w:p w14:paraId="1FD0EDB2" w14:textId="77777777" w:rsidR="00A1675C" w:rsidRDefault="00000000">
      <w:pPr>
        <w:ind w:firstLine="432"/>
      </w:pPr>
      <w:r>
        <w:rPr>
          <w:rFonts w:eastAsia="Georgia"/>
        </w:rPr>
        <w:t>The right-hand side is matter and energy.</w:t>
      </w:r>
    </w:p>
    <w:p w14:paraId="2D3B78B1" w14:textId="77777777" w:rsidR="00A1675C" w:rsidRDefault="00000000">
      <w:pPr>
        <w:spacing w:before="40" w:after="120"/>
      </w:pPr>
      <w:r>
        <w:rPr>
          <w:rFonts w:eastAsia="Georgia"/>
        </w:rPr>
        <w:t>The Einstein field equation therefore answered, in gloriously compressed mathematical form:</w:t>
      </w:r>
    </w:p>
    <w:p w14:paraId="5D91EC86" w14:textId="77777777" w:rsidR="00A1675C" w:rsidRDefault="00000000">
      <w:pPr>
        <w:ind w:firstLine="432"/>
      </w:pPr>
      <w:r>
        <w:rPr>
          <w:rFonts w:eastAsia="Georgia"/>
        </w:rPr>
        <w:t>The geometry of spacetime is related to the distribution of matter and energy. Or, as Derek would put it:</w:t>
      </w:r>
    </w:p>
    <w:p w14:paraId="422BC2CC" w14:textId="77777777" w:rsidR="00A1675C" w:rsidRDefault="00000000">
      <w:pPr>
        <w:spacing w:before="40" w:after="120"/>
      </w:pPr>
      <w:r>
        <w:rPr>
          <w:rFonts w:eastAsia="Georgia"/>
        </w:rPr>
        <w:t>"Matter tells spacetime how to curve, and spacetime tells matter how to behave."</w:t>
      </w:r>
    </w:p>
    <w:p w14:paraId="23DCD817" w14:textId="77777777" w:rsidR="00A1675C" w:rsidRDefault="00000000">
      <w:pPr>
        <w:ind w:firstLine="432"/>
      </w:pPr>
      <w:r>
        <w:rPr>
          <w:rFonts w:eastAsia="Georgia"/>
        </w:rPr>
        <w:t>Trevor would then say:</w:t>
      </w:r>
    </w:p>
    <w:p w14:paraId="6A5AA4DF" w14:textId="77777777" w:rsidR="00A1675C" w:rsidRDefault="00000000">
      <w:pPr>
        <w:spacing w:before="40" w:after="120"/>
      </w:pPr>
      <w:r>
        <w:rPr>
          <w:rFonts w:eastAsia="Georgia"/>
        </w:rPr>
        <w:t>"Well, that's settled."</w:t>
      </w:r>
    </w:p>
    <w:p w14:paraId="3273F9E5" w14:textId="77777777" w:rsidR="00A1675C" w:rsidRDefault="00000000">
      <w:pPr>
        <w:ind w:firstLine="432"/>
      </w:pPr>
      <w:r>
        <w:rPr>
          <w:rFonts w:eastAsia="Georgia"/>
        </w:rPr>
        <w:t>And for once, he would be right. But Is General Relativity the Final Answer? Not necessarily.</w:t>
      </w:r>
    </w:p>
    <w:p w14:paraId="26469BD6" w14:textId="77777777" w:rsidR="00A1675C" w:rsidRDefault="00000000">
      <w:pPr>
        <w:ind w:firstLine="432"/>
      </w:pPr>
      <w:r>
        <w:rPr>
          <w:rFonts w:eastAsia="Georgia"/>
        </w:rPr>
        <w:t>General Relativity works extraordinarily well. But it does not appear to provide the complete description of nature at the quantum level. Black-hole singularities and the earliest moments of the universe are obvious warning signs.</w:t>
      </w:r>
    </w:p>
    <w:p w14:paraId="7DD52BD1" w14:textId="77777777" w:rsidR="00A1675C" w:rsidRDefault="00000000">
      <w:pPr>
        <w:ind w:firstLine="432"/>
      </w:pPr>
      <w:r>
        <w:rPr>
          <w:rFonts w:eastAsia="Georgia"/>
        </w:rPr>
        <w:t>This is where quantum gravity enters. Research programmes involving: quantum mechanics,</w:t>
      </w:r>
    </w:p>
    <w:p w14:paraId="75FEF146" w14:textId="77777777" w:rsidR="00A1675C" w:rsidRDefault="00000000">
      <w:pPr>
        <w:ind w:firstLine="432"/>
      </w:pPr>
      <w:r>
        <w:rPr>
          <w:rFonts w:eastAsia="Georgia"/>
        </w:rPr>
        <w:t>holography, entanglement, information,</w:t>
      </w:r>
    </w:p>
    <w:p w14:paraId="507B107A" w14:textId="77777777" w:rsidR="00A1675C" w:rsidRDefault="00000000">
      <w:pPr>
        <w:ind w:firstLine="432"/>
      </w:pPr>
      <w:r>
        <w:rPr>
          <w:rFonts w:eastAsia="Georgia"/>
        </w:rPr>
        <w:t>and emergent spacetime raise the possibility that spacetime itself might not be fundamental. That is an active research idea, not an established conclusion.</w:t>
      </w:r>
    </w:p>
    <w:p w14:paraId="1C33F083" w14:textId="77777777" w:rsidR="00A1675C" w:rsidRDefault="00000000">
      <w:pPr>
        <w:spacing w:before="40" w:after="120"/>
      </w:pPr>
      <w:r>
        <w:rPr>
          <w:rFonts w:eastAsia="Georgia"/>
        </w:rPr>
        <w:t>If a deeper theory eventually explains this, General Relativity would not become "wrong."</w:t>
      </w:r>
    </w:p>
    <w:p w14:paraId="0F9EA36A" w14:textId="77777777" w:rsidR="00A1675C" w:rsidRDefault="00000000">
      <w:pPr>
        <w:ind w:firstLine="432"/>
      </w:pPr>
      <w:r>
        <w:rPr>
          <w:rFonts w:eastAsia="Georgia"/>
        </w:rPr>
        <w:t>It would become something like thermodynamics. Temperature is real. Pressure is real.</w:t>
      </w:r>
    </w:p>
    <w:p w14:paraId="53EFDA78" w14:textId="77777777" w:rsidR="00A1675C" w:rsidRDefault="00000000">
      <w:pPr>
        <w:ind w:firstLine="432"/>
      </w:pPr>
      <w:r>
        <w:rPr>
          <w:rFonts w:eastAsia="Georgia"/>
        </w:rPr>
        <w:t>Neither is a fundamental microscopic object. They emerge from deeper physics. Spacetime might conceivably be similar.</w:t>
      </w:r>
    </w:p>
    <w:p w14:paraId="339D19F1" w14:textId="77777777" w:rsidR="00A1675C" w:rsidRDefault="00000000">
      <w:pPr>
        <w:ind w:firstLine="432"/>
      </w:pPr>
      <w:r>
        <w:rPr>
          <w:rFonts w:eastAsia="Georgia"/>
        </w:rPr>
        <w:t>And this brings us back to Weinstein's original problem. Perhaps the final theory does not replace General Relativity. Perhaps it would explain why General Relativity works so remarkably well.</w:t>
      </w:r>
    </w:p>
    <w:p w14:paraId="2CF8FF0E" w14:textId="77777777" w:rsidR="00A1675C" w:rsidRDefault="00000000">
      <w:pPr>
        <w:ind w:firstLine="432"/>
      </w:pPr>
      <w:r>
        <w:rPr>
          <w:rFonts w:eastAsia="Georgia"/>
        </w:rPr>
        <w:t>That would be a considerably more interesting achievement. And Sherlock, being a dolphin, naturally has no tenure problems.</w:t>
      </w:r>
    </w:p>
    <w:p w14:paraId="675D8105" w14:textId="77777777" w:rsidR="00A1675C" w:rsidRDefault="00000000">
      <w:pPr>
        <w:spacing w:before="120" w:after="40"/>
        <w:ind w:left="360"/>
      </w:pPr>
      <w:r>
        <w:rPr>
          <w:rFonts w:eastAsia="Georgia"/>
          <w:i/>
          <w:sz w:val="20"/>
        </w:rPr>
        <w:t>Three things to keep</w:t>
      </w:r>
    </w:p>
    <w:p w14:paraId="092B7ADB" w14:textId="77777777" w:rsidR="00A1675C" w:rsidRDefault="00000000">
      <w:pPr>
        <w:ind w:firstLine="432"/>
      </w:pPr>
      <w:r>
        <w:rPr>
          <w:rFonts w:eastAsia="Georgia"/>
        </w:rPr>
        <w:t>Keep this: Tensors let physical laws be expressed in a coordinate-independent way; the Einstein field equation relates spacetime geometry to stress-energy. Common trap: Emergent spacetime and quantum gravity are active research areas, not completed theories. Quick test: What is on the geometric side of Einstein’s field equation? Curvature, packaged in the Einstein tensor plus the cosmological-constant term.</w:t>
      </w:r>
    </w:p>
    <w:p w14:paraId="6414D575" w14:textId="77777777" w:rsidR="00A1675C" w:rsidRDefault="00000000">
      <w:pPr>
        <w:spacing w:before="40" w:after="120"/>
      </w:pPr>
      <w:r>
        <w:rPr>
          <w:rFonts w:eastAsia="Georgia"/>
        </w:rPr>
        <w:t>Possibly.</w:t>
      </w:r>
    </w:p>
    <w:p w14:paraId="0E4DE8A9" w14:textId="77777777" w:rsidR="00A1675C" w:rsidRDefault="00000000">
      <w:pPr>
        <w:ind w:firstLine="432"/>
      </w:pPr>
      <w:r>
        <w:rPr>
          <w:rFonts w:eastAsia="Georgia"/>
        </w:rPr>
        <w:t>Let's find out. If you can now explain why: 1. Two observers can disagree about elapsed time without either clock being broken,</w:t>
      </w:r>
    </w:p>
    <w:p w14:paraId="5DE3583C" w14:textId="77777777" w:rsidR="00A1675C" w:rsidRDefault="00000000">
      <w:pPr>
        <w:ind w:firstLine="432"/>
      </w:pPr>
      <w:r>
        <w:rPr>
          <w:rFonts w:eastAsia="Georgia"/>
        </w:rPr>
        <w:t>2. The speed of light is the same for all inertial observers, 3. Special Relativity works locally inside General Relativity, 4. Gravity can be understood as spacetime geometry,</w:t>
      </w:r>
    </w:p>
    <w:p w14:paraId="75BCE284" w14:textId="77777777" w:rsidR="00A1675C" w:rsidRDefault="00000000">
      <w:pPr>
        <w:ind w:firstLine="432"/>
      </w:pPr>
      <w:r>
        <w:rPr>
          <w:rFonts w:eastAsia="Georgia"/>
        </w:rPr>
        <w:t>5. Curvature produces tidal effects,</w:t>
      </w:r>
    </w:p>
    <w:p w14:paraId="6A4AD14B" w14:textId="77777777" w:rsidR="00A1675C" w:rsidRDefault="00000000">
      <w:pPr>
        <w:spacing w:before="40" w:after="120"/>
      </w:pPr>
      <w:r>
        <w:rPr>
          <w:rFonts w:eastAsia="Georgia"/>
        </w:rPr>
        <w:t>6. A singularity represents a breakdown of the classical description rather than merely "very strong gravity",</w:t>
      </w:r>
    </w:p>
    <w:p w14:paraId="534C2773" w14:textId="77777777" w:rsidR="00A1675C" w:rsidRDefault="00000000">
      <w:pPr>
        <w:ind w:firstLine="432"/>
      </w:pPr>
      <w:r>
        <w:rPr>
          <w:rFonts w:eastAsia="Georgia"/>
        </w:rPr>
        <w:t>7. Coordinate descriptions can disagree while invariant physics remains the same, 8. Holographic duality does not mean that the universe is literally a cinema screen, 9. Tensors are the mathematical language that lets us describe geometry and physical quantities consistently under coordinate changes,</w:t>
      </w:r>
    </w:p>
    <w:p w14:paraId="2B9254A0" w14:textId="77777777" w:rsidR="00A1675C" w:rsidRDefault="00000000">
      <w:pPr>
        <w:ind w:firstLine="432"/>
      </w:pPr>
      <w:r>
        <w:rPr>
          <w:rFonts w:eastAsia="Georgia"/>
        </w:rPr>
        <w:t>and 10. An ordinary cucumber does not, in fact, constitute experimental evidence for quantum gravity— then congratulations.</w:t>
      </w:r>
    </w:p>
    <w:p w14:paraId="27C53C8B" w14:textId="77777777" w:rsidR="00A1675C" w:rsidRDefault="00000000">
      <w:pPr>
        <w:ind w:firstLine="432"/>
      </w:pPr>
      <w:r>
        <w:rPr>
          <w:rFonts w:eastAsia="Georgia"/>
        </w:rPr>
        <w:t>You understand the essential ideas. You may now safely discuss relativity at dinner. You will, however, immediately discover that somebody knows a YouTube video proving Einstein was wrong.</w:t>
      </w:r>
    </w:p>
    <w:p w14:paraId="54B05FBC" w14:textId="77777777" w:rsidR="00A1675C" w:rsidRDefault="00000000">
      <w:pPr>
        <w:ind w:firstLine="432"/>
      </w:pPr>
      <w:r>
        <w:rPr>
          <w:rFonts w:eastAsia="Georgia"/>
        </w:rPr>
        <w:t>At this point you have two choices.</w:t>
      </w:r>
    </w:p>
    <w:p w14:paraId="0D5594D4" w14:textId="77777777" w:rsidR="00A1675C" w:rsidRDefault="00000000">
      <w:pPr>
        <w:spacing w:before="200" w:after="120"/>
        <w:jc w:val="center"/>
      </w:pPr>
      <w:r>
        <w:rPr>
          <w:rFonts w:eastAsia="Georgia"/>
          <w:b/>
          <w:sz w:val="24"/>
        </w:rPr>
        <w:t>You can explain Lorentz transformations.</w:t>
      </w:r>
    </w:p>
    <w:p w14:paraId="273B4137" w14:textId="77777777" w:rsidR="00A1675C" w:rsidRDefault="00000000">
      <w:pPr>
        <w:ind w:firstLine="432"/>
      </w:pPr>
      <w:r>
        <w:rPr>
          <w:rFonts w:eastAsia="Georgia"/>
        </w:rPr>
        <w:t>Or you can have another piece of cake. The second option is generally shorter. And there is one final question.</w:t>
      </w:r>
    </w:p>
    <w:p w14:paraId="2741974D" w14:textId="77777777" w:rsidR="00A1675C" w:rsidRDefault="00000000">
      <w:pPr>
        <w:ind w:firstLine="432"/>
      </w:pPr>
      <w:r>
        <w:rPr>
          <w:rFonts w:eastAsia="Georgia"/>
        </w:rPr>
        <w:t>Derek's question. The question that has been lurking underneath the entire book: If space and time can be observer-dependent, if gravity is geometry, if geometry might itself emerge from deeper physics, and if different descriptions can encode the same reality...</w:t>
      </w:r>
    </w:p>
    <w:p w14:paraId="1A5620EB" w14:textId="77777777" w:rsidR="00A1675C" w:rsidRDefault="00000000">
      <w:pPr>
        <w:ind w:firstLine="432"/>
      </w:pPr>
      <w:r>
        <w:rPr>
          <w:rFonts w:eastAsia="Georgia"/>
        </w:rPr>
        <w:t>what, exactly, is reality? Well. That's the problem.</w:t>
      </w:r>
    </w:p>
    <w:p w14:paraId="753996D5" w14:textId="77777777" w:rsidR="00A1675C" w:rsidRDefault="00000000">
      <w:pPr>
        <w:ind w:firstLine="432"/>
      </w:pPr>
      <w:r>
        <w:rPr>
          <w:rFonts w:eastAsia="Georgia"/>
        </w:rPr>
        <w:t>We haven't finished. But the good news is that neither has the universe. Which is rather reassuring.</w:t>
      </w:r>
    </w:p>
    <w:p w14:paraId="3D5C63D0" w14:textId="77777777" w:rsidR="00A1675C" w:rsidRDefault="00000000">
      <w:pPr>
        <w:spacing w:before="200" w:after="120"/>
        <w:jc w:val="center"/>
      </w:pPr>
      <w:r>
        <w:rPr>
          <w:rFonts w:eastAsia="Georgia"/>
          <w:b/>
          <w:sz w:val="24"/>
        </w:rPr>
        <w:t>Book Credits</w:t>
      </w:r>
    </w:p>
    <w:p w14:paraId="1C6DF4E9" w14:textId="77777777" w:rsidR="00A1675C" w:rsidRDefault="00000000">
      <w:pPr>
        <w:spacing w:before="200" w:after="120"/>
        <w:jc w:val="center"/>
      </w:pPr>
      <w:r>
        <w:rPr>
          <w:rFonts w:eastAsia="Georgia"/>
          <w:b/>
          <w:sz w:val="24"/>
        </w:rPr>
        <w:t>Author: Sven Gerald Rupertson — S.G.R.</w:t>
      </w:r>
    </w:p>
    <w:p w14:paraId="41595A06" w14:textId="77777777" w:rsidR="00A1675C" w:rsidRDefault="00000000">
      <w:pPr>
        <w:spacing w:before="200" w:after="120"/>
        <w:jc w:val="center"/>
      </w:pPr>
      <w:r>
        <w:rPr>
          <w:rFonts w:eastAsia="Georgia"/>
          <w:b/>
          <w:sz w:val="24"/>
        </w:rPr>
        <w:t>Narrator: Lothar Feynmann.</w:t>
      </w:r>
    </w:p>
    <w:p w14:paraId="1BDF67AE" w14:textId="77777777" w:rsidR="00A1675C" w:rsidRDefault="00000000">
      <w:pPr>
        <w:spacing w:before="200" w:after="120"/>
        <w:jc w:val="center"/>
      </w:pPr>
      <w:r>
        <w:rPr>
          <w:rFonts w:eastAsia="Georgia"/>
          <w:b/>
          <w:sz w:val="24"/>
        </w:rPr>
        <w:t>Real author: Lothar J. Musiol.</w:t>
      </w:r>
    </w:p>
    <w:p w14:paraId="64994D55" w14:textId="77777777" w:rsidR="00A1675C" w:rsidRDefault="00000000">
      <w:pPr>
        <w:spacing w:before="200" w:after="120"/>
        <w:jc w:val="center"/>
      </w:pPr>
      <w:r>
        <w:rPr>
          <w:rFonts w:eastAsia="Georgia"/>
          <w:b/>
          <w:sz w:val="24"/>
        </w:rPr>
        <w:t>Further Reading — For People Who Want to Check the ordinary cucumber</w:t>
      </w:r>
    </w:p>
    <w:p w14:paraId="6838AEE3" w14:textId="77777777" w:rsidR="00A1675C" w:rsidRDefault="00000000">
      <w:pPr>
        <w:ind w:firstLine="432"/>
      </w:pPr>
      <w:r>
        <w:rPr>
          <w:rFonts w:eastAsia="Georgia"/>
        </w:rPr>
        <w:t>For the standard physics behind length contraction and the distinction between an observer’s measured length and the object’s rest-frame length, see NASA and Stanford’s Einstein’s Spacetime material and its Relativity Questions and Answers resource on length contraction. For the broader structure of Special and General Relativity, the same Einstein’s Spacetime resource provides a concise overview of Lorentz transformations, local inertial frames and curved spacetime.</w:t>
      </w:r>
    </w:p>
    <w:p w14:paraId="619A21B7" w14:textId="77777777" w:rsidR="00A1675C" w:rsidRDefault="00000000">
      <w:pPr>
        <w:spacing w:before="200" w:after="120"/>
        <w:jc w:val="center"/>
      </w:pPr>
      <w:r>
        <w:rPr>
          <w:rFonts w:eastAsia="Georgia"/>
          <w:b/>
          <w:sz w:val="24"/>
        </w:rPr>
        <w:t>Author: Sven Gerald Rupertson. Narrator: Lothar J. Musiol.</w:t>
      </w:r>
    </w:p>
    <w:sectPr w:rsidR="00A1675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1A1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